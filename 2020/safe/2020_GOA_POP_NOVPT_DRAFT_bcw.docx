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762684" w14:textId="46E8416B" w:rsidR="00353282" w:rsidRPr="006B4F39" w:rsidRDefault="00353282" w:rsidP="00263444">
      <w:pPr>
        <w:pStyle w:val="Heading1"/>
      </w:pPr>
      <w:r w:rsidRPr="006B4F39">
        <w:t xml:space="preserve">9. </w:t>
      </w:r>
      <w:r w:rsidR="00F77488">
        <w:t xml:space="preserve"> </w:t>
      </w:r>
      <w:r w:rsidRPr="006B4F39">
        <w:t>Assessment of</w:t>
      </w:r>
      <w:r>
        <w:t xml:space="preserve"> the</w:t>
      </w:r>
      <w:r w:rsidRPr="006B4F39">
        <w:t xml:space="preserve"> Pacific </w:t>
      </w:r>
      <w:proofErr w:type="gramStart"/>
      <w:r w:rsidRPr="006B4F39">
        <w:t>ocean</w:t>
      </w:r>
      <w:proofErr w:type="gramEnd"/>
      <w:r w:rsidRPr="006B4F39">
        <w:t xml:space="preserve"> perch stock in the Gulf of Alaska</w:t>
      </w:r>
    </w:p>
    <w:p w14:paraId="03B07EEF" w14:textId="2A89D410" w:rsidR="00353282" w:rsidRPr="00895A8C" w:rsidRDefault="00D34F01" w:rsidP="006D339B">
      <w:pPr>
        <w:jc w:val="center"/>
      </w:pPr>
      <w:r>
        <w:t xml:space="preserve">Peter-John F. </w:t>
      </w:r>
      <w:proofErr w:type="spellStart"/>
      <w:r>
        <w:t>Hulson</w:t>
      </w:r>
      <w:proofErr w:type="spellEnd"/>
      <w:r>
        <w:t xml:space="preserve">, Chris </w:t>
      </w:r>
      <w:r w:rsidR="00B46352">
        <w:t>R. Lunsford</w:t>
      </w:r>
      <w:r w:rsidR="00ED704D">
        <w:t xml:space="preserve">, </w:t>
      </w:r>
      <w:r w:rsidR="004879BB">
        <w:t xml:space="preserve">Ben </w:t>
      </w:r>
      <w:proofErr w:type="spellStart"/>
      <w:r w:rsidR="004879BB">
        <w:t>Fissel</w:t>
      </w:r>
      <w:proofErr w:type="spellEnd"/>
      <w:r w:rsidR="00ED704D">
        <w:t>, and Darin Jones</w:t>
      </w:r>
    </w:p>
    <w:p w14:paraId="2502364C" w14:textId="44F8AB7B" w:rsidR="00353282" w:rsidRPr="00895A8C" w:rsidRDefault="00353282" w:rsidP="006D339B">
      <w:pPr>
        <w:jc w:val="center"/>
      </w:pPr>
      <w:r w:rsidRPr="00895A8C">
        <w:t xml:space="preserve">November </w:t>
      </w:r>
      <w:r w:rsidR="00695B34">
        <w:t>2020</w:t>
      </w:r>
    </w:p>
    <w:p w14:paraId="60E9C02C" w14:textId="77777777" w:rsidR="00353282" w:rsidRPr="002162B1" w:rsidRDefault="00353282" w:rsidP="002162B1">
      <w:pPr>
        <w:pStyle w:val="Heading2"/>
      </w:pPr>
      <w:r w:rsidRPr="00F16E7F">
        <w:t>Executive Summary</w:t>
      </w:r>
    </w:p>
    <w:p w14:paraId="027E4B87" w14:textId="3E4BFD0D" w:rsidR="0024503F" w:rsidRDefault="00AF223C" w:rsidP="00A7261F">
      <w:pPr>
        <w:rPr>
          <w:szCs w:val="22"/>
        </w:rPr>
      </w:pPr>
      <w:r>
        <w:t xml:space="preserve">Pacific </w:t>
      </w:r>
      <w:proofErr w:type="gramStart"/>
      <w:r>
        <w:t>ocean</w:t>
      </w:r>
      <w:proofErr w:type="gramEnd"/>
      <w:r>
        <w:t xml:space="preserve"> perch in the Gulf of Alaska</w:t>
      </w:r>
      <w:r w:rsidR="00AE2CF9">
        <w:t xml:space="preserve"> are assessed on a biennial stock assessment schedule to coincide with the availability of new survey data. </w:t>
      </w:r>
      <w:r w:rsidR="00AE2CF9" w:rsidRPr="00CD1A2D">
        <w:t xml:space="preserve">For Gulf of Alaska rockfish in </w:t>
      </w:r>
      <w:r w:rsidR="00AE2CF9">
        <w:t xml:space="preserve">on-cycle (odd) years, </w:t>
      </w:r>
      <w:r w:rsidR="00AE2CF9" w:rsidRPr="00CD1A2D">
        <w:t>we present a</w:t>
      </w:r>
      <w:r w:rsidR="00AE2CF9">
        <w:t xml:space="preserve"> full stock assessment document with updated assessmen</w:t>
      </w:r>
      <w:r w:rsidR="00A221D6">
        <w:t>t and projection model results.</w:t>
      </w:r>
      <w:r w:rsidR="00387ACB">
        <w:t xml:space="preserve"> Normally in alternate (even) yeas we present an executive summary, however, due to current work being undertaken on this assessment we present a full model this year in order to provide updates to the model in anticipation of additional model changes in next year’s full assessment.</w:t>
      </w:r>
    </w:p>
    <w:p w14:paraId="422430F7" w14:textId="6423CCBD" w:rsidR="00353282" w:rsidRDefault="00353282" w:rsidP="00A7261F">
      <w:r w:rsidRPr="00CD1A2D">
        <w:t>We use a s</w:t>
      </w:r>
      <w:r w:rsidR="00410968">
        <w:t>tatistical</w:t>
      </w:r>
      <w:r w:rsidRPr="00CD1A2D">
        <w:t xml:space="preserve"> age-structured model as the primary assessment tool for Gulf of Alaska </w:t>
      </w:r>
      <w:r>
        <w:t>Pacific ocean perch</w:t>
      </w:r>
      <w:r w:rsidR="00410968">
        <w:t xml:space="preserve"> which qualifies as a Tier 3 stock</w:t>
      </w:r>
      <w:r w:rsidRPr="00CD1A2D">
        <w:t>.</w:t>
      </w:r>
      <w:r>
        <w:t xml:space="preserve"> </w:t>
      </w:r>
      <w:r w:rsidRPr="00CD1A2D">
        <w:t xml:space="preserve">This </w:t>
      </w:r>
      <w:r w:rsidR="00B56B02">
        <w:t>assessment consists of a population</w:t>
      </w:r>
      <w:r w:rsidRPr="00CD1A2D">
        <w:t xml:space="preserve"> model, which uses survey and fishery data to generate a historical time series of population estimates</w:t>
      </w:r>
      <w:r>
        <w:t>,</w:t>
      </w:r>
      <w:r w:rsidRPr="00CD1A2D">
        <w:t xml:space="preserve"> and a projection model, which uses result</w:t>
      </w:r>
      <w:r>
        <w:t>s</w:t>
      </w:r>
      <w:r w:rsidRPr="00CD1A2D">
        <w:t xml:space="preserve"> from the </w:t>
      </w:r>
      <w:r w:rsidR="00B56B02">
        <w:t>population</w:t>
      </w:r>
      <w:r w:rsidRPr="00CD1A2D">
        <w:t xml:space="preserve"> model to predict future population estimates and recommended harvest levels.</w:t>
      </w:r>
      <w:r>
        <w:t xml:space="preserve"> For this year, we update the </w:t>
      </w:r>
      <w:r w:rsidR="00225D9E">
        <w:t>201</w:t>
      </w:r>
      <w:r w:rsidR="00387ACB">
        <w:t>9</w:t>
      </w:r>
      <w:r>
        <w:t xml:space="preserve"> assessment model estimates with new data collected since the last full assessment.</w:t>
      </w:r>
    </w:p>
    <w:p w14:paraId="0177530C" w14:textId="77777777" w:rsidR="00E804A2" w:rsidRPr="002162B1" w:rsidRDefault="00E804A2" w:rsidP="004E58D8">
      <w:pPr>
        <w:pStyle w:val="Heading3"/>
      </w:pPr>
      <w:r w:rsidRPr="00E33E33">
        <w:t>Summary of Changes in Assessment Inputs</w:t>
      </w:r>
      <w:r w:rsidR="00353282" w:rsidRPr="002162B1">
        <w:t xml:space="preserve"> </w:t>
      </w:r>
    </w:p>
    <w:p w14:paraId="6DCF697F" w14:textId="6F794900" w:rsidR="00A83E35" w:rsidRDefault="00A83E35" w:rsidP="00A83E35">
      <w:r w:rsidRPr="00E804A2">
        <w:rPr>
          <w:i/>
        </w:rPr>
        <w:t>Changes in the input data</w:t>
      </w:r>
      <w:r>
        <w:t xml:space="preserve">: </w:t>
      </w:r>
      <w:r w:rsidRPr="00416672">
        <w:rPr>
          <w:szCs w:val="22"/>
        </w:rPr>
        <w:t>The input data were</w:t>
      </w:r>
      <w:r>
        <w:rPr>
          <w:szCs w:val="22"/>
        </w:rPr>
        <w:t xml:space="preserve"> updated to include s</w:t>
      </w:r>
      <w:r w:rsidR="00E33E33">
        <w:rPr>
          <w:szCs w:val="22"/>
        </w:rPr>
        <w:t xml:space="preserve">urvey </w:t>
      </w:r>
      <w:r w:rsidR="00387ACB">
        <w:rPr>
          <w:szCs w:val="22"/>
        </w:rPr>
        <w:t>age compositions for 2019</w:t>
      </w:r>
      <w:r>
        <w:rPr>
          <w:szCs w:val="22"/>
        </w:rPr>
        <w:t xml:space="preserve">, </w:t>
      </w:r>
      <w:r w:rsidR="00E33E33">
        <w:rPr>
          <w:szCs w:val="22"/>
        </w:rPr>
        <w:t>final catch for 201</w:t>
      </w:r>
      <w:r w:rsidR="00387ACB">
        <w:rPr>
          <w:szCs w:val="22"/>
        </w:rPr>
        <w:t xml:space="preserve">9 </w:t>
      </w:r>
      <w:r w:rsidR="00E33E33">
        <w:rPr>
          <w:szCs w:val="22"/>
        </w:rPr>
        <w:t>and preliminary</w:t>
      </w:r>
      <w:r w:rsidR="00387ACB">
        <w:rPr>
          <w:szCs w:val="22"/>
        </w:rPr>
        <w:t xml:space="preserve"> catch for 2020-2022</w:t>
      </w:r>
      <w:r>
        <w:rPr>
          <w:szCs w:val="22"/>
        </w:rPr>
        <w:t xml:space="preserve"> (see </w:t>
      </w:r>
      <w:r w:rsidRPr="006E71D2">
        <w:rPr>
          <w:i/>
          <w:szCs w:val="22"/>
        </w:rPr>
        <w:t>Specified catch estimation</w:t>
      </w:r>
      <w:r>
        <w:rPr>
          <w:szCs w:val="22"/>
        </w:rPr>
        <w:t xml:space="preserve"> section)</w:t>
      </w:r>
      <w:r w:rsidR="00E33E33">
        <w:t>.</w:t>
      </w:r>
      <w:r w:rsidR="00387ACB">
        <w:t xml:space="preserve"> Further changes to input data included updating the data used to construct the ageing error matrix and the fishery age composition data was constructed by using an age-length key</w:t>
      </w:r>
    </w:p>
    <w:p w14:paraId="6E463E07" w14:textId="55FAB820" w:rsidR="00A83E35" w:rsidRDefault="00A83E35" w:rsidP="00E33E33">
      <w:r w:rsidRPr="005F1A9F">
        <w:rPr>
          <w:i/>
        </w:rPr>
        <w:t>Changes in the assessment methodology</w:t>
      </w:r>
      <w:r>
        <w:t xml:space="preserve">: </w:t>
      </w:r>
      <w:r>
        <w:rPr>
          <w:szCs w:val="22"/>
        </w:rPr>
        <w:t xml:space="preserve">The assessment methodology </w:t>
      </w:r>
      <w:r w:rsidR="00387ACB">
        <w:rPr>
          <w:szCs w:val="22"/>
        </w:rPr>
        <w:t>is the same as the 2019</w:t>
      </w:r>
      <w:r w:rsidR="00E33E33">
        <w:rPr>
          <w:szCs w:val="22"/>
        </w:rPr>
        <w:t xml:space="preserve"> assessment with updated input data.</w:t>
      </w:r>
      <w:r w:rsidR="00387ACB">
        <w:rPr>
          <w:szCs w:val="22"/>
        </w:rPr>
        <w:t xml:space="preserve"> However, priors </w:t>
      </w:r>
      <w:r w:rsidR="004F504F">
        <w:rPr>
          <w:szCs w:val="22"/>
        </w:rPr>
        <w:t xml:space="preserve">were changed in the current year’s assessment </w:t>
      </w:r>
      <w:r w:rsidR="00387ACB">
        <w:rPr>
          <w:szCs w:val="22"/>
        </w:rPr>
        <w:t>for the bottom trawl survey catchability</w:t>
      </w:r>
      <w:r w:rsidR="004F504F">
        <w:rPr>
          <w:szCs w:val="22"/>
        </w:rPr>
        <w:t xml:space="preserve"> parameter</w:t>
      </w:r>
      <w:r w:rsidR="00387ACB">
        <w:rPr>
          <w:szCs w:val="22"/>
        </w:rPr>
        <w:t xml:space="preserve"> (from 1 to 1.15) and natural mortality</w:t>
      </w:r>
      <w:r w:rsidR="004F504F">
        <w:rPr>
          <w:szCs w:val="22"/>
        </w:rPr>
        <w:t xml:space="preserve"> parameter</w:t>
      </w:r>
      <w:r w:rsidR="00387ACB">
        <w:rPr>
          <w:szCs w:val="22"/>
        </w:rPr>
        <w:t xml:space="preserve"> </w:t>
      </w:r>
      <w:r w:rsidR="004F504F">
        <w:rPr>
          <w:szCs w:val="22"/>
        </w:rPr>
        <w:t>(from 0.05 to 0.614).</w:t>
      </w:r>
    </w:p>
    <w:p w14:paraId="08A5B628" w14:textId="77777777" w:rsidR="00E804A2" w:rsidRDefault="00F97943" w:rsidP="004E58D8">
      <w:pPr>
        <w:pStyle w:val="Heading3"/>
      </w:pPr>
      <w:r w:rsidRPr="00A332A3">
        <w:t xml:space="preserve">Summary of </w:t>
      </w:r>
      <w:r w:rsidR="002162B1" w:rsidRPr="00A332A3">
        <w:t>R</w:t>
      </w:r>
      <w:r w:rsidRPr="00A332A3">
        <w:t>esults</w:t>
      </w:r>
      <w:r>
        <w:t xml:space="preserve"> </w:t>
      </w:r>
    </w:p>
    <w:p w14:paraId="32709212" w14:textId="0B9C52AF" w:rsidR="00ED704D" w:rsidRDefault="00353282" w:rsidP="00ED704D">
      <w:pPr>
        <w:pBdr>
          <w:top w:val="nil"/>
          <w:left w:val="nil"/>
          <w:bottom w:val="nil"/>
          <w:right w:val="nil"/>
          <w:between w:val="nil"/>
        </w:pBdr>
        <w:spacing w:after="160"/>
      </w:pPr>
      <w:r>
        <w:t>F</w:t>
      </w:r>
      <w:r w:rsidRPr="00895A8C">
        <w:t xml:space="preserve">or the </w:t>
      </w:r>
      <w:r w:rsidR="00387ACB">
        <w:t>2021</w:t>
      </w:r>
      <w:r w:rsidRPr="00895A8C">
        <w:t xml:space="preserve"> fishery, we recommend the </w:t>
      </w:r>
      <w:r>
        <w:t xml:space="preserve">maximum allowable </w:t>
      </w:r>
      <w:r w:rsidRPr="00895A8C">
        <w:t xml:space="preserve">ABC of </w:t>
      </w:r>
      <w:r w:rsidR="00387ACB">
        <w:rPr>
          <w:b/>
        </w:rPr>
        <w:t>36,177</w:t>
      </w:r>
      <w:r w:rsidRPr="00895A8C">
        <w:t xml:space="preserve"> t</w:t>
      </w:r>
      <w:r>
        <w:t xml:space="preserve">. This ABC is </w:t>
      </w:r>
      <w:r w:rsidR="00387ACB">
        <w:t>a 16</w:t>
      </w:r>
      <w:r w:rsidR="00293CC9">
        <w:t xml:space="preserve">% increase from the </w:t>
      </w:r>
      <w:r w:rsidR="00387ACB">
        <w:t>2020</w:t>
      </w:r>
      <w:r>
        <w:rPr>
          <w:szCs w:val="24"/>
        </w:rPr>
        <w:t xml:space="preserve"> </w:t>
      </w:r>
      <w:r w:rsidRPr="00895A8C">
        <w:t xml:space="preserve">ABC of </w:t>
      </w:r>
      <w:r w:rsidR="00387ACB">
        <w:t>31,238</w:t>
      </w:r>
      <w:r w:rsidRPr="00DE03D8">
        <w:t xml:space="preserve"> </w:t>
      </w:r>
      <w:r w:rsidRPr="00895A8C">
        <w:t xml:space="preserve">t. </w:t>
      </w:r>
      <w:r w:rsidR="00E74A15">
        <w:t>The</w:t>
      </w:r>
      <w:r>
        <w:t xml:space="preserve"> </w:t>
      </w:r>
      <w:r w:rsidR="00293CC9">
        <w:t>increase</w:t>
      </w:r>
      <w:r>
        <w:t xml:space="preserve"> is attributed to</w:t>
      </w:r>
      <w:r w:rsidR="00E74A15">
        <w:t xml:space="preserve"> </w:t>
      </w:r>
      <w:r w:rsidR="00E77F21">
        <w:t xml:space="preserve">the model continuing to react to four </w:t>
      </w:r>
      <w:r w:rsidR="005B353E">
        <w:t>consecutive survey biomass estimates larger than 1 million tons</w:t>
      </w:r>
      <w:r w:rsidR="00387ACB">
        <w:t xml:space="preserve"> as well as updating the priors for natural mortality and bottom trawl survey catchability</w:t>
      </w:r>
      <w:r w:rsidR="005B353E">
        <w:t>.</w:t>
      </w:r>
      <w:r w:rsidR="00A929F6">
        <w:t xml:space="preserve"> This also</w:t>
      </w:r>
      <w:r>
        <w:t xml:space="preserve"> resulted in a </w:t>
      </w:r>
      <w:r w:rsidR="00387ACB">
        <w:t>21</w:t>
      </w:r>
      <w:r>
        <w:t xml:space="preserve">% higher ABC than the </w:t>
      </w:r>
      <w:r w:rsidR="00387ACB">
        <w:t>2021</w:t>
      </w:r>
      <w:r>
        <w:t xml:space="preserve"> ABC projected last year. </w:t>
      </w:r>
      <w:r w:rsidRPr="00895A8C">
        <w:t xml:space="preserve">The corresponding reference values for Pacific </w:t>
      </w:r>
      <w:proofErr w:type="gramStart"/>
      <w:r w:rsidRPr="00895A8C">
        <w:t>ocean</w:t>
      </w:r>
      <w:proofErr w:type="gramEnd"/>
      <w:r>
        <w:t xml:space="preserve"> perch are summarized in the following table, with the recommended ABC and OFL values in bold.</w:t>
      </w:r>
      <w:r w:rsidR="00AF223C" w:rsidRPr="00AF223C">
        <w:t xml:space="preserve"> </w:t>
      </w:r>
      <w:r w:rsidR="00AF223C" w:rsidRPr="00DC2B99">
        <w:t>The stock is not being subject to overfishing, is not currently overfished, nor is it approaching a condition of being overfished</w:t>
      </w:r>
      <w:r w:rsidR="00AF223C">
        <w:t>. The test for determining whether a stock is</w:t>
      </w:r>
      <w:r w:rsidR="00387ACB">
        <w:t xml:space="preserve"> overfished is based on the 2019</w:t>
      </w:r>
      <w:r w:rsidR="00AF223C">
        <w:t xml:space="preserve"> catch compared to OFL. </w:t>
      </w:r>
      <w:r w:rsidR="00AF223C" w:rsidRPr="00DC2B99">
        <w:t>The official total catch for 201</w:t>
      </w:r>
      <w:r w:rsidR="00387ACB">
        <w:t>9</w:t>
      </w:r>
      <w:r w:rsidR="00AF223C" w:rsidRPr="00DC2B99">
        <w:t xml:space="preserve"> is </w:t>
      </w:r>
      <w:r w:rsidR="00387ACB">
        <w:t>25,470 t which is less than the 2019</w:t>
      </w:r>
      <w:r w:rsidR="00AF223C" w:rsidRPr="00DC2B99">
        <w:t xml:space="preserve"> OFL of </w:t>
      </w:r>
      <w:r w:rsidR="00387ACB">
        <w:t>33,951</w:t>
      </w:r>
      <w:r w:rsidR="00AF223C" w:rsidRPr="00DC2B99">
        <w:t xml:space="preserve"> t; therefore, the stock is not being subjected to overfishing. The tests for evaluating </w:t>
      </w:r>
      <w:r w:rsidR="00AF223C">
        <w:t xml:space="preserve">whether a stock is overfished or approaching a condition of being overfished </w:t>
      </w:r>
      <w:r w:rsidR="00AF223C" w:rsidRPr="00DC2B99">
        <w:t>require examining model projections of spawning b</w:t>
      </w:r>
      <w:r w:rsidR="00AF223C">
        <w:t xml:space="preserve">iomass relative to </w:t>
      </w:r>
      <w:r w:rsidR="00AF223C" w:rsidRPr="00AF223C">
        <w:rPr>
          <w:i/>
        </w:rPr>
        <w:t>B</w:t>
      </w:r>
      <w:r w:rsidR="00AF223C" w:rsidRPr="00AF223C">
        <w:rPr>
          <w:i/>
          <w:vertAlign w:val="subscript"/>
        </w:rPr>
        <w:t>35%</w:t>
      </w:r>
      <w:r w:rsidR="005A0F0A">
        <w:t xml:space="preserve"> for 2020</w:t>
      </w:r>
      <w:r w:rsidR="00E77F21">
        <w:t xml:space="preserve"> </w:t>
      </w:r>
      <w:r w:rsidR="005A0F0A">
        <w:t>and 2022</w:t>
      </w:r>
      <w:r w:rsidR="00AF223C" w:rsidRPr="00DC2B99">
        <w:t>. The estim</w:t>
      </w:r>
      <w:r w:rsidR="005A0F0A">
        <w:t>ates of spawning biomass for 2020</w:t>
      </w:r>
      <w:r w:rsidR="00AF223C">
        <w:t xml:space="preserve"> was </w:t>
      </w:r>
      <w:r w:rsidR="005A0F0A">
        <w:rPr>
          <w:color w:val="000000"/>
          <w:szCs w:val="22"/>
        </w:rPr>
        <w:t>213,505</w:t>
      </w:r>
      <w:r w:rsidR="00E77F21">
        <w:rPr>
          <w:color w:val="000000"/>
          <w:szCs w:val="22"/>
        </w:rPr>
        <w:t xml:space="preserve"> </w:t>
      </w:r>
      <w:r w:rsidR="001C0617">
        <w:t>t</w:t>
      </w:r>
      <w:r w:rsidR="00AF223C" w:rsidRPr="00DC2B99">
        <w:t xml:space="preserve"> and </w:t>
      </w:r>
      <w:r w:rsidR="00E77F21">
        <w:t>202</w:t>
      </w:r>
      <w:r w:rsidR="005A0F0A">
        <w:t>2</w:t>
      </w:r>
      <w:r w:rsidR="00AF223C">
        <w:t xml:space="preserve"> is </w:t>
      </w:r>
      <w:r w:rsidR="005A0F0A">
        <w:t>198,020</w:t>
      </w:r>
      <w:r w:rsidR="001C0617">
        <w:t xml:space="preserve"> t</w:t>
      </w:r>
      <w:r w:rsidR="00AF223C" w:rsidRPr="00DC2B99">
        <w:t>. Both estimates are above the</w:t>
      </w:r>
      <w:r w:rsidR="00AF223C">
        <w:t xml:space="preserve"> current</w:t>
      </w:r>
      <w:r w:rsidR="00AF223C" w:rsidRPr="00DC2B99">
        <w:t xml:space="preserve"> </w:t>
      </w:r>
      <w:r w:rsidR="00AF223C" w:rsidRPr="00AF223C">
        <w:rPr>
          <w:i/>
        </w:rPr>
        <w:t>B</w:t>
      </w:r>
      <w:r w:rsidR="00AF223C" w:rsidRPr="00AF223C">
        <w:rPr>
          <w:i/>
          <w:vertAlign w:val="subscript"/>
        </w:rPr>
        <w:t>35%</w:t>
      </w:r>
      <w:r w:rsidR="00AF223C" w:rsidRPr="00DC2B99">
        <w:t xml:space="preserve"> estimate </w:t>
      </w:r>
      <w:r w:rsidR="00AF223C">
        <w:t>of</w:t>
      </w:r>
      <w:r w:rsidR="00AF223C" w:rsidRPr="00DC2B99">
        <w:t xml:space="preserve"> </w:t>
      </w:r>
      <w:r w:rsidR="005A0F0A">
        <w:t>110,962</w:t>
      </w:r>
      <w:r w:rsidR="00A332A3">
        <w:t xml:space="preserve"> </w:t>
      </w:r>
      <w:r w:rsidR="00AF223C" w:rsidRPr="00DC2B99">
        <w:t>t and, therefore, the stock is not currently overfished nor approaching an overfished condition.</w:t>
      </w:r>
    </w:p>
    <w:p w14:paraId="071CCAE9" w14:textId="76A0FD1F" w:rsidR="00202580" w:rsidRDefault="00202580" w:rsidP="00ED704D">
      <w:pPr>
        <w:pBdr>
          <w:top w:val="nil"/>
          <w:left w:val="nil"/>
          <w:bottom w:val="nil"/>
          <w:right w:val="nil"/>
          <w:between w:val="nil"/>
        </w:pBdr>
        <w:spacing w:after="160"/>
      </w:pPr>
    </w:p>
    <w:p w14:paraId="191B7C1C" w14:textId="4E74FCBD" w:rsidR="00202580" w:rsidRDefault="00202580" w:rsidP="00ED704D">
      <w:pPr>
        <w:pBdr>
          <w:top w:val="nil"/>
          <w:left w:val="nil"/>
          <w:bottom w:val="nil"/>
          <w:right w:val="nil"/>
          <w:between w:val="nil"/>
        </w:pBdr>
        <w:spacing w:after="160"/>
      </w:pPr>
    </w:p>
    <w:p w14:paraId="7910ABD5" w14:textId="77777777" w:rsidR="00202580" w:rsidRPr="00F16791" w:rsidRDefault="00202580" w:rsidP="00ED704D">
      <w:pPr>
        <w:pBdr>
          <w:top w:val="nil"/>
          <w:left w:val="nil"/>
          <w:bottom w:val="nil"/>
          <w:right w:val="nil"/>
          <w:between w:val="nil"/>
        </w:pBdr>
        <w:spacing w:after="160"/>
        <w:rPr>
          <w:color w:val="000000"/>
        </w:rPr>
      </w:pPr>
    </w:p>
    <w:tbl>
      <w:tblPr>
        <w:tblW w:w="5082" w:type="pc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3492"/>
        <w:gridCol w:w="1504"/>
        <w:gridCol w:w="1503"/>
        <w:gridCol w:w="1503"/>
        <w:gridCol w:w="1501"/>
      </w:tblGrid>
      <w:tr w:rsidR="00353282" w14:paraId="446D4391" w14:textId="77777777" w:rsidTr="00A751D9">
        <w:tc>
          <w:tcPr>
            <w:tcW w:w="1837" w:type="pct"/>
            <w:tcBorders>
              <w:top w:val="single" w:sz="4" w:space="0" w:color="auto"/>
              <w:bottom w:val="nil"/>
              <w:right w:val="single" w:sz="4" w:space="0" w:color="auto"/>
            </w:tcBorders>
            <w:vAlign w:val="center"/>
          </w:tcPr>
          <w:p w14:paraId="48833214" w14:textId="77777777" w:rsidR="00353282" w:rsidRPr="00D768D2" w:rsidRDefault="00353282" w:rsidP="00D768D2">
            <w:pPr>
              <w:spacing w:after="0"/>
              <w:rPr>
                <w:b/>
                <w:szCs w:val="24"/>
              </w:rPr>
            </w:pPr>
            <w:bookmarkStart w:id="0" w:name="Summary_table"/>
          </w:p>
        </w:tc>
        <w:tc>
          <w:tcPr>
            <w:tcW w:w="1582" w:type="pct"/>
            <w:gridSpan w:val="2"/>
            <w:tcBorders>
              <w:top w:val="single" w:sz="4" w:space="0" w:color="auto"/>
              <w:left w:val="single" w:sz="4" w:space="0" w:color="auto"/>
              <w:bottom w:val="nil"/>
              <w:right w:val="single" w:sz="4" w:space="0" w:color="auto"/>
            </w:tcBorders>
            <w:shd w:val="clear" w:color="auto" w:fill="F3F3F3"/>
          </w:tcPr>
          <w:p w14:paraId="6C250EA4" w14:textId="77777777" w:rsidR="00353282" w:rsidRDefault="00353282" w:rsidP="00D768D2">
            <w:pPr>
              <w:spacing w:after="0"/>
              <w:jc w:val="center"/>
            </w:pPr>
            <w:r>
              <w:t>As estimated or</w:t>
            </w:r>
          </w:p>
          <w:p w14:paraId="64AFA090" w14:textId="77777777" w:rsidR="00353282" w:rsidRDefault="00353282" w:rsidP="00D768D2">
            <w:pPr>
              <w:spacing w:after="0"/>
              <w:jc w:val="center"/>
            </w:pPr>
            <w:r w:rsidRPr="00CC14C9">
              <w:t>specified</w:t>
            </w:r>
            <w:r w:rsidRPr="00D768D2">
              <w:rPr>
                <w:i/>
              </w:rPr>
              <w:t xml:space="preserve"> last</w:t>
            </w:r>
            <w:r>
              <w:t xml:space="preserve"> year for:</w:t>
            </w:r>
          </w:p>
        </w:tc>
        <w:tc>
          <w:tcPr>
            <w:tcW w:w="1581" w:type="pct"/>
            <w:gridSpan w:val="2"/>
            <w:tcBorders>
              <w:top w:val="single" w:sz="4" w:space="0" w:color="auto"/>
              <w:left w:val="single" w:sz="4" w:space="0" w:color="auto"/>
              <w:bottom w:val="nil"/>
            </w:tcBorders>
          </w:tcPr>
          <w:p w14:paraId="40AF9F3C" w14:textId="77777777" w:rsidR="00353282" w:rsidRDefault="00353282" w:rsidP="00D768D2">
            <w:pPr>
              <w:spacing w:after="0"/>
              <w:jc w:val="center"/>
            </w:pPr>
            <w:r>
              <w:t>As estimated or</w:t>
            </w:r>
          </w:p>
          <w:p w14:paraId="2C7CA25B" w14:textId="77777777" w:rsidR="00353282" w:rsidRDefault="003C0BAB" w:rsidP="00CC14C9">
            <w:pPr>
              <w:spacing w:after="0"/>
              <w:jc w:val="center"/>
            </w:pPr>
            <w:r>
              <w:t>recommended</w:t>
            </w:r>
            <w:r w:rsidR="00353282" w:rsidRPr="00D768D2">
              <w:rPr>
                <w:i/>
              </w:rPr>
              <w:t xml:space="preserve"> </w:t>
            </w:r>
            <w:r w:rsidR="00CC14C9">
              <w:rPr>
                <w:i/>
              </w:rPr>
              <w:t>this</w:t>
            </w:r>
            <w:r w:rsidR="00353282">
              <w:t xml:space="preserve"> year for:</w:t>
            </w:r>
          </w:p>
        </w:tc>
      </w:tr>
      <w:tr w:rsidR="00A332A3" w14:paraId="703C90A3" w14:textId="77777777" w:rsidTr="00A332A3">
        <w:tc>
          <w:tcPr>
            <w:tcW w:w="1837" w:type="pct"/>
            <w:tcBorders>
              <w:top w:val="nil"/>
              <w:bottom w:val="single" w:sz="4" w:space="0" w:color="auto"/>
              <w:right w:val="single" w:sz="4" w:space="0" w:color="auto"/>
            </w:tcBorders>
            <w:vAlign w:val="center"/>
          </w:tcPr>
          <w:p w14:paraId="2EC5E898" w14:textId="77777777" w:rsidR="00A332A3" w:rsidRPr="00D768D2" w:rsidRDefault="00A332A3" w:rsidP="00A332A3">
            <w:pPr>
              <w:spacing w:after="0"/>
              <w:rPr>
                <w:szCs w:val="24"/>
              </w:rPr>
            </w:pPr>
            <w:r w:rsidRPr="00D768D2">
              <w:rPr>
                <w:b/>
                <w:szCs w:val="24"/>
              </w:rPr>
              <w:t>Quantity</w:t>
            </w:r>
          </w:p>
        </w:tc>
        <w:tc>
          <w:tcPr>
            <w:tcW w:w="791" w:type="pct"/>
            <w:tcBorders>
              <w:top w:val="nil"/>
              <w:left w:val="single" w:sz="4" w:space="0" w:color="auto"/>
              <w:bottom w:val="single" w:sz="4" w:space="0" w:color="auto"/>
            </w:tcBorders>
            <w:shd w:val="clear" w:color="auto" w:fill="F3F3F3"/>
            <w:vAlign w:val="center"/>
          </w:tcPr>
          <w:p w14:paraId="7978DDAA" w14:textId="1554F244" w:rsidR="00A332A3" w:rsidRPr="00D768D2" w:rsidRDefault="005A0F0A" w:rsidP="00A332A3">
            <w:pPr>
              <w:spacing w:after="0"/>
              <w:jc w:val="center"/>
              <w:rPr>
                <w:bCs/>
                <w:szCs w:val="22"/>
              </w:rPr>
            </w:pPr>
            <w:r>
              <w:rPr>
                <w:szCs w:val="24"/>
              </w:rPr>
              <w:t>2020</w:t>
            </w:r>
          </w:p>
        </w:tc>
        <w:tc>
          <w:tcPr>
            <w:tcW w:w="791" w:type="pct"/>
            <w:tcBorders>
              <w:top w:val="nil"/>
              <w:bottom w:val="single" w:sz="4" w:space="0" w:color="auto"/>
              <w:right w:val="single" w:sz="4" w:space="0" w:color="auto"/>
            </w:tcBorders>
            <w:shd w:val="clear" w:color="auto" w:fill="F3F3F3"/>
            <w:vAlign w:val="center"/>
          </w:tcPr>
          <w:p w14:paraId="2CDCC9C8" w14:textId="3359DA81" w:rsidR="00A332A3" w:rsidRPr="00D768D2" w:rsidRDefault="005A0F0A" w:rsidP="00A332A3">
            <w:pPr>
              <w:spacing w:after="0"/>
              <w:jc w:val="center"/>
              <w:rPr>
                <w:szCs w:val="22"/>
              </w:rPr>
            </w:pPr>
            <w:r>
              <w:rPr>
                <w:szCs w:val="24"/>
              </w:rPr>
              <w:t>2021</w:t>
            </w:r>
          </w:p>
        </w:tc>
        <w:tc>
          <w:tcPr>
            <w:tcW w:w="791" w:type="pct"/>
            <w:tcBorders>
              <w:top w:val="nil"/>
              <w:left w:val="single" w:sz="4" w:space="0" w:color="auto"/>
              <w:bottom w:val="single" w:sz="4" w:space="0" w:color="auto"/>
            </w:tcBorders>
            <w:vAlign w:val="center"/>
          </w:tcPr>
          <w:p w14:paraId="2D35BD6C" w14:textId="0533689F" w:rsidR="00A332A3" w:rsidRPr="00D768D2" w:rsidRDefault="00A332A3" w:rsidP="00A332A3">
            <w:pPr>
              <w:spacing w:after="0"/>
              <w:jc w:val="center"/>
              <w:rPr>
                <w:b/>
                <w:szCs w:val="24"/>
              </w:rPr>
            </w:pPr>
            <w:bookmarkStart w:id="1" w:name="Proj_yr"/>
            <w:r w:rsidRPr="00D768D2">
              <w:rPr>
                <w:szCs w:val="24"/>
              </w:rPr>
              <w:t>20</w:t>
            </w:r>
            <w:bookmarkEnd w:id="1"/>
            <w:r w:rsidR="005A0F0A">
              <w:rPr>
                <w:szCs w:val="24"/>
              </w:rPr>
              <w:t>21</w:t>
            </w:r>
          </w:p>
        </w:tc>
        <w:tc>
          <w:tcPr>
            <w:tcW w:w="790" w:type="pct"/>
            <w:tcBorders>
              <w:top w:val="nil"/>
              <w:bottom w:val="single" w:sz="4" w:space="0" w:color="auto"/>
            </w:tcBorders>
            <w:vAlign w:val="center"/>
          </w:tcPr>
          <w:p w14:paraId="01B0A1D1" w14:textId="23DBA8A4" w:rsidR="00A332A3" w:rsidRPr="00D768D2" w:rsidRDefault="00A332A3" w:rsidP="00A332A3">
            <w:pPr>
              <w:spacing w:after="0"/>
              <w:jc w:val="center"/>
              <w:rPr>
                <w:szCs w:val="24"/>
                <w:vertAlign w:val="superscript"/>
              </w:rPr>
            </w:pPr>
            <w:bookmarkStart w:id="2" w:name="Proj2_yr"/>
            <w:r w:rsidRPr="00D768D2">
              <w:rPr>
                <w:szCs w:val="24"/>
              </w:rPr>
              <w:t>20</w:t>
            </w:r>
            <w:bookmarkEnd w:id="2"/>
            <w:r w:rsidR="005A0F0A">
              <w:rPr>
                <w:szCs w:val="24"/>
              </w:rPr>
              <w:t>22</w:t>
            </w:r>
            <w:r w:rsidRPr="00D768D2">
              <w:rPr>
                <w:szCs w:val="24"/>
                <w:vertAlign w:val="superscript"/>
              </w:rPr>
              <w:t>1</w:t>
            </w:r>
          </w:p>
        </w:tc>
      </w:tr>
      <w:tr w:rsidR="005A0F0A" w14:paraId="721C2F4D" w14:textId="77777777" w:rsidTr="00F16479">
        <w:tc>
          <w:tcPr>
            <w:tcW w:w="1837" w:type="pct"/>
            <w:tcBorders>
              <w:top w:val="single" w:sz="4" w:space="0" w:color="auto"/>
              <w:right w:val="single" w:sz="4" w:space="0" w:color="auto"/>
            </w:tcBorders>
            <w:vAlign w:val="center"/>
          </w:tcPr>
          <w:p w14:paraId="5E85A285" w14:textId="77777777" w:rsidR="005A0F0A" w:rsidRPr="002B27B8" w:rsidRDefault="005A0F0A" w:rsidP="005A0F0A">
            <w:pPr>
              <w:spacing w:after="0"/>
              <w:rPr>
                <w:szCs w:val="24"/>
              </w:rPr>
            </w:pPr>
            <w:r w:rsidRPr="00D768D2">
              <w:rPr>
                <w:i/>
                <w:szCs w:val="24"/>
              </w:rPr>
              <w:t>M</w:t>
            </w:r>
            <w:r>
              <w:rPr>
                <w:szCs w:val="24"/>
              </w:rPr>
              <w:t xml:space="preserve"> (natural mortality)</w:t>
            </w:r>
          </w:p>
        </w:tc>
        <w:tc>
          <w:tcPr>
            <w:tcW w:w="791" w:type="pct"/>
            <w:tcBorders>
              <w:top w:val="single" w:sz="4" w:space="0" w:color="auto"/>
              <w:left w:val="single" w:sz="4" w:space="0" w:color="auto"/>
            </w:tcBorders>
            <w:shd w:val="clear" w:color="auto" w:fill="F3F3F3"/>
            <w:vAlign w:val="center"/>
          </w:tcPr>
          <w:p w14:paraId="47B8A90C" w14:textId="6669B2FA" w:rsidR="005A0F0A" w:rsidRPr="005A0F0A" w:rsidRDefault="005A0F0A" w:rsidP="005A0F0A">
            <w:pPr>
              <w:spacing w:after="0"/>
              <w:jc w:val="center"/>
              <w:rPr>
                <w:szCs w:val="22"/>
              </w:rPr>
            </w:pPr>
            <w:r w:rsidRPr="005A0F0A">
              <w:rPr>
                <w:szCs w:val="24"/>
              </w:rPr>
              <w:t>0.065</w:t>
            </w:r>
          </w:p>
        </w:tc>
        <w:tc>
          <w:tcPr>
            <w:tcW w:w="791" w:type="pct"/>
            <w:tcBorders>
              <w:top w:val="single" w:sz="4" w:space="0" w:color="auto"/>
              <w:right w:val="single" w:sz="4" w:space="0" w:color="auto"/>
            </w:tcBorders>
            <w:shd w:val="clear" w:color="auto" w:fill="F3F3F3"/>
            <w:vAlign w:val="center"/>
          </w:tcPr>
          <w:p w14:paraId="123A1E4F" w14:textId="36ECF1F3" w:rsidR="005A0F0A" w:rsidRPr="005A0F0A" w:rsidRDefault="005A0F0A" w:rsidP="005A0F0A">
            <w:pPr>
              <w:spacing w:after="0"/>
              <w:jc w:val="center"/>
              <w:rPr>
                <w:szCs w:val="22"/>
              </w:rPr>
            </w:pPr>
            <w:r w:rsidRPr="005A0F0A">
              <w:rPr>
                <w:szCs w:val="24"/>
              </w:rPr>
              <w:t>0.065</w:t>
            </w:r>
          </w:p>
        </w:tc>
        <w:tc>
          <w:tcPr>
            <w:tcW w:w="791" w:type="pct"/>
            <w:tcBorders>
              <w:top w:val="single" w:sz="4" w:space="0" w:color="auto"/>
              <w:left w:val="single" w:sz="4" w:space="0" w:color="auto"/>
            </w:tcBorders>
            <w:vAlign w:val="center"/>
          </w:tcPr>
          <w:p w14:paraId="5AA97438" w14:textId="67671EE0" w:rsidR="005A0F0A" w:rsidRPr="00D768D2" w:rsidRDefault="005A0F0A" w:rsidP="005A0F0A">
            <w:pPr>
              <w:spacing w:after="0"/>
              <w:jc w:val="center"/>
              <w:rPr>
                <w:b/>
                <w:szCs w:val="24"/>
              </w:rPr>
            </w:pPr>
            <w:r>
              <w:rPr>
                <w:szCs w:val="24"/>
              </w:rPr>
              <w:t>0.075</w:t>
            </w:r>
          </w:p>
        </w:tc>
        <w:tc>
          <w:tcPr>
            <w:tcW w:w="790" w:type="pct"/>
            <w:tcBorders>
              <w:top w:val="single" w:sz="4" w:space="0" w:color="auto"/>
            </w:tcBorders>
            <w:vAlign w:val="center"/>
          </w:tcPr>
          <w:p w14:paraId="31DC7909" w14:textId="27AB0DC3" w:rsidR="005A0F0A" w:rsidRPr="00D768D2" w:rsidRDefault="005A0F0A" w:rsidP="005A0F0A">
            <w:pPr>
              <w:spacing w:after="0"/>
              <w:jc w:val="center"/>
              <w:rPr>
                <w:szCs w:val="24"/>
              </w:rPr>
            </w:pPr>
            <w:r>
              <w:rPr>
                <w:szCs w:val="24"/>
              </w:rPr>
              <w:t>0.075</w:t>
            </w:r>
          </w:p>
        </w:tc>
      </w:tr>
      <w:tr w:rsidR="005A0F0A" w14:paraId="0CBF708D" w14:textId="77777777" w:rsidTr="00A332A3">
        <w:tc>
          <w:tcPr>
            <w:tcW w:w="1837" w:type="pct"/>
            <w:tcBorders>
              <w:right w:val="single" w:sz="4" w:space="0" w:color="auto"/>
            </w:tcBorders>
            <w:vAlign w:val="center"/>
          </w:tcPr>
          <w:p w14:paraId="3E4F7F6E" w14:textId="77777777" w:rsidR="005A0F0A" w:rsidRPr="00D768D2" w:rsidRDefault="005A0F0A" w:rsidP="005A0F0A">
            <w:pPr>
              <w:spacing w:after="0"/>
              <w:rPr>
                <w:szCs w:val="24"/>
              </w:rPr>
            </w:pPr>
            <w:r w:rsidRPr="00D768D2">
              <w:rPr>
                <w:szCs w:val="24"/>
              </w:rPr>
              <w:t>Tier</w:t>
            </w:r>
          </w:p>
        </w:tc>
        <w:tc>
          <w:tcPr>
            <w:tcW w:w="791" w:type="pct"/>
            <w:tcBorders>
              <w:left w:val="single" w:sz="4" w:space="0" w:color="auto"/>
            </w:tcBorders>
            <w:shd w:val="clear" w:color="auto" w:fill="F3F3F3"/>
            <w:vAlign w:val="bottom"/>
          </w:tcPr>
          <w:p w14:paraId="0AD86C84" w14:textId="29EE20F5" w:rsidR="005A0F0A" w:rsidRPr="005A0F0A" w:rsidRDefault="005A0F0A" w:rsidP="005A0F0A">
            <w:pPr>
              <w:spacing w:after="0"/>
              <w:jc w:val="center"/>
            </w:pPr>
            <w:r w:rsidRPr="005A0F0A">
              <w:rPr>
                <w:szCs w:val="22"/>
              </w:rPr>
              <w:t>3a</w:t>
            </w:r>
          </w:p>
        </w:tc>
        <w:tc>
          <w:tcPr>
            <w:tcW w:w="791" w:type="pct"/>
            <w:tcBorders>
              <w:right w:val="single" w:sz="4" w:space="0" w:color="auto"/>
            </w:tcBorders>
            <w:shd w:val="clear" w:color="auto" w:fill="F3F3F3"/>
            <w:vAlign w:val="bottom"/>
          </w:tcPr>
          <w:p w14:paraId="2BC7B75B" w14:textId="7084A761" w:rsidR="005A0F0A" w:rsidRPr="005A0F0A" w:rsidRDefault="005A0F0A" w:rsidP="005A0F0A">
            <w:pPr>
              <w:spacing w:after="0"/>
              <w:jc w:val="center"/>
            </w:pPr>
            <w:r w:rsidRPr="005A0F0A">
              <w:rPr>
                <w:szCs w:val="22"/>
              </w:rPr>
              <w:t>3a</w:t>
            </w:r>
          </w:p>
        </w:tc>
        <w:tc>
          <w:tcPr>
            <w:tcW w:w="791" w:type="pct"/>
            <w:tcBorders>
              <w:left w:val="single" w:sz="4" w:space="0" w:color="auto"/>
            </w:tcBorders>
            <w:vAlign w:val="bottom"/>
          </w:tcPr>
          <w:p w14:paraId="27D1E8C4" w14:textId="7B99DD84" w:rsidR="005A0F0A" w:rsidRPr="00D768D2" w:rsidRDefault="005A0F0A" w:rsidP="005A0F0A">
            <w:pPr>
              <w:spacing w:after="0"/>
              <w:jc w:val="center"/>
              <w:rPr>
                <w:szCs w:val="24"/>
              </w:rPr>
            </w:pPr>
            <w:r>
              <w:rPr>
                <w:szCs w:val="22"/>
              </w:rPr>
              <w:t>3a</w:t>
            </w:r>
          </w:p>
        </w:tc>
        <w:tc>
          <w:tcPr>
            <w:tcW w:w="790" w:type="pct"/>
            <w:vAlign w:val="bottom"/>
          </w:tcPr>
          <w:p w14:paraId="3ADB5E5A" w14:textId="5A891E84" w:rsidR="005A0F0A" w:rsidRPr="00D768D2" w:rsidRDefault="005A0F0A" w:rsidP="005A0F0A">
            <w:pPr>
              <w:spacing w:after="0"/>
              <w:jc w:val="center"/>
              <w:rPr>
                <w:szCs w:val="24"/>
              </w:rPr>
            </w:pPr>
            <w:r>
              <w:rPr>
                <w:szCs w:val="22"/>
              </w:rPr>
              <w:t>3a</w:t>
            </w:r>
          </w:p>
        </w:tc>
      </w:tr>
      <w:tr w:rsidR="005A0F0A" w14:paraId="71EA68E9" w14:textId="77777777" w:rsidTr="00F16479">
        <w:tc>
          <w:tcPr>
            <w:tcW w:w="1837" w:type="pct"/>
            <w:tcBorders>
              <w:right w:val="single" w:sz="4" w:space="0" w:color="auto"/>
            </w:tcBorders>
            <w:vAlign w:val="center"/>
          </w:tcPr>
          <w:p w14:paraId="274D7A23" w14:textId="77777777" w:rsidR="005A0F0A" w:rsidRPr="00D768D2" w:rsidRDefault="005A0F0A" w:rsidP="005A0F0A">
            <w:pPr>
              <w:spacing w:after="0"/>
              <w:rPr>
                <w:szCs w:val="24"/>
              </w:rPr>
            </w:pPr>
            <w:r w:rsidRPr="00D768D2">
              <w:rPr>
                <w:szCs w:val="24"/>
              </w:rPr>
              <w:t>Projected total (age 2+ ) biomass (t)</w:t>
            </w:r>
          </w:p>
        </w:tc>
        <w:tc>
          <w:tcPr>
            <w:tcW w:w="791" w:type="pct"/>
            <w:tcBorders>
              <w:left w:val="single" w:sz="4" w:space="0" w:color="auto"/>
            </w:tcBorders>
            <w:shd w:val="clear" w:color="auto" w:fill="F3F3F3"/>
            <w:vAlign w:val="bottom"/>
          </w:tcPr>
          <w:p w14:paraId="62534AEF" w14:textId="6AEC6489" w:rsidR="005A0F0A" w:rsidRPr="005A0F0A" w:rsidRDefault="005A0F0A" w:rsidP="005A0F0A">
            <w:pPr>
              <w:spacing w:after="0"/>
              <w:jc w:val="center"/>
              <w:rPr>
                <w:szCs w:val="24"/>
              </w:rPr>
            </w:pPr>
            <w:r w:rsidRPr="005A0F0A">
              <w:rPr>
                <w:szCs w:val="22"/>
              </w:rPr>
              <w:t>544,569</w:t>
            </w:r>
          </w:p>
        </w:tc>
        <w:tc>
          <w:tcPr>
            <w:tcW w:w="791" w:type="pct"/>
            <w:tcBorders>
              <w:right w:val="single" w:sz="4" w:space="0" w:color="auto"/>
            </w:tcBorders>
            <w:shd w:val="clear" w:color="auto" w:fill="F3F3F3"/>
            <w:vAlign w:val="bottom"/>
          </w:tcPr>
          <w:p w14:paraId="306E91D6" w14:textId="0596941B" w:rsidR="005A0F0A" w:rsidRPr="005A0F0A" w:rsidRDefault="005A0F0A" w:rsidP="005A0F0A">
            <w:pPr>
              <w:spacing w:after="0"/>
              <w:jc w:val="center"/>
              <w:rPr>
                <w:szCs w:val="24"/>
              </w:rPr>
            </w:pPr>
            <w:r w:rsidRPr="005A0F0A">
              <w:rPr>
                <w:szCs w:val="22"/>
              </w:rPr>
              <w:t>524,883</w:t>
            </w:r>
          </w:p>
        </w:tc>
        <w:tc>
          <w:tcPr>
            <w:tcW w:w="791" w:type="pct"/>
            <w:tcBorders>
              <w:left w:val="single" w:sz="4" w:space="0" w:color="auto"/>
            </w:tcBorders>
            <w:vAlign w:val="bottom"/>
          </w:tcPr>
          <w:p w14:paraId="1CDD7E82" w14:textId="0566A92C" w:rsidR="005A0F0A" w:rsidRPr="00AA479B" w:rsidRDefault="005A0F0A" w:rsidP="005A0F0A">
            <w:pPr>
              <w:spacing w:after="0"/>
              <w:jc w:val="center"/>
              <w:rPr>
                <w:szCs w:val="24"/>
              </w:rPr>
            </w:pPr>
            <w:r>
              <w:rPr>
                <w:szCs w:val="22"/>
              </w:rPr>
              <w:t>613,522</w:t>
            </w:r>
          </w:p>
        </w:tc>
        <w:tc>
          <w:tcPr>
            <w:tcW w:w="790" w:type="pct"/>
            <w:vAlign w:val="bottom"/>
          </w:tcPr>
          <w:p w14:paraId="784B0ACE" w14:textId="6E71673A" w:rsidR="005A0F0A" w:rsidRPr="00AA479B" w:rsidRDefault="005A0F0A" w:rsidP="005A0F0A">
            <w:pPr>
              <w:spacing w:after="0"/>
              <w:jc w:val="center"/>
              <w:rPr>
                <w:szCs w:val="24"/>
              </w:rPr>
            </w:pPr>
            <w:r>
              <w:rPr>
                <w:szCs w:val="22"/>
              </w:rPr>
              <w:t>597,732</w:t>
            </w:r>
          </w:p>
        </w:tc>
      </w:tr>
      <w:tr w:rsidR="005A0F0A" w14:paraId="55B12AC3" w14:textId="77777777" w:rsidTr="00F16479">
        <w:tc>
          <w:tcPr>
            <w:tcW w:w="1837" w:type="pct"/>
            <w:tcBorders>
              <w:right w:val="single" w:sz="4" w:space="0" w:color="auto"/>
            </w:tcBorders>
            <w:vAlign w:val="center"/>
          </w:tcPr>
          <w:p w14:paraId="48C79806" w14:textId="77777777" w:rsidR="005A0F0A" w:rsidRPr="008C0715" w:rsidRDefault="005A0F0A" w:rsidP="005A0F0A">
            <w:pPr>
              <w:spacing w:after="0"/>
              <w:rPr>
                <w:szCs w:val="24"/>
              </w:rPr>
            </w:pPr>
            <w:r>
              <w:rPr>
                <w:szCs w:val="24"/>
              </w:rPr>
              <w:t xml:space="preserve">Projected </w:t>
            </w:r>
            <w:r w:rsidRPr="008C0715">
              <w:rPr>
                <w:szCs w:val="24"/>
              </w:rPr>
              <w:t>Female spawning biomass</w:t>
            </w:r>
          </w:p>
        </w:tc>
        <w:tc>
          <w:tcPr>
            <w:tcW w:w="791" w:type="pct"/>
            <w:tcBorders>
              <w:left w:val="single" w:sz="4" w:space="0" w:color="auto"/>
            </w:tcBorders>
            <w:shd w:val="clear" w:color="auto" w:fill="F3F3F3"/>
            <w:vAlign w:val="bottom"/>
          </w:tcPr>
          <w:p w14:paraId="2C1FEEE1" w14:textId="69A8DACC" w:rsidR="005A0F0A" w:rsidRPr="005A0F0A" w:rsidRDefault="005A0F0A" w:rsidP="005A0F0A">
            <w:pPr>
              <w:spacing w:after="0"/>
              <w:jc w:val="center"/>
            </w:pPr>
            <w:r w:rsidRPr="005A0F0A">
              <w:rPr>
                <w:szCs w:val="22"/>
              </w:rPr>
              <w:t>201,518</w:t>
            </w:r>
          </w:p>
        </w:tc>
        <w:tc>
          <w:tcPr>
            <w:tcW w:w="791" w:type="pct"/>
            <w:tcBorders>
              <w:right w:val="single" w:sz="4" w:space="0" w:color="auto"/>
            </w:tcBorders>
            <w:shd w:val="clear" w:color="auto" w:fill="F3F3F3"/>
            <w:vAlign w:val="bottom"/>
          </w:tcPr>
          <w:p w14:paraId="601BF944" w14:textId="34A8538C" w:rsidR="005A0F0A" w:rsidRPr="005A0F0A" w:rsidRDefault="005A0F0A" w:rsidP="005A0F0A">
            <w:pPr>
              <w:spacing w:after="0"/>
              <w:jc w:val="center"/>
            </w:pPr>
            <w:r w:rsidRPr="005A0F0A">
              <w:rPr>
                <w:szCs w:val="22"/>
              </w:rPr>
              <w:t>194,795</w:t>
            </w:r>
          </w:p>
        </w:tc>
        <w:tc>
          <w:tcPr>
            <w:tcW w:w="791" w:type="pct"/>
            <w:tcBorders>
              <w:left w:val="single" w:sz="4" w:space="0" w:color="auto"/>
            </w:tcBorders>
            <w:vAlign w:val="bottom"/>
          </w:tcPr>
          <w:p w14:paraId="2C368324" w14:textId="6F096C94" w:rsidR="005A0F0A" w:rsidRPr="00AA479B" w:rsidRDefault="005A0F0A" w:rsidP="005A0F0A">
            <w:pPr>
              <w:spacing w:after="0"/>
              <w:jc w:val="center"/>
              <w:rPr>
                <w:szCs w:val="24"/>
              </w:rPr>
            </w:pPr>
            <w:r>
              <w:rPr>
                <w:szCs w:val="22"/>
              </w:rPr>
              <w:t>207,096</w:t>
            </w:r>
          </w:p>
        </w:tc>
        <w:tc>
          <w:tcPr>
            <w:tcW w:w="790" w:type="pct"/>
            <w:vAlign w:val="bottom"/>
          </w:tcPr>
          <w:p w14:paraId="4251C2F6" w14:textId="62373566" w:rsidR="005A0F0A" w:rsidRPr="00AA479B" w:rsidRDefault="005A0F0A" w:rsidP="005A0F0A">
            <w:pPr>
              <w:spacing w:after="0"/>
              <w:jc w:val="center"/>
            </w:pPr>
            <w:r>
              <w:rPr>
                <w:szCs w:val="22"/>
              </w:rPr>
              <w:t>198,179</w:t>
            </w:r>
          </w:p>
        </w:tc>
      </w:tr>
      <w:tr w:rsidR="005A0F0A" w14:paraId="75AC5923" w14:textId="77777777" w:rsidTr="00F16479">
        <w:tc>
          <w:tcPr>
            <w:tcW w:w="1837" w:type="pct"/>
            <w:tcBorders>
              <w:right w:val="single" w:sz="4" w:space="0" w:color="auto"/>
            </w:tcBorders>
            <w:vAlign w:val="center"/>
          </w:tcPr>
          <w:p w14:paraId="08C25B0D" w14:textId="77777777" w:rsidR="005A0F0A" w:rsidRPr="008C0715" w:rsidRDefault="005A0F0A" w:rsidP="005A0F0A">
            <w:pPr>
              <w:spacing w:after="0"/>
              <w:rPr>
                <w:i/>
                <w:szCs w:val="24"/>
                <w:vertAlign w:val="subscript"/>
              </w:rPr>
            </w:pPr>
            <w:r w:rsidRPr="008C0715">
              <w:rPr>
                <w:i/>
                <w:szCs w:val="24"/>
              </w:rPr>
              <w:t xml:space="preserve">     B</w:t>
            </w:r>
            <w:r w:rsidRPr="008C0715">
              <w:rPr>
                <w:i/>
                <w:szCs w:val="24"/>
                <w:vertAlign w:val="subscript"/>
              </w:rPr>
              <w:t>100%</w:t>
            </w:r>
            <w:r w:rsidRPr="008C0715">
              <w:rPr>
                <w:i/>
                <w:szCs w:val="24"/>
              </w:rPr>
              <w:t xml:space="preserve"> </w:t>
            </w:r>
          </w:p>
        </w:tc>
        <w:tc>
          <w:tcPr>
            <w:tcW w:w="791" w:type="pct"/>
            <w:tcBorders>
              <w:left w:val="single" w:sz="4" w:space="0" w:color="auto"/>
            </w:tcBorders>
            <w:shd w:val="clear" w:color="auto" w:fill="F3F3F3"/>
            <w:vAlign w:val="bottom"/>
          </w:tcPr>
          <w:p w14:paraId="232BBDE4" w14:textId="0614D6CF" w:rsidR="005A0F0A" w:rsidRPr="005A0F0A" w:rsidRDefault="005A0F0A" w:rsidP="005A0F0A">
            <w:pPr>
              <w:spacing w:after="0"/>
              <w:jc w:val="center"/>
            </w:pPr>
            <w:r w:rsidRPr="005A0F0A">
              <w:rPr>
                <w:szCs w:val="22"/>
              </w:rPr>
              <w:t>319,837</w:t>
            </w:r>
          </w:p>
        </w:tc>
        <w:tc>
          <w:tcPr>
            <w:tcW w:w="791" w:type="pct"/>
            <w:tcBorders>
              <w:right w:val="single" w:sz="4" w:space="0" w:color="auto"/>
            </w:tcBorders>
            <w:shd w:val="clear" w:color="auto" w:fill="F3F3F3"/>
            <w:vAlign w:val="bottom"/>
          </w:tcPr>
          <w:p w14:paraId="6020A832" w14:textId="4734793B" w:rsidR="005A0F0A" w:rsidRPr="005A0F0A" w:rsidRDefault="005A0F0A" w:rsidP="005A0F0A">
            <w:pPr>
              <w:spacing w:after="0"/>
              <w:jc w:val="center"/>
            </w:pPr>
            <w:r w:rsidRPr="005A0F0A">
              <w:rPr>
                <w:szCs w:val="22"/>
              </w:rPr>
              <w:t>319,837</w:t>
            </w:r>
          </w:p>
        </w:tc>
        <w:tc>
          <w:tcPr>
            <w:tcW w:w="791" w:type="pct"/>
            <w:tcBorders>
              <w:left w:val="single" w:sz="4" w:space="0" w:color="auto"/>
            </w:tcBorders>
            <w:vAlign w:val="bottom"/>
          </w:tcPr>
          <w:p w14:paraId="5FE1743B" w14:textId="10008AEC" w:rsidR="005A0F0A" w:rsidRPr="00D768D2" w:rsidRDefault="005A0F0A" w:rsidP="005A0F0A">
            <w:pPr>
              <w:spacing w:after="0"/>
              <w:jc w:val="center"/>
              <w:rPr>
                <w:szCs w:val="24"/>
              </w:rPr>
            </w:pPr>
            <w:r>
              <w:rPr>
                <w:szCs w:val="22"/>
              </w:rPr>
              <w:t>317,035</w:t>
            </w:r>
          </w:p>
        </w:tc>
        <w:tc>
          <w:tcPr>
            <w:tcW w:w="790" w:type="pct"/>
            <w:vAlign w:val="bottom"/>
          </w:tcPr>
          <w:p w14:paraId="6734F51D" w14:textId="0A59B08D" w:rsidR="005A0F0A" w:rsidRPr="00D768D2" w:rsidRDefault="005A0F0A" w:rsidP="005A0F0A">
            <w:pPr>
              <w:spacing w:after="0"/>
              <w:jc w:val="center"/>
              <w:rPr>
                <w:szCs w:val="24"/>
              </w:rPr>
            </w:pPr>
            <w:r>
              <w:rPr>
                <w:szCs w:val="22"/>
              </w:rPr>
              <w:t>317,035</w:t>
            </w:r>
          </w:p>
        </w:tc>
      </w:tr>
      <w:tr w:rsidR="005A0F0A" w14:paraId="25AA6506" w14:textId="77777777" w:rsidTr="00F16479">
        <w:tc>
          <w:tcPr>
            <w:tcW w:w="1837" w:type="pct"/>
            <w:tcBorders>
              <w:right w:val="single" w:sz="4" w:space="0" w:color="auto"/>
            </w:tcBorders>
            <w:vAlign w:val="center"/>
          </w:tcPr>
          <w:p w14:paraId="6FE47A5D" w14:textId="77777777" w:rsidR="005A0F0A" w:rsidRPr="00D768D2" w:rsidRDefault="005A0F0A" w:rsidP="005A0F0A">
            <w:pPr>
              <w:spacing w:after="0"/>
              <w:rPr>
                <w:szCs w:val="24"/>
              </w:rPr>
            </w:pPr>
            <w:r w:rsidRPr="00D768D2">
              <w:rPr>
                <w:i/>
                <w:szCs w:val="24"/>
              </w:rPr>
              <w:t xml:space="preserve">     B</w:t>
            </w:r>
            <w:r w:rsidRPr="00D768D2">
              <w:rPr>
                <w:i/>
                <w:szCs w:val="24"/>
                <w:vertAlign w:val="subscript"/>
              </w:rPr>
              <w:t>40%</w:t>
            </w:r>
            <w:r w:rsidRPr="00D768D2">
              <w:rPr>
                <w:szCs w:val="24"/>
              </w:rPr>
              <w:t xml:space="preserve"> </w:t>
            </w:r>
          </w:p>
        </w:tc>
        <w:tc>
          <w:tcPr>
            <w:tcW w:w="791" w:type="pct"/>
            <w:tcBorders>
              <w:left w:val="single" w:sz="4" w:space="0" w:color="auto"/>
            </w:tcBorders>
            <w:shd w:val="clear" w:color="auto" w:fill="F3F3F3"/>
            <w:vAlign w:val="bottom"/>
          </w:tcPr>
          <w:p w14:paraId="2B373C4B" w14:textId="15D527F8" w:rsidR="005A0F0A" w:rsidRPr="005A0F0A" w:rsidRDefault="005A0F0A" w:rsidP="005A0F0A">
            <w:pPr>
              <w:spacing w:after="0"/>
              <w:jc w:val="center"/>
            </w:pPr>
            <w:r w:rsidRPr="005A0F0A">
              <w:rPr>
                <w:szCs w:val="22"/>
              </w:rPr>
              <w:t>127,935</w:t>
            </w:r>
          </w:p>
        </w:tc>
        <w:tc>
          <w:tcPr>
            <w:tcW w:w="791" w:type="pct"/>
            <w:tcBorders>
              <w:right w:val="single" w:sz="4" w:space="0" w:color="auto"/>
            </w:tcBorders>
            <w:shd w:val="clear" w:color="auto" w:fill="F3F3F3"/>
            <w:vAlign w:val="bottom"/>
          </w:tcPr>
          <w:p w14:paraId="0110E27D" w14:textId="7E45D9EE" w:rsidR="005A0F0A" w:rsidRPr="005A0F0A" w:rsidRDefault="005A0F0A" w:rsidP="005A0F0A">
            <w:pPr>
              <w:spacing w:after="0"/>
              <w:jc w:val="center"/>
            </w:pPr>
            <w:r w:rsidRPr="005A0F0A">
              <w:rPr>
                <w:szCs w:val="22"/>
              </w:rPr>
              <w:t>127,935</w:t>
            </w:r>
          </w:p>
        </w:tc>
        <w:tc>
          <w:tcPr>
            <w:tcW w:w="791" w:type="pct"/>
            <w:tcBorders>
              <w:left w:val="single" w:sz="4" w:space="0" w:color="auto"/>
            </w:tcBorders>
            <w:vAlign w:val="bottom"/>
          </w:tcPr>
          <w:p w14:paraId="7FCD95B2" w14:textId="246FCB40" w:rsidR="005A0F0A" w:rsidRPr="00D768D2" w:rsidRDefault="005A0F0A" w:rsidP="005A0F0A">
            <w:pPr>
              <w:spacing w:after="0"/>
              <w:jc w:val="center"/>
              <w:rPr>
                <w:szCs w:val="24"/>
              </w:rPr>
            </w:pPr>
            <w:r>
              <w:rPr>
                <w:szCs w:val="22"/>
              </w:rPr>
              <w:t>126,814</w:t>
            </w:r>
          </w:p>
        </w:tc>
        <w:tc>
          <w:tcPr>
            <w:tcW w:w="790" w:type="pct"/>
            <w:vAlign w:val="bottom"/>
          </w:tcPr>
          <w:p w14:paraId="0CF4C807" w14:textId="5F94802F" w:rsidR="005A0F0A" w:rsidRPr="00D768D2" w:rsidRDefault="005A0F0A" w:rsidP="005A0F0A">
            <w:pPr>
              <w:spacing w:after="0"/>
              <w:jc w:val="center"/>
              <w:rPr>
                <w:szCs w:val="24"/>
              </w:rPr>
            </w:pPr>
            <w:r>
              <w:rPr>
                <w:szCs w:val="22"/>
              </w:rPr>
              <w:t>126,814</w:t>
            </w:r>
          </w:p>
        </w:tc>
      </w:tr>
      <w:tr w:rsidR="005A0F0A" w14:paraId="19563A8F" w14:textId="77777777" w:rsidTr="00F16479">
        <w:tc>
          <w:tcPr>
            <w:tcW w:w="1837" w:type="pct"/>
            <w:tcBorders>
              <w:right w:val="single" w:sz="4" w:space="0" w:color="auto"/>
            </w:tcBorders>
            <w:vAlign w:val="center"/>
          </w:tcPr>
          <w:p w14:paraId="14F25EAA" w14:textId="77777777" w:rsidR="005A0F0A" w:rsidRPr="00D768D2" w:rsidRDefault="005A0F0A" w:rsidP="005A0F0A">
            <w:pPr>
              <w:spacing w:after="0"/>
              <w:rPr>
                <w:i/>
                <w:szCs w:val="24"/>
              </w:rPr>
            </w:pPr>
            <w:r w:rsidRPr="00D768D2">
              <w:rPr>
                <w:i/>
                <w:szCs w:val="24"/>
              </w:rPr>
              <w:t xml:space="preserve">     B</w:t>
            </w:r>
            <w:r w:rsidRPr="00D768D2">
              <w:rPr>
                <w:i/>
                <w:szCs w:val="24"/>
                <w:vertAlign w:val="subscript"/>
              </w:rPr>
              <w:t>35%</w:t>
            </w:r>
            <w:r w:rsidRPr="00D768D2">
              <w:rPr>
                <w:i/>
                <w:szCs w:val="24"/>
                <w:vertAlign w:val="subscript"/>
              </w:rPr>
              <w:softHyphen/>
            </w:r>
            <w:r w:rsidRPr="00D768D2">
              <w:rPr>
                <w:i/>
                <w:szCs w:val="24"/>
              </w:rPr>
              <w:t xml:space="preserve"> </w:t>
            </w:r>
          </w:p>
        </w:tc>
        <w:tc>
          <w:tcPr>
            <w:tcW w:w="791" w:type="pct"/>
            <w:tcBorders>
              <w:left w:val="single" w:sz="4" w:space="0" w:color="auto"/>
            </w:tcBorders>
            <w:shd w:val="clear" w:color="auto" w:fill="F3F3F3"/>
            <w:vAlign w:val="bottom"/>
          </w:tcPr>
          <w:p w14:paraId="31265E2D" w14:textId="541657BE" w:rsidR="005A0F0A" w:rsidRPr="005A0F0A" w:rsidRDefault="005A0F0A" w:rsidP="005A0F0A">
            <w:pPr>
              <w:spacing w:after="0"/>
              <w:jc w:val="center"/>
            </w:pPr>
            <w:r w:rsidRPr="005A0F0A">
              <w:rPr>
                <w:szCs w:val="22"/>
              </w:rPr>
              <w:t>111,943</w:t>
            </w:r>
          </w:p>
        </w:tc>
        <w:tc>
          <w:tcPr>
            <w:tcW w:w="791" w:type="pct"/>
            <w:tcBorders>
              <w:right w:val="single" w:sz="4" w:space="0" w:color="auto"/>
            </w:tcBorders>
            <w:shd w:val="clear" w:color="auto" w:fill="F3F3F3"/>
            <w:vAlign w:val="bottom"/>
          </w:tcPr>
          <w:p w14:paraId="27F7A397" w14:textId="09A61780" w:rsidR="005A0F0A" w:rsidRPr="005A0F0A" w:rsidRDefault="005A0F0A" w:rsidP="005A0F0A">
            <w:pPr>
              <w:spacing w:after="0"/>
              <w:jc w:val="center"/>
            </w:pPr>
            <w:r w:rsidRPr="005A0F0A">
              <w:rPr>
                <w:szCs w:val="22"/>
              </w:rPr>
              <w:t>111,943</w:t>
            </w:r>
          </w:p>
        </w:tc>
        <w:tc>
          <w:tcPr>
            <w:tcW w:w="791" w:type="pct"/>
            <w:tcBorders>
              <w:left w:val="single" w:sz="4" w:space="0" w:color="auto"/>
            </w:tcBorders>
            <w:vAlign w:val="bottom"/>
          </w:tcPr>
          <w:p w14:paraId="624B9705" w14:textId="13D8B0FE" w:rsidR="005A0F0A" w:rsidRPr="00D768D2" w:rsidRDefault="005A0F0A" w:rsidP="005A0F0A">
            <w:pPr>
              <w:spacing w:after="0"/>
              <w:jc w:val="center"/>
              <w:rPr>
                <w:szCs w:val="24"/>
              </w:rPr>
            </w:pPr>
            <w:r>
              <w:rPr>
                <w:szCs w:val="22"/>
              </w:rPr>
              <w:t>110,962</w:t>
            </w:r>
          </w:p>
        </w:tc>
        <w:tc>
          <w:tcPr>
            <w:tcW w:w="790" w:type="pct"/>
            <w:vAlign w:val="bottom"/>
          </w:tcPr>
          <w:p w14:paraId="08ED7961" w14:textId="661FCD17" w:rsidR="005A0F0A" w:rsidRPr="00D768D2" w:rsidRDefault="005A0F0A" w:rsidP="005A0F0A">
            <w:pPr>
              <w:spacing w:after="0"/>
              <w:jc w:val="center"/>
              <w:rPr>
                <w:szCs w:val="24"/>
              </w:rPr>
            </w:pPr>
            <w:r>
              <w:rPr>
                <w:szCs w:val="22"/>
              </w:rPr>
              <w:t>110,962</w:t>
            </w:r>
          </w:p>
        </w:tc>
      </w:tr>
      <w:tr w:rsidR="005A0F0A" w14:paraId="11462559" w14:textId="77777777" w:rsidTr="00F16479">
        <w:tc>
          <w:tcPr>
            <w:tcW w:w="1837" w:type="pct"/>
            <w:tcBorders>
              <w:right w:val="single" w:sz="4" w:space="0" w:color="auto"/>
            </w:tcBorders>
            <w:vAlign w:val="center"/>
          </w:tcPr>
          <w:p w14:paraId="1C113BE5" w14:textId="77777777" w:rsidR="005A0F0A" w:rsidRPr="00D768D2" w:rsidRDefault="005A0F0A" w:rsidP="005A0F0A">
            <w:pPr>
              <w:spacing w:after="0"/>
              <w:rPr>
                <w:szCs w:val="24"/>
              </w:rPr>
            </w:pPr>
            <w:r w:rsidRPr="00D768D2">
              <w:rPr>
                <w:i/>
                <w:szCs w:val="24"/>
              </w:rPr>
              <w:t>F</w:t>
            </w:r>
            <w:r w:rsidRPr="00D768D2">
              <w:rPr>
                <w:i/>
                <w:szCs w:val="24"/>
                <w:vertAlign w:val="subscript"/>
              </w:rPr>
              <w:t>OFL</w:t>
            </w:r>
            <w:r w:rsidRPr="00D768D2">
              <w:rPr>
                <w:szCs w:val="24"/>
              </w:rPr>
              <w:t xml:space="preserve"> </w:t>
            </w:r>
          </w:p>
        </w:tc>
        <w:tc>
          <w:tcPr>
            <w:tcW w:w="791" w:type="pct"/>
            <w:tcBorders>
              <w:left w:val="single" w:sz="4" w:space="0" w:color="auto"/>
            </w:tcBorders>
            <w:shd w:val="clear" w:color="auto" w:fill="F3F3F3"/>
            <w:vAlign w:val="bottom"/>
          </w:tcPr>
          <w:p w14:paraId="5C337FA7" w14:textId="0F5EB42A" w:rsidR="005A0F0A" w:rsidRPr="005A0F0A" w:rsidRDefault="005A0F0A" w:rsidP="005A0F0A">
            <w:pPr>
              <w:spacing w:after="0"/>
              <w:jc w:val="center"/>
            </w:pPr>
            <w:r w:rsidRPr="005A0F0A">
              <w:rPr>
                <w:color w:val="000000"/>
                <w:szCs w:val="22"/>
              </w:rPr>
              <w:t>0.108</w:t>
            </w:r>
          </w:p>
        </w:tc>
        <w:tc>
          <w:tcPr>
            <w:tcW w:w="791" w:type="pct"/>
            <w:tcBorders>
              <w:right w:val="single" w:sz="4" w:space="0" w:color="auto"/>
            </w:tcBorders>
            <w:shd w:val="clear" w:color="auto" w:fill="F3F3F3"/>
            <w:vAlign w:val="bottom"/>
          </w:tcPr>
          <w:p w14:paraId="3EB5241A" w14:textId="0BC60F2E" w:rsidR="005A0F0A" w:rsidRPr="005A0F0A" w:rsidRDefault="005A0F0A" w:rsidP="005A0F0A">
            <w:pPr>
              <w:spacing w:after="0"/>
              <w:jc w:val="center"/>
            </w:pPr>
            <w:r w:rsidRPr="005A0F0A">
              <w:rPr>
                <w:szCs w:val="22"/>
              </w:rPr>
              <w:t>0.108</w:t>
            </w:r>
          </w:p>
        </w:tc>
        <w:tc>
          <w:tcPr>
            <w:tcW w:w="791" w:type="pct"/>
            <w:tcBorders>
              <w:left w:val="single" w:sz="4" w:space="0" w:color="auto"/>
            </w:tcBorders>
            <w:vAlign w:val="bottom"/>
          </w:tcPr>
          <w:p w14:paraId="4636CBA4" w14:textId="7B02B984" w:rsidR="005A0F0A" w:rsidRPr="00D768D2" w:rsidRDefault="005A0F0A" w:rsidP="005A0F0A">
            <w:pPr>
              <w:spacing w:after="0"/>
              <w:jc w:val="center"/>
              <w:rPr>
                <w:szCs w:val="24"/>
              </w:rPr>
            </w:pPr>
            <w:r>
              <w:rPr>
                <w:color w:val="000000"/>
                <w:szCs w:val="22"/>
              </w:rPr>
              <w:t>0.120</w:t>
            </w:r>
          </w:p>
        </w:tc>
        <w:tc>
          <w:tcPr>
            <w:tcW w:w="790" w:type="pct"/>
            <w:vAlign w:val="bottom"/>
          </w:tcPr>
          <w:p w14:paraId="3F2F3662" w14:textId="74522308" w:rsidR="005A0F0A" w:rsidRPr="00D768D2" w:rsidRDefault="005A0F0A" w:rsidP="005A0F0A">
            <w:pPr>
              <w:spacing w:after="0"/>
              <w:jc w:val="center"/>
              <w:rPr>
                <w:szCs w:val="24"/>
              </w:rPr>
            </w:pPr>
            <w:r>
              <w:rPr>
                <w:szCs w:val="22"/>
              </w:rPr>
              <w:t>0.120</w:t>
            </w:r>
          </w:p>
        </w:tc>
      </w:tr>
      <w:tr w:rsidR="005A0F0A" w14:paraId="6F2B8DE6" w14:textId="77777777" w:rsidTr="00F16479">
        <w:tc>
          <w:tcPr>
            <w:tcW w:w="1837" w:type="pct"/>
            <w:tcBorders>
              <w:right w:val="single" w:sz="4" w:space="0" w:color="auto"/>
            </w:tcBorders>
            <w:vAlign w:val="center"/>
          </w:tcPr>
          <w:p w14:paraId="4B136F58" w14:textId="77777777" w:rsidR="005A0F0A" w:rsidRPr="00D768D2" w:rsidRDefault="005A0F0A" w:rsidP="005A0F0A">
            <w:pPr>
              <w:spacing w:after="0"/>
              <w:rPr>
                <w:szCs w:val="24"/>
              </w:rPr>
            </w:pPr>
            <w:proofErr w:type="spellStart"/>
            <w:r w:rsidRPr="00D768D2">
              <w:rPr>
                <w:i/>
                <w:szCs w:val="24"/>
              </w:rPr>
              <w:t>maxF</w:t>
            </w:r>
            <w:r w:rsidRPr="00D768D2">
              <w:rPr>
                <w:i/>
                <w:szCs w:val="24"/>
                <w:vertAlign w:val="subscript"/>
              </w:rPr>
              <w:t>ABC</w:t>
            </w:r>
            <w:proofErr w:type="spellEnd"/>
            <w:r w:rsidRPr="00D768D2">
              <w:rPr>
                <w:szCs w:val="24"/>
              </w:rPr>
              <w:t xml:space="preserve"> </w:t>
            </w:r>
          </w:p>
        </w:tc>
        <w:tc>
          <w:tcPr>
            <w:tcW w:w="791" w:type="pct"/>
            <w:tcBorders>
              <w:left w:val="single" w:sz="4" w:space="0" w:color="auto"/>
            </w:tcBorders>
            <w:shd w:val="clear" w:color="auto" w:fill="F3F3F3"/>
            <w:vAlign w:val="bottom"/>
          </w:tcPr>
          <w:p w14:paraId="43A35CA8" w14:textId="00855710" w:rsidR="005A0F0A" w:rsidRPr="005A0F0A" w:rsidRDefault="005A0F0A" w:rsidP="005A0F0A">
            <w:pPr>
              <w:spacing w:after="0"/>
              <w:jc w:val="center"/>
            </w:pPr>
            <w:r w:rsidRPr="005A0F0A">
              <w:rPr>
                <w:szCs w:val="22"/>
              </w:rPr>
              <w:t>0.090</w:t>
            </w:r>
          </w:p>
        </w:tc>
        <w:tc>
          <w:tcPr>
            <w:tcW w:w="791" w:type="pct"/>
            <w:tcBorders>
              <w:right w:val="single" w:sz="4" w:space="0" w:color="auto"/>
            </w:tcBorders>
            <w:shd w:val="clear" w:color="auto" w:fill="F3F3F3"/>
            <w:vAlign w:val="bottom"/>
          </w:tcPr>
          <w:p w14:paraId="6D268321" w14:textId="727532B0" w:rsidR="005A0F0A" w:rsidRPr="005A0F0A" w:rsidRDefault="005A0F0A" w:rsidP="005A0F0A">
            <w:pPr>
              <w:spacing w:after="0"/>
              <w:jc w:val="center"/>
            </w:pPr>
            <w:r w:rsidRPr="005A0F0A">
              <w:rPr>
                <w:szCs w:val="22"/>
              </w:rPr>
              <w:t>0.090</w:t>
            </w:r>
          </w:p>
        </w:tc>
        <w:tc>
          <w:tcPr>
            <w:tcW w:w="791" w:type="pct"/>
            <w:tcBorders>
              <w:left w:val="single" w:sz="4" w:space="0" w:color="auto"/>
            </w:tcBorders>
            <w:vAlign w:val="bottom"/>
          </w:tcPr>
          <w:p w14:paraId="79816A9E" w14:textId="1E5CBA4D" w:rsidR="005A0F0A" w:rsidRPr="00D768D2" w:rsidRDefault="005A0F0A" w:rsidP="005A0F0A">
            <w:pPr>
              <w:spacing w:after="0"/>
              <w:jc w:val="center"/>
              <w:rPr>
                <w:szCs w:val="24"/>
              </w:rPr>
            </w:pPr>
            <w:r>
              <w:rPr>
                <w:szCs w:val="22"/>
              </w:rPr>
              <w:t>0.100</w:t>
            </w:r>
          </w:p>
        </w:tc>
        <w:tc>
          <w:tcPr>
            <w:tcW w:w="790" w:type="pct"/>
            <w:vAlign w:val="bottom"/>
          </w:tcPr>
          <w:p w14:paraId="74E4234F" w14:textId="1F595219" w:rsidR="005A0F0A" w:rsidRPr="00D768D2" w:rsidRDefault="005A0F0A" w:rsidP="005A0F0A">
            <w:pPr>
              <w:spacing w:after="0"/>
              <w:jc w:val="center"/>
              <w:rPr>
                <w:szCs w:val="24"/>
              </w:rPr>
            </w:pPr>
            <w:r>
              <w:rPr>
                <w:szCs w:val="22"/>
              </w:rPr>
              <w:t>0.100</w:t>
            </w:r>
          </w:p>
        </w:tc>
      </w:tr>
      <w:tr w:rsidR="005A0F0A" w14:paraId="09B5FE49" w14:textId="77777777" w:rsidTr="00F16479">
        <w:tc>
          <w:tcPr>
            <w:tcW w:w="1837" w:type="pct"/>
            <w:tcBorders>
              <w:right w:val="single" w:sz="4" w:space="0" w:color="auto"/>
            </w:tcBorders>
            <w:vAlign w:val="center"/>
          </w:tcPr>
          <w:p w14:paraId="74EFA8A9" w14:textId="77777777" w:rsidR="005A0F0A" w:rsidRPr="00D768D2" w:rsidRDefault="005A0F0A" w:rsidP="005A0F0A">
            <w:pPr>
              <w:spacing w:after="0"/>
              <w:rPr>
                <w:szCs w:val="24"/>
              </w:rPr>
            </w:pPr>
            <w:r w:rsidRPr="00D768D2">
              <w:rPr>
                <w:i/>
                <w:szCs w:val="24"/>
              </w:rPr>
              <w:t>F</w:t>
            </w:r>
            <w:r w:rsidRPr="00D768D2">
              <w:rPr>
                <w:i/>
                <w:szCs w:val="24"/>
                <w:vertAlign w:val="subscript"/>
              </w:rPr>
              <w:t>ABC</w:t>
            </w:r>
            <w:r w:rsidRPr="00D768D2">
              <w:rPr>
                <w:szCs w:val="24"/>
              </w:rPr>
              <w:t xml:space="preserve"> </w:t>
            </w:r>
          </w:p>
        </w:tc>
        <w:tc>
          <w:tcPr>
            <w:tcW w:w="791" w:type="pct"/>
            <w:tcBorders>
              <w:left w:val="single" w:sz="4" w:space="0" w:color="auto"/>
            </w:tcBorders>
            <w:shd w:val="clear" w:color="auto" w:fill="F3F3F3"/>
            <w:vAlign w:val="bottom"/>
          </w:tcPr>
          <w:p w14:paraId="29266231" w14:textId="016D75DD" w:rsidR="005A0F0A" w:rsidRPr="005A0F0A" w:rsidRDefault="005A0F0A" w:rsidP="005A0F0A">
            <w:pPr>
              <w:spacing w:after="0"/>
              <w:jc w:val="center"/>
            </w:pPr>
            <w:r w:rsidRPr="005A0F0A">
              <w:rPr>
                <w:szCs w:val="22"/>
              </w:rPr>
              <w:t>0.090</w:t>
            </w:r>
          </w:p>
        </w:tc>
        <w:tc>
          <w:tcPr>
            <w:tcW w:w="791" w:type="pct"/>
            <w:tcBorders>
              <w:right w:val="single" w:sz="4" w:space="0" w:color="auto"/>
            </w:tcBorders>
            <w:shd w:val="clear" w:color="auto" w:fill="F3F3F3"/>
            <w:vAlign w:val="bottom"/>
          </w:tcPr>
          <w:p w14:paraId="4091C2F3" w14:textId="017A30C4" w:rsidR="005A0F0A" w:rsidRPr="005A0F0A" w:rsidRDefault="005A0F0A" w:rsidP="005A0F0A">
            <w:pPr>
              <w:spacing w:after="0"/>
              <w:jc w:val="center"/>
            </w:pPr>
            <w:r w:rsidRPr="005A0F0A">
              <w:rPr>
                <w:szCs w:val="22"/>
              </w:rPr>
              <w:t>0.090</w:t>
            </w:r>
          </w:p>
        </w:tc>
        <w:tc>
          <w:tcPr>
            <w:tcW w:w="791" w:type="pct"/>
            <w:tcBorders>
              <w:left w:val="single" w:sz="4" w:space="0" w:color="auto"/>
            </w:tcBorders>
            <w:vAlign w:val="bottom"/>
          </w:tcPr>
          <w:p w14:paraId="32F0B341" w14:textId="1E11E75B" w:rsidR="005A0F0A" w:rsidRPr="00D768D2" w:rsidRDefault="005A0F0A" w:rsidP="005A0F0A">
            <w:pPr>
              <w:spacing w:after="0"/>
              <w:jc w:val="center"/>
              <w:rPr>
                <w:szCs w:val="24"/>
              </w:rPr>
            </w:pPr>
            <w:r>
              <w:rPr>
                <w:szCs w:val="22"/>
              </w:rPr>
              <w:t>0.100</w:t>
            </w:r>
          </w:p>
        </w:tc>
        <w:tc>
          <w:tcPr>
            <w:tcW w:w="790" w:type="pct"/>
            <w:vAlign w:val="bottom"/>
          </w:tcPr>
          <w:p w14:paraId="57198952" w14:textId="0B9C7917" w:rsidR="005A0F0A" w:rsidRPr="00D768D2" w:rsidRDefault="005A0F0A" w:rsidP="005A0F0A">
            <w:pPr>
              <w:spacing w:after="0"/>
              <w:jc w:val="center"/>
              <w:rPr>
                <w:szCs w:val="24"/>
              </w:rPr>
            </w:pPr>
            <w:r>
              <w:rPr>
                <w:szCs w:val="22"/>
              </w:rPr>
              <w:t>0.100</w:t>
            </w:r>
          </w:p>
        </w:tc>
      </w:tr>
      <w:tr w:rsidR="005A0F0A" w14:paraId="73F1E67E" w14:textId="77777777" w:rsidTr="00F16479">
        <w:tc>
          <w:tcPr>
            <w:tcW w:w="1837" w:type="pct"/>
            <w:tcBorders>
              <w:right w:val="single" w:sz="4" w:space="0" w:color="auto"/>
            </w:tcBorders>
            <w:vAlign w:val="center"/>
          </w:tcPr>
          <w:p w14:paraId="25E8F4C9" w14:textId="77777777" w:rsidR="005A0F0A" w:rsidRPr="00D768D2" w:rsidRDefault="005A0F0A" w:rsidP="005A0F0A">
            <w:pPr>
              <w:spacing w:after="0"/>
              <w:rPr>
                <w:szCs w:val="24"/>
              </w:rPr>
            </w:pPr>
            <w:r w:rsidRPr="00D768D2">
              <w:rPr>
                <w:szCs w:val="24"/>
              </w:rPr>
              <w:t>OFL (t)</w:t>
            </w:r>
          </w:p>
        </w:tc>
        <w:tc>
          <w:tcPr>
            <w:tcW w:w="791" w:type="pct"/>
            <w:tcBorders>
              <w:left w:val="single" w:sz="4" w:space="0" w:color="auto"/>
            </w:tcBorders>
            <w:shd w:val="clear" w:color="auto" w:fill="F3F3F3"/>
            <w:vAlign w:val="bottom"/>
          </w:tcPr>
          <w:p w14:paraId="75039AAF" w14:textId="67781380" w:rsidR="005A0F0A" w:rsidRPr="005A0F0A" w:rsidRDefault="005A0F0A" w:rsidP="005A0F0A">
            <w:pPr>
              <w:spacing w:after="0"/>
              <w:jc w:val="center"/>
              <w:rPr>
                <w:szCs w:val="24"/>
              </w:rPr>
            </w:pPr>
            <w:r w:rsidRPr="005A0F0A">
              <w:rPr>
                <w:szCs w:val="22"/>
              </w:rPr>
              <w:t>37,092</w:t>
            </w:r>
          </w:p>
        </w:tc>
        <w:tc>
          <w:tcPr>
            <w:tcW w:w="791" w:type="pct"/>
            <w:tcBorders>
              <w:right w:val="single" w:sz="4" w:space="0" w:color="auto"/>
            </w:tcBorders>
            <w:shd w:val="clear" w:color="auto" w:fill="F3F3F3"/>
            <w:vAlign w:val="bottom"/>
          </w:tcPr>
          <w:p w14:paraId="26521959" w14:textId="4C06170E" w:rsidR="005A0F0A" w:rsidRPr="005A0F0A" w:rsidRDefault="005A0F0A" w:rsidP="005A0F0A">
            <w:pPr>
              <w:spacing w:after="0"/>
              <w:jc w:val="center"/>
              <w:rPr>
                <w:szCs w:val="24"/>
              </w:rPr>
            </w:pPr>
            <w:r w:rsidRPr="005A0F0A">
              <w:rPr>
                <w:szCs w:val="22"/>
              </w:rPr>
              <w:t>35,600</w:t>
            </w:r>
          </w:p>
        </w:tc>
        <w:tc>
          <w:tcPr>
            <w:tcW w:w="791" w:type="pct"/>
            <w:tcBorders>
              <w:left w:val="single" w:sz="4" w:space="0" w:color="auto"/>
            </w:tcBorders>
            <w:vAlign w:val="bottom"/>
          </w:tcPr>
          <w:p w14:paraId="36A322DB" w14:textId="3D70A94E" w:rsidR="005A0F0A" w:rsidRPr="00A332A3" w:rsidRDefault="005A0F0A" w:rsidP="005A0F0A">
            <w:pPr>
              <w:spacing w:after="0"/>
              <w:jc w:val="center"/>
              <w:rPr>
                <w:b/>
              </w:rPr>
            </w:pPr>
            <w:r>
              <w:rPr>
                <w:szCs w:val="22"/>
              </w:rPr>
              <w:t>42,977</w:t>
            </w:r>
          </w:p>
        </w:tc>
        <w:tc>
          <w:tcPr>
            <w:tcW w:w="790" w:type="pct"/>
            <w:vAlign w:val="bottom"/>
          </w:tcPr>
          <w:p w14:paraId="2B7CF5E4" w14:textId="1785909A" w:rsidR="005A0F0A" w:rsidRPr="00D768D2" w:rsidRDefault="005A0F0A" w:rsidP="005A0F0A">
            <w:pPr>
              <w:spacing w:after="0"/>
              <w:jc w:val="center"/>
              <w:rPr>
                <w:szCs w:val="24"/>
              </w:rPr>
            </w:pPr>
            <w:r>
              <w:rPr>
                <w:szCs w:val="22"/>
              </w:rPr>
              <w:t>41,110</w:t>
            </w:r>
          </w:p>
        </w:tc>
      </w:tr>
      <w:tr w:rsidR="005A0F0A" w14:paraId="40FDDF37" w14:textId="77777777" w:rsidTr="00F16479">
        <w:tc>
          <w:tcPr>
            <w:tcW w:w="1837" w:type="pct"/>
            <w:tcBorders>
              <w:right w:val="single" w:sz="4" w:space="0" w:color="auto"/>
            </w:tcBorders>
            <w:vAlign w:val="center"/>
          </w:tcPr>
          <w:p w14:paraId="22247898" w14:textId="77777777" w:rsidR="005A0F0A" w:rsidRPr="00D768D2" w:rsidRDefault="005A0F0A" w:rsidP="005A0F0A">
            <w:pPr>
              <w:spacing w:after="0"/>
              <w:rPr>
                <w:szCs w:val="24"/>
              </w:rPr>
            </w:pPr>
            <w:proofErr w:type="spellStart"/>
            <w:r w:rsidRPr="00D768D2">
              <w:rPr>
                <w:szCs w:val="24"/>
              </w:rPr>
              <w:t>maxABC</w:t>
            </w:r>
            <w:proofErr w:type="spellEnd"/>
            <w:r w:rsidRPr="00D768D2">
              <w:rPr>
                <w:szCs w:val="24"/>
              </w:rPr>
              <w:t xml:space="preserve"> (t)</w:t>
            </w:r>
          </w:p>
        </w:tc>
        <w:tc>
          <w:tcPr>
            <w:tcW w:w="791" w:type="pct"/>
            <w:tcBorders>
              <w:left w:val="single" w:sz="4" w:space="0" w:color="auto"/>
            </w:tcBorders>
            <w:shd w:val="clear" w:color="auto" w:fill="F3F3F3"/>
            <w:vAlign w:val="bottom"/>
          </w:tcPr>
          <w:p w14:paraId="6C332CC4" w14:textId="00FCA6E3" w:rsidR="005A0F0A" w:rsidRPr="005A0F0A" w:rsidRDefault="005A0F0A" w:rsidP="005A0F0A">
            <w:pPr>
              <w:spacing w:after="0"/>
              <w:jc w:val="center"/>
              <w:rPr>
                <w:szCs w:val="24"/>
              </w:rPr>
            </w:pPr>
            <w:r w:rsidRPr="005A0F0A">
              <w:rPr>
                <w:szCs w:val="22"/>
              </w:rPr>
              <w:t>31,238</w:t>
            </w:r>
          </w:p>
        </w:tc>
        <w:tc>
          <w:tcPr>
            <w:tcW w:w="791" w:type="pct"/>
            <w:tcBorders>
              <w:right w:val="single" w:sz="4" w:space="0" w:color="auto"/>
            </w:tcBorders>
            <w:shd w:val="clear" w:color="auto" w:fill="F3F3F3"/>
            <w:vAlign w:val="bottom"/>
          </w:tcPr>
          <w:p w14:paraId="02495B56" w14:textId="0E01059A" w:rsidR="005A0F0A" w:rsidRPr="005A0F0A" w:rsidRDefault="005A0F0A" w:rsidP="005A0F0A">
            <w:pPr>
              <w:spacing w:after="0"/>
              <w:jc w:val="center"/>
              <w:rPr>
                <w:szCs w:val="24"/>
              </w:rPr>
            </w:pPr>
            <w:r w:rsidRPr="005A0F0A">
              <w:rPr>
                <w:szCs w:val="22"/>
              </w:rPr>
              <w:t>29,983</w:t>
            </w:r>
          </w:p>
        </w:tc>
        <w:tc>
          <w:tcPr>
            <w:tcW w:w="791" w:type="pct"/>
            <w:tcBorders>
              <w:left w:val="single" w:sz="4" w:space="0" w:color="auto"/>
            </w:tcBorders>
            <w:vAlign w:val="bottom"/>
          </w:tcPr>
          <w:p w14:paraId="534196BB" w14:textId="4B5E2A30" w:rsidR="005A0F0A" w:rsidRPr="005A0F0A" w:rsidRDefault="005A0F0A" w:rsidP="005A0F0A">
            <w:pPr>
              <w:spacing w:after="0"/>
              <w:jc w:val="center"/>
              <w:rPr>
                <w:b/>
                <w:szCs w:val="24"/>
              </w:rPr>
            </w:pPr>
            <w:r w:rsidRPr="005A0F0A">
              <w:rPr>
                <w:b/>
                <w:szCs w:val="22"/>
              </w:rPr>
              <w:t>36,177</w:t>
            </w:r>
          </w:p>
        </w:tc>
        <w:tc>
          <w:tcPr>
            <w:tcW w:w="790" w:type="pct"/>
            <w:vAlign w:val="bottom"/>
          </w:tcPr>
          <w:p w14:paraId="16406F63" w14:textId="7484DC5B" w:rsidR="005A0F0A" w:rsidRPr="00D768D2" w:rsidRDefault="005A0F0A" w:rsidP="005A0F0A">
            <w:pPr>
              <w:spacing w:after="0"/>
              <w:jc w:val="center"/>
              <w:rPr>
                <w:szCs w:val="24"/>
              </w:rPr>
            </w:pPr>
            <w:r>
              <w:rPr>
                <w:szCs w:val="22"/>
              </w:rPr>
              <w:t>34,602</w:t>
            </w:r>
          </w:p>
        </w:tc>
      </w:tr>
      <w:tr w:rsidR="005A0F0A" w14:paraId="246E24FF" w14:textId="77777777" w:rsidTr="00F16479">
        <w:tc>
          <w:tcPr>
            <w:tcW w:w="1837" w:type="pct"/>
            <w:tcBorders>
              <w:bottom w:val="single" w:sz="4" w:space="0" w:color="auto"/>
              <w:right w:val="single" w:sz="4" w:space="0" w:color="auto"/>
            </w:tcBorders>
            <w:vAlign w:val="center"/>
          </w:tcPr>
          <w:p w14:paraId="666907EF" w14:textId="77777777" w:rsidR="005A0F0A" w:rsidRPr="00D768D2" w:rsidRDefault="005A0F0A" w:rsidP="005A0F0A">
            <w:pPr>
              <w:spacing w:after="0"/>
              <w:rPr>
                <w:szCs w:val="24"/>
              </w:rPr>
            </w:pPr>
            <w:r w:rsidRPr="00D768D2">
              <w:rPr>
                <w:szCs w:val="24"/>
              </w:rPr>
              <w:t>ABC (t)</w:t>
            </w:r>
          </w:p>
        </w:tc>
        <w:tc>
          <w:tcPr>
            <w:tcW w:w="791" w:type="pct"/>
            <w:tcBorders>
              <w:left w:val="single" w:sz="4" w:space="0" w:color="auto"/>
              <w:bottom w:val="single" w:sz="4" w:space="0" w:color="auto"/>
            </w:tcBorders>
            <w:shd w:val="clear" w:color="auto" w:fill="F3F3F3"/>
            <w:vAlign w:val="bottom"/>
          </w:tcPr>
          <w:p w14:paraId="66625C8D" w14:textId="4312A2AA" w:rsidR="005A0F0A" w:rsidRPr="005A0F0A" w:rsidRDefault="005A0F0A" w:rsidP="005A0F0A">
            <w:pPr>
              <w:spacing w:after="0"/>
              <w:jc w:val="center"/>
              <w:rPr>
                <w:szCs w:val="24"/>
              </w:rPr>
            </w:pPr>
            <w:r w:rsidRPr="005A0F0A">
              <w:rPr>
                <w:szCs w:val="22"/>
              </w:rPr>
              <w:t>31,238</w:t>
            </w:r>
          </w:p>
        </w:tc>
        <w:tc>
          <w:tcPr>
            <w:tcW w:w="791" w:type="pct"/>
            <w:tcBorders>
              <w:bottom w:val="single" w:sz="4" w:space="0" w:color="auto"/>
              <w:right w:val="single" w:sz="4" w:space="0" w:color="auto"/>
            </w:tcBorders>
            <w:shd w:val="clear" w:color="auto" w:fill="F3F3F3"/>
            <w:vAlign w:val="bottom"/>
          </w:tcPr>
          <w:p w14:paraId="6685694F" w14:textId="6ECE7895" w:rsidR="005A0F0A" w:rsidRPr="005A0F0A" w:rsidRDefault="005A0F0A" w:rsidP="005A0F0A">
            <w:pPr>
              <w:spacing w:after="0"/>
              <w:jc w:val="center"/>
              <w:rPr>
                <w:szCs w:val="24"/>
              </w:rPr>
            </w:pPr>
            <w:r w:rsidRPr="005A0F0A">
              <w:rPr>
                <w:szCs w:val="22"/>
              </w:rPr>
              <w:t>29,983</w:t>
            </w:r>
          </w:p>
        </w:tc>
        <w:tc>
          <w:tcPr>
            <w:tcW w:w="791" w:type="pct"/>
            <w:tcBorders>
              <w:left w:val="single" w:sz="4" w:space="0" w:color="auto"/>
              <w:bottom w:val="single" w:sz="4" w:space="0" w:color="auto"/>
            </w:tcBorders>
            <w:vAlign w:val="bottom"/>
          </w:tcPr>
          <w:p w14:paraId="2725DE9B" w14:textId="1E6DD231" w:rsidR="005A0F0A" w:rsidRPr="005A0F0A" w:rsidRDefault="005A0F0A" w:rsidP="005A0F0A">
            <w:pPr>
              <w:spacing w:after="0"/>
              <w:jc w:val="center"/>
              <w:rPr>
                <w:b/>
                <w:szCs w:val="24"/>
              </w:rPr>
            </w:pPr>
            <w:r w:rsidRPr="005A0F0A">
              <w:rPr>
                <w:b/>
                <w:szCs w:val="22"/>
              </w:rPr>
              <w:t>36,177</w:t>
            </w:r>
          </w:p>
        </w:tc>
        <w:tc>
          <w:tcPr>
            <w:tcW w:w="790" w:type="pct"/>
            <w:tcBorders>
              <w:bottom w:val="single" w:sz="4" w:space="0" w:color="auto"/>
            </w:tcBorders>
            <w:vAlign w:val="bottom"/>
          </w:tcPr>
          <w:p w14:paraId="72D9B127" w14:textId="159244F0" w:rsidR="005A0F0A" w:rsidRPr="00D768D2" w:rsidRDefault="005A0F0A" w:rsidP="005A0F0A">
            <w:pPr>
              <w:spacing w:after="0"/>
              <w:jc w:val="center"/>
              <w:rPr>
                <w:szCs w:val="24"/>
              </w:rPr>
            </w:pPr>
            <w:r>
              <w:rPr>
                <w:szCs w:val="22"/>
              </w:rPr>
              <w:t>34,602</w:t>
            </w:r>
          </w:p>
        </w:tc>
      </w:tr>
      <w:tr w:rsidR="00353282" w14:paraId="581E75D1" w14:textId="77777777" w:rsidTr="00A751D9">
        <w:tc>
          <w:tcPr>
            <w:tcW w:w="1837" w:type="pct"/>
            <w:tcBorders>
              <w:top w:val="single" w:sz="4" w:space="0" w:color="auto"/>
              <w:bottom w:val="nil"/>
              <w:right w:val="single" w:sz="4" w:space="0" w:color="auto"/>
            </w:tcBorders>
            <w:vAlign w:val="bottom"/>
          </w:tcPr>
          <w:p w14:paraId="308E1FFB" w14:textId="77777777" w:rsidR="00353282" w:rsidRPr="00D768D2" w:rsidRDefault="00353282" w:rsidP="00D768D2">
            <w:pPr>
              <w:spacing w:after="0"/>
              <w:jc w:val="both"/>
              <w:rPr>
                <w:b/>
              </w:rPr>
            </w:pPr>
            <w:r w:rsidRPr="00D768D2">
              <w:rPr>
                <w:b/>
              </w:rPr>
              <w:t>Status</w:t>
            </w:r>
          </w:p>
        </w:tc>
        <w:tc>
          <w:tcPr>
            <w:tcW w:w="1582" w:type="pct"/>
            <w:gridSpan w:val="2"/>
            <w:tcBorders>
              <w:top w:val="single" w:sz="4" w:space="0" w:color="auto"/>
              <w:left w:val="single" w:sz="4" w:space="0" w:color="auto"/>
              <w:bottom w:val="nil"/>
              <w:right w:val="single" w:sz="4" w:space="0" w:color="auto"/>
            </w:tcBorders>
            <w:shd w:val="clear" w:color="auto" w:fill="F3F3F3"/>
          </w:tcPr>
          <w:p w14:paraId="576DB5C0" w14:textId="77777777" w:rsidR="00353282" w:rsidRDefault="00353282" w:rsidP="00D768D2">
            <w:pPr>
              <w:spacing w:after="0"/>
              <w:jc w:val="center"/>
            </w:pPr>
            <w:r>
              <w:t xml:space="preserve">As determined </w:t>
            </w:r>
            <w:r w:rsidRPr="00D768D2">
              <w:rPr>
                <w:i/>
              </w:rPr>
              <w:t>last</w:t>
            </w:r>
            <w:r>
              <w:t xml:space="preserve"> year for:</w:t>
            </w:r>
          </w:p>
        </w:tc>
        <w:tc>
          <w:tcPr>
            <w:tcW w:w="1581" w:type="pct"/>
            <w:gridSpan w:val="2"/>
            <w:tcBorders>
              <w:top w:val="single" w:sz="4" w:space="0" w:color="auto"/>
              <w:left w:val="single" w:sz="4" w:space="0" w:color="auto"/>
              <w:bottom w:val="nil"/>
            </w:tcBorders>
          </w:tcPr>
          <w:p w14:paraId="26E2713A" w14:textId="77777777" w:rsidR="00353282" w:rsidRPr="00D768D2" w:rsidRDefault="00353282" w:rsidP="00D768D2">
            <w:pPr>
              <w:spacing w:after="0"/>
              <w:jc w:val="center"/>
              <w:rPr>
                <w:szCs w:val="24"/>
              </w:rPr>
            </w:pPr>
            <w:r>
              <w:t xml:space="preserve">As determined </w:t>
            </w:r>
            <w:r w:rsidRPr="00D768D2">
              <w:rPr>
                <w:i/>
              </w:rPr>
              <w:t>this</w:t>
            </w:r>
            <w:r>
              <w:t xml:space="preserve"> year for:</w:t>
            </w:r>
          </w:p>
        </w:tc>
      </w:tr>
      <w:tr w:rsidR="00A332A3" w14:paraId="7A2073EE" w14:textId="77777777" w:rsidTr="00A751D9">
        <w:tc>
          <w:tcPr>
            <w:tcW w:w="1837" w:type="pct"/>
            <w:tcBorders>
              <w:top w:val="nil"/>
              <w:bottom w:val="single" w:sz="4" w:space="0" w:color="auto"/>
              <w:right w:val="single" w:sz="4" w:space="0" w:color="auto"/>
            </w:tcBorders>
          </w:tcPr>
          <w:p w14:paraId="239AB229" w14:textId="77777777" w:rsidR="00A332A3" w:rsidRDefault="00A332A3" w:rsidP="00A332A3">
            <w:pPr>
              <w:spacing w:after="0"/>
              <w:jc w:val="both"/>
            </w:pPr>
          </w:p>
        </w:tc>
        <w:tc>
          <w:tcPr>
            <w:tcW w:w="791" w:type="pct"/>
            <w:tcBorders>
              <w:top w:val="nil"/>
              <w:left w:val="single" w:sz="4" w:space="0" w:color="auto"/>
              <w:bottom w:val="single" w:sz="4" w:space="0" w:color="auto"/>
            </w:tcBorders>
            <w:shd w:val="clear" w:color="auto" w:fill="F3F3F3"/>
          </w:tcPr>
          <w:p w14:paraId="00B1A391" w14:textId="3809A53C" w:rsidR="00A332A3" w:rsidRDefault="005A0F0A" w:rsidP="00A332A3">
            <w:pPr>
              <w:spacing w:after="0"/>
              <w:jc w:val="center"/>
            </w:pPr>
            <w:r>
              <w:t>2018</w:t>
            </w:r>
          </w:p>
        </w:tc>
        <w:tc>
          <w:tcPr>
            <w:tcW w:w="791" w:type="pct"/>
            <w:tcBorders>
              <w:top w:val="nil"/>
              <w:bottom w:val="single" w:sz="4" w:space="0" w:color="auto"/>
              <w:right w:val="single" w:sz="4" w:space="0" w:color="auto"/>
            </w:tcBorders>
            <w:shd w:val="clear" w:color="auto" w:fill="F3F3F3"/>
          </w:tcPr>
          <w:p w14:paraId="39DCAEE5" w14:textId="668C16FB" w:rsidR="00A332A3" w:rsidRDefault="005A0F0A" w:rsidP="00A332A3">
            <w:pPr>
              <w:spacing w:after="0"/>
              <w:jc w:val="center"/>
            </w:pPr>
            <w:r>
              <w:t>2019</w:t>
            </w:r>
          </w:p>
        </w:tc>
        <w:tc>
          <w:tcPr>
            <w:tcW w:w="791" w:type="pct"/>
            <w:tcBorders>
              <w:top w:val="nil"/>
              <w:left w:val="single" w:sz="4" w:space="0" w:color="auto"/>
              <w:bottom w:val="single" w:sz="4" w:space="0" w:color="auto"/>
            </w:tcBorders>
          </w:tcPr>
          <w:p w14:paraId="622E4A07" w14:textId="45B23741" w:rsidR="00A332A3" w:rsidRDefault="005A0F0A" w:rsidP="00A332A3">
            <w:pPr>
              <w:spacing w:after="0"/>
              <w:jc w:val="center"/>
            </w:pPr>
            <w:r>
              <w:t>2019</w:t>
            </w:r>
          </w:p>
        </w:tc>
        <w:tc>
          <w:tcPr>
            <w:tcW w:w="790" w:type="pct"/>
            <w:tcBorders>
              <w:top w:val="nil"/>
              <w:bottom w:val="single" w:sz="4" w:space="0" w:color="auto"/>
            </w:tcBorders>
          </w:tcPr>
          <w:p w14:paraId="24DAD4BF" w14:textId="4C9DF5D5" w:rsidR="00A332A3" w:rsidRDefault="005A0F0A" w:rsidP="00A332A3">
            <w:pPr>
              <w:spacing w:after="0"/>
              <w:jc w:val="center"/>
            </w:pPr>
            <w:r>
              <w:t>2020</w:t>
            </w:r>
          </w:p>
        </w:tc>
      </w:tr>
      <w:tr w:rsidR="00353282" w14:paraId="3517DE5E" w14:textId="77777777" w:rsidTr="00A751D9">
        <w:tc>
          <w:tcPr>
            <w:tcW w:w="1837" w:type="pct"/>
            <w:tcBorders>
              <w:top w:val="single" w:sz="4" w:space="0" w:color="auto"/>
              <w:right w:val="single" w:sz="4" w:space="0" w:color="auto"/>
            </w:tcBorders>
            <w:vAlign w:val="center"/>
          </w:tcPr>
          <w:p w14:paraId="4A0C7BC7" w14:textId="77777777" w:rsidR="00353282" w:rsidRPr="00D768D2" w:rsidRDefault="00353282" w:rsidP="00D768D2">
            <w:pPr>
              <w:spacing w:after="0"/>
              <w:rPr>
                <w:color w:val="000000"/>
                <w:szCs w:val="22"/>
              </w:rPr>
            </w:pPr>
            <w:r w:rsidRPr="00D768D2">
              <w:rPr>
                <w:color w:val="000000"/>
                <w:szCs w:val="22"/>
              </w:rPr>
              <w:t>Overfishing</w:t>
            </w:r>
          </w:p>
        </w:tc>
        <w:tc>
          <w:tcPr>
            <w:tcW w:w="791" w:type="pct"/>
            <w:tcBorders>
              <w:top w:val="single" w:sz="4" w:space="0" w:color="auto"/>
              <w:left w:val="single" w:sz="4" w:space="0" w:color="auto"/>
            </w:tcBorders>
            <w:shd w:val="clear" w:color="auto" w:fill="F3F3F3"/>
            <w:vAlign w:val="center"/>
          </w:tcPr>
          <w:p w14:paraId="5BF5671E" w14:textId="77777777" w:rsidR="00353282" w:rsidRDefault="00353282" w:rsidP="00D768D2">
            <w:pPr>
              <w:spacing w:after="0"/>
              <w:jc w:val="center"/>
            </w:pPr>
            <w:r>
              <w:t>No</w:t>
            </w:r>
          </w:p>
        </w:tc>
        <w:tc>
          <w:tcPr>
            <w:tcW w:w="791" w:type="pct"/>
            <w:tcBorders>
              <w:top w:val="single" w:sz="4" w:space="0" w:color="auto"/>
              <w:right w:val="single" w:sz="4" w:space="0" w:color="auto"/>
            </w:tcBorders>
            <w:shd w:val="clear" w:color="auto" w:fill="F3F3F3"/>
            <w:vAlign w:val="center"/>
          </w:tcPr>
          <w:p w14:paraId="7081E454" w14:textId="77777777" w:rsidR="00353282" w:rsidRDefault="00353282" w:rsidP="00D768D2">
            <w:pPr>
              <w:spacing w:after="0"/>
              <w:jc w:val="center"/>
            </w:pPr>
            <w:r>
              <w:t>n/a</w:t>
            </w:r>
          </w:p>
        </w:tc>
        <w:tc>
          <w:tcPr>
            <w:tcW w:w="791" w:type="pct"/>
            <w:tcBorders>
              <w:top w:val="single" w:sz="4" w:space="0" w:color="auto"/>
              <w:left w:val="single" w:sz="4" w:space="0" w:color="auto"/>
            </w:tcBorders>
            <w:vAlign w:val="center"/>
          </w:tcPr>
          <w:p w14:paraId="42216313" w14:textId="77777777" w:rsidR="00353282" w:rsidRDefault="00353282" w:rsidP="00D768D2">
            <w:pPr>
              <w:spacing w:after="0"/>
              <w:jc w:val="center"/>
            </w:pPr>
            <w:r>
              <w:t>No</w:t>
            </w:r>
          </w:p>
        </w:tc>
        <w:tc>
          <w:tcPr>
            <w:tcW w:w="790" w:type="pct"/>
            <w:tcBorders>
              <w:top w:val="single" w:sz="4" w:space="0" w:color="auto"/>
            </w:tcBorders>
            <w:vAlign w:val="center"/>
          </w:tcPr>
          <w:p w14:paraId="15E2B3C9" w14:textId="77777777" w:rsidR="00353282" w:rsidRDefault="00353282" w:rsidP="00D768D2">
            <w:pPr>
              <w:spacing w:after="0"/>
              <w:jc w:val="center"/>
            </w:pPr>
            <w:r>
              <w:t>n/a</w:t>
            </w:r>
          </w:p>
        </w:tc>
      </w:tr>
      <w:tr w:rsidR="00353282" w14:paraId="35B6E018" w14:textId="77777777" w:rsidTr="00A751D9">
        <w:tc>
          <w:tcPr>
            <w:tcW w:w="1837" w:type="pct"/>
            <w:tcBorders>
              <w:right w:val="single" w:sz="4" w:space="0" w:color="auto"/>
            </w:tcBorders>
            <w:vAlign w:val="center"/>
          </w:tcPr>
          <w:p w14:paraId="6FBA8666" w14:textId="77777777" w:rsidR="00353282" w:rsidRPr="00D768D2" w:rsidRDefault="00353282" w:rsidP="00D768D2">
            <w:pPr>
              <w:spacing w:after="0"/>
              <w:rPr>
                <w:color w:val="000000"/>
                <w:szCs w:val="22"/>
              </w:rPr>
            </w:pPr>
            <w:r w:rsidRPr="00D768D2">
              <w:rPr>
                <w:color w:val="000000"/>
                <w:szCs w:val="22"/>
              </w:rPr>
              <w:t>Overfished</w:t>
            </w:r>
          </w:p>
        </w:tc>
        <w:tc>
          <w:tcPr>
            <w:tcW w:w="791" w:type="pct"/>
            <w:tcBorders>
              <w:left w:val="single" w:sz="4" w:space="0" w:color="auto"/>
            </w:tcBorders>
            <w:shd w:val="clear" w:color="auto" w:fill="F3F3F3"/>
            <w:vAlign w:val="center"/>
          </w:tcPr>
          <w:p w14:paraId="61C2F77B" w14:textId="77777777" w:rsidR="00353282" w:rsidRDefault="00353282" w:rsidP="00D768D2">
            <w:pPr>
              <w:spacing w:after="0"/>
              <w:jc w:val="center"/>
            </w:pPr>
            <w:r>
              <w:t>n/a</w:t>
            </w:r>
          </w:p>
        </w:tc>
        <w:tc>
          <w:tcPr>
            <w:tcW w:w="791" w:type="pct"/>
            <w:tcBorders>
              <w:right w:val="single" w:sz="4" w:space="0" w:color="auto"/>
            </w:tcBorders>
            <w:shd w:val="clear" w:color="auto" w:fill="F3F3F3"/>
            <w:vAlign w:val="center"/>
          </w:tcPr>
          <w:p w14:paraId="0F9D106A" w14:textId="77777777" w:rsidR="00353282" w:rsidRDefault="00353282" w:rsidP="00D768D2">
            <w:pPr>
              <w:spacing w:after="0"/>
              <w:jc w:val="center"/>
            </w:pPr>
            <w:r>
              <w:t>No</w:t>
            </w:r>
          </w:p>
        </w:tc>
        <w:tc>
          <w:tcPr>
            <w:tcW w:w="791" w:type="pct"/>
            <w:tcBorders>
              <w:left w:val="single" w:sz="4" w:space="0" w:color="auto"/>
            </w:tcBorders>
            <w:vAlign w:val="center"/>
          </w:tcPr>
          <w:p w14:paraId="178B671C" w14:textId="77777777" w:rsidR="00353282" w:rsidRDefault="00353282" w:rsidP="00D768D2">
            <w:pPr>
              <w:spacing w:after="0"/>
              <w:jc w:val="center"/>
            </w:pPr>
            <w:r>
              <w:t>n/a</w:t>
            </w:r>
          </w:p>
        </w:tc>
        <w:tc>
          <w:tcPr>
            <w:tcW w:w="790" w:type="pct"/>
            <w:vAlign w:val="center"/>
          </w:tcPr>
          <w:p w14:paraId="59FF6447" w14:textId="77777777" w:rsidR="00353282" w:rsidRDefault="00353282" w:rsidP="00D768D2">
            <w:pPr>
              <w:spacing w:after="0"/>
              <w:jc w:val="center"/>
            </w:pPr>
            <w:r>
              <w:t>No</w:t>
            </w:r>
          </w:p>
        </w:tc>
      </w:tr>
      <w:tr w:rsidR="00353282" w14:paraId="40CFFEE0" w14:textId="77777777" w:rsidTr="00A751D9">
        <w:tc>
          <w:tcPr>
            <w:tcW w:w="1837" w:type="pct"/>
            <w:tcBorders>
              <w:bottom w:val="single" w:sz="4" w:space="0" w:color="auto"/>
              <w:right w:val="single" w:sz="4" w:space="0" w:color="auto"/>
            </w:tcBorders>
            <w:vAlign w:val="center"/>
          </w:tcPr>
          <w:p w14:paraId="43BFCC90" w14:textId="77777777" w:rsidR="00353282" w:rsidRPr="00D768D2" w:rsidRDefault="00353282" w:rsidP="00D768D2">
            <w:pPr>
              <w:spacing w:after="0"/>
              <w:rPr>
                <w:color w:val="000000"/>
                <w:szCs w:val="22"/>
              </w:rPr>
            </w:pPr>
            <w:r w:rsidRPr="00D768D2">
              <w:rPr>
                <w:color w:val="000000"/>
                <w:szCs w:val="22"/>
              </w:rPr>
              <w:t>Approaching overfished</w:t>
            </w:r>
          </w:p>
        </w:tc>
        <w:tc>
          <w:tcPr>
            <w:tcW w:w="791" w:type="pct"/>
            <w:tcBorders>
              <w:left w:val="single" w:sz="4" w:space="0" w:color="auto"/>
              <w:bottom w:val="single" w:sz="4" w:space="0" w:color="auto"/>
            </w:tcBorders>
            <w:shd w:val="clear" w:color="auto" w:fill="F3F3F3"/>
            <w:vAlign w:val="center"/>
          </w:tcPr>
          <w:p w14:paraId="301793F8" w14:textId="77777777" w:rsidR="00353282" w:rsidRDefault="00353282" w:rsidP="00D768D2">
            <w:pPr>
              <w:spacing w:after="0"/>
              <w:jc w:val="center"/>
            </w:pPr>
            <w:r>
              <w:t>n/a</w:t>
            </w:r>
          </w:p>
        </w:tc>
        <w:tc>
          <w:tcPr>
            <w:tcW w:w="791" w:type="pct"/>
            <w:tcBorders>
              <w:bottom w:val="single" w:sz="4" w:space="0" w:color="auto"/>
              <w:right w:val="single" w:sz="4" w:space="0" w:color="auto"/>
            </w:tcBorders>
            <w:shd w:val="clear" w:color="auto" w:fill="F3F3F3"/>
            <w:vAlign w:val="center"/>
          </w:tcPr>
          <w:p w14:paraId="13945AE7" w14:textId="77777777" w:rsidR="00353282" w:rsidRDefault="00353282" w:rsidP="00D768D2">
            <w:pPr>
              <w:spacing w:after="0"/>
              <w:jc w:val="center"/>
            </w:pPr>
            <w:r>
              <w:t>No</w:t>
            </w:r>
          </w:p>
        </w:tc>
        <w:tc>
          <w:tcPr>
            <w:tcW w:w="791" w:type="pct"/>
            <w:tcBorders>
              <w:left w:val="single" w:sz="4" w:space="0" w:color="auto"/>
              <w:bottom w:val="single" w:sz="4" w:space="0" w:color="auto"/>
            </w:tcBorders>
            <w:vAlign w:val="center"/>
          </w:tcPr>
          <w:p w14:paraId="3D70002C" w14:textId="77777777" w:rsidR="00353282" w:rsidRDefault="00353282" w:rsidP="00D768D2">
            <w:pPr>
              <w:spacing w:after="0"/>
              <w:jc w:val="center"/>
            </w:pPr>
            <w:r>
              <w:t>n/a</w:t>
            </w:r>
          </w:p>
        </w:tc>
        <w:tc>
          <w:tcPr>
            <w:tcW w:w="790" w:type="pct"/>
            <w:tcBorders>
              <w:bottom w:val="single" w:sz="4" w:space="0" w:color="auto"/>
            </w:tcBorders>
            <w:vAlign w:val="center"/>
          </w:tcPr>
          <w:p w14:paraId="0CC370ED" w14:textId="77777777" w:rsidR="00353282" w:rsidRDefault="00353282" w:rsidP="00D768D2">
            <w:pPr>
              <w:spacing w:after="0"/>
              <w:jc w:val="center"/>
            </w:pPr>
            <w:r>
              <w:t>No</w:t>
            </w:r>
          </w:p>
        </w:tc>
      </w:tr>
    </w:tbl>
    <w:p w14:paraId="0671BBDC" w14:textId="44B465DE" w:rsidR="00353282" w:rsidRPr="00AC5535" w:rsidRDefault="00353282" w:rsidP="00A751D9">
      <w:pPr>
        <w:spacing w:before="120"/>
      </w:pPr>
      <w:r w:rsidRPr="00AC5535">
        <w:rPr>
          <w:vertAlign w:val="superscript"/>
        </w:rPr>
        <w:t>1</w:t>
      </w:r>
      <w:r w:rsidRPr="00AC5535">
        <w:t xml:space="preserve">Projected ABCs and OFLs for </w:t>
      </w:r>
      <w:r w:rsidR="005A0F0A">
        <w:t>2021</w:t>
      </w:r>
      <w:r w:rsidRPr="00AC5535">
        <w:t xml:space="preserve"> and </w:t>
      </w:r>
      <w:r w:rsidR="00A332A3">
        <w:t>202</w:t>
      </w:r>
      <w:r w:rsidR="005A0F0A">
        <w:t>2</w:t>
      </w:r>
      <w:r w:rsidRPr="00AC5535">
        <w:t xml:space="preserve"> are derived using </w:t>
      </w:r>
      <w:r w:rsidR="00AC5535" w:rsidRPr="00AC5535">
        <w:t>estimated</w:t>
      </w:r>
      <w:r w:rsidR="00225D9E">
        <w:t xml:space="preserve"> catch of </w:t>
      </w:r>
      <w:r w:rsidR="005A0F0A">
        <w:t>24,235</w:t>
      </w:r>
      <w:r w:rsidR="00532DFB">
        <w:t xml:space="preserve"> </w:t>
      </w:r>
      <w:r w:rsidR="005A0F0A">
        <w:t>for 2020</w:t>
      </w:r>
      <w:r w:rsidR="00AC5535" w:rsidRPr="00AC5535">
        <w:t xml:space="preserve">, and projected catches </w:t>
      </w:r>
      <w:r w:rsidR="005A0F0A">
        <w:t>of 32,989</w:t>
      </w:r>
      <w:r w:rsidRPr="00FD30DB">
        <w:t xml:space="preserve"> t</w:t>
      </w:r>
      <w:r w:rsidR="00AC5535" w:rsidRPr="00FD30DB">
        <w:t xml:space="preserve"> and </w:t>
      </w:r>
      <w:r w:rsidR="005A0F0A">
        <w:t>31,337</w:t>
      </w:r>
      <w:r w:rsidR="00B367C0" w:rsidRPr="00FD30DB">
        <w:t xml:space="preserve"> </w:t>
      </w:r>
      <w:r w:rsidR="00AC5535" w:rsidRPr="00FD30DB">
        <w:t xml:space="preserve">t </w:t>
      </w:r>
      <w:r w:rsidRPr="00FD30DB">
        <w:t xml:space="preserve">for </w:t>
      </w:r>
      <w:r w:rsidR="005A0F0A">
        <w:t>2021</w:t>
      </w:r>
      <w:r w:rsidRPr="00FD30DB">
        <w:t xml:space="preserve"> </w:t>
      </w:r>
      <w:r w:rsidR="00AC5535" w:rsidRPr="00FD30DB">
        <w:t xml:space="preserve">and </w:t>
      </w:r>
      <w:r w:rsidR="005A0F0A">
        <w:t>2022</w:t>
      </w:r>
      <w:r w:rsidR="00AC5535" w:rsidRPr="00AC5535">
        <w:t xml:space="preserve"> </w:t>
      </w:r>
      <w:r w:rsidRPr="00AC5535">
        <w:t>based on realized catches from 20</w:t>
      </w:r>
      <w:r w:rsidR="005A0F0A">
        <w:t>17</w:t>
      </w:r>
      <w:r w:rsidRPr="00AC5535">
        <w:t>-201</w:t>
      </w:r>
      <w:r w:rsidR="005A0F0A">
        <w:t>9</w:t>
      </w:r>
      <w:r w:rsidRPr="00AC5535">
        <w:t>. This calculation is in response to management requests to obtain more accurate projections.</w:t>
      </w:r>
      <w:bookmarkEnd w:id="0"/>
    </w:p>
    <w:p w14:paraId="54408A4A" w14:textId="77777777" w:rsidR="00353282" w:rsidRDefault="00353282" w:rsidP="004E58D8">
      <w:pPr>
        <w:pStyle w:val="Heading3"/>
      </w:pPr>
      <w:r w:rsidRPr="00974E48">
        <w:t>Area Apportionment</w:t>
      </w:r>
    </w:p>
    <w:p w14:paraId="4B060888" w14:textId="3EDEE634" w:rsidR="00353282" w:rsidRDefault="00353282" w:rsidP="00FA3C3D">
      <w:pPr>
        <w:jc w:val="both"/>
        <w:rPr>
          <w:szCs w:val="24"/>
        </w:rPr>
      </w:pPr>
      <w:r w:rsidRPr="004E37C4">
        <w:rPr>
          <w:szCs w:val="24"/>
        </w:rPr>
        <w:t xml:space="preserve">The following table shows the recommended apportionment for </w:t>
      </w:r>
      <w:r w:rsidR="005A0F0A">
        <w:t>2021 and 2022</w:t>
      </w:r>
      <w:r w:rsidR="00586F90">
        <w:t xml:space="preserve"> from the random effects model</w:t>
      </w:r>
      <w:r w:rsidRPr="004E37C4">
        <w:rPr>
          <w:szCs w:val="24"/>
        </w:rPr>
        <w:t xml:space="preserve">. </w:t>
      </w:r>
    </w:p>
    <w:tbl>
      <w:tblPr>
        <w:tblW w:w="0" w:type="auto"/>
        <w:tblLook w:val="01E0" w:firstRow="1" w:lastRow="1" w:firstColumn="1" w:lastColumn="1" w:noHBand="0" w:noVBand="0"/>
      </w:tblPr>
      <w:tblGrid>
        <w:gridCol w:w="2043"/>
        <w:gridCol w:w="1361"/>
        <w:gridCol w:w="1361"/>
        <w:gridCol w:w="1361"/>
        <w:gridCol w:w="1362"/>
      </w:tblGrid>
      <w:tr w:rsidR="001030B2" w:rsidRPr="004E37C4" w14:paraId="7E62F009" w14:textId="77777777" w:rsidTr="001030B2">
        <w:tc>
          <w:tcPr>
            <w:tcW w:w="0" w:type="auto"/>
            <w:vMerge w:val="restart"/>
            <w:tcBorders>
              <w:bottom w:val="single" w:sz="4" w:space="0" w:color="auto"/>
            </w:tcBorders>
            <w:vAlign w:val="center"/>
          </w:tcPr>
          <w:p w14:paraId="390A9400" w14:textId="77777777" w:rsidR="001030B2" w:rsidRPr="004E37C4" w:rsidRDefault="001030B2" w:rsidP="001030B2">
            <w:pPr>
              <w:jc w:val="center"/>
              <w:rPr>
                <w:szCs w:val="24"/>
              </w:rPr>
            </w:pPr>
            <w:r w:rsidRPr="004E37C4">
              <w:rPr>
                <w:szCs w:val="24"/>
              </w:rPr>
              <w:t>Area Apportionment</w:t>
            </w:r>
          </w:p>
        </w:tc>
        <w:tc>
          <w:tcPr>
            <w:tcW w:w="1361" w:type="dxa"/>
            <w:tcBorders>
              <w:top w:val="single" w:sz="4" w:space="0" w:color="auto"/>
            </w:tcBorders>
            <w:vAlign w:val="center"/>
          </w:tcPr>
          <w:p w14:paraId="65DC85A3" w14:textId="77777777" w:rsidR="001030B2" w:rsidRPr="004E37C4" w:rsidRDefault="001030B2" w:rsidP="00D768D2">
            <w:pPr>
              <w:jc w:val="center"/>
              <w:rPr>
                <w:szCs w:val="24"/>
              </w:rPr>
            </w:pPr>
            <w:r w:rsidRPr="004E37C4">
              <w:rPr>
                <w:szCs w:val="24"/>
              </w:rPr>
              <w:t>Western</w:t>
            </w:r>
          </w:p>
        </w:tc>
        <w:tc>
          <w:tcPr>
            <w:tcW w:w="1361" w:type="dxa"/>
            <w:tcBorders>
              <w:top w:val="single" w:sz="4" w:space="0" w:color="auto"/>
            </w:tcBorders>
            <w:vAlign w:val="center"/>
          </w:tcPr>
          <w:p w14:paraId="57FF9C8C" w14:textId="77777777" w:rsidR="001030B2" w:rsidRPr="004E37C4" w:rsidRDefault="001030B2" w:rsidP="00D768D2">
            <w:pPr>
              <w:jc w:val="center"/>
              <w:rPr>
                <w:szCs w:val="24"/>
              </w:rPr>
            </w:pPr>
            <w:r w:rsidRPr="004E37C4">
              <w:rPr>
                <w:szCs w:val="24"/>
              </w:rPr>
              <w:t>Central</w:t>
            </w:r>
          </w:p>
        </w:tc>
        <w:tc>
          <w:tcPr>
            <w:tcW w:w="1361" w:type="dxa"/>
            <w:tcBorders>
              <w:top w:val="single" w:sz="4" w:space="0" w:color="auto"/>
            </w:tcBorders>
            <w:vAlign w:val="center"/>
          </w:tcPr>
          <w:p w14:paraId="04259B01" w14:textId="77777777" w:rsidR="001030B2" w:rsidRPr="004E37C4" w:rsidRDefault="001030B2" w:rsidP="00D768D2">
            <w:pPr>
              <w:jc w:val="center"/>
              <w:rPr>
                <w:szCs w:val="24"/>
              </w:rPr>
            </w:pPr>
            <w:r w:rsidRPr="004E37C4">
              <w:rPr>
                <w:szCs w:val="24"/>
              </w:rPr>
              <w:t>Eastern</w:t>
            </w:r>
          </w:p>
        </w:tc>
        <w:tc>
          <w:tcPr>
            <w:tcW w:w="1362" w:type="dxa"/>
            <w:tcBorders>
              <w:top w:val="single" w:sz="4" w:space="0" w:color="auto"/>
            </w:tcBorders>
            <w:vAlign w:val="center"/>
          </w:tcPr>
          <w:p w14:paraId="31B8174F" w14:textId="77777777" w:rsidR="001030B2" w:rsidRPr="004E37C4" w:rsidRDefault="001030B2" w:rsidP="00D768D2">
            <w:pPr>
              <w:jc w:val="center"/>
              <w:rPr>
                <w:szCs w:val="24"/>
              </w:rPr>
            </w:pPr>
            <w:r w:rsidRPr="004E37C4">
              <w:rPr>
                <w:szCs w:val="24"/>
              </w:rPr>
              <w:t>Total</w:t>
            </w:r>
          </w:p>
        </w:tc>
      </w:tr>
      <w:tr w:rsidR="001030B2" w:rsidRPr="004E37C4" w14:paraId="07758748" w14:textId="77777777" w:rsidTr="001030B2">
        <w:tc>
          <w:tcPr>
            <w:tcW w:w="0" w:type="auto"/>
            <w:vMerge/>
            <w:tcBorders>
              <w:bottom w:val="single" w:sz="4" w:space="0" w:color="auto"/>
            </w:tcBorders>
            <w:vAlign w:val="center"/>
          </w:tcPr>
          <w:p w14:paraId="349F8E45" w14:textId="77777777" w:rsidR="001030B2" w:rsidRPr="004E37C4" w:rsidRDefault="001030B2" w:rsidP="001030B2">
            <w:pPr>
              <w:jc w:val="center"/>
              <w:rPr>
                <w:szCs w:val="24"/>
              </w:rPr>
            </w:pPr>
          </w:p>
        </w:tc>
        <w:tc>
          <w:tcPr>
            <w:tcW w:w="1361" w:type="dxa"/>
            <w:tcBorders>
              <w:bottom w:val="single" w:sz="4" w:space="0" w:color="auto"/>
            </w:tcBorders>
            <w:vAlign w:val="center"/>
          </w:tcPr>
          <w:p w14:paraId="6821B06D" w14:textId="1943978C" w:rsidR="001030B2" w:rsidRPr="004E37C4" w:rsidRDefault="00A332A3" w:rsidP="005B353E">
            <w:pPr>
              <w:jc w:val="center"/>
              <w:rPr>
                <w:szCs w:val="24"/>
              </w:rPr>
            </w:pPr>
            <w:r>
              <w:rPr>
                <w:szCs w:val="24"/>
              </w:rPr>
              <w:t>4.6</w:t>
            </w:r>
            <w:r w:rsidR="001030B2" w:rsidRPr="004E37C4">
              <w:rPr>
                <w:szCs w:val="24"/>
              </w:rPr>
              <w:t>%</w:t>
            </w:r>
          </w:p>
        </w:tc>
        <w:tc>
          <w:tcPr>
            <w:tcW w:w="1361" w:type="dxa"/>
            <w:tcBorders>
              <w:bottom w:val="single" w:sz="4" w:space="0" w:color="auto"/>
            </w:tcBorders>
            <w:vAlign w:val="center"/>
          </w:tcPr>
          <w:p w14:paraId="6F7A2AC0" w14:textId="66461366" w:rsidR="001030B2" w:rsidRPr="004E37C4" w:rsidRDefault="00A332A3" w:rsidP="00D768D2">
            <w:pPr>
              <w:jc w:val="center"/>
              <w:rPr>
                <w:szCs w:val="24"/>
              </w:rPr>
            </w:pPr>
            <w:r>
              <w:rPr>
                <w:szCs w:val="24"/>
              </w:rPr>
              <w:t>75.8</w:t>
            </w:r>
            <w:r w:rsidR="001030B2" w:rsidRPr="004E37C4">
              <w:rPr>
                <w:szCs w:val="24"/>
              </w:rPr>
              <w:t>%</w:t>
            </w:r>
          </w:p>
        </w:tc>
        <w:tc>
          <w:tcPr>
            <w:tcW w:w="1361" w:type="dxa"/>
            <w:tcBorders>
              <w:bottom w:val="single" w:sz="4" w:space="0" w:color="auto"/>
            </w:tcBorders>
            <w:vAlign w:val="center"/>
          </w:tcPr>
          <w:p w14:paraId="3CC6E9D5" w14:textId="596811E0" w:rsidR="001030B2" w:rsidRPr="004E37C4" w:rsidRDefault="00A332A3" w:rsidP="00D768D2">
            <w:pPr>
              <w:jc w:val="center"/>
              <w:rPr>
                <w:szCs w:val="24"/>
              </w:rPr>
            </w:pPr>
            <w:r>
              <w:rPr>
                <w:szCs w:val="24"/>
              </w:rPr>
              <w:t>19.6</w:t>
            </w:r>
            <w:r w:rsidR="001030B2" w:rsidRPr="004E37C4">
              <w:rPr>
                <w:szCs w:val="24"/>
              </w:rPr>
              <w:t>%</w:t>
            </w:r>
          </w:p>
        </w:tc>
        <w:tc>
          <w:tcPr>
            <w:tcW w:w="1362" w:type="dxa"/>
            <w:tcBorders>
              <w:bottom w:val="single" w:sz="4" w:space="0" w:color="auto"/>
            </w:tcBorders>
            <w:vAlign w:val="center"/>
          </w:tcPr>
          <w:p w14:paraId="36056161" w14:textId="77777777" w:rsidR="001030B2" w:rsidRPr="004E37C4" w:rsidRDefault="001030B2" w:rsidP="00D768D2">
            <w:pPr>
              <w:jc w:val="center"/>
              <w:rPr>
                <w:szCs w:val="24"/>
              </w:rPr>
            </w:pPr>
            <w:r w:rsidRPr="004E37C4">
              <w:rPr>
                <w:szCs w:val="24"/>
              </w:rPr>
              <w:t>100%</w:t>
            </w:r>
          </w:p>
        </w:tc>
      </w:tr>
      <w:tr w:rsidR="00353282" w:rsidRPr="004E37C4" w14:paraId="6EEF7712" w14:textId="77777777" w:rsidTr="00586F90">
        <w:tc>
          <w:tcPr>
            <w:tcW w:w="0" w:type="auto"/>
            <w:tcBorders>
              <w:top w:val="single" w:sz="4" w:space="0" w:color="auto"/>
            </w:tcBorders>
            <w:vAlign w:val="center"/>
          </w:tcPr>
          <w:p w14:paraId="42D37BBF" w14:textId="7D13F693" w:rsidR="00353282" w:rsidRPr="004E37C4" w:rsidRDefault="005A0F0A" w:rsidP="0018351D">
            <w:pPr>
              <w:rPr>
                <w:szCs w:val="24"/>
              </w:rPr>
            </w:pPr>
            <w:r>
              <w:rPr>
                <w:szCs w:val="24"/>
              </w:rPr>
              <w:t>2021</w:t>
            </w:r>
            <w:r w:rsidR="00586F90">
              <w:rPr>
                <w:szCs w:val="24"/>
              </w:rPr>
              <w:t xml:space="preserve"> </w:t>
            </w:r>
            <w:r w:rsidR="00353282" w:rsidRPr="004E37C4">
              <w:rPr>
                <w:szCs w:val="24"/>
              </w:rPr>
              <w:t>Area ABC (t)</w:t>
            </w:r>
          </w:p>
        </w:tc>
        <w:tc>
          <w:tcPr>
            <w:tcW w:w="1361" w:type="dxa"/>
            <w:tcBorders>
              <w:top w:val="single" w:sz="4" w:space="0" w:color="auto"/>
            </w:tcBorders>
            <w:vAlign w:val="center"/>
          </w:tcPr>
          <w:p w14:paraId="463F16C4" w14:textId="273AD07D" w:rsidR="00353282" w:rsidRPr="004E37C4" w:rsidRDefault="005A0F0A" w:rsidP="00964FF2">
            <w:pPr>
              <w:jc w:val="center"/>
              <w:rPr>
                <w:b/>
                <w:szCs w:val="24"/>
              </w:rPr>
            </w:pPr>
            <w:r>
              <w:rPr>
                <w:b/>
                <w:szCs w:val="24"/>
              </w:rPr>
              <w:t>1,643</w:t>
            </w:r>
          </w:p>
        </w:tc>
        <w:tc>
          <w:tcPr>
            <w:tcW w:w="1361" w:type="dxa"/>
            <w:tcBorders>
              <w:top w:val="single" w:sz="4" w:space="0" w:color="auto"/>
            </w:tcBorders>
            <w:vAlign w:val="center"/>
          </w:tcPr>
          <w:p w14:paraId="7D5948DF" w14:textId="50650887" w:rsidR="00353282" w:rsidRPr="004E37C4" w:rsidRDefault="005A0F0A" w:rsidP="00964FF2">
            <w:pPr>
              <w:jc w:val="center"/>
              <w:rPr>
                <w:b/>
                <w:szCs w:val="24"/>
              </w:rPr>
            </w:pPr>
            <w:r>
              <w:rPr>
                <w:b/>
                <w:szCs w:val="24"/>
              </w:rPr>
              <w:t>27,429</w:t>
            </w:r>
          </w:p>
        </w:tc>
        <w:tc>
          <w:tcPr>
            <w:tcW w:w="1361" w:type="dxa"/>
            <w:tcBorders>
              <w:top w:val="single" w:sz="4" w:space="0" w:color="auto"/>
            </w:tcBorders>
            <w:vAlign w:val="center"/>
          </w:tcPr>
          <w:p w14:paraId="654D93E3" w14:textId="01C071EC" w:rsidR="00353282" w:rsidRPr="004E37C4" w:rsidRDefault="005A0F0A" w:rsidP="00964FF2">
            <w:pPr>
              <w:jc w:val="center"/>
              <w:rPr>
                <w:b/>
                <w:szCs w:val="24"/>
              </w:rPr>
            </w:pPr>
            <w:r>
              <w:rPr>
                <w:b/>
                <w:szCs w:val="24"/>
              </w:rPr>
              <w:t>7,105</w:t>
            </w:r>
          </w:p>
        </w:tc>
        <w:tc>
          <w:tcPr>
            <w:tcW w:w="1362" w:type="dxa"/>
            <w:tcBorders>
              <w:top w:val="single" w:sz="4" w:space="0" w:color="auto"/>
            </w:tcBorders>
            <w:vAlign w:val="center"/>
          </w:tcPr>
          <w:p w14:paraId="6C2F557C" w14:textId="1BB5C6E8" w:rsidR="00353282" w:rsidRPr="004E37C4" w:rsidRDefault="005A0F0A" w:rsidP="00D768D2">
            <w:pPr>
              <w:jc w:val="center"/>
              <w:rPr>
                <w:b/>
                <w:szCs w:val="24"/>
              </w:rPr>
            </w:pPr>
            <w:r>
              <w:rPr>
                <w:b/>
                <w:szCs w:val="24"/>
              </w:rPr>
              <w:t>36,177</w:t>
            </w:r>
          </w:p>
        </w:tc>
      </w:tr>
      <w:tr w:rsidR="00586F90" w:rsidRPr="004E37C4" w14:paraId="536DED78" w14:textId="77777777" w:rsidTr="00586F90">
        <w:tc>
          <w:tcPr>
            <w:tcW w:w="0" w:type="auto"/>
            <w:tcBorders>
              <w:bottom w:val="single" w:sz="4" w:space="0" w:color="auto"/>
            </w:tcBorders>
            <w:vAlign w:val="center"/>
          </w:tcPr>
          <w:p w14:paraId="73B7E5A5" w14:textId="29567ADC" w:rsidR="00586F90" w:rsidRDefault="005A0F0A" w:rsidP="0018351D">
            <w:pPr>
              <w:rPr>
                <w:szCs w:val="24"/>
              </w:rPr>
            </w:pPr>
            <w:r>
              <w:rPr>
                <w:szCs w:val="24"/>
              </w:rPr>
              <w:t>2022</w:t>
            </w:r>
            <w:r w:rsidR="00586F90">
              <w:rPr>
                <w:szCs w:val="24"/>
              </w:rPr>
              <w:t xml:space="preserve"> Area ABC (t)</w:t>
            </w:r>
          </w:p>
        </w:tc>
        <w:tc>
          <w:tcPr>
            <w:tcW w:w="1361" w:type="dxa"/>
            <w:tcBorders>
              <w:bottom w:val="single" w:sz="4" w:space="0" w:color="auto"/>
            </w:tcBorders>
            <w:vAlign w:val="center"/>
          </w:tcPr>
          <w:p w14:paraId="70F1F1BC" w14:textId="1E6DD01C" w:rsidR="00586F90" w:rsidRPr="004E37C4" w:rsidRDefault="005A0F0A" w:rsidP="00964FF2">
            <w:pPr>
              <w:jc w:val="center"/>
              <w:rPr>
                <w:b/>
                <w:szCs w:val="24"/>
              </w:rPr>
            </w:pPr>
            <w:r>
              <w:rPr>
                <w:b/>
                <w:szCs w:val="24"/>
              </w:rPr>
              <w:t>1,572</w:t>
            </w:r>
          </w:p>
        </w:tc>
        <w:tc>
          <w:tcPr>
            <w:tcW w:w="1361" w:type="dxa"/>
            <w:tcBorders>
              <w:bottom w:val="single" w:sz="4" w:space="0" w:color="auto"/>
            </w:tcBorders>
            <w:vAlign w:val="center"/>
          </w:tcPr>
          <w:p w14:paraId="0CD3B0D0" w14:textId="65B713D0" w:rsidR="00586F90" w:rsidRDefault="005A0F0A" w:rsidP="00964FF2">
            <w:pPr>
              <w:jc w:val="center"/>
              <w:rPr>
                <w:b/>
                <w:szCs w:val="24"/>
              </w:rPr>
            </w:pPr>
            <w:r>
              <w:rPr>
                <w:b/>
                <w:szCs w:val="24"/>
              </w:rPr>
              <w:t>26,234</w:t>
            </w:r>
          </w:p>
        </w:tc>
        <w:tc>
          <w:tcPr>
            <w:tcW w:w="1361" w:type="dxa"/>
            <w:tcBorders>
              <w:bottom w:val="single" w:sz="4" w:space="0" w:color="auto"/>
            </w:tcBorders>
            <w:vAlign w:val="center"/>
          </w:tcPr>
          <w:p w14:paraId="3032C440" w14:textId="51126CEB" w:rsidR="00586F90" w:rsidRDefault="005A0F0A" w:rsidP="00964FF2">
            <w:pPr>
              <w:jc w:val="center"/>
              <w:rPr>
                <w:b/>
                <w:szCs w:val="24"/>
              </w:rPr>
            </w:pPr>
            <w:r>
              <w:rPr>
                <w:b/>
                <w:szCs w:val="24"/>
              </w:rPr>
              <w:t>6,796</w:t>
            </w:r>
          </w:p>
        </w:tc>
        <w:tc>
          <w:tcPr>
            <w:tcW w:w="1362" w:type="dxa"/>
            <w:tcBorders>
              <w:bottom w:val="single" w:sz="4" w:space="0" w:color="auto"/>
            </w:tcBorders>
            <w:vAlign w:val="center"/>
          </w:tcPr>
          <w:p w14:paraId="269F96EE" w14:textId="098B7376" w:rsidR="00586F90" w:rsidRPr="00586F90" w:rsidRDefault="005A0F0A" w:rsidP="00D768D2">
            <w:pPr>
              <w:jc w:val="center"/>
              <w:rPr>
                <w:b/>
              </w:rPr>
            </w:pPr>
            <w:r>
              <w:rPr>
                <w:b/>
              </w:rPr>
              <w:t>34,602</w:t>
            </w:r>
          </w:p>
        </w:tc>
      </w:tr>
    </w:tbl>
    <w:p w14:paraId="3B3BF999" w14:textId="77777777" w:rsidR="003009A9" w:rsidRDefault="003009A9" w:rsidP="003009A9">
      <w:pPr>
        <w:rPr>
          <w:szCs w:val="24"/>
        </w:rPr>
      </w:pPr>
    </w:p>
    <w:p w14:paraId="06E336BB" w14:textId="4C880224" w:rsidR="00353282" w:rsidRDefault="00353282" w:rsidP="003009A9">
      <w:pPr>
        <w:rPr>
          <w:szCs w:val="24"/>
        </w:rPr>
      </w:pPr>
      <w:r w:rsidRPr="004E37C4">
        <w:rPr>
          <w:szCs w:val="24"/>
        </w:rPr>
        <w:t>Amendment 41 prohibited trawling in the Eastern area east of 140° W longitude. The ratio of biomass still obtainable in the W. Yakutat area (between 147° W and 140</w:t>
      </w:r>
      <w:r w:rsidRPr="004E37C4">
        <w:t>°</w:t>
      </w:r>
      <w:r w:rsidRPr="004E37C4">
        <w:rPr>
          <w:szCs w:val="24"/>
        </w:rPr>
        <w:t xml:space="preserve"> W) is </w:t>
      </w:r>
      <w:r w:rsidR="00FD30DB">
        <w:rPr>
          <w:szCs w:val="24"/>
        </w:rPr>
        <w:t>smaller</w:t>
      </w:r>
      <w:r w:rsidRPr="004E37C4">
        <w:rPr>
          <w:szCs w:val="24"/>
        </w:rPr>
        <w:t xml:space="preserve"> than </w:t>
      </w:r>
      <w:r w:rsidR="00A332A3">
        <w:rPr>
          <w:szCs w:val="24"/>
        </w:rPr>
        <w:t>the 2017</w:t>
      </w:r>
      <w:r w:rsidR="00244C1D">
        <w:rPr>
          <w:szCs w:val="24"/>
        </w:rPr>
        <w:t xml:space="preserve"> assessment</w:t>
      </w:r>
      <w:r w:rsidRPr="004E37C4">
        <w:rPr>
          <w:szCs w:val="24"/>
        </w:rPr>
        <w:t xml:space="preserve"> </w:t>
      </w:r>
      <w:r w:rsidR="00A332A3">
        <w:rPr>
          <w:szCs w:val="24"/>
        </w:rPr>
        <w:t>at 0.24</w:t>
      </w:r>
      <w:r w:rsidRPr="004E37C4">
        <w:rPr>
          <w:szCs w:val="24"/>
        </w:rPr>
        <w:t xml:space="preserve">, </w:t>
      </w:r>
      <w:r w:rsidR="00FD30DB">
        <w:rPr>
          <w:szCs w:val="24"/>
        </w:rPr>
        <w:t>a de</w:t>
      </w:r>
      <w:r w:rsidR="00990CC5" w:rsidRPr="004E37C4">
        <w:rPr>
          <w:szCs w:val="24"/>
        </w:rPr>
        <w:t>crease</w:t>
      </w:r>
      <w:r w:rsidRPr="004E37C4">
        <w:rPr>
          <w:szCs w:val="24"/>
        </w:rPr>
        <w:t xml:space="preserve"> from 0.</w:t>
      </w:r>
      <w:r w:rsidR="00A332A3">
        <w:rPr>
          <w:szCs w:val="24"/>
        </w:rPr>
        <w:t>58</w:t>
      </w:r>
      <w:r w:rsidRPr="004E37C4">
        <w:rPr>
          <w:szCs w:val="24"/>
        </w:rPr>
        <w:t>.</w:t>
      </w:r>
      <w:r w:rsidR="00A83E35">
        <w:rPr>
          <w:szCs w:val="24"/>
        </w:rPr>
        <w:t xml:space="preserve"> T</w:t>
      </w:r>
      <w:r w:rsidR="003009A9">
        <w:rPr>
          <w:color w:val="000000"/>
        </w:rPr>
        <w:t>he random effects model was not applied for the WYAK and EYAK/SEO split and the weighting method of using upper 95% confidence of the ratio in biomass between these two areas used in previous assessments was continued.</w:t>
      </w:r>
      <w:r w:rsidRPr="004E37C4">
        <w:rPr>
          <w:szCs w:val="24"/>
        </w:rPr>
        <w:t xml:space="preserve"> This results in the following apportionment of the Eastern Gulf area:</w:t>
      </w:r>
    </w:p>
    <w:tbl>
      <w:tblPr>
        <w:tblW w:w="4101" w:type="pct"/>
        <w:tblLayout w:type="fixed"/>
        <w:tblLook w:val="01E0" w:firstRow="1" w:lastRow="1" w:firstColumn="1" w:lastColumn="1" w:noHBand="0" w:noVBand="0"/>
      </w:tblPr>
      <w:tblGrid>
        <w:gridCol w:w="1957"/>
        <w:gridCol w:w="1293"/>
        <w:gridCol w:w="2214"/>
        <w:gridCol w:w="2213"/>
      </w:tblGrid>
      <w:tr w:rsidR="001030B2" w:rsidRPr="004E37C4" w14:paraId="630EA30D" w14:textId="77777777" w:rsidTr="00B75EC1">
        <w:trPr>
          <w:trHeight w:val="278"/>
        </w:trPr>
        <w:tc>
          <w:tcPr>
            <w:tcW w:w="1274" w:type="pct"/>
            <w:tcBorders>
              <w:bottom w:val="single" w:sz="4" w:space="0" w:color="auto"/>
            </w:tcBorders>
            <w:vAlign w:val="center"/>
          </w:tcPr>
          <w:p w14:paraId="758749FA" w14:textId="77777777" w:rsidR="001030B2" w:rsidRPr="004E37C4" w:rsidRDefault="001030B2" w:rsidP="00B75EC1">
            <w:pPr>
              <w:jc w:val="center"/>
              <w:rPr>
                <w:szCs w:val="24"/>
              </w:rPr>
            </w:pPr>
          </w:p>
        </w:tc>
        <w:tc>
          <w:tcPr>
            <w:tcW w:w="842" w:type="pct"/>
            <w:tcBorders>
              <w:top w:val="single" w:sz="4" w:space="0" w:color="auto"/>
              <w:bottom w:val="single" w:sz="4" w:space="0" w:color="auto"/>
            </w:tcBorders>
            <w:vAlign w:val="center"/>
          </w:tcPr>
          <w:p w14:paraId="622DFA4C" w14:textId="77777777" w:rsidR="001030B2" w:rsidRPr="004E37C4" w:rsidRDefault="001030B2" w:rsidP="00B75EC1">
            <w:pPr>
              <w:jc w:val="center"/>
              <w:rPr>
                <w:szCs w:val="24"/>
              </w:rPr>
            </w:pPr>
            <w:r w:rsidRPr="004E37C4">
              <w:rPr>
                <w:szCs w:val="24"/>
              </w:rPr>
              <w:t>W. Yakutat</w:t>
            </w:r>
          </w:p>
        </w:tc>
        <w:tc>
          <w:tcPr>
            <w:tcW w:w="1442" w:type="pct"/>
            <w:tcBorders>
              <w:top w:val="single" w:sz="4" w:space="0" w:color="auto"/>
              <w:bottom w:val="single" w:sz="4" w:space="0" w:color="auto"/>
            </w:tcBorders>
            <w:vAlign w:val="center"/>
          </w:tcPr>
          <w:p w14:paraId="18E826D4" w14:textId="77777777" w:rsidR="001030B2" w:rsidRPr="004E37C4" w:rsidRDefault="001030B2" w:rsidP="00B75EC1">
            <w:pPr>
              <w:jc w:val="center"/>
              <w:rPr>
                <w:szCs w:val="24"/>
              </w:rPr>
            </w:pPr>
            <w:r w:rsidRPr="004E37C4">
              <w:rPr>
                <w:szCs w:val="24"/>
              </w:rPr>
              <w:t>E. Yakutat/Southeast</w:t>
            </w:r>
          </w:p>
        </w:tc>
        <w:tc>
          <w:tcPr>
            <w:tcW w:w="1441" w:type="pct"/>
            <w:tcBorders>
              <w:top w:val="single" w:sz="4" w:space="0" w:color="auto"/>
              <w:bottom w:val="single" w:sz="4" w:space="0" w:color="auto"/>
            </w:tcBorders>
            <w:vAlign w:val="center"/>
          </w:tcPr>
          <w:p w14:paraId="1D26581A" w14:textId="77777777" w:rsidR="001030B2" w:rsidRPr="004E37C4" w:rsidRDefault="001030B2" w:rsidP="00B75EC1">
            <w:pPr>
              <w:jc w:val="center"/>
              <w:rPr>
                <w:szCs w:val="24"/>
              </w:rPr>
            </w:pPr>
            <w:r>
              <w:rPr>
                <w:szCs w:val="24"/>
              </w:rPr>
              <w:t>Total</w:t>
            </w:r>
          </w:p>
        </w:tc>
      </w:tr>
      <w:tr w:rsidR="001030B2" w:rsidRPr="004E37C4" w14:paraId="2158AEDA" w14:textId="77777777" w:rsidTr="00A80AF9">
        <w:trPr>
          <w:trHeight w:val="457"/>
        </w:trPr>
        <w:tc>
          <w:tcPr>
            <w:tcW w:w="1274" w:type="pct"/>
            <w:tcBorders>
              <w:top w:val="single" w:sz="4" w:space="0" w:color="auto"/>
            </w:tcBorders>
            <w:vAlign w:val="center"/>
          </w:tcPr>
          <w:p w14:paraId="4392201C" w14:textId="6DD29488" w:rsidR="001030B2" w:rsidRPr="004E37C4" w:rsidRDefault="005A0F0A" w:rsidP="00B75EC1">
            <w:pPr>
              <w:jc w:val="center"/>
              <w:rPr>
                <w:szCs w:val="24"/>
              </w:rPr>
            </w:pPr>
            <w:r>
              <w:rPr>
                <w:szCs w:val="24"/>
              </w:rPr>
              <w:t>2021</w:t>
            </w:r>
            <w:r w:rsidR="00586F90">
              <w:rPr>
                <w:szCs w:val="24"/>
              </w:rPr>
              <w:t xml:space="preserve"> </w:t>
            </w:r>
            <w:r w:rsidR="001030B2" w:rsidRPr="004E37C4">
              <w:rPr>
                <w:szCs w:val="24"/>
              </w:rPr>
              <w:t>Area ABC (t)</w:t>
            </w:r>
          </w:p>
        </w:tc>
        <w:tc>
          <w:tcPr>
            <w:tcW w:w="842" w:type="pct"/>
            <w:tcBorders>
              <w:top w:val="single" w:sz="4" w:space="0" w:color="auto"/>
            </w:tcBorders>
            <w:vAlign w:val="center"/>
          </w:tcPr>
          <w:p w14:paraId="57E6ABB6" w14:textId="6F2DD19B" w:rsidR="001030B2" w:rsidRPr="001030B2" w:rsidRDefault="005A0F0A" w:rsidP="00B75EC1">
            <w:pPr>
              <w:jc w:val="center"/>
              <w:rPr>
                <w:b/>
                <w:szCs w:val="24"/>
              </w:rPr>
            </w:pPr>
            <w:r>
              <w:rPr>
                <w:b/>
                <w:szCs w:val="24"/>
              </w:rPr>
              <w:t>1,705</w:t>
            </w:r>
          </w:p>
        </w:tc>
        <w:tc>
          <w:tcPr>
            <w:tcW w:w="1442" w:type="pct"/>
            <w:tcBorders>
              <w:top w:val="single" w:sz="4" w:space="0" w:color="auto"/>
            </w:tcBorders>
            <w:vAlign w:val="center"/>
          </w:tcPr>
          <w:p w14:paraId="47564147" w14:textId="0A3FEB49" w:rsidR="001030B2" w:rsidRPr="001030B2" w:rsidRDefault="005A0F0A" w:rsidP="00B75EC1">
            <w:pPr>
              <w:jc w:val="center"/>
              <w:rPr>
                <w:b/>
                <w:szCs w:val="24"/>
              </w:rPr>
            </w:pPr>
            <w:r>
              <w:rPr>
                <w:b/>
                <w:szCs w:val="24"/>
              </w:rPr>
              <w:t>5,400</w:t>
            </w:r>
          </w:p>
        </w:tc>
        <w:tc>
          <w:tcPr>
            <w:tcW w:w="1441" w:type="pct"/>
            <w:tcBorders>
              <w:top w:val="single" w:sz="4" w:space="0" w:color="auto"/>
            </w:tcBorders>
            <w:vAlign w:val="center"/>
          </w:tcPr>
          <w:p w14:paraId="53132AAA" w14:textId="6807BCA8" w:rsidR="001030B2" w:rsidRPr="001030B2" w:rsidRDefault="005A0F0A" w:rsidP="00BE564D">
            <w:pPr>
              <w:jc w:val="center"/>
              <w:rPr>
                <w:b/>
                <w:szCs w:val="24"/>
              </w:rPr>
            </w:pPr>
            <w:r>
              <w:rPr>
                <w:b/>
                <w:szCs w:val="24"/>
              </w:rPr>
              <w:t>7,105</w:t>
            </w:r>
          </w:p>
        </w:tc>
      </w:tr>
      <w:tr w:rsidR="00586F90" w:rsidRPr="004E37C4" w14:paraId="1FD6E320" w14:textId="77777777" w:rsidTr="00A80AF9">
        <w:trPr>
          <w:trHeight w:val="457"/>
        </w:trPr>
        <w:tc>
          <w:tcPr>
            <w:tcW w:w="1274" w:type="pct"/>
            <w:tcBorders>
              <w:bottom w:val="single" w:sz="4" w:space="0" w:color="auto"/>
            </w:tcBorders>
            <w:vAlign w:val="center"/>
          </w:tcPr>
          <w:p w14:paraId="623894AB" w14:textId="484E5B20" w:rsidR="00586F90" w:rsidRDefault="005A0F0A" w:rsidP="00B75EC1">
            <w:pPr>
              <w:jc w:val="center"/>
              <w:rPr>
                <w:szCs w:val="24"/>
              </w:rPr>
            </w:pPr>
            <w:r>
              <w:rPr>
                <w:szCs w:val="24"/>
              </w:rPr>
              <w:t>2022</w:t>
            </w:r>
            <w:r w:rsidR="00586F90">
              <w:rPr>
                <w:szCs w:val="24"/>
              </w:rPr>
              <w:t xml:space="preserve"> Area ABC (t)</w:t>
            </w:r>
          </w:p>
        </w:tc>
        <w:tc>
          <w:tcPr>
            <w:tcW w:w="842" w:type="pct"/>
            <w:tcBorders>
              <w:bottom w:val="single" w:sz="4" w:space="0" w:color="auto"/>
            </w:tcBorders>
            <w:vAlign w:val="center"/>
          </w:tcPr>
          <w:p w14:paraId="2FAC5C28" w14:textId="7DBB5F77" w:rsidR="00586F90" w:rsidRPr="001030B2" w:rsidRDefault="005A0F0A" w:rsidP="00B75EC1">
            <w:pPr>
              <w:jc w:val="center"/>
              <w:rPr>
                <w:b/>
                <w:szCs w:val="24"/>
              </w:rPr>
            </w:pPr>
            <w:r>
              <w:rPr>
                <w:b/>
                <w:szCs w:val="24"/>
              </w:rPr>
              <w:t>1,631</w:t>
            </w:r>
          </w:p>
        </w:tc>
        <w:tc>
          <w:tcPr>
            <w:tcW w:w="1442" w:type="pct"/>
            <w:tcBorders>
              <w:bottom w:val="single" w:sz="4" w:space="0" w:color="auto"/>
            </w:tcBorders>
            <w:vAlign w:val="center"/>
          </w:tcPr>
          <w:p w14:paraId="025843ED" w14:textId="6210918D" w:rsidR="00586F90" w:rsidRPr="001030B2" w:rsidRDefault="00A76BFD" w:rsidP="00B75EC1">
            <w:pPr>
              <w:jc w:val="center"/>
              <w:rPr>
                <w:b/>
                <w:szCs w:val="24"/>
              </w:rPr>
            </w:pPr>
            <w:r>
              <w:rPr>
                <w:b/>
                <w:szCs w:val="24"/>
              </w:rPr>
              <w:t>5,165</w:t>
            </w:r>
          </w:p>
        </w:tc>
        <w:tc>
          <w:tcPr>
            <w:tcW w:w="1441" w:type="pct"/>
            <w:tcBorders>
              <w:bottom w:val="single" w:sz="4" w:space="0" w:color="auto"/>
            </w:tcBorders>
            <w:vAlign w:val="center"/>
          </w:tcPr>
          <w:p w14:paraId="0F3282F6" w14:textId="27E7CEF1" w:rsidR="00586F90" w:rsidRDefault="00A76BFD" w:rsidP="00B75EC1">
            <w:pPr>
              <w:jc w:val="center"/>
              <w:rPr>
                <w:b/>
                <w:szCs w:val="24"/>
              </w:rPr>
            </w:pPr>
            <w:r>
              <w:rPr>
                <w:b/>
                <w:szCs w:val="24"/>
              </w:rPr>
              <w:t>6,796</w:t>
            </w:r>
          </w:p>
        </w:tc>
      </w:tr>
    </w:tbl>
    <w:p w14:paraId="11D3FF3F" w14:textId="77777777" w:rsidR="001030B2" w:rsidRDefault="001030B2" w:rsidP="008B4DBB">
      <w:pPr>
        <w:rPr>
          <w:szCs w:val="24"/>
        </w:rPr>
      </w:pPr>
    </w:p>
    <w:p w14:paraId="0CF3C558" w14:textId="77777777" w:rsidR="008B4DBB" w:rsidRDefault="00C4303D" w:rsidP="008B4DBB">
      <w:pPr>
        <w:rPr>
          <w:szCs w:val="24"/>
        </w:rPr>
      </w:pPr>
      <w:r>
        <w:rPr>
          <w:szCs w:val="24"/>
        </w:rPr>
        <w:t xml:space="preserve">In 2012, </w:t>
      </w:r>
      <w:r w:rsidR="00A06E91">
        <w:rPr>
          <w:szCs w:val="24"/>
        </w:rPr>
        <w:t xml:space="preserve">the Plan Team and SSC </w:t>
      </w:r>
      <w:r w:rsidR="00245A09">
        <w:rPr>
          <w:szCs w:val="24"/>
        </w:rPr>
        <w:t xml:space="preserve">recommended </w:t>
      </w:r>
      <w:r>
        <w:rPr>
          <w:szCs w:val="24"/>
        </w:rPr>
        <w:t xml:space="preserve">combined </w:t>
      </w:r>
      <w:r w:rsidR="00A06E91">
        <w:rPr>
          <w:szCs w:val="24"/>
        </w:rPr>
        <w:t xml:space="preserve">OFLs </w:t>
      </w:r>
      <w:r>
        <w:rPr>
          <w:szCs w:val="24"/>
        </w:rPr>
        <w:t>for the Western, Central, and West Yakutat areas</w:t>
      </w:r>
      <w:r w:rsidR="002424E3">
        <w:rPr>
          <w:szCs w:val="24"/>
        </w:rPr>
        <w:t xml:space="preserve"> (W/C/WYK)</w:t>
      </w:r>
      <w:r w:rsidR="00A06E91">
        <w:rPr>
          <w:szCs w:val="24"/>
        </w:rPr>
        <w:t xml:space="preserve"> because the original rationale of an overfished stock no longer applied. However, because of concerns over stock structure, the OFL for SEO remained separate to ensure this unharvested OFL was not utilized in another area. </w:t>
      </w:r>
      <w:r w:rsidR="00DA3AC1">
        <w:rPr>
          <w:szCs w:val="24"/>
        </w:rPr>
        <w:t>The Council adopted these recommendations. This</w:t>
      </w:r>
      <w:r w:rsidR="002424E3">
        <w:rPr>
          <w:szCs w:val="24"/>
        </w:rPr>
        <w:t xml:space="preserve"> results in the following apportionment for the W/C/WYK area:</w:t>
      </w:r>
      <w:r w:rsidR="00245A09">
        <w:rPr>
          <w:szCs w:val="24"/>
        </w:rPr>
        <w:t xml:space="preserve"> </w:t>
      </w:r>
    </w:p>
    <w:p w14:paraId="7EE66FF2" w14:textId="77777777" w:rsidR="001030B2" w:rsidRDefault="001030B2" w:rsidP="008B4DBB">
      <w:pPr>
        <w:rPr>
          <w:szCs w:val="24"/>
        </w:rPr>
      </w:pPr>
    </w:p>
    <w:tbl>
      <w:tblPr>
        <w:tblW w:w="5000" w:type="pct"/>
        <w:tblLayout w:type="fixed"/>
        <w:tblLook w:val="01E0" w:firstRow="1" w:lastRow="1" w:firstColumn="1" w:lastColumn="1" w:noHBand="0" w:noVBand="0"/>
      </w:tblPr>
      <w:tblGrid>
        <w:gridCol w:w="2250"/>
        <w:gridCol w:w="2789"/>
        <w:gridCol w:w="2430"/>
        <w:gridCol w:w="1891"/>
      </w:tblGrid>
      <w:tr w:rsidR="001030B2" w:rsidRPr="004E37C4" w14:paraId="3C566C90" w14:textId="77777777" w:rsidTr="00895560">
        <w:tc>
          <w:tcPr>
            <w:tcW w:w="1202" w:type="pct"/>
            <w:tcBorders>
              <w:bottom w:val="single" w:sz="4" w:space="0" w:color="auto"/>
            </w:tcBorders>
            <w:vAlign w:val="center"/>
          </w:tcPr>
          <w:p w14:paraId="696192D8" w14:textId="77777777" w:rsidR="001030B2" w:rsidRPr="004E37C4" w:rsidRDefault="001030B2" w:rsidP="001030B2">
            <w:pPr>
              <w:jc w:val="center"/>
              <w:rPr>
                <w:szCs w:val="24"/>
              </w:rPr>
            </w:pPr>
          </w:p>
        </w:tc>
        <w:tc>
          <w:tcPr>
            <w:tcW w:w="1490" w:type="pct"/>
            <w:tcBorders>
              <w:top w:val="single" w:sz="4" w:space="0" w:color="auto"/>
              <w:bottom w:val="single" w:sz="4" w:space="0" w:color="auto"/>
            </w:tcBorders>
            <w:vAlign w:val="center"/>
          </w:tcPr>
          <w:p w14:paraId="5F4B5317" w14:textId="77777777" w:rsidR="001030B2" w:rsidRPr="004E37C4" w:rsidRDefault="001030B2" w:rsidP="001030B2">
            <w:pPr>
              <w:jc w:val="center"/>
              <w:rPr>
                <w:szCs w:val="24"/>
              </w:rPr>
            </w:pPr>
            <w:r>
              <w:rPr>
                <w:szCs w:val="24"/>
              </w:rPr>
              <w:t>Western/Central/W. Yakutat</w:t>
            </w:r>
          </w:p>
        </w:tc>
        <w:tc>
          <w:tcPr>
            <w:tcW w:w="1298" w:type="pct"/>
            <w:tcBorders>
              <w:top w:val="single" w:sz="4" w:space="0" w:color="auto"/>
              <w:bottom w:val="single" w:sz="4" w:space="0" w:color="auto"/>
            </w:tcBorders>
            <w:vAlign w:val="center"/>
          </w:tcPr>
          <w:p w14:paraId="67BF8566" w14:textId="77777777" w:rsidR="001030B2" w:rsidRDefault="001030B2" w:rsidP="001030B2">
            <w:pPr>
              <w:jc w:val="center"/>
              <w:rPr>
                <w:szCs w:val="24"/>
              </w:rPr>
            </w:pPr>
            <w:r w:rsidRPr="004E37C4">
              <w:rPr>
                <w:szCs w:val="24"/>
              </w:rPr>
              <w:t>E. Yakutat/Southeast</w:t>
            </w:r>
          </w:p>
        </w:tc>
        <w:tc>
          <w:tcPr>
            <w:tcW w:w="1010" w:type="pct"/>
            <w:tcBorders>
              <w:top w:val="single" w:sz="4" w:space="0" w:color="auto"/>
              <w:bottom w:val="single" w:sz="4" w:space="0" w:color="auto"/>
            </w:tcBorders>
            <w:vAlign w:val="center"/>
          </w:tcPr>
          <w:p w14:paraId="396D9769" w14:textId="77777777" w:rsidR="001030B2" w:rsidRPr="004E37C4" w:rsidRDefault="001030B2" w:rsidP="001030B2">
            <w:pPr>
              <w:jc w:val="center"/>
              <w:rPr>
                <w:szCs w:val="24"/>
              </w:rPr>
            </w:pPr>
            <w:r>
              <w:rPr>
                <w:szCs w:val="24"/>
              </w:rPr>
              <w:t>Total</w:t>
            </w:r>
          </w:p>
        </w:tc>
      </w:tr>
      <w:tr w:rsidR="001030B2" w:rsidRPr="004E37C4" w14:paraId="4C1232D2" w14:textId="77777777" w:rsidTr="00895560">
        <w:tc>
          <w:tcPr>
            <w:tcW w:w="1202" w:type="pct"/>
            <w:vAlign w:val="center"/>
          </w:tcPr>
          <w:p w14:paraId="5A8FACD9" w14:textId="50EAFE00" w:rsidR="001030B2" w:rsidRPr="004E37C4" w:rsidRDefault="00A76BFD" w:rsidP="001030B2">
            <w:pPr>
              <w:jc w:val="center"/>
              <w:rPr>
                <w:szCs w:val="24"/>
              </w:rPr>
            </w:pPr>
            <w:r>
              <w:rPr>
                <w:szCs w:val="24"/>
              </w:rPr>
              <w:t>2021</w:t>
            </w:r>
            <w:r w:rsidR="00586F90">
              <w:rPr>
                <w:szCs w:val="24"/>
              </w:rPr>
              <w:t xml:space="preserve"> </w:t>
            </w:r>
            <w:r w:rsidR="001030B2">
              <w:rPr>
                <w:szCs w:val="24"/>
              </w:rPr>
              <w:t>Area OFL (t)</w:t>
            </w:r>
          </w:p>
        </w:tc>
        <w:tc>
          <w:tcPr>
            <w:tcW w:w="1490" w:type="pct"/>
            <w:vAlign w:val="center"/>
          </w:tcPr>
          <w:p w14:paraId="54E6E72F" w14:textId="7A668233" w:rsidR="001030B2" w:rsidRPr="001030B2" w:rsidRDefault="00A76BFD" w:rsidP="001030B2">
            <w:pPr>
              <w:jc w:val="center"/>
              <w:rPr>
                <w:b/>
                <w:szCs w:val="24"/>
              </w:rPr>
            </w:pPr>
            <w:r>
              <w:rPr>
                <w:b/>
                <w:szCs w:val="24"/>
              </w:rPr>
              <w:t>45,003</w:t>
            </w:r>
          </w:p>
        </w:tc>
        <w:tc>
          <w:tcPr>
            <w:tcW w:w="1298" w:type="pct"/>
            <w:vAlign w:val="center"/>
          </w:tcPr>
          <w:p w14:paraId="393FD48F" w14:textId="1BD9BE7F" w:rsidR="001030B2" w:rsidRPr="001030B2" w:rsidRDefault="00A76BFD" w:rsidP="001030B2">
            <w:pPr>
              <w:jc w:val="center"/>
              <w:rPr>
                <w:b/>
                <w:szCs w:val="24"/>
              </w:rPr>
            </w:pPr>
            <w:r>
              <w:rPr>
                <w:b/>
                <w:szCs w:val="24"/>
              </w:rPr>
              <w:t>6,414</w:t>
            </w:r>
          </w:p>
        </w:tc>
        <w:tc>
          <w:tcPr>
            <w:tcW w:w="1010" w:type="pct"/>
            <w:vAlign w:val="center"/>
          </w:tcPr>
          <w:p w14:paraId="60CA4DA9" w14:textId="7360D707" w:rsidR="001030B2" w:rsidRPr="001030B2" w:rsidRDefault="00A76BFD" w:rsidP="001030B2">
            <w:pPr>
              <w:jc w:val="center"/>
              <w:rPr>
                <w:b/>
                <w:szCs w:val="24"/>
              </w:rPr>
            </w:pPr>
            <w:r>
              <w:rPr>
                <w:b/>
                <w:szCs w:val="24"/>
              </w:rPr>
              <w:t>42,977</w:t>
            </w:r>
          </w:p>
        </w:tc>
      </w:tr>
      <w:tr w:rsidR="00A738DC" w:rsidRPr="004E37C4" w14:paraId="4867BCB9" w14:textId="77777777" w:rsidTr="00895560">
        <w:tc>
          <w:tcPr>
            <w:tcW w:w="1202" w:type="pct"/>
            <w:tcBorders>
              <w:bottom w:val="single" w:sz="4" w:space="0" w:color="auto"/>
            </w:tcBorders>
            <w:vAlign w:val="center"/>
          </w:tcPr>
          <w:p w14:paraId="713487BD" w14:textId="359BE71B" w:rsidR="00A738DC" w:rsidRDefault="00A76BFD" w:rsidP="001030B2">
            <w:pPr>
              <w:jc w:val="center"/>
              <w:rPr>
                <w:szCs w:val="24"/>
              </w:rPr>
            </w:pPr>
            <w:r>
              <w:rPr>
                <w:szCs w:val="24"/>
              </w:rPr>
              <w:t>2022</w:t>
            </w:r>
            <w:r w:rsidR="00A738DC">
              <w:rPr>
                <w:szCs w:val="24"/>
              </w:rPr>
              <w:t xml:space="preserve"> Area OFL (t)</w:t>
            </w:r>
          </w:p>
        </w:tc>
        <w:tc>
          <w:tcPr>
            <w:tcW w:w="1490" w:type="pct"/>
            <w:tcBorders>
              <w:bottom w:val="single" w:sz="4" w:space="0" w:color="auto"/>
            </w:tcBorders>
            <w:vAlign w:val="center"/>
          </w:tcPr>
          <w:p w14:paraId="07485B9E" w14:textId="6B4229DB" w:rsidR="00A738DC" w:rsidRPr="001030B2" w:rsidRDefault="00A76BFD" w:rsidP="001030B2">
            <w:pPr>
              <w:jc w:val="center"/>
              <w:rPr>
                <w:b/>
                <w:szCs w:val="24"/>
              </w:rPr>
            </w:pPr>
            <w:commentRangeStart w:id="3"/>
            <w:r>
              <w:rPr>
                <w:b/>
                <w:szCs w:val="24"/>
              </w:rPr>
              <w:t>43,048</w:t>
            </w:r>
          </w:p>
        </w:tc>
        <w:tc>
          <w:tcPr>
            <w:tcW w:w="1298" w:type="pct"/>
            <w:tcBorders>
              <w:bottom w:val="single" w:sz="4" w:space="0" w:color="auto"/>
            </w:tcBorders>
            <w:vAlign w:val="center"/>
          </w:tcPr>
          <w:p w14:paraId="7DEF7CE9" w14:textId="5936978C" w:rsidR="00A738DC" w:rsidRPr="001030B2" w:rsidRDefault="00A76BFD" w:rsidP="001030B2">
            <w:pPr>
              <w:jc w:val="center"/>
              <w:rPr>
                <w:b/>
                <w:szCs w:val="24"/>
              </w:rPr>
            </w:pPr>
            <w:r>
              <w:rPr>
                <w:b/>
                <w:szCs w:val="24"/>
              </w:rPr>
              <w:t>6,136</w:t>
            </w:r>
          </w:p>
        </w:tc>
        <w:tc>
          <w:tcPr>
            <w:tcW w:w="1010" w:type="pct"/>
            <w:tcBorders>
              <w:bottom w:val="single" w:sz="4" w:space="0" w:color="auto"/>
            </w:tcBorders>
            <w:vAlign w:val="center"/>
          </w:tcPr>
          <w:p w14:paraId="6797DF8B" w14:textId="541C8448" w:rsidR="00A738DC" w:rsidRPr="001030B2" w:rsidRDefault="00A76BFD" w:rsidP="001030B2">
            <w:pPr>
              <w:jc w:val="center"/>
              <w:rPr>
                <w:b/>
                <w:szCs w:val="24"/>
              </w:rPr>
            </w:pPr>
            <w:r>
              <w:rPr>
                <w:b/>
                <w:szCs w:val="24"/>
              </w:rPr>
              <w:t>41,110</w:t>
            </w:r>
            <w:commentRangeEnd w:id="3"/>
            <w:r w:rsidR="00563DE9">
              <w:rPr>
                <w:rStyle w:val="CommentReference"/>
              </w:rPr>
              <w:commentReference w:id="3"/>
            </w:r>
          </w:p>
        </w:tc>
      </w:tr>
    </w:tbl>
    <w:p w14:paraId="342426C7" w14:textId="77777777" w:rsidR="008B4DBB" w:rsidRDefault="008B4DBB" w:rsidP="004E58D8">
      <w:pPr>
        <w:pStyle w:val="Heading3"/>
      </w:pPr>
      <w:r w:rsidRPr="00233FC8">
        <w:t>Summaries for Plan Team</w:t>
      </w:r>
    </w:p>
    <w:tbl>
      <w:tblPr>
        <w:tblW w:w="5057" w:type="pct"/>
        <w:tblBorders>
          <w:top w:val="single" w:sz="4" w:space="0" w:color="auto"/>
          <w:bottom w:val="single" w:sz="4" w:space="0" w:color="auto"/>
        </w:tblBorders>
        <w:tblLook w:val="01E0" w:firstRow="1" w:lastRow="1" w:firstColumn="1" w:lastColumn="1" w:noHBand="0" w:noVBand="0"/>
      </w:tblPr>
      <w:tblGrid>
        <w:gridCol w:w="2185"/>
        <w:gridCol w:w="1214"/>
        <w:gridCol w:w="1214"/>
        <w:gridCol w:w="1214"/>
        <w:gridCol w:w="1214"/>
        <w:gridCol w:w="1214"/>
        <w:gridCol w:w="1212"/>
      </w:tblGrid>
      <w:tr w:rsidR="0047174C" w:rsidRPr="003009A9" w14:paraId="21084261" w14:textId="77777777" w:rsidTr="008E66B6">
        <w:trPr>
          <w:trHeight w:val="289"/>
        </w:trPr>
        <w:tc>
          <w:tcPr>
            <w:tcW w:w="1154" w:type="pct"/>
            <w:tcBorders>
              <w:top w:val="single" w:sz="4" w:space="0" w:color="auto"/>
              <w:bottom w:val="single" w:sz="4" w:space="0" w:color="auto"/>
            </w:tcBorders>
            <w:vAlign w:val="center"/>
          </w:tcPr>
          <w:p w14:paraId="0C3164CD" w14:textId="77777777" w:rsidR="0047174C" w:rsidRPr="00D768D2" w:rsidRDefault="0047174C" w:rsidP="008E66B6">
            <w:pPr>
              <w:spacing w:after="0"/>
              <w:jc w:val="center"/>
              <w:rPr>
                <w:b/>
                <w:szCs w:val="24"/>
              </w:rPr>
            </w:pPr>
            <w:r w:rsidRPr="00D768D2">
              <w:rPr>
                <w:b/>
                <w:szCs w:val="24"/>
              </w:rPr>
              <w:t>Species</w:t>
            </w:r>
          </w:p>
        </w:tc>
        <w:tc>
          <w:tcPr>
            <w:tcW w:w="641" w:type="pct"/>
            <w:tcBorders>
              <w:top w:val="single" w:sz="4" w:space="0" w:color="auto"/>
              <w:bottom w:val="single" w:sz="4" w:space="0" w:color="auto"/>
            </w:tcBorders>
            <w:vAlign w:val="center"/>
          </w:tcPr>
          <w:p w14:paraId="5DF4C591" w14:textId="77777777" w:rsidR="0047174C" w:rsidRPr="00D768D2" w:rsidRDefault="0047174C" w:rsidP="008E66B6">
            <w:pPr>
              <w:spacing w:after="0"/>
              <w:jc w:val="center"/>
              <w:rPr>
                <w:b/>
                <w:szCs w:val="24"/>
              </w:rPr>
            </w:pPr>
            <w:r w:rsidRPr="00D768D2">
              <w:rPr>
                <w:b/>
                <w:szCs w:val="24"/>
              </w:rPr>
              <w:t>Year</w:t>
            </w:r>
          </w:p>
        </w:tc>
        <w:tc>
          <w:tcPr>
            <w:tcW w:w="641" w:type="pct"/>
            <w:tcBorders>
              <w:top w:val="single" w:sz="4" w:space="0" w:color="auto"/>
              <w:bottom w:val="single" w:sz="4" w:space="0" w:color="auto"/>
            </w:tcBorders>
            <w:vAlign w:val="center"/>
          </w:tcPr>
          <w:p w14:paraId="124C3541" w14:textId="77777777" w:rsidR="0047174C" w:rsidRPr="00D768D2" w:rsidRDefault="0047174C" w:rsidP="008E66B6">
            <w:pPr>
              <w:spacing w:after="0"/>
              <w:jc w:val="center"/>
              <w:rPr>
                <w:b/>
                <w:szCs w:val="24"/>
              </w:rPr>
            </w:pPr>
            <w:r w:rsidRPr="00D768D2">
              <w:rPr>
                <w:b/>
                <w:szCs w:val="24"/>
              </w:rPr>
              <w:t>Biomass</w:t>
            </w:r>
            <w:r w:rsidRPr="00D768D2">
              <w:rPr>
                <w:b/>
                <w:szCs w:val="24"/>
                <w:vertAlign w:val="superscript"/>
              </w:rPr>
              <w:t>1</w:t>
            </w:r>
          </w:p>
        </w:tc>
        <w:tc>
          <w:tcPr>
            <w:tcW w:w="641" w:type="pct"/>
            <w:tcBorders>
              <w:top w:val="single" w:sz="4" w:space="0" w:color="auto"/>
              <w:bottom w:val="single" w:sz="4" w:space="0" w:color="auto"/>
            </w:tcBorders>
            <w:vAlign w:val="center"/>
          </w:tcPr>
          <w:p w14:paraId="10A3AF78" w14:textId="77777777" w:rsidR="0047174C" w:rsidRPr="00D768D2" w:rsidRDefault="0047174C" w:rsidP="008E66B6">
            <w:pPr>
              <w:spacing w:after="0"/>
              <w:jc w:val="center"/>
              <w:rPr>
                <w:b/>
                <w:szCs w:val="24"/>
              </w:rPr>
            </w:pPr>
            <w:r w:rsidRPr="00D768D2">
              <w:rPr>
                <w:b/>
                <w:szCs w:val="24"/>
              </w:rPr>
              <w:t>OFL</w:t>
            </w:r>
          </w:p>
        </w:tc>
        <w:tc>
          <w:tcPr>
            <w:tcW w:w="641" w:type="pct"/>
            <w:tcBorders>
              <w:top w:val="single" w:sz="4" w:space="0" w:color="auto"/>
              <w:bottom w:val="single" w:sz="4" w:space="0" w:color="auto"/>
            </w:tcBorders>
            <w:vAlign w:val="center"/>
          </w:tcPr>
          <w:p w14:paraId="728F528D" w14:textId="77777777" w:rsidR="0047174C" w:rsidRPr="00D768D2" w:rsidRDefault="0047174C" w:rsidP="008E66B6">
            <w:pPr>
              <w:spacing w:after="0"/>
              <w:jc w:val="center"/>
              <w:rPr>
                <w:b/>
                <w:szCs w:val="24"/>
              </w:rPr>
            </w:pPr>
            <w:r w:rsidRPr="00D768D2">
              <w:rPr>
                <w:b/>
                <w:szCs w:val="24"/>
              </w:rPr>
              <w:t>ABC</w:t>
            </w:r>
          </w:p>
        </w:tc>
        <w:tc>
          <w:tcPr>
            <w:tcW w:w="641" w:type="pct"/>
            <w:tcBorders>
              <w:top w:val="single" w:sz="4" w:space="0" w:color="auto"/>
              <w:bottom w:val="single" w:sz="4" w:space="0" w:color="auto"/>
            </w:tcBorders>
            <w:vAlign w:val="center"/>
          </w:tcPr>
          <w:p w14:paraId="7F5EE1C1" w14:textId="77777777" w:rsidR="0047174C" w:rsidRPr="00D768D2" w:rsidRDefault="0047174C" w:rsidP="008E66B6">
            <w:pPr>
              <w:spacing w:after="0"/>
              <w:jc w:val="center"/>
              <w:rPr>
                <w:b/>
                <w:szCs w:val="24"/>
              </w:rPr>
            </w:pPr>
            <w:r w:rsidRPr="00D768D2">
              <w:rPr>
                <w:b/>
                <w:szCs w:val="24"/>
              </w:rPr>
              <w:t>TAC</w:t>
            </w:r>
          </w:p>
        </w:tc>
        <w:tc>
          <w:tcPr>
            <w:tcW w:w="640" w:type="pct"/>
            <w:tcBorders>
              <w:top w:val="single" w:sz="4" w:space="0" w:color="auto"/>
              <w:bottom w:val="single" w:sz="4" w:space="0" w:color="auto"/>
            </w:tcBorders>
            <w:vAlign w:val="center"/>
          </w:tcPr>
          <w:p w14:paraId="7607B719" w14:textId="77777777" w:rsidR="0047174C" w:rsidRPr="003009A9" w:rsidRDefault="0047174C" w:rsidP="008E66B6">
            <w:pPr>
              <w:spacing w:after="0"/>
              <w:jc w:val="center"/>
              <w:rPr>
                <w:b/>
                <w:szCs w:val="24"/>
                <w:vertAlign w:val="superscript"/>
              </w:rPr>
            </w:pPr>
            <w:r w:rsidRPr="00D768D2">
              <w:rPr>
                <w:b/>
                <w:szCs w:val="24"/>
              </w:rPr>
              <w:t>Catch</w:t>
            </w:r>
            <w:r>
              <w:rPr>
                <w:b/>
                <w:szCs w:val="24"/>
                <w:vertAlign w:val="superscript"/>
              </w:rPr>
              <w:t>2</w:t>
            </w:r>
          </w:p>
        </w:tc>
      </w:tr>
      <w:tr w:rsidR="00A76BFD" w:rsidRPr="000927AC" w14:paraId="404D0D50" w14:textId="77777777" w:rsidTr="00F16479">
        <w:trPr>
          <w:trHeight w:val="289"/>
        </w:trPr>
        <w:tc>
          <w:tcPr>
            <w:tcW w:w="1154" w:type="pct"/>
            <w:vMerge w:val="restart"/>
            <w:tcBorders>
              <w:top w:val="single" w:sz="4" w:space="0" w:color="auto"/>
            </w:tcBorders>
            <w:vAlign w:val="center"/>
          </w:tcPr>
          <w:p w14:paraId="54E7464C" w14:textId="77777777" w:rsidR="00A76BFD" w:rsidRPr="00D768D2" w:rsidRDefault="00A76BFD" w:rsidP="00A76BFD">
            <w:pPr>
              <w:spacing w:after="0"/>
              <w:jc w:val="center"/>
              <w:rPr>
                <w:szCs w:val="24"/>
              </w:rPr>
            </w:pPr>
            <w:r w:rsidRPr="00D768D2">
              <w:rPr>
                <w:szCs w:val="24"/>
              </w:rPr>
              <w:t>Pacific ocean perch</w:t>
            </w:r>
          </w:p>
        </w:tc>
        <w:tc>
          <w:tcPr>
            <w:tcW w:w="641" w:type="pct"/>
            <w:tcBorders>
              <w:top w:val="single" w:sz="4" w:space="0" w:color="auto"/>
            </w:tcBorders>
            <w:vAlign w:val="center"/>
          </w:tcPr>
          <w:p w14:paraId="4780C141" w14:textId="582D8B63" w:rsidR="00A76BFD" w:rsidRPr="00D768D2" w:rsidRDefault="00A76BFD" w:rsidP="00A76BFD">
            <w:pPr>
              <w:spacing w:after="0"/>
              <w:jc w:val="center"/>
              <w:rPr>
                <w:szCs w:val="24"/>
              </w:rPr>
            </w:pPr>
            <w:r>
              <w:rPr>
                <w:szCs w:val="24"/>
              </w:rPr>
              <w:t>2019</w:t>
            </w:r>
          </w:p>
        </w:tc>
        <w:tc>
          <w:tcPr>
            <w:tcW w:w="641" w:type="pct"/>
            <w:tcBorders>
              <w:top w:val="single" w:sz="4" w:space="0" w:color="auto"/>
            </w:tcBorders>
            <w:vAlign w:val="center"/>
          </w:tcPr>
          <w:p w14:paraId="3182A6D1" w14:textId="24D9B55E" w:rsidR="00A76BFD" w:rsidRPr="000927AC" w:rsidRDefault="00A76BFD" w:rsidP="00A76BFD">
            <w:pPr>
              <w:spacing w:after="0"/>
              <w:jc w:val="center"/>
            </w:pPr>
            <w:r>
              <w:t>496,922</w:t>
            </w:r>
          </w:p>
        </w:tc>
        <w:tc>
          <w:tcPr>
            <w:tcW w:w="641" w:type="pct"/>
            <w:tcBorders>
              <w:top w:val="single" w:sz="4" w:space="0" w:color="auto"/>
            </w:tcBorders>
            <w:vAlign w:val="center"/>
          </w:tcPr>
          <w:p w14:paraId="7C466F59" w14:textId="233D22AD" w:rsidR="00A76BFD" w:rsidRPr="000927AC" w:rsidRDefault="00A76BFD" w:rsidP="00A76BFD">
            <w:pPr>
              <w:spacing w:after="0"/>
              <w:jc w:val="center"/>
            </w:pPr>
            <w:r>
              <w:t>33,951</w:t>
            </w:r>
          </w:p>
        </w:tc>
        <w:tc>
          <w:tcPr>
            <w:tcW w:w="641" w:type="pct"/>
            <w:tcBorders>
              <w:top w:val="single" w:sz="4" w:space="0" w:color="auto"/>
            </w:tcBorders>
            <w:vAlign w:val="center"/>
          </w:tcPr>
          <w:p w14:paraId="352A97DA" w14:textId="634AE229" w:rsidR="00A76BFD" w:rsidRPr="000927AC" w:rsidRDefault="00A76BFD" w:rsidP="00A76BFD">
            <w:pPr>
              <w:spacing w:after="0"/>
              <w:jc w:val="center"/>
            </w:pPr>
            <w:r>
              <w:t>28,555</w:t>
            </w:r>
          </w:p>
        </w:tc>
        <w:tc>
          <w:tcPr>
            <w:tcW w:w="641" w:type="pct"/>
            <w:tcBorders>
              <w:top w:val="single" w:sz="4" w:space="0" w:color="auto"/>
            </w:tcBorders>
          </w:tcPr>
          <w:p w14:paraId="3E105D0A" w14:textId="23AD04D4" w:rsidR="00A76BFD" w:rsidRPr="000927AC" w:rsidRDefault="00A76BFD" w:rsidP="00A76BFD">
            <w:pPr>
              <w:spacing w:after="0"/>
              <w:jc w:val="center"/>
            </w:pPr>
            <w:r>
              <w:t>28,555</w:t>
            </w:r>
          </w:p>
        </w:tc>
        <w:tc>
          <w:tcPr>
            <w:tcW w:w="640" w:type="pct"/>
            <w:tcBorders>
              <w:top w:val="single" w:sz="4" w:space="0" w:color="auto"/>
            </w:tcBorders>
          </w:tcPr>
          <w:p w14:paraId="14CE101E" w14:textId="3251CE9A" w:rsidR="00A76BFD" w:rsidRPr="000927AC" w:rsidRDefault="00A76BFD" w:rsidP="00A76BFD">
            <w:pPr>
              <w:spacing w:after="0"/>
              <w:jc w:val="center"/>
            </w:pPr>
            <w:r>
              <w:t>25,470</w:t>
            </w:r>
          </w:p>
        </w:tc>
      </w:tr>
      <w:tr w:rsidR="00A76BFD" w14:paraId="30D5516F" w14:textId="77777777" w:rsidTr="00722998">
        <w:trPr>
          <w:trHeight w:val="166"/>
        </w:trPr>
        <w:tc>
          <w:tcPr>
            <w:tcW w:w="1154" w:type="pct"/>
            <w:vMerge/>
            <w:vAlign w:val="center"/>
          </w:tcPr>
          <w:p w14:paraId="67049BAA" w14:textId="77777777" w:rsidR="00A76BFD" w:rsidRPr="00D768D2" w:rsidRDefault="00A76BFD" w:rsidP="00A76BFD">
            <w:pPr>
              <w:spacing w:after="0"/>
              <w:rPr>
                <w:szCs w:val="24"/>
              </w:rPr>
            </w:pPr>
          </w:p>
        </w:tc>
        <w:tc>
          <w:tcPr>
            <w:tcW w:w="641" w:type="pct"/>
            <w:vAlign w:val="center"/>
          </w:tcPr>
          <w:p w14:paraId="36D4AE49" w14:textId="5DBB0F0D" w:rsidR="00A76BFD" w:rsidRPr="0047174C" w:rsidRDefault="00A76BFD" w:rsidP="00A76BFD">
            <w:pPr>
              <w:spacing w:after="0"/>
              <w:jc w:val="center"/>
              <w:rPr>
                <w:szCs w:val="24"/>
              </w:rPr>
            </w:pPr>
            <w:r>
              <w:rPr>
                <w:szCs w:val="24"/>
              </w:rPr>
              <w:t>2020</w:t>
            </w:r>
          </w:p>
        </w:tc>
        <w:tc>
          <w:tcPr>
            <w:tcW w:w="641" w:type="pct"/>
            <w:vAlign w:val="center"/>
          </w:tcPr>
          <w:p w14:paraId="182F0515" w14:textId="0426CFB7" w:rsidR="00A76BFD" w:rsidRPr="00772CDB" w:rsidRDefault="00A76BFD" w:rsidP="00A76BFD">
            <w:pPr>
              <w:spacing w:after="0"/>
              <w:jc w:val="center"/>
            </w:pPr>
            <w:r>
              <w:rPr>
                <w:szCs w:val="22"/>
              </w:rPr>
              <w:t>544,569</w:t>
            </w:r>
          </w:p>
        </w:tc>
        <w:tc>
          <w:tcPr>
            <w:tcW w:w="641" w:type="pct"/>
            <w:vAlign w:val="center"/>
          </w:tcPr>
          <w:p w14:paraId="5EE2B2F2" w14:textId="453D6E9C" w:rsidR="00A76BFD" w:rsidRPr="000927AC" w:rsidRDefault="00A76BFD" w:rsidP="00A76BFD">
            <w:pPr>
              <w:spacing w:after="0"/>
              <w:jc w:val="center"/>
            </w:pPr>
            <w:r w:rsidRPr="00974E48">
              <w:rPr>
                <w:szCs w:val="22"/>
              </w:rPr>
              <w:t>37,092</w:t>
            </w:r>
          </w:p>
        </w:tc>
        <w:tc>
          <w:tcPr>
            <w:tcW w:w="641" w:type="pct"/>
            <w:vAlign w:val="center"/>
          </w:tcPr>
          <w:p w14:paraId="39F7D038" w14:textId="22709697" w:rsidR="00A76BFD" w:rsidRPr="000927AC" w:rsidRDefault="00A76BFD" w:rsidP="00A76BFD">
            <w:pPr>
              <w:spacing w:after="0"/>
              <w:jc w:val="center"/>
            </w:pPr>
            <w:r w:rsidRPr="00974E48">
              <w:rPr>
                <w:szCs w:val="22"/>
              </w:rPr>
              <w:t>31,238</w:t>
            </w:r>
          </w:p>
        </w:tc>
        <w:tc>
          <w:tcPr>
            <w:tcW w:w="641" w:type="pct"/>
          </w:tcPr>
          <w:p w14:paraId="72FBDA2B" w14:textId="7064F99C" w:rsidR="00A76BFD" w:rsidRDefault="00A76BFD" w:rsidP="00A76BFD">
            <w:pPr>
              <w:spacing w:after="0"/>
              <w:jc w:val="center"/>
            </w:pPr>
            <w:r>
              <w:t>31,238</w:t>
            </w:r>
          </w:p>
        </w:tc>
        <w:tc>
          <w:tcPr>
            <w:tcW w:w="640" w:type="pct"/>
          </w:tcPr>
          <w:p w14:paraId="42ED9E0E" w14:textId="5C20AA3A" w:rsidR="00A76BFD" w:rsidRDefault="00A76BFD" w:rsidP="00A76BFD">
            <w:pPr>
              <w:spacing w:after="0"/>
              <w:jc w:val="center"/>
            </w:pPr>
            <w:r>
              <w:t>24,235</w:t>
            </w:r>
          </w:p>
        </w:tc>
      </w:tr>
      <w:tr w:rsidR="00A76BFD" w:rsidRPr="00D768D2" w14:paraId="333D2BFA" w14:textId="77777777" w:rsidTr="008E66B6">
        <w:trPr>
          <w:trHeight w:val="166"/>
        </w:trPr>
        <w:tc>
          <w:tcPr>
            <w:tcW w:w="1154" w:type="pct"/>
            <w:vMerge/>
            <w:vAlign w:val="center"/>
          </w:tcPr>
          <w:p w14:paraId="02A1DAB5" w14:textId="77777777" w:rsidR="00A76BFD" w:rsidRPr="00D768D2" w:rsidRDefault="00A76BFD" w:rsidP="00A76BFD">
            <w:pPr>
              <w:spacing w:after="0"/>
              <w:rPr>
                <w:szCs w:val="24"/>
              </w:rPr>
            </w:pPr>
          </w:p>
        </w:tc>
        <w:tc>
          <w:tcPr>
            <w:tcW w:w="641" w:type="pct"/>
            <w:vAlign w:val="center"/>
          </w:tcPr>
          <w:p w14:paraId="164FFAE4" w14:textId="4B313A08" w:rsidR="00A76BFD" w:rsidRPr="00D768D2" w:rsidRDefault="00A76BFD" w:rsidP="00A76BFD">
            <w:pPr>
              <w:spacing w:after="0"/>
              <w:jc w:val="center"/>
              <w:rPr>
                <w:szCs w:val="24"/>
              </w:rPr>
            </w:pPr>
            <w:r>
              <w:t>2021</w:t>
            </w:r>
          </w:p>
        </w:tc>
        <w:tc>
          <w:tcPr>
            <w:tcW w:w="641" w:type="pct"/>
            <w:vAlign w:val="center"/>
          </w:tcPr>
          <w:p w14:paraId="1558CBF5" w14:textId="2418CE28" w:rsidR="00A76BFD" w:rsidRPr="00772CDB" w:rsidRDefault="00A76BFD" w:rsidP="00A76BFD">
            <w:pPr>
              <w:spacing w:after="0"/>
              <w:jc w:val="center"/>
              <w:rPr>
                <w:szCs w:val="24"/>
              </w:rPr>
            </w:pPr>
            <w:r>
              <w:rPr>
                <w:szCs w:val="22"/>
              </w:rPr>
              <w:t>613,522</w:t>
            </w:r>
          </w:p>
        </w:tc>
        <w:tc>
          <w:tcPr>
            <w:tcW w:w="641" w:type="pct"/>
            <w:vAlign w:val="center"/>
          </w:tcPr>
          <w:p w14:paraId="0A95394B" w14:textId="2A439F77" w:rsidR="00A76BFD" w:rsidRPr="00974E48" w:rsidRDefault="00A76BFD" w:rsidP="00A76BFD">
            <w:pPr>
              <w:spacing w:after="0"/>
              <w:jc w:val="center"/>
              <w:rPr>
                <w:szCs w:val="24"/>
              </w:rPr>
            </w:pPr>
            <w:r>
              <w:rPr>
                <w:szCs w:val="22"/>
              </w:rPr>
              <w:t>42,977</w:t>
            </w:r>
          </w:p>
        </w:tc>
        <w:tc>
          <w:tcPr>
            <w:tcW w:w="641" w:type="pct"/>
            <w:vAlign w:val="center"/>
          </w:tcPr>
          <w:p w14:paraId="19C3AA12" w14:textId="643826F4" w:rsidR="00A76BFD" w:rsidRPr="00974E48" w:rsidRDefault="00A76BFD" w:rsidP="00A76BFD">
            <w:pPr>
              <w:spacing w:after="0"/>
              <w:jc w:val="center"/>
              <w:rPr>
                <w:szCs w:val="24"/>
              </w:rPr>
            </w:pPr>
            <w:r>
              <w:rPr>
                <w:szCs w:val="22"/>
              </w:rPr>
              <w:t>36,177</w:t>
            </w:r>
          </w:p>
        </w:tc>
        <w:tc>
          <w:tcPr>
            <w:tcW w:w="641" w:type="pct"/>
            <w:vAlign w:val="center"/>
          </w:tcPr>
          <w:p w14:paraId="02603462" w14:textId="77777777" w:rsidR="00A76BFD" w:rsidRPr="00D768D2" w:rsidRDefault="00A76BFD" w:rsidP="00A76BFD">
            <w:pPr>
              <w:spacing w:after="0"/>
              <w:jc w:val="center"/>
              <w:rPr>
                <w:szCs w:val="24"/>
              </w:rPr>
            </w:pPr>
          </w:p>
        </w:tc>
        <w:tc>
          <w:tcPr>
            <w:tcW w:w="640" w:type="pct"/>
            <w:vAlign w:val="center"/>
          </w:tcPr>
          <w:p w14:paraId="3FC63DC9" w14:textId="77777777" w:rsidR="00A76BFD" w:rsidRPr="00D768D2" w:rsidRDefault="00A76BFD" w:rsidP="00A76BFD">
            <w:pPr>
              <w:spacing w:after="0"/>
              <w:jc w:val="center"/>
              <w:rPr>
                <w:szCs w:val="24"/>
              </w:rPr>
            </w:pPr>
          </w:p>
        </w:tc>
      </w:tr>
      <w:tr w:rsidR="0047174C" w:rsidRPr="00D768D2" w14:paraId="0F95ECA0" w14:textId="77777777" w:rsidTr="008E66B6">
        <w:trPr>
          <w:trHeight w:val="166"/>
        </w:trPr>
        <w:tc>
          <w:tcPr>
            <w:tcW w:w="1154" w:type="pct"/>
            <w:vMerge/>
            <w:tcBorders>
              <w:bottom w:val="single" w:sz="4" w:space="0" w:color="auto"/>
            </w:tcBorders>
            <w:vAlign w:val="center"/>
          </w:tcPr>
          <w:p w14:paraId="4CCCEC23" w14:textId="77777777" w:rsidR="0047174C" w:rsidRPr="00D768D2" w:rsidRDefault="0047174C" w:rsidP="008E66B6">
            <w:pPr>
              <w:spacing w:after="0"/>
              <w:rPr>
                <w:szCs w:val="24"/>
              </w:rPr>
            </w:pPr>
          </w:p>
        </w:tc>
        <w:tc>
          <w:tcPr>
            <w:tcW w:w="641" w:type="pct"/>
            <w:tcBorders>
              <w:bottom w:val="single" w:sz="4" w:space="0" w:color="auto"/>
            </w:tcBorders>
            <w:vAlign w:val="center"/>
          </w:tcPr>
          <w:p w14:paraId="6C8BDE24" w14:textId="18034C4D" w:rsidR="0047174C" w:rsidRPr="00D768D2" w:rsidRDefault="00A76BFD" w:rsidP="008E66B6">
            <w:pPr>
              <w:spacing w:after="0"/>
              <w:jc w:val="center"/>
              <w:rPr>
                <w:szCs w:val="24"/>
              </w:rPr>
            </w:pPr>
            <w:r>
              <w:t>2022</w:t>
            </w:r>
          </w:p>
        </w:tc>
        <w:tc>
          <w:tcPr>
            <w:tcW w:w="641" w:type="pct"/>
            <w:tcBorders>
              <w:bottom w:val="single" w:sz="4" w:space="0" w:color="auto"/>
            </w:tcBorders>
            <w:vAlign w:val="center"/>
          </w:tcPr>
          <w:p w14:paraId="4CD60CB4" w14:textId="15B7FC89" w:rsidR="0047174C" w:rsidRPr="00772CDB" w:rsidRDefault="00A76BFD" w:rsidP="008E66B6">
            <w:pPr>
              <w:spacing w:after="0"/>
              <w:jc w:val="center"/>
              <w:rPr>
                <w:szCs w:val="24"/>
              </w:rPr>
            </w:pPr>
            <w:r>
              <w:rPr>
                <w:szCs w:val="22"/>
              </w:rPr>
              <w:t>597,732</w:t>
            </w:r>
          </w:p>
        </w:tc>
        <w:tc>
          <w:tcPr>
            <w:tcW w:w="641" w:type="pct"/>
            <w:tcBorders>
              <w:bottom w:val="single" w:sz="4" w:space="0" w:color="auto"/>
            </w:tcBorders>
            <w:vAlign w:val="center"/>
          </w:tcPr>
          <w:p w14:paraId="4AB23885" w14:textId="1B7BF6A1" w:rsidR="0047174C" w:rsidRPr="00D768D2" w:rsidRDefault="00A76BFD" w:rsidP="008E66B6">
            <w:pPr>
              <w:spacing w:after="0"/>
              <w:jc w:val="center"/>
              <w:rPr>
                <w:szCs w:val="24"/>
              </w:rPr>
            </w:pPr>
            <w:r>
              <w:rPr>
                <w:szCs w:val="22"/>
              </w:rPr>
              <w:t>41,110</w:t>
            </w:r>
          </w:p>
        </w:tc>
        <w:tc>
          <w:tcPr>
            <w:tcW w:w="641" w:type="pct"/>
            <w:tcBorders>
              <w:bottom w:val="single" w:sz="4" w:space="0" w:color="auto"/>
            </w:tcBorders>
            <w:vAlign w:val="center"/>
          </w:tcPr>
          <w:p w14:paraId="322F2C12" w14:textId="303188BB" w:rsidR="0047174C" w:rsidRPr="00D768D2" w:rsidRDefault="00A76BFD" w:rsidP="008E66B6">
            <w:pPr>
              <w:spacing w:after="0"/>
              <w:jc w:val="center"/>
              <w:rPr>
                <w:szCs w:val="24"/>
              </w:rPr>
            </w:pPr>
            <w:r>
              <w:rPr>
                <w:szCs w:val="22"/>
              </w:rPr>
              <w:t>34,602</w:t>
            </w:r>
          </w:p>
        </w:tc>
        <w:tc>
          <w:tcPr>
            <w:tcW w:w="641" w:type="pct"/>
            <w:tcBorders>
              <w:bottom w:val="single" w:sz="4" w:space="0" w:color="auto"/>
            </w:tcBorders>
            <w:vAlign w:val="center"/>
          </w:tcPr>
          <w:p w14:paraId="56BA7BA4" w14:textId="77777777" w:rsidR="0047174C" w:rsidRPr="00D768D2" w:rsidRDefault="0047174C" w:rsidP="008E66B6">
            <w:pPr>
              <w:spacing w:after="0"/>
              <w:jc w:val="center"/>
              <w:rPr>
                <w:szCs w:val="24"/>
              </w:rPr>
            </w:pPr>
          </w:p>
        </w:tc>
        <w:tc>
          <w:tcPr>
            <w:tcW w:w="640" w:type="pct"/>
            <w:tcBorders>
              <w:bottom w:val="single" w:sz="4" w:space="0" w:color="auto"/>
            </w:tcBorders>
            <w:vAlign w:val="center"/>
          </w:tcPr>
          <w:p w14:paraId="4B2618E5" w14:textId="77777777" w:rsidR="0047174C" w:rsidRPr="00D768D2" w:rsidRDefault="0047174C" w:rsidP="008E66B6">
            <w:pPr>
              <w:spacing w:after="0"/>
              <w:jc w:val="center"/>
              <w:rPr>
                <w:szCs w:val="24"/>
              </w:rPr>
            </w:pPr>
          </w:p>
        </w:tc>
      </w:tr>
    </w:tbl>
    <w:p w14:paraId="491C8C21" w14:textId="77777777" w:rsidR="008B4DBB" w:rsidRPr="004232FF" w:rsidRDefault="008B4DBB" w:rsidP="00410968">
      <w:pPr>
        <w:rPr>
          <w:sz w:val="20"/>
        </w:rPr>
      </w:pPr>
      <w:r w:rsidRPr="004232FF">
        <w:rPr>
          <w:sz w:val="20"/>
          <w:vertAlign w:val="superscript"/>
        </w:rPr>
        <w:t>1</w:t>
      </w:r>
      <w:r w:rsidRPr="004232FF">
        <w:rPr>
          <w:sz w:val="20"/>
        </w:rPr>
        <w:t>Total biomass from the age-structured model</w:t>
      </w:r>
    </w:p>
    <w:tbl>
      <w:tblPr>
        <w:tblW w:w="5000" w:type="pct"/>
        <w:tblBorders>
          <w:top w:val="single" w:sz="4" w:space="0" w:color="auto"/>
          <w:bottom w:val="single" w:sz="4" w:space="0" w:color="auto"/>
        </w:tblBorders>
        <w:tblLayout w:type="fixed"/>
        <w:tblLook w:val="01E0" w:firstRow="1" w:lastRow="1" w:firstColumn="1" w:lastColumn="1" w:noHBand="0" w:noVBand="0"/>
      </w:tblPr>
      <w:tblGrid>
        <w:gridCol w:w="1081"/>
        <w:gridCol w:w="920"/>
        <w:gridCol w:w="920"/>
        <w:gridCol w:w="920"/>
        <w:gridCol w:w="920"/>
        <w:gridCol w:w="920"/>
        <w:gridCol w:w="920"/>
        <w:gridCol w:w="920"/>
        <w:gridCol w:w="920"/>
        <w:gridCol w:w="919"/>
      </w:tblGrid>
      <w:tr w:rsidR="00AE4A0E" w:rsidRPr="00366A20" w14:paraId="79B8A68E" w14:textId="77777777" w:rsidTr="00233FC8">
        <w:tc>
          <w:tcPr>
            <w:tcW w:w="577" w:type="pct"/>
            <w:vMerge w:val="restart"/>
            <w:tcBorders>
              <w:top w:val="single" w:sz="4" w:space="0" w:color="auto"/>
            </w:tcBorders>
            <w:vAlign w:val="bottom"/>
          </w:tcPr>
          <w:p w14:paraId="6738B04B" w14:textId="04BDA3DB" w:rsidR="00AE4A0E" w:rsidRPr="00D768D2" w:rsidRDefault="00AE4A0E" w:rsidP="00FB1BEE">
            <w:pPr>
              <w:spacing w:after="0"/>
              <w:jc w:val="center"/>
              <w:rPr>
                <w:b/>
                <w:szCs w:val="24"/>
              </w:rPr>
            </w:pPr>
            <w:r>
              <w:rPr>
                <w:b/>
                <w:szCs w:val="24"/>
              </w:rPr>
              <w:t>Stock</w:t>
            </w:r>
          </w:p>
        </w:tc>
        <w:tc>
          <w:tcPr>
            <w:tcW w:w="491" w:type="pct"/>
            <w:tcBorders>
              <w:top w:val="single" w:sz="4" w:space="0" w:color="auto"/>
              <w:bottom w:val="nil"/>
              <w:right w:val="single" w:sz="2" w:space="0" w:color="auto"/>
            </w:tcBorders>
            <w:vAlign w:val="bottom"/>
          </w:tcPr>
          <w:p w14:paraId="04D01314" w14:textId="77777777" w:rsidR="00AE4A0E" w:rsidRPr="00D768D2" w:rsidRDefault="00AE4A0E" w:rsidP="00FB1BEE">
            <w:pPr>
              <w:spacing w:after="0"/>
              <w:jc w:val="center"/>
              <w:rPr>
                <w:b/>
                <w:szCs w:val="24"/>
              </w:rPr>
            </w:pPr>
          </w:p>
        </w:tc>
        <w:tc>
          <w:tcPr>
            <w:tcW w:w="491" w:type="pct"/>
            <w:tcBorders>
              <w:top w:val="single" w:sz="4" w:space="0" w:color="auto"/>
              <w:left w:val="single" w:sz="2" w:space="0" w:color="auto"/>
              <w:bottom w:val="nil"/>
            </w:tcBorders>
            <w:vAlign w:val="bottom"/>
          </w:tcPr>
          <w:p w14:paraId="3D7893F9" w14:textId="291C73A7" w:rsidR="00AE4A0E" w:rsidRPr="0035021A" w:rsidRDefault="00A76BFD" w:rsidP="00FB1BEE">
            <w:pPr>
              <w:spacing w:after="0"/>
              <w:jc w:val="center"/>
              <w:rPr>
                <w:b/>
                <w:szCs w:val="24"/>
              </w:rPr>
            </w:pPr>
            <w:r>
              <w:rPr>
                <w:b/>
              </w:rPr>
              <w:t>2020</w:t>
            </w:r>
          </w:p>
        </w:tc>
        <w:tc>
          <w:tcPr>
            <w:tcW w:w="491" w:type="pct"/>
            <w:tcBorders>
              <w:top w:val="single" w:sz="4" w:space="0" w:color="auto"/>
              <w:bottom w:val="nil"/>
            </w:tcBorders>
            <w:vAlign w:val="bottom"/>
          </w:tcPr>
          <w:p w14:paraId="55D189A7" w14:textId="77777777" w:rsidR="00AE4A0E" w:rsidRPr="00D768D2" w:rsidRDefault="00AE4A0E" w:rsidP="00FB1BEE">
            <w:pPr>
              <w:spacing w:after="0"/>
              <w:jc w:val="center"/>
              <w:rPr>
                <w:b/>
                <w:szCs w:val="24"/>
              </w:rPr>
            </w:pPr>
          </w:p>
        </w:tc>
        <w:tc>
          <w:tcPr>
            <w:tcW w:w="491" w:type="pct"/>
            <w:tcBorders>
              <w:top w:val="single" w:sz="4" w:space="0" w:color="auto"/>
              <w:bottom w:val="nil"/>
            </w:tcBorders>
            <w:vAlign w:val="bottom"/>
          </w:tcPr>
          <w:p w14:paraId="629AAF78" w14:textId="77777777" w:rsidR="00AE4A0E" w:rsidRPr="00D768D2" w:rsidRDefault="00AE4A0E" w:rsidP="00FB1BEE">
            <w:pPr>
              <w:spacing w:after="0"/>
              <w:jc w:val="center"/>
              <w:rPr>
                <w:b/>
                <w:szCs w:val="24"/>
              </w:rPr>
            </w:pPr>
          </w:p>
        </w:tc>
        <w:tc>
          <w:tcPr>
            <w:tcW w:w="491" w:type="pct"/>
            <w:tcBorders>
              <w:top w:val="single" w:sz="4" w:space="0" w:color="auto"/>
              <w:bottom w:val="nil"/>
              <w:right w:val="single" w:sz="2" w:space="0" w:color="auto"/>
            </w:tcBorders>
            <w:vAlign w:val="bottom"/>
          </w:tcPr>
          <w:p w14:paraId="634A8CB2" w14:textId="77777777" w:rsidR="00AE4A0E" w:rsidRPr="00D768D2" w:rsidRDefault="00AE4A0E" w:rsidP="00FB1BEE">
            <w:pPr>
              <w:spacing w:after="0"/>
              <w:jc w:val="center"/>
              <w:rPr>
                <w:b/>
                <w:szCs w:val="24"/>
              </w:rPr>
            </w:pPr>
          </w:p>
        </w:tc>
        <w:tc>
          <w:tcPr>
            <w:tcW w:w="491" w:type="pct"/>
            <w:tcBorders>
              <w:top w:val="single" w:sz="4" w:space="0" w:color="auto"/>
              <w:left w:val="single" w:sz="2" w:space="0" w:color="auto"/>
              <w:bottom w:val="nil"/>
            </w:tcBorders>
            <w:vAlign w:val="bottom"/>
          </w:tcPr>
          <w:p w14:paraId="3E047D67" w14:textId="2846C71B" w:rsidR="00AE4A0E" w:rsidRPr="0035021A" w:rsidRDefault="00974E48" w:rsidP="00A76BFD">
            <w:pPr>
              <w:spacing w:after="0"/>
              <w:jc w:val="center"/>
              <w:rPr>
                <w:b/>
                <w:szCs w:val="24"/>
              </w:rPr>
            </w:pPr>
            <w:r>
              <w:rPr>
                <w:b/>
              </w:rPr>
              <w:t>202</w:t>
            </w:r>
            <w:r w:rsidR="00A76BFD">
              <w:rPr>
                <w:b/>
              </w:rPr>
              <w:t>1</w:t>
            </w:r>
          </w:p>
        </w:tc>
        <w:tc>
          <w:tcPr>
            <w:tcW w:w="491" w:type="pct"/>
            <w:tcBorders>
              <w:top w:val="single" w:sz="4" w:space="0" w:color="auto"/>
              <w:bottom w:val="nil"/>
              <w:right w:val="single" w:sz="2" w:space="0" w:color="auto"/>
            </w:tcBorders>
            <w:vAlign w:val="bottom"/>
          </w:tcPr>
          <w:p w14:paraId="4D4BB21B" w14:textId="77777777" w:rsidR="00AE4A0E" w:rsidRPr="00D768D2" w:rsidRDefault="00AE4A0E" w:rsidP="00FB1BEE">
            <w:pPr>
              <w:spacing w:after="0"/>
              <w:jc w:val="center"/>
              <w:rPr>
                <w:b/>
                <w:szCs w:val="24"/>
              </w:rPr>
            </w:pPr>
          </w:p>
        </w:tc>
        <w:tc>
          <w:tcPr>
            <w:tcW w:w="491" w:type="pct"/>
            <w:tcBorders>
              <w:top w:val="single" w:sz="4" w:space="0" w:color="auto"/>
              <w:left w:val="single" w:sz="2" w:space="0" w:color="auto"/>
              <w:bottom w:val="nil"/>
            </w:tcBorders>
            <w:vAlign w:val="bottom"/>
          </w:tcPr>
          <w:p w14:paraId="6BFC9FE8" w14:textId="334C4C26" w:rsidR="00AE4A0E" w:rsidRPr="0035021A" w:rsidRDefault="00A76BFD" w:rsidP="00FB1BEE">
            <w:pPr>
              <w:spacing w:after="0"/>
              <w:jc w:val="center"/>
              <w:rPr>
                <w:b/>
                <w:szCs w:val="24"/>
              </w:rPr>
            </w:pPr>
            <w:r>
              <w:rPr>
                <w:b/>
              </w:rPr>
              <w:t>2022</w:t>
            </w:r>
          </w:p>
        </w:tc>
        <w:tc>
          <w:tcPr>
            <w:tcW w:w="491" w:type="pct"/>
            <w:tcBorders>
              <w:top w:val="single" w:sz="4" w:space="0" w:color="auto"/>
              <w:bottom w:val="nil"/>
            </w:tcBorders>
            <w:vAlign w:val="bottom"/>
          </w:tcPr>
          <w:p w14:paraId="558F68E9" w14:textId="77777777" w:rsidR="00AE4A0E" w:rsidRPr="00D768D2" w:rsidRDefault="00AE4A0E" w:rsidP="00FB1BEE">
            <w:pPr>
              <w:spacing w:after="0"/>
              <w:jc w:val="center"/>
              <w:rPr>
                <w:b/>
                <w:szCs w:val="24"/>
              </w:rPr>
            </w:pPr>
          </w:p>
        </w:tc>
      </w:tr>
      <w:tr w:rsidR="00AE4A0E" w:rsidRPr="00366A20" w14:paraId="338F4C92" w14:textId="77777777" w:rsidTr="00233FC8">
        <w:tc>
          <w:tcPr>
            <w:tcW w:w="577" w:type="pct"/>
            <w:vMerge/>
            <w:tcBorders>
              <w:bottom w:val="single" w:sz="4" w:space="0" w:color="auto"/>
            </w:tcBorders>
            <w:vAlign w:val="bottom"/>
          </w:tcPr>
          <w:p w14:paraId="3BDA95B7" w14:textId="7A43BC7B" w:rsidR="00AE4A0E" w:rsidRPr="00D768D2" w:rsidRDefault="00AE4A0E" w:rsidP="00AE4A0E">
            <w:pPr>
              <w:spacing w:after="0"/>
              <w:rPr>
                <w:b/>
                <w:szCs w:val="24"/>
              </w:rPr>
            </w:pPr>
          </w:p>
        </w:tc>
        <w:tc>
          <w:tcPr>
            <w:tcW w:w="491" w:type="pct"/>
            <w:tcBorders>
              <w:top w:val="nil"/>
              <w:bottom w:val="single" w:sz="4" w:space="0" w:color="auto"/>
              <w:right w:val="single" w:sz="2" w:space="0" w:color="auto"/>
            </w:tcBorders>
            <w:vAlign w:val="bottom"/>
          </w:tcPr>
          <w:p w14:paraId="4BAE5855" w14:textId="77777777" w:rsidR="00AE4A0E" w:rsidRPr="00D768D2" w:rsidRDefault="00AE4A0E" w:rsidP="00FB1BEE">
            <w:pPr>
              <w:spacing w:after="0"/>
              <w:jc w:val="center"/>
              <w:rPr>
                <w:b/>
                <w:szCs w:val="24"/>
              </w:rPr>
            </w:pPr>
            <w:r w:rsidRPr="00D768D2">
              <w:rPr>
                <w:b/>
                <w:szCs w:val="24"/>
              </w:rPr>
              <w:t>Area</w:t>
            </w:r>
          </w:p>
        </w:tc>
        <w:tc>
          <w:tcPr>
            <w:tcW w:w="491" w:type="pct"/>
            <w:tcBorders>
              <w:top w:val="nil"/>
              <w:left w:val="single" w:sz="2" w:space="0" w:color="auto"/>
              <w:bottom w:val="single" w:sz="4" w:space="0" w:color="auto"/>
            </w:tcBorders>
            <w:vAlign w:val="bottom"/>
          </w:tcPr>
          <w:p w14:paraId="7A7FA053" w14:textId="77777777" w:rsidR="00AE4A0E" w:rsidRPr="00D768D2" w:rsidRDefault="00AE4A0E" w:rsidP="00FB1BEE">
            <w:pPr>
              <w:spacing w:after="0"/>
              <w:jc w:val="center"/>
              <w:rPr>
                <w:b/>
                <w:szCs w:val="24"/>
              </w:rPr>
            </w:pPr>
            <w:r w:rsidRPr="00D768D2">
              <w:rPr>
                <w:b/>
                <w:szCs w:val="24"/>
              </w:rPr>
              <w:t>OFL</w:t>
            </w:r>
          </w:p>
        </w:tc>
        <w:tc>
          <w:tcPr>
            <w:tcW w:w="491" w:type="pct"/>
            <w:tcBorders>
              <w:top w:val="nil"/>
              <w:bottom w:val="single" w:sz="4" w:space="0" w:color="auto"/>
            </w:tcBorders>
            <w:vAlign w:val="bottom"/>
          </w:tcPr>
          <w:p w14:paraId="0D367C21" w14:textId="77777777" w:rsidR="00AE4A0E" w:rsidRPr="00D768D2" w:rsidRDefault="00AE4A0E" w:rsidP="00FB1BEE">
            <w:pPr>
              <w:spacing w:after="0"/>
              <w:jc w:val="center"/>
              <w:rPr>
                <w:b/>
                <w:szCs w:val="24"/>
              </w:rPr>
            </w:pPr>
            <w:r w:rsidRPr="00D768D2">
              <w:rPr>
                <w:b/>
                <w:szCs w:val="24"/>
              </w:rPr>
              <w:t>ABC</w:t>
            </w:r>
          </w:p>
        </w:tc>
        <w:tc>
          <w:tcPr>
            <w:tcW w:w="491" w:type="pct"/>
            <w:tcBorders>
              <w:top w:val="nil"/>
              <w:bottom w:val="single" w:sz="4" w:space="0" w:color="auto"/>
            </w:tcBorders>
            <w:vAlign w:val="bottom"/>
          </w:tcPr>
          <w:p w14:paraId="7E44A7B8" w14:textId="77777777" w:rsidR="00AE4A0E" w:rsidRPr="00D768D2" w:rsidRDefault="00AE4A0E" w:rsidP="00FB1BEE">
            <w:pPr>
              <w:spacing w:after="0"/>
              <w:jc w:val="center"/>
              <w:rPr>
                <w:b/>
                <w:szCs w:val="24"/>
              </w:rPr>
            </w:pPr>
            <w:r w:rsidRPr="00D768D2">
              <w:rPr>
                <w:b/>
                <w:szCs w:val="24"/>
              </w:rPr>
              <w:t>TAC</w:t>
            </w:r>
          </w:p>
        </w:tc>
        <w:tc>
          <w:tcPr>
            <w:tcW w:w="491" w:type="pct"/>
            <w:tcBorders>
              <w:top w:val="nil"/>
              <w:bottom w:val="single" w:sz="4" w:space="0" w:color="auto"/>
              <w:right w:val="single" w:sz="2" w:space="0" w:color="auto"/>
            </w:tcBorders>
            <w:vAlign w:val="bottom"/>
          </w:tcPr>
          <w:p w14:paraId="2AE344B7" w14:textId="77777777" w:rsidR="00AE4A0E" w:rsidRPr="00D768D2" w:rsidRDefault="00AE4A0E" w:rsidP="00FB1BEE">
            <w:pPr>
              <w:spacing w:after="0"/>
              <w:jc w:val="center"/>
              <w:rPr>
                <w:b/>
                <w:szCs w:val="24"/>
                <w:vertAlign w:val="superscript"/>
              </w:rPr>
            </w:pPr>
            <w:r w:rsidRPr="00D768D2">
              <w:rPr>
                <w:b/>
                <w:szCs w:val="24"/>
              </w:rPr>
              <w:t>Catch</w:t>
            </w:r>
            <w:r w:rsidRPr="00D768D2">
              <w:rPr>
                <w:b/>
                <w:szCs w:val="24"/>
                <w:vertAlign w:val="superscript"/>
              </w:rPr>
              <w:t>2</w:t>
            </w:r>
          </w:p>
        </w:tc>
        <w:tc>
          <w:tcPr>
            <w:tcW w:w="491" w:type="pct"/>
            <w:tcBorders>
              <w:top w:val="nil"/>
              <w:left w:val="single" w:sz="2" w:space="0" w:color="auto"/>
              <w:bottom w:val="single" w:sz="4" w:space="0" w:color="auto"/>
            </w:tcBorders>
            <w:vAlign w:val="bottom"/>
          </w:tcPr>
          <w:p w14:paraId="6BCFF885" w14:textId="77777777" w:rsidR="00AE4A0E" w:rsidRPr="00D768D2" w:rsidRDefault="00AE4A0E" w:rsidP="00FB1BEE">
            <w:pPr>
              <w:spacing w:after="0"/>
              <w:jc w:val="center"/>
              <w:rPr>
                <w:b/>
                <w:szCs w:val="24"/>
              </w:rPr>
            </w:pPr>
            <w:r w:rsidRPr="00D768D2">
              <w:rPr>
                <w:b/>
                <w:szCs w:val="24"/>
              </w:rPr>
              <w:t>OFL</w:t>
            </w:r>
          </w:p>
        </w:tc>
        <w:tc>
          <w:tcPr>
            <w:tcW w:w="491" w:type="pct"/>
            <w:tcBorders>
              <w:top w:val="nil"/>
              <w:bottom w:val="single" w:sz="4" w:space="0" w:color="auto"/>
              <w:right w:val="single" w:sz="2" w:space="0" w:color="auto"/>
            </w:tcBorders>
            <w:vAlign w:val="bottom"/>
          </w:tcPr>
          <w:p w14:paraId="247DF091" w14:textId="77777777" w:rsidR="00AE4A0E" w:rsidRPr="00D768D2" w:rsidRDefault="00AE4A0E" w:rsidP="00FB1BEE">
            <w:pPr>
              <w:spacing w:after="0"/>
              <w:jc w:val="center"/>
              <w:rPr>
                <w:b/>
                <w:szCs w:val="24"/>
              </w:rPr>
            </w:pPr>
            <w:r w:rsidRPr="00D768D2">
              <w:rPr>
                <w:b/>
                <w:szCs w:val="24"/>
              </w:rPr>
              <w:t>ABC</w:t>
            </w:r>
          </w:p>
        </w:tc>
        <w:tc>
          <w:tcPr>
            <w:tcW w:w="491" w:type="pct"/>
            <w:tcBorders>
              <w:top w:val="nil"/>
              <w:left w:val="single" w:sz="2" w:space="0" w:color="auto"/>
              <w:bottom w:val="single" w:sz="4" w:space="0" w:color="auto"/>
            </w:tcBorders>
            <w:vAlign w:val="bottom"/>
          </w:tcPr>
          <w:p w14:paraId="0E82B409" w14:textId="77777777" w:rsidR="00AE4A0E" w:rsidRPr="00D768D2" w:rsidRDefault="00AE4A0E" w:rsidP="00FB1BEE">
            <w:pPr>
              <w:spacing w:after="0"/>
              <w:jc w:val="center"/>
              <w:rPr>
                <w:b/>
                <w:szCs w:val="24"/>
              </w:rPr>
            </w:pPr>
            <w:r w:rsidRPr="00D768D2">
              <w:rPr>
                <w:b/>
                <w:szCs w:val="24"/>
              </w:rPr>
              <w:t>OFL</w:t>
            </w:r>
          </w:p>
        </w:tc>
        <w:tc>
          <w:tcPr>
            <w:tcW w:w="491" w:type="pct"/>
            <w:tcBorders>
              <w:top w:val="nil"/>
              <w:bottom w:val="single" w:sz="4" w:space="0" w:color="auto"/>
            </w:tcBorders>
            <w:vAlign w:val="bottom"/>
          </w:tcPr>
          <w:p w14:paraId="47416A14" w14:textId="77777777" w:rsidR="00AE4A0E" w:rsidRPr="00D768D2" w:rsidRDefault="00AE4A0E" w:rsidP="00FB1BEE">
            <w:pPr>
              <w:spacing w:after="0"/>
              <w:jc w:val="center"/>
              <w:rPr>
                <w:b/>
                <w:szCs w:val="24"/>
              </w:rPr>
            </w:pPr>
            <w:r w:rsidRPr="00D768D2">
              <w:rPr>
                <w:b/>
                <w:szCs w:val="24"/>
              </w:rPr>
              <w:t>ABC</w:t>
            </w:r>
          </w:p>
        </w:tc>
      </w:tr>
      <w:tr w:rsidR="00A76BFD" w:rsidRPr="00366A20" w14:paraId="5C222FB4" w14:textId="77777777" w:rsidTr="00233FC8">
        <w:tc>
          <w:tcPr>
            <w:tcW w:w="577" w:type="pct"/>
            <w:vMerge w:val="restart"/>
            <w:tcBorders>
              <w:top w:val="single" w:sz="4" w:space="0" w:color="auto"/>
            </w:tcBorders>
            <w:vAlign w:val="center"/>
          </w:tcPr>
          <w:p w14:paraId="1B794592" w14:textId="6E6C4D41" w:rsidR="00A76BFD" w:rsidRPr="00D768D2" w:rsidRDefault="00A76BFD" w:rsidP="00A76BFD">
            <w:pPr>
              <w:jc w:val="center"/>
              <w:rPr>
                <w:szCs w:val="24"/>
              </w:rPr>
            </w:pPr>
            <w:bookmarkStart w:id="4" w:name="_Hlk244321605"/>
            <w:bookmarkStart w:id="5" w:name="_Hlk245008788"/>
            <w:r w:rsidRPr="00D768D2">
              <w:rPr>
                <w:szCs w:val="24"/>
              </w:rPr>
              <w:t>Pacific ocean perch</w:t>
            </w:r>
          </w:p>
        </w:tc>
        <w:tc>
          <w:tcPr>
            <w:tcW w:w="491" w:type="pct"/>
            <w:tcBorders>
              <w:top w:val="single" w:sz="4" w:space="0" w:color="auto"/>
              <w:right w:val="single" w:sz="2" w:space="0" w:color="auto"/>
            </w:tcBorders>
            <w:vAlign w:val="center"/>
          </w:tcPr>
          <w:p w14:paraId="166EC54A" w14:textId="77777777" w:rsidR="00A76BFD" w:rsidRPr="00D768D2" w:rsidRDefault="00A76BFD" w:rsidP="00A76BFD">
            <w:pPr>
              <w:spacing w:after="0"/>
              <w:jc w:val="center"/>
              <w:rPr>
                <w:szCs w:val="24"/>
              </w:rPr>
            </w:pPr>
            <w:r w:rsidRPr="00D768D2">
              <w:rPr>
                <w:szCs w:val="24"/>
              </w:rPr>
              <w:t>W</w:t>
            </w:r>
          </w:p>
        </w:tc>
        <w:tc>
          <w:tcPr>
            <w:tcW w:w="491" w:type="pct"/>
            <w:tcBorders>
              <w:top w:val="single" w:sz="4" w:space="0" w:color="auto"/>
              <w:left w:val="single" w:sz="2" w:space="0" w:color="auto"/>
            </w:tcBorders>
            <w:vAlign w:val="center"/>
          </w:tcPr>
          <w:p w14:paraId="329353CB" w14:textId="77777777" w:rsidR="00A76BFD" w:rsidRPr="00D768D2" w:rsidRDefault="00A76BFD" w:rsidP="00A76BFD">
            <w:pPr>
              <w:spacing w:after="0"/>
              <w:jc w:val="center"/>
              <w:rPr>
                <w:szCs w:val="24"/>
              </w:rPr>
            </w:pPr>
          </w:p>
        </w:tc>
        <w:tc>
          <w:tcPr>
            <w:tcW w:w="491" w:type="pct"/>
            <w:tcBorders>
              <w:top w:val="single" w:sz="4" w:space="0" w:color="auto"/>
            </w:tcBorders>
            <w:vAlign w:val="center"/>
          </w:tcPr>
          <w:p w14:paraId="59025728" w14:textId="72594108" w:rsidR="00A76BFD" w:rsidRPr="00D768D2" w:rsidRDefault="00A76BFD" w:rsidP="00A76BFD">
            <w:pPr>
              <w:spacing w:after="0"/>
              <w:jc w:val="center"/>
              <w:rPr>
                <w:szCs w:val="24"/>
              </w:rPr>
            </w:pPr>
            <w:r>
              <w:rPr>
                <w:szCs w:val="24"/>
              </w:rPr>
              <w:t>1,437</w:t>
            </w:r>
          </w:p>
        </w:tc>
        <w:tc>
          <w:tcPr>
            <w:tcW w:w="491" w:type="pct"/>
            <w:tcBorders>
              <w:top w:val="single" w:sz="4" w:space="0" w:color="auto"/>
            </w:tcBorders>
            <w:vAlign w:val="center"/>
          </w:tcPr>
          <w:p w14:paraId="49D66D27" w14:textId="2A02A244" w:rsidR="00A76BFD" w:rsidRPr="00D768D2" w:rsidRDefault="00A76BFD" w:rsidP="00A76BFD">
            <w:pPr>
              <w:spacing w:after="0"/>
              <w:jc w:val="center"/>
              <w:rPr>
                <w:szCs w:val="24"/>
              </w:rPr>
            </w:pPr>
            <w:r>
              <w:rPr>
                <w:szCs w:val="24"/>
              </w:rPr>
              <w:t>1,437</w:t>
            </w:r>
          </w:p>
        </w:tc>
        <w:tc>
          <w:tcPr>
            <w:tcW w:w="491" w:type="pct"/>
            <w:tcBorders>
              <w:top w:val="single" w:sz="4" w:space="0" w:color="auto"/>
              <w:right w:val="single" w:sz="2" w:space="0" w:color="auto"/>
            </w:tcBorders>
            <w:vAlign w:val="center"/>
          </w:tcPr>
          <w:p w14:paraId="42263FEB" w14:textId="0F174F28" w:rsidR="00A76BFD" w:rsidRPr="00532DFB" w:rsidRDefault="00F16791" w:rsidP="00A76BFD">
            <w:pPr>
              <w:spacing w:after="0"/>
              <w:jc w:val="center"/>
              <w:rPr>
                <w:szCs w:val="24"/>
              </w:rPr>
            </w:pPr>
            <w:r>
              <w:rPr>
                <w:szCs w:val="24"/>
              </w:rPr>
              <w:t>1,332</w:t>
            </w:r>
          </w:p>
        </w:tc>
        <w:tc>
          <w:tcPr>
            <w:tcW w:w="491" w:type="pct"/>
            <w:tcBorders>
              <w:top w:val="single" w:sz="4" w:space="0" w:color="auto"/>
              <w:left w:val="single" w:sz="2" w:space="0" w:color="auto"/>
            </w:tcBorders>
            <w:vAlign w:val="center"/>
          </w:tcPr>
          <w:p w14:paraId="506EF08A" w14:textId="77777777" w:rsidR="00A76BFD" w:rsidRPr="00D768D2" w:rsidRDefault="00A76BFD" w:rsidP="00A76BFD">
            <w:pPr>
              <w:spacing w:after="0"/>
              <w:jc w:val="center"/>
              <w:rPr>
                <w:szCs w:val="24"/>
              </w:rPr>
            </w:pPr>
          </w:p>
        </w:tc>
        <w:tc>
          <w:tcPr>
            <w:tcW w:w="491" w:type="pct"/>
            <w:tcBorders>
              <w:top w:val="single" w:sz="4" w:space="0" w:color="auto"/>
              <w:right w:val="single" w:sz="2" w:space="0" w:color="auto"/>
            </w:tcBorders>
            <w:vAlign w:val="center"/>
          </w:tcPr>
          <w:p w14:paraId="4B0EB3A0" w14:textId="4BB2AE9D" w:rsidR="00A76BFD" w:rsidRPr="00D768D2" w:rsidRDefault="00A76BFD" w:rsidP="00A76BFD">
            <w:pPr>
              <w:spacing w:after="0"/>
              <w:jc w:val="center"/>
              <w:rPr>
                <w:szCs w:val="24"/>
              </w:rPr>
            </w:pPr>
            <w:r>
              <w:rPr>
                <w:szCs w:val="24"/>
              </w:rPr>
              <w:t>1,643</w:t>
            </w:r>
          </w:p>
        </w:tc>
        <w:tc>
          <w:tcPr>
            <w:tcW w:w="491" w:type="pct"/>
            <w:tcBorders>
              <w:top w:val="single" w:sz="4" w:space="0" w:color="auto"/>
              <w:left w:val="single" w:sz="2" w:space="0" w:color="auto"/>
            </w:tcBorders>
            <w:vAlign w:val="center"/>
          </w:tcPr>
          <w:p w14:paraId="0E0DE4A2" w14:textId="7C033911" w:rsidR="00A76BFD" w:rsidRPr="00336539" w:rsidRDefault="00A76BFD" w:rsidP="00A76BFD">
            <w:pPr>
              <w:spacing w:after="0"/>
              <w:jc w:val="center"/>
            </w:pPr>
          </w:p>
        </w:tc>
        <w:tc>
          <w:tcPr>
            <w:tcW w:w="491" w:type="pct"/>
            <w:tcBorders>
              <w:top w:val="single" w:sz="4" w:space="0" w:color="auto"/>
            </w:tcBorders>
            <w:vAlign w:val="center"/>
          </w:tcPr>
          <w:p w14:paraId="4608D6B8" w14:textId="25C81086" w:rsidR="00A76BFD" w:rsidRPr="00D768D2" w:rsidRDefault="00A76BFD" w:rsidP="00A76BFD">
            <w:pPr>
              <w:spacing w:after="0"/>
              <w:jc w:val="center"/>
              <w:rPr>
                <w:szCs w:val="24"/>
              </w:rPr>
            </w:pPr>
            <w:r>
              <w:rPr>
                <w:szCs w:val="24"/>
              </w:rPr>
              <w:t>1,572</w:t>
            </w:r>
          </w:p>
        </w:tc>
      </w:tr>
      <w:tr w:rsidR="00A76BFD" w:rsidRPr="00366A20" w14:paraId="4922E7AF" w14:textId="77777777" w:rsidTr="00233FC8">
        <w:tc>
          <w:tcPr>
            <w:tcW w:w="577" w:type="pct"/>
            <w:vMerge/>
            <w:vAlign w:val="center"/>
          </w:tcPr>
          <w:p w14:paraId="268CE495" w14:textId="77777777" w:rsidR="00A76BFD" w:rsidRPr="00D768D2" w:rsidRDefault="00A76BFD" w:rsidP="00A76BFD">
            <w:pPr>
              <w:jc w:val="center"/>
              <w:rPr>
                <w:szCs w:val="24"/>
              </w:rPr>
            </w:pPr>
          </w:p>
        </w:tc>
        <w:tc>
          <w:tcPr>
            <w:tcW w:w="491" w:type="pct"/>
            <w:tcBorders>
              <w:right w:val="single" w:sz="2" w:space="0" w:color="auto"/>
            </w:tcBorders>
            <w:vAlign w:val="center"/>
          </w:tcPr>
          <w:p w14:paraId="0629F9F4" w14:textId="77777777" w:rsidR="00A76BFD" w:rsidRPr="00D768D2" w:rsidRDefault="00A76BFD" w:rsidP="00A76BFD">
            <w:pPr>
              <w:spacing w:after="0"/>
              <w:jc w:val="center"/>
              <w:rPr>
                <w:szCs w:val="24"/>
              </w:rPr>
            </w:pPr>
            <w:r w:rsidRPr="00D768D2">
              <w:rPr>
                <w:szCs w:val="24"/>
              </w:rPr>
              <w:t>C</w:t>
            </w:r>
          </w:p>
        </w:tc>
        <w:tc>
          <w:tcPr>
            <w:tcW w:w="491" w:type="pct"/>
            <w:tcBorders>
              <w:left w:val="single" w:sz="2" w:space="0" w:color="auto"/>
            </w:tcBorders>
            <w:vAlign w:val="center"/>
          </w:tcPr>
          <w:p w14:paraId="1366C69B" w14:textId="77777777" w:rsidR="00A76BFD" w:rsidRPr="00D768D2" w:rsidRDefault="00A76BFD" w:rsidP="00A76BFD">
            <w:pPr>
              <w:spacing w:after="0"/>
              <w:jc w:val="center"/>
              <w:rPr>
                <w:szCs w:val="24"/>
              </w:rPr>
            </w:pPr>
          </w:p>
        </w:tc>
        <w:tc>
          <w:tcPr>
            <w:tcW w:w="491" w:type="pct"/>
            <w:vAlign w:val="center"/>
          </w:tcPr>
          <w:p w14:paraId="68DDEE4A" w14:textId="28ACA022" w:rsidR="00A76BFD" w:rsidRPr="00D768D2" w:rsidRDefault="00A76BFD" w:rsidP="00A76BFD">
            <w:pPr>
              <w:spacing w:after="0"/>
              <w:jc w:val="center"/>
              <w:rPr>
                <w:szCs w:val="24"/>
              </w:rPr>
            </w:pPr>
            <w:r>
              <w:t>23,678</w:t>
            </w:r>
          </w:p>
        </w:tc>
        <w:tc>
          <w:tcPr>
            <w:tcW w:w="491" w:type="pct"/>
            <w:vAlign w:val="center"/>
          </w:tcPr>
          <w:p w14:paraId="250B7FC0" w14:textId="278B127C" w:rsidR="00A76BFD" w:rsidRPr="00D768D2" w:rsidRDefault="00A76BFD" w:rsidP="00A76BFD">
            <w:pPr>
              <w:spacing w:after="0"/>
              <w:jc w:val="center"/>
              <w:rPr>
                <w:szCs w:val="24"/>
              </w:rPr>
            </w:pPr>
            <w:r>
              <w:t>23,678</w:t>
            </w:r>
          </w:p>
        </w:tc>
        <w:tc>
          <w:tcPr>
            <w:tcW w:w="491" w:type="pct"/>
            <w:tcBorders>
              <w:right w:val="single" w:sz="2" w:space="0" w:color="auto"/>
            </w:tcBorders>
            <w:vAlign w:val="center"/>
          </w:tcPr>
          <w:p w14:paraId="4530ADAF" w14:textId="4B8BF6D2" w:rsidR="00A76BFD" w:rsidRPr="00532DFB" w:rsidRDefault="00F16791" w:rsidP="00A76BFD">
            <w:pPr>
              <w:spacing w:after="0"/>
              <w:jc w:val="center"/>
              <w:rPr>
                <w:szCs w:val="24"/>
              </w:rPr>
            </w:pPr>
            <w:r>
              <w:rPr>
                <w:szCs w:val="24"/>
              </w:rPr>
              <w:t>18,879</w:t>
            </w:r>
          </w:p>
        </w:tc>
        <w:tc>
          <w:tcPr>
            <w:tcW w:w="491" w:type="pct"/>
            <w:tcBorders>
              <w:left w:val="single" w:sz="2" w:space="0" w:color="auto"/>
            </w:tcBorders>
            <w:vAlign w:val="center"/>
          </w:tcPr>
          <w:p w14:paraId="7783F09B" w14:textId="77777777" w:rsidR="00A76BFD" w:rsidRPr="00D768D2" w:rsidRDefault="00A76BFD" w:rsidP="00A76BFD">
            <w:pPr>
              <w:spacing w:after="0"/>
              <w:jc w:val="center"/>
              <w:rPr>
                <w:szCs w:val="24"/>
              </w:rPr>
            </w:pPr>
          </w:p>
        </w:tc>
        <w:tc>
          <w:tcPr>
            <w:tcW w:w="491" w:type="pct"/>
            <w:tcBorders>
              <w:right w:val="single" w:sz="2" w:space="0" w:color="auto"/>
            </w:tcBorders>
            <w:vAlign w:val="center"/>
          </w:tcPr>
          <w:p w14:paraId="1BB268F1" w14:textId="6211BBAE" w:rsidR="00A76BFD" w:rsidRPr="00D768D2" w:rsidRDefault="00A76BFD" w:rsidP="00A76BFD">
            <w:pPr>
              <w:spacing w:after="0"/>
              <w:jc w:val="center"/>
              <w:rPr>
                <w:szCs w:val="24"/>
              </w:rPr>
            </w:pPr>
            <w:r>
              <w:t>27,429</w:t>
            </w:r>
          </w:p>
        </w:tc>
        <w:tc>
          <w:tcPr>
            <w:tcW w:w="491" w:type="pct"/>
            <w:tcBorders>
              <w:left w:val="single" w:sz="2" w:space="0" w:color="auto"/>
            </w:tcBorders>
            <w:vAlign w:val="center"/>
          </w:tcPr>
          <w:p w14:paraId="26709821" w14:textId="77777777" w:rsidR="00A76BFD" w:rsidRPr="00336539" w:rsidRDefault="00A76BFD" w:rsidP="00A76BFD">
            <w:pPr>
              <w:spacing w:after="0"/>
              <w:jc w:val="center"/>
            </w:pPr>
          </w:p>
        </w:tc>
        <w:tc>
          <w:tcPr>
            <w:tcW w:w="491" w:type="pct"/>
            <w:vAlign w:val="center"/>
          </w:tcPr>
          <w:p w14:paraId="4888F4C4" w14:textId="5D1485BF" w:rsidR="00A76BFD" w:rsidRPr="00D768D2" w:rsidRDefault="00A76BFD" w:rsidP="00A76BFD">
            <w:pPr>
              <w:spacing w:after="0"/>
              <w:jc w:val="center"/>
              <w:rPr>
                <w:szCs w:val="24"/>
              </w:rPr>
            </w:pPr>
            <w:r>
              <w:rPr>
                <w:szCs w:val="24"/>
              </w:rPr>
              <w:t>26,234</w:t>
            </w:r>
          </w:p>
        </w:tc>
      </w:tr>
      <w:tr w:rsidR="00A76BFD" w:rsidRPr="00366A20" w14:paraId="10A881FF" w14:textId="77777777" w:rsidTr="00233FC8">
        <w:trPr>
          <w:trHeight w:val="80"/>
        </w:trPr>
        <w:tc>
          <w:tcPr>
            <w:tcW w:w="577" w:type="pct"/>
            <w:vMerge/>
            <w:vAlign w:val="center"/>
          </w:tcPr>
          <w:p w14:paraId="5B1EEE4D" w14:textId="77777777" w:rsidR="00A76BFD" w:rsidRPr="00D768D2" w:rsidRDefault="00A76BFD" w:rsidP="00A76BFD">
            <w:pPr>
              <w:jc w:val="center"/>
              <w:rPr>
                <w:szCs w:val="24"/>
              </w:rPr>
            </w:pPr>
          </w:p>
        </w:tc>
        <w:tc>
          <w:tcPr>
            <w:tcW w:w="491" w:type="pct"/>
            <w:tcBorders>
              <w:right w:val="single" w:sz="2" w:space="0" w:color="auto"/>
            </w:tcBorders>
            <w:vAlign w:val="center"/>
          </w:tcPr>
          <w:p w14:paraId="4CA8F5FC" w14:textId="77777777" w:rsidR="00A76BFD" w:rsidRPr="00D768D2" w:rsidRDefault="00A76BFD" w:rsidP="00A76BFD">
            <w:pPr>
              <w:spacing w:after="0"/>
              <w:jc w:val="center"/>
              <w:rPr>
                <w:szCs w:val="24"/>
              </w:rPr>
            </w:pPr>
            <w:r w:rsidRPr="00D768D2">
              <w:rPr>
                <w:szCs w:val="24"/>
              </w:rPr>
              <w:t>WYAK</w:t>
            </w:r>
          </w:p>
        </w:tc>
        <w:tc>
          <w:tcPr>
            <w:tcW w:w="491" w:type="pct"/>
            <w:tcBorders>
              <w:left w:val="single" w:sz="2" w:space="0" w:color="auto"/>
            </w:tcBorders>
            <w:vAlign w:val="center"/>
          </w:tcPr>
          <w:p w14:paraId="08F1A19D" w14:textId="77777777" w:rsidR="00A76BFD" w:rsidRPr="00D768D2" w:rsidRDefault="00A76BFD" w:rsidP="00A76BFD">
            <w:pPr>
              <w:spacing w:after="0"/>
              <w:jc w:val="center"/>
              <w:rPr>
                <w:szCs w:val="24"/>
              </w:rPr>
            </w:pPr>
          </w:p>
        </w:tc>
        <w:tc>
          <w:tcPr>
            <w:tcW w:w="491" w:type="pct"/>
            <w:vAlign w:val="center"/>
          </w:tcPr>
          <w:p w14:paraId="38D1A814" w14:textId="0D4C7DF6" w:rsidR="00A76BFD" w:rsidRPr="00D768D2" w:rsidRDefault="00A76BFD" w:rsidP="00A76BFD">
            <w:pPr>
              <w:spacing w:after="0"/>
              <w:jc w:val="center"/>
              <w:rPr>
                <w:szCs w:val="24"/>
              </w:rPr>
            </w:pPr>
            <w:r>
              <w:t>1,470</w:t>
            </w:r>
          </w:p>
        </w:tc>
        <w:tc>
          <w:tcPr>
            <w:tcW w:w="491" w:type="pct"/>
            <w:vAlign w:val="center"/>
          </w:tcPr>
          <w:p w14:paraId="5E29C8E7" w14:textId="41B76432" w:rsidR="00A76BFD" w:rsidRPr="00D768D2" w:rsidRDefault="00A76BFD" w:rsidP="00A76BFD">
            <w:pPr>
              <w:spacing w:after="0"/>
              <w:jc w:val="center"/>
              <w:rPr>
                <w:szCs w:val="24"/>
              </w:rPr>
            </w:pPr>
            <w:r>
              <w:t>1,470</w:t>
            </w:r>
          </w:p>
        </w:tc>
        <w:tc>
          <w:tcPr>
            <w:tcW w:w="491" w:type="pct"/>
            <w:tcBorders>
              <w:right w:val="single" w:sz="2" w:space="0" w:color="auto"/>
            </w:tcBorders>
            <w:vAlign w:val="center"/>
          </w:tcPr>
          <w:p w14:paraId="040D2442" w14:textId="65B6B4EF" w:rsidR="00A76BFD" w:rsidRPr="00532DFB" w:rsidRDefault="00F16791" w:rsidP="00A76BFD">
            <w:pPr>
              <w:spacing w:after="0"/>
              <w:jc w:val="center"/>
              <w:rPr>
                <w:szCs w:val="24"/>
              </w:rPr>
            </w:pPr>
            <w:r>
              <w:rPr>
                <w:szCs w:val="24"/>
              </w:rPr>
              <w:t>1,466</w:t>
            </w:r>
          </w:p>
        </w:tc>
        <w:tc>
          <w:tcPr>
            <w:tcW w:w="491" w:type="pct"/>
            <w:tcBorders>
              <w:left w:val="single" w:sz="2" w:space="0" w:color="auto"/>
            </w:tcBorders>
            <w:vAlign w:val="center"/>
          </w:tcPr>
          <w:p w14:paraId="07349F65" w14:textId="77777777" w:rsidR="00A76BFD" w:rsidRPr="00D768D2" w:rsidRDefault="00A76BFD" w:rsidP="00A76BFD">
            <w:pPr>
              <w:spacing w:after="0"/>
              <w:jc w:val="center"/>
              <w:rPr>
                <w:szCs w:val="24"/>
              </w:rPr>
            </w:pPr>
          </w:p>
        </w:tc>
        <w:tc>
          <w:tcPr>
            <w:tcW w:w="491" w:type="pct"/>
            <w:tcBorders>
              <w:right w:val="single" w:sz="2" w:space="0" w:color="auto"/>
            </w:tcBorders>
            <w:vAlign w:val="center"/>
          </w:tcPr>
          <w:p w14:paraId="08D387A3" w14:textId="63BB8276" w:rsidR="00A76BFD" w:rsidRPr="00D768D2" w:rsidRDefault="00A76BFD" w:rsidP="00A76BFD">
            <w:pPr>
              <w:spacing w:after="0"/>
              <w:jc w:val="center"/>
              <w:rPr>
                <w:szCs w:val="24"/>
              </w:rPr>
            </w:pPr>
            <w:r>
              <w:t>1,705</w:t>
            </w:r>
          </w:p>
        </w:tc>
        <w:tc>
          <w:tcPr>
            <w:tcW w:w="491" w:type="pct"/>
            <w:tcBorders>
              <w:left w:val="single" w:sz="2" w:space="0" w:color="auto"/>
            </w:tcBorders>
            <w:vAlign w:val="center"/>
          </w:tcPr>
          <w:p w14:paraId="3607368E" w14:textId="77777777" w:rsidR="00A76BFD" w:rsidRPr="00336539" w:rsidRDefault="00A76BFD" w:rsidP="00A76BFD">
            <w:pPr>
              <w:spacing w:after="0"/>
              <w:jc w:val="center"/>
            </w:pPr>
          </w:p>
        </w:tc>
        <w:tc>
          <w:tcPr>
            <w:tcW w:w="491" w:type="pct"/>
            <w:vAlign w:val="center"/>
          </w:tcPr>
          <w:p w14:paraId="4DC4C438" w14:textId="15802886" w:rsidR="00A76BFD" w:rsidRPr="00D768D2" w:rsidRDefault="00A76BFD" w:rsidP="00A76BFD">
            <w:pPr>
              <w:spacing w:after="0"/>
              <w:jc w:val="center"/>
              <w:rPr>
                <w:szCs w:val="24"/>
              </w:rPr>
            </w:pPr>
            <w:r>
              <w:rPr>
                <w:szCs w:val="24"/>
              </w:rPr>
              <w:t>1,631</w:t>
            </w:r>
          </w:p>
        </w:tc>
      </w:tr>
      <w:bookmarkEnd w:id="4"/>
      <w:tr w:rsidR="00A76BFD" w:rsidRPr="00366A20" w14:paraId="0A76B57A" w14:textId="77777777" w:rsidTr="00233FC8">
        <w:tc>
          <w:tcPr>
            <w:tcW w:w="577" w:type="pct"/>
            <w:vMerge/>
            <w:vAlign w:val="center"/>
          </w:tcPr>
          <w:p w14:paraId="2B8FCB76" w14:textId="77777777" w:rsidR="00A76BFD" w:rsidRPr="00D768D2" w:rsidRDefault="00A76BFD" w:rsidP="00A76BFD">
            <w:pPr>
              <w:jc w:val="center"/>
              <w:rPr>
                <w:szCs w:val="24"/>
              </w:rPr>
            </w:pPr>
          </w:p>
        </w:tc>
        <w:tc>
          <w:tcPr>
            <w:tcW w:w="491" w:type="pct"/>
            <w:tcBorders>
              <w:right w:val="single" w:sz="2" w:space="0" w:color="auto"/>
            </w:tcBorders>
            <w:vAlign w:val="center"/>
          </w:tcPr>
          <w:p w14:paraId="467D2DB5" w14:textId="77777777" w:rsidR="00A76BFD" w:rsidRPr="00D768D2" w:rsidRDefault="00A76BFD" w:rsidP="00A76BFD">
            <w:pPr>
              <w:spacing w:after="0"/>
              <w:jc w:val="center"/>
              <w:rPr>
                <w:szCs w:val="24"/>
              </w:rPr>
            </w:pPr>
            <w:r w:rsidRPr="00D768D2">
              <w:rPr>
                <w:szCs w:val="24"/>
              </w:rPr>
              <w:t>SEO</w:t>
            </w:r>
          </w:p>
        </w:tc>
        <w:tc>
          <w:tcPr>
            <w:tcW w:w="491" w:type="pct"/>
            <w:tcBorders>
              <w:left w:val="single" w:sz="2" w:space="0" w:color="auto"/>
            </w:tcBorders>
            <w:vAlign w:val="center"/>
          </w:tcPr>
          <w:p w14:paraId="4B4F494D" w14:textId="5E14BCEF" w:rsidR="00A76BFD" w:rsidRPr="00D768D2" w:rsidRDefault="00A76BFD" w:rsidP="00A76BFD">
            <w:pPr>
              <w:spacing w:after="0"/>
              <w:jc w:val="center"/>
              <w:rPr>
                <w:szCs w:val="24"/>
              </w:rPr>
            </w:pPr>
            <w:r>
              <w:rPr>
                <w:szCs w:val="24"/>
              </w:rPr>
              <w:t>5,525</w:t>
            </w:r>
          </w:p>
        </w:tc>
        <w:tc>
          <w:tcPr>
            <w:tcW w:w="491" w:type="pct"/>
            <w:vAlign w:val="center"/>
          </w:tcPr>
          <w:p w14:paraId="3BBBF2ED" w14:textId="4B998A46" w:rsidR="00A76BFD" w:rsidRPr="00D768D2" w:rsidRDefault="00A76BFD" w:rsidP="00A76BFD">
            <w:pPr>
              <w:spacing w:after="0"/>
              <w:jc w:val="center"/>
              <w:rPr>
                <w:szCs w:val="24"/>
              </w:rPr>
            </w:pPr>
            <w:r>
              <w:t>4,653</w:t>
            </w:r>
          </w:p>
        </w:tc>
        <w:tc>
          <w:tcPr>
            <w:tcW w:w="491" w:type="pct"/>
            <w:vAlign w:val="center"/>
          </w:tcPr>
          <w:p w14:paraId="346353C7" w14:textId="0FB17B48" w:rsidR="00A76BFD" w:rsidRPr="00D768D2" w:rsidRDefault="00A76BFD" w:rsidP="00A76BFD">
            <w:pPr>
              <w:spacing w:after="0"/>
              <w:jc w:val="center"/>
              <w:rPr>
                <w:szCs w:val="24"/>
              </w:rPr>
            </w:pPr>
            <w:r>
              <w:t>4,653</w:t>
            </w:r>
          </w:p>
        </w:tc>
        <w:tc>
          <w:tcPr>
            <w:tcW w:w="491" w:type="pct"/>
            <w:tcBorders>
              <w:right w:val="single" w:sz="2" w:space="0" w:color="auto"/>
            </w:tcBorders>
            <w:vAlign w:val="center"/>
          </w:tcPr>
          <w:p w14:paraId="6191BF6D" w14:textId="77777777" w:rsidR="00A76BFD" w:rsidRPr="00532DFB" w:rsidRDefault="00A76BFD" w:rsidP="00A76BFD">
            <w:pPr>
              <w:spacing w:after="0"/>
              <w:jc w:val="center"/>
              <w:rPr>
                <w:szCs w:val="24"/>
              </w:rPr>
            </w:pPr>
            <w:r w:rsidRPr="00532DFB">
              <w:rPr>
                <w:szCs w:val="24"/>
              </w:rPr>
              <w:t>0</w:t>
            </w:r>
          </w:p>
        </w:tc>
        <w:tc>
          <w:tcPr>
            <w:tcW w:w="491" w:type="pct"/>
            <w:tcBorders>
              <w:left w:val="single" w:sz="2" w:space="0" w:color="auto"/>
            </w:tcBorders>
            <w:vAlign w:val="center"/>
          </w:tcPr>
          <w:p w14:paraId="2F69930A" w14:textId="7F239C87" w:rsidR="00A76BFD" w:rsidRPr="00D768D2" w:rsidRDefault="00A76BFD" w:rsidP="00A76BFD">
            <w:pPr>
              <w:spacing w:after="0"/>
              <w:jc w:val="center"/>
              <w:rPr>
                <w:szCs w:val="24"/>
              </w:rPr>
            </w:pPr>
            <w:r>
              <w:rPr>
                <w:szCs w:val="24"/>
              </w:rPr>
              <w:t>6,414</w:t>
            </w:r>
          </w:p>
        </w:tc>
        <w:tc>
          <w:tcPr>
            <w:tcW w:w="491" w:type="pct"/>
            <w:tcBorders>
              <w:right w:val="single" w:sz="2" w:space="0" w:color="auto"/>
            </w:tcBorders>
            <w:vAlign w:val="center"/>
          </w:tcPr>
          <w:p w14:paraId="003AA354" w14:textId="195D6A16" w:rsidR="00A76BFD" w:rsidRPr="00D768D2" w:rsidRDefault="00A76BFD" w:rsidP="00A76BFD">
            <w:pPr>
              <w:spacing w:after="0"/>
              <w:jc w:val="center"/>
              <w:rPr>
                <w:szCs w:val="24"/>
              </w:rPr>
            </w:pPr>
            <w:r>
              <w:t>5,400</w:t>
            </w:r>
          </w:p>
        </w:tc>
        <w:tc>
          <w:tcPr>
            <w:tcW w:w="491" w:type="pct"/>
            <w:tcBorders>
              <w:left w:val="single" w:sz="2" w:space="0" w:color="auto"/>
            </w:tcBorders>
            <w:vAlign w:val="center"/>
          </w:tcPr>
          <w:p w14:paraId="649885EF" w14:textId="261B4E98" w:rsidR="00A76BFD" w:rsidRPr="00336539" w:rsidRDefault="00A76BFD" w:rsidP="00A76BFD">
            <w:pPr>
              <w:spacing w:after="0"/>
              <w:jc w:val="center"/>
            </w:pPr>
            <w:r>
              <w:t>6,136</w:t>
            </w:r>
          </w:p>
        </w:tc>
        <w:tc>
          <w:tcPr>
            <w:tcW w:w="491" w:type="pct"/>
            <w:vAlign w:val="center"/>
          </w:tcPr>
          <w:p w14:paraId="4A571969" w14:textId="4A59C373" w:rsidR="00A76BFD" w:rsidRPr="00D768D2" w:rsidRDefault="00A76BFD" w:rsidP="00A76BFD">
            <w:pPr>
              <w:spacing w:after="0"/>
              <w:jc w:val="center"/>
              <w:rPr>
                <w:szCs w:val="24"/>
              </w:rPr>
            </w:pPr>
            <w:r>
              <w:rPr>
                <w:szCs w:val="24"/>
              </w:rPr>
              <w:t>5,165</w:t>
            </w:r>
          </w:p>
        </w:tc>
      </w:tr>
      <w:bookmarkEnd w:id="5"/>
      <w:tr w:rsidR="00233FC8" w:rsidRPr="00366A20" w14:paraId="01A9AD82" w14:textId="77777777" w:rsidTr="00233FC8">
        <w:tc>
          <w:tcPr>
            <w:tcW w:w="577" w:type="pct"/>
            <w:vMerge/>
            <w:vAlign w:val="center"/>
          </w:tcPr>
          <w:p w14:paraId="071CC51E" w14:textId="77777777" w:rsidR="00233FC8" w:rsidRPr="00D768D2" w:rsidRDefault="00233FC8" w:rsidP="00233FC8">
            <w:pPr>
              <w:jc w:val="center"/>
              <w:rPr>
                <w:szCs w:val="24"/>
              </w:rPr>
            </w:pPr>
          </w:p>
        </w:tc>
        <w:tc>
          <w:tcPr>
            <w:tcW w:w="491" w:type="pct"/>
            <w:tcBorders>
              <w:bottom w:val="nil"/>
              <w:right w:val="single" w:sz="2" w:space="0" w:color="auto"/>
            </w:tcBorders>
            <w:vAlign w:val="center"/>
          </w:tcPr>
          <w:p w14:paraId="75C2C16C" w14:textId="77777777" w:rsidR="00233FC8" w:rsidRPr="00D768D2" w:rsidRDefault="00233FC8" w:rsidP="00233FC8">
            <w:pPr>
              <w:spacing w:after="0"/>
              <w:jc w:val="center"/>
              <w:rPr>
                <w:szCs w:val="24"/>
              </w:rPr>
            </w:pPr>
            <w:r>
              <w:rPr>
                <w:szCs w:val="24"/>
              </w:rPr>
              <w:t>W/C/WYK</w:t>
            </w:r>
          </w:p>
        </w:tc>
        <w:tc>
          <w:tcPr>
            <w:tcW w:w="491" w:type="pct"/>
            <w:tcBorders>
              <w:left w:val="single" w:sz="2" w:space="0" w:color="auto"/>
              <w:bottom w:val="nil"/>
            </w:tcBorders>
            <w:vAlign w:val="center"/>
          </w:tcPr>
          <w:p w14:paraId="4B834EE9" w14:textId="5A495442" w:rsidR="00233FC8" w:rsidRPr="00D768D2" w:rsidRDefault="00A76BFD" w:rsidP="00233FC8">
            <w:pPr>
              <w:spacing w:after="0"/>
              <w:jc w:val="center"/>
              <w:rPr>
                <w:szCs w:val="24"/>
              </w:rPr>
            </w:pPr>
            <w:r>
              <w:t>31,567</w:t>
            </w:r>
          </w:p>
        </w:tc>
        <w:tc>
          <w:tcPr>
            <w:tcW w:w="491" w:type="pct"/>
            <w:tcBorders>
              <w:bottom w:val="nil"/>
            </w:tcBorders>
            <w:vAlign w:val="center"/>
          </w:tcPr>
          <w:p w14:paraId="07771218" w14:textId="77777777" w:rsidR="00233FC8" w:rsidRPr="00D768D2" w:rsidRDefault="00233FC8" w:rsidP="00233FC8">
            <w:pPr>
              <w:spacing w:after="0"/>
              <w:jc w:val="center"/>
              <w:rPr>
                <w:szCs w:val="24"/>
              </w:rPr>
            </w:pPr>
          </w:p>
        </w:tc>
        <w:tc>
          <w:tcPr>
            <w:tcW w:w="491" w:type="pct"/>
            <w:tcBorders>
              <w:bottom w:val="nil"/>
            </w:tcBorders>
            <w:vAlign w:val="center"/>
          </w:tcPr>
          <w:p w14:paraId="7DFDE733" w14:textId="77777777" w:rsidR="00233FC8" w:rsidRPr="00D768D2" w:rsidRDefault="00233FC8" w:rsidP="00233FC8">
            <w:pPr>
              <w:spacing w:after="0"/>
              <w:jc w:val="center"/>
              <w:rPr>
                <w:szCs w:val="24"/>
              </w:rPr>
            </w:pPr>
          </w:p>
        </w:tc>
        <w:tc>
          <w:tcPr>
            <w:tcW w:w="491" w:type="pct"/>
            <w:tcBorders>
              <w:bottom w:val="nil"/>
              <w:right w:val="single" w:sz="2" w:space="0" w:color="auto"/>
            </w:tcBorders>
            <w:vAlign w:val="center"/>
          </w:tcPr>
          <w:p w14:paraId="109B907B" w14:textId="77777777" w:rsidR="00233FC8" w:rsidRPr="003009A9" w:rsidRDefault="00233FC8" w:rsidP="00233FC8">
            <w:pPr>
              <w:spacing w:after="0"/>
              <w:jc w:val="center"/>
              <w:rPr>
                <w:b/>
                <w:szCs w:val="24"/>
                <w:highlight w:val="yellow"/>
              </w:rPr>
            </w:pPr>
          </w:p>
        </w:tc>
        <w:tc>
          <w:tcPr>
            <w:tcW w:w="491" w:type="pct"/>
            <w:tcBorders>
              <w:left w:val="single" w:sz="2" w:space="0" w:color="auto"/>
              <w:bottom w:val="nil"/>
            </w:tcBorders>
            <w:vAlign w:val="center"/>
          </w:tcPr>
          <w:p w14:paraId="3B028963" w14:textId="747B001F" w:rsidR="00233FC8" w:rsidRPr="003009A9" w:rsidRDefault="00A76BFD" w:rsidP="00233FC8">
            <w:pPr>
              <w:spacing w:after="0"/>
              <w:jc w:val="center"/>
              <w:rPr>
                <w:szCs w:val="24"/>
              </w:rPr>
            </w:pPr>
            <w:r>
              <w:t>45,003</w:t>
            </w:r>
          </w:p>
        </w:tc>
        <w:tc>
          <w:tcPr>
            <w:tcW w:w="491" w:type="pct"/>
            <w:tcBorders>
              <w:bottom w:val="nil"/>
              <w:right w:val="single" w:sz="2" w:space="0" w:color="auto"/>
            </w:tcBorders>
            <w:vAlign w:val="center"/>
          </w:tcPr>
          <w:p w14:paraId="6B5D7879" w14:textId="77777777" w:rsidR="00233FC8" w:rsidRPr="003009A9" w:rsidRDefault="00233FC8" w:rsidP="00233FC8">
            <w:pPr>
              <w:spacing w:after="0"/>
              <w:jc w:val="center"/>
              <w:rPr>
                <w:b/>
                <w:szCs w:val="24"/>
              </w:rPr>
            </w:pPr>
          </w:p>
        </w:tc>
        <w:tc>
          <w:tcPr>
            <w:tcW w:w="491" w:type="pct"/>
            <w:tcBorders>
              <w:left w:val="single" w:sz="2" w:space="0" w:color="auto"/>
              <w:bottom w:val="nil"/>
            </w:tcBorders>
            <w:vAlign w:val="center"/>
          </w:tcPr>
          <w:p w14:paraId="7BE3AE2B" w14:textId="245F28BA" w:rsidR="00233FC8" w:rsidRPr="00336539" w:rsidRDefault="00A76BFD" w:rsidP="00233FC8">
            <w:pPr>
              <w:spacing w:after="0"/>
              <w:jc w:val="center"/>
            </w:pPr>
            <w:r>
              <w:t>43,048</w:t>
            </w:r>
          </w:p>
        </w:tc>
        <w:tc>
          <w:tcPr>
            <w:tcW w:w="491" w:type="pct"/>
            <w:tcBorders>
              <w:bottom w:val="nil"/>
            </w:tcBorders>
            <w:vAlign w:val="center"/>
          </w:tcPr>
          <w:p w14:paraId="689D9D55" w14:textId="77777777" w:rsidR="00233FC8" w:rsidRPr="00D768D2" w:rsidRDefault="00233FC8" w:rsidP="00233FC8">
            <w:pPr>
              <w:spacing w:after="0"/>
              <w:jc w:val="center"/>
              <w:rPr>
                <w:szCs w:val="24"/>
              </w:rPr>
            </w:pPr>
          </w:p>
        </w:tc>
      </w:tr>
      <w:tr w:rsidR="00233FC8" w14:paraId="6693DA63" w14:textId="77777777" w:rsidTr="00233FC8">
        <w:tc>
          <w:tcPr>
            <w:tcW w:w="577" w:type="pct"/>
            <w:vMerge/>
            <w:tcBorders>
              <w:bottom w:val="single" w:sz="4" w:space="0" w:color="auto"/>
            </w:tcBorders>
            <w:vAlign w:val="center"/>
          </w:tcPr>
          <w:p w14:paraId="65720FB8" w14:textId="77777777" w:rsidR="00233FC8" w:rsidRPr="00D768D2" w:rsidRDefault="00233FC8" w:rsidP="00233FC8">
            <w:pPr>
              <w:jc w:val="center"/>
              <w:rPr>
                <w:szCs w:val="24"/>
              </w:rPr>
            </w:pPr>
          </w:p>
        </w:tc>
        <w:tc>
          <w:tcPr>
            <w:tcW w:w="491" w:type="pct"/>
            <w:tcBorders>
              <w:top w:val="nil"/>
              <w:bottom w:val="single" w:sz="4" w:space="0" w:color="auto"/>
              <w:right w:val="single" w:sz="2" w:space="0" w:color="auto"/>
            </w:tcBorders>
            <w:shd w:val="clear" w:color="auto" w:fill="C0C0C0"/>
            <w:vAlign w:val="center"/>
          </w:tcPr>
          <w:p w14:paraId="63D1E839" w14:textId="77777777" w:rsidR="00233FC8" w:rsidRPr="00D768D2" w:rsidRDefault="00233FC8" w:rsidP="00233FC8">
            <w:pPr>
              <w:spacing w:after="0"/>
              <w:jc w:val="center"/>
              <w:rPr>
                <w:szCs w:val="24"/>
              </w:rPr>
            </w:pPr>
            <w:r w:rsidRPr="00D768D2">
              <w:rPr>
                <w:szCs w:val="24"/>
              </w:rPr>
              <w:t>Total</w:t>
            </w:r>
          </w:p>
        </w:tc>
        <w:tc>
          <w:tcPr>
            <w:tcW w:w="491" w:type="pct"/>
            <w:tcBorders>
              <w:top w:val="nil"/>
              <w:left w:val="single" w:sz="2" w:space="0" w:color="auto"/>
              <w:bottom w:val="single" w:sz="4" w:space="0" w:color="auto"/>
            </w:tcBorders>
            <w:shd w:val="clear" w:color="auto" w:fill="C0C0C0"/>
            <w:vAlign w:val="center"/>
          </w:tcPr>
          <w:p w14:paraId="06C6CAF9" w14:textId="1F21762D" w:rsidR="00233FC8" w:rsidRPr="00D768D2" w:rsidRDefault="00A76BFD" w:rsidP="00233FC8">
            <w:pPr>
              <w:spacing w:after="0"/>
              <w:jc w:val="center"/>
              <w:rPr>
                <w:szCs w:val="24"/>
              </w:rPr>
            </w:pPr>
            <w:r>
              <w:rPr>
                <w:szCs w:val="24"/>
              </w:rPr>
              <w:t>37,092</w:t>
            </w:r>
          </w:p>
        </w:tc>
        <w:tc>
          <w:tcPr>
            <w:tcW w:w="491" w:type="pct"/>
            <w:tcBorders>
              <w:top w:val="nil"/>
              <w:bottom w:val="single" w:sz="4" w:space="0" w:color="auto"/>
            </w:tcBorders>
            <w:shd w:val="clear" w:color="auto" w:fill="C0C0C0"/>
            <w:vAlign w:val="center"/>
          </w:tcPr>
          <w:p w14:paraId="13655407" w14:textId="3285C333" w:rsidR="00233FC8" w:rsidRPr="00D768D2" w:rsidRDefault="00A76BFD" w:rsidP="00233FC8">
            <w:pPr>
              <w:spacing w:after="0"/>
              <w:jc w:val="center"/>
              <w:rPr>
                <w:szCs w:val="24"/>
              </w:rPr>
            </w:pPr>
            <w:r>
              <w:t>31,238</w:t>
            </w:r>
          </w:p>
        </w:tc>
        <w:tc>
          <w:tcPr>
            <w:tcW w:w="491" w:type="pct"/>
            <w:tcBorders>
              <w:top w:val="nil"/>
              <w:bottom w:val="single" w:sz="4" w:space="0" w:color="auto"/>
            </w:tcBorders>
            <w:shd w:val="clear" w:color="auto" w:fill="C0C0C0"/>
            <w:vAlign w:val="center"/>
          </w:tcPr>
          <w:p w14:paraId="31555268" w14:textId="4C9DF6B6" w:rsidR="00233FC8" w:rsidRPr="00D768D2" w:rsidRDefault="00A76BFD" w:rsidP="00233FC8">
            <w:pPr>
              <w:spacing w:after="0"/>
              <w:jc w:val="center"/>
              <w:rPr>
                <w:szCs w:val="24"/>
              </w:rPr>
            </w:pPr>
            <w:r>
              <w:t>31,238</w:t>
            </w:r>
          </w:p>
        </w:tc>
        <w:tc>
          <w:tcPr>
            <w:tcW w:w="491" w:type="pct"/>
            <w:tcBorders>
              <w:top w:val="nil"/>
              <w:bottom w:val="single" w:sz="4" w:space="0" w:color="auto"/>
              <w:right w:val="single" w:sz="2" w:space="0" w:color="auto"/>
            </w:tcBorders>
            <w:shd w:val="clear" w:color="auto" w:fill="C0C0C0"/>
            <w:vAlign w:val="center"/>
          </w:tcPr>
          <w:p w14:paraId="31472CA9" w14:textId="6C25356D" w:rsidR="00233FC8" w:rsidRPr="00D768D2" w:rsidRDefault="00F16791" w:rsidP="00233FC8">
            <w:pPr>
              <w:spacing w:after="0"/>
              <w:jc w:val="center"/>
              <w:rPr>
                <w:szCs w:val="24"/>
              </w:rPr>
            </w:pPr>
            <w:r>
              <w:rPr>
                <w:szCs w:val="24"/>
              </w:rPr>
              <w:t>21,677</w:t>
            </w:r>
          </w:p>
        </w:tc>
        <w:tc>
          <w:tcPr>
            <w:tcW w:w="491" w:type="pct"/>
            <w:tcBorders>
              <w:top w:val="nil"/>
              <w:left w:val="single" w:sz="2" w:space="0" w:color="auto"/>
              <w:bottom w:val="single" w:sz="4" w:space="0" w:color="auto"/>
            </w:tcBorders>
            <w:shd w:val="clear" w:color="auto" w:fill="C0C0C0"/>
            <w:vAlign w:val="center"/>
          </w:tcPr>
          <w:p w14:paraId="128910CF" w14:textId="475AB959" w:rsidR="00233FC8" w:rsidRPr="00D768D2" w:rsidRDefault="00A76BFD" w:rsidP="00233FC8">
            <w:pPr>
              <w:spacing w:after="0"/>
              <w:jc w:val="center"/>
              <w:rPr>
                <w:szCs w:val="24"/>
              </w:rPr>
            </w:pPr>
            <w:r>
              <w:rPr>
                <w:szCs w:val="24"/>
              </w:rPr>
              <w:t>42,977</w:t>
            </w:r>
          </w:p>
        </w:tc>
        <w:tc>
          <w:tcPr>
            <w:tcW w:w="491" w:type="pct"/>
            <w:tcBorders>
              <w:top w:val="nil"/>
              <w:bottom w:val="single" w:sz="4" w:space="0" w:color="auto"/>
              <w:right w:val="single" w:sz="2" w:space="0" w:color="auto"/>
            </w:tcBorders>
            <w:shd w:val="clear" w:color="auto" w:fill="C0C0C0"/>
            <w:vAlign w:val="center"/>
          </w:tcPr>
          <w:p w14:paraId="2F569EA1" w14:textId="3BB7AF5D" w:rsidR="00233FC8" w:rsidRPr="00D768D2" w:rsidRDefault="00A76BFD" w:rsidP="00233FC8">
            <w:pPr>
              <w:spacing w:after="0"/>
              <w:jc w:val="center"/>
              <w:rPr>
                <w:szCs w:val="24"/>
              </w:rPr>
            </w:pPr>
            <w:r>
              <w:t>36,177</w:t>
            </w:r>
          </w:p>
        </w:tc>
        <w:tc>
          <w:tcPr>
            <w:tcW w:w="491" w:type="pct"/>
            <w:tcBorders>
              <w:top w:val="nil"/>
              <w:left w:val="single" w:sz="2" w:space="0" w:color="auto"/>
              <w:bottom w:val="single" w:sz="4" w:space="0" w:color="auto"/>
            </w:tcBorders>
            <w:shd w:val="clear" w:color="auto" w:fill="C0C0C0"/>
            <w:vAlign w:val="center"/>
          </w:tcPr>
          <w:p w14:paraId="291060A1" w14:textId="4911BDBD" w:rsidR="00233FC8" w:rsidRPr="00D768D2" w:rsidRDefault="00A76BFD" w:rsidP="00233FC8">
            <w:pPr>
              <w:spacing w:after="0"/>
              <w:jc w:val="center"/>
              <w:rPr>
                <w:szCs w:val="24"/>
              </w:rPr>
            </w:pPr>
            <w:r>
              <w:t>41,110</w:t>
            </w:r>
          </w:p>
        </w:tc>
        <w:tc>
          <w:tcPr>
            <w:tcW w:w="491" w:type="pct"/>
            <w:tcBorders>
              <w:top w:val="nil"/>
              <w:bottom w:val="single" w:sz="4" w:space="0" w:color="auto"/>
            </w:tcBorders>
            <w:shd w:val="clear" w:color="auto" w:fill="C0C0C0"/>
            <w:vAlign w:val="center"/>
          </w:tcPr>
          <w:p w14:paraId="7457C7AB" w14:textId="551C72F2" w:rsidR="00233FC8" w:rsidRPr="00D768D2" w:rsidRDefault="00A76BFD" w:rsidP="00233FC8">
            <w:pPr>
              <w:spacing w:after="0"/>
              <w:jc w:val="center"/>
              <w:rPr>
                <w:szCs w:val="24"/>
              </w:rPr>
            </w:pPr>
            <w:r>
              <w:t>34,602</w:t>
            </w:r>
          </w:p>
        </w:tc>
      </w:tr>
    </w:tbl>
    <w:p w14:paraId="512DFE20" w14:textId="0AA5D905" w:rsidR="008C4675" w:rsidRDefault="008B4DBB" w:rsidP="008C4675">
      <w:pPr>
        <w:rPr>
          <w:sz w:val="20"/>
        </w:rPr>
      </w:pPr>
      <w:r w:rsidRPr="00974E48">
        <w:rPr>
          <w:sz w:val="20"/>
          <w:vertAlign w:val="superscript"/>
        </w:rPr>
        <w:t>2</w:t>
      </w:r>
      <w:r w:rsidR="00F16791">
        <w:rPr>
          <w:sz w:val="20"/>
        </w:rPr>
        <w:t>Current as of October 10</w:t>
      </w:r>
      <w:r w:rsidRPr="00974E48">
        <w:rPr>
          <w:sz w:val="20"/>
        </w:rPr>
        <w:t xml:space="preserve">, </w:t>
      </w:r>
      <w:r w:rsidR="00F16791">
        <w:rPr>
          <w:sz w:val="20"/>
        </w:rPr>
        <w:t>2020</w:t>
      </w:r>
      <w:r w:rsidRPr="00974E48">
        <w:rPr>
          <w:sz w:val="20"/>
        </w:rPr>
        <w:t>, Source: NMFS Alaska Regional Office via the Alaska Fisheries Information Network (AKFIN).</w:t>
      </w:r>
    </w:p>
    <w:p w14:paraId="02DDFEF8" w14:textId="198B2718" w:rsidR="00D33C47" w:rsidRDefault="00D33C47">
      <w:pPr>
        <w:spacing w:after="0"/>
        <w:rPr>
          <w:sz w:val="20"/>
        </w:rPr>
      </w:pPr>
      <w:r>
        <w:rPr>
          <w:sz w:val="20"/>
        </w:rPr>
        <w:br w:type="page"/>
      </w:r>
    </w:p>
    <w:p w14:paraId="6C7AFC9F" w14:textId="4A92A169" w:rsidR="0024503F" w:rsidRPr="00573C5C" w:rsidRDefault="008B4DBB" w:rsidP="004E58D8">
      <w:pPr>
        <w:pStyle w:val="Heading3"/>
      </w:pPr>
      <w:r w:rsidRPr="004F504F">
        <w:lastRenderedPageBreak/>
        <w:t xml:space="preserve">SSC </w:t>
      </w:r>
      <w:r w:rsidR="00A145E0" w:rsidRPr="004F504F">
        <w:t>and Plan Team C</w:t>
      </w:r>
      <w:r w:rsidRPr="004F504F">
        <w:t>omments</w:t>
      </w:r>
      <w:r w:rsidR="003009A9" w:rsidRPr="004F504F">
        <w:t xml:space="preserve"> on A</w:t>
      </w:r>
      <w:r w:rsidR="00A145E0" w:rsidRPr="004F504F">
        <w:t>ssessments in General</w:t>
      </w:r>
    </w:p>
    <w:p w14:paraId="241AFBDA" w14:textId="77777777" w:rsidR="0047722A" w:rsidRPr="00F52E8D" w:rsidRDefault="0047722A" w:rsidP="0047722A">
      <w:r w:rsidRPr="0047722A">
        <w:rPr>
          <w:i/>
        </w:rPr>
        <w:t>“The SSC requests that all authors fill out the risk table in 2019…” </w:t>
      </w:r>
      <w:r w:rsidRPr="00F52E8D">
        <w:t>(SSC December 2018)</w:t>
      </w:r>
    </w:p>
    <w:p w14:paraId="3A3CA0C7" w14:textId="77777777" w:rsidR="0047722A" w:rsidRPr="0047722A" w:rsidRDefault="0047722A" w:rsidP="0047722A">
      <w:pPr>
        <w:rPr>
          <w:i/>
        </w:rPr>
      </w:pPr>
      <w:r w:rsidRPr="0047722A">
        <w:rPr>
          <w:i/>
        </w:rPr>
        <w:t xml:space="preserve">“…risk tables only need to be produced for </w:t>
      </w:r>
      <w:proofErr w:type="spellStart"/>
      <w:r w:rsidRPr="0047722A">
        <w:rPr>
          <w:i/>
        </w:rPr>
        <w:t>goundfish</w:t>
      </w:r>
      <w:proofErr w:type="spellEnd"/>
      <w:r w:rsidRPr="0047722A">
        <w:rPr>
          <w:i/>
        </w:rPr>
        <w:t xml:space="preserve"> assessments that are in ‘full’ year in the cycle.” </w:t>
      </w:r>
      <w:r w:rsidRPr="00F52E8D">
        <w:t>(SSC, June 2019)</w:t>
      </w:r>
    </w:p>
    <w:p w14:paraId="42F0D02E" w14:textId="555FB26F" w:rsidR="0047722A" w:rsidRPr="00F52E8D" w:rsidRDefault="0047722A" w:rsidP="0047722A">
      <w:pPr>
        <w:rPr>
          <w:i/>
        </w:rPr>
      </w:pPr>
      <w:r w:rsidRPr="0047722A">
        <w:rPr>
          <w:i/>
        </w:rPr>
        <w:t>“The SSC recommends the authors complete the risk table and note important concerns or issues associated with completing the table.” </w:t>
      </w:r>
      <w:r w:rsidRPr="00F52E8D">
        <w:t>(SSC, October 2019)</w:t>
      </w:r>
    </w:p>
    <w:p w14:paraId="534D354C" w14:textId="7E15A36C" w:rsidR="00F52E8D" w:rsidRPr="00F52E8D" w:rsidRDefault="00F52E8D" w:rsidP="00F52E8D">
      <w:pPr>
        <w:rPr>
          <w:i/>
        </w:rPr>
      </w:pPr>
      <w:r w:rsidRPr="00F52E8D">
        <w:rPr>
          <w:i/>
        </w:rPr>
        <w:t xml:space="preserve">“The SSC requests the </w:t>
      </w:r>
      <w:proofErr w:type="spellStart"/>
      <w:r w:rsidRPr="00F52E8D">
        <w:rPr>
          <w:i/>
        </w:rPr>
        <w:t>the</w:t>
      </w:r>
      <w:proofErr w:type="spellEnd"/>
      <w:r w:rsidRPr="00F52E8D">
        <w:rPr>
          <w:i/>
        </w:rPr>
        <w:t xml:space="preserve"> GPTs, as time allows, update the risk table</w:t>
      </w:r>
      <w:r>
        <w:rPr>
          <w:i/>
        </w:rPr>
        <w:t>s for the 2020 full assessments.</w:t>
      </w:r>
    </w:p>
    <w:p w14:paraId="2974E01E" w14:textId="77777777" w:rsidR="00F52E8D" w:rsidRPr="00F52E8D" w:rsidRDefault="00F52E8D" w:rsidP="00F52E8D">
      <w:pPr>
        <w:rPr>
          <w:i/>
        </w:rPr>
      </w:pPr>
      <w:r w:rsidRPr="00F52E8D">
        <w:rPr>
          <w:i/>
        </w:rPr>
        <w:t>…..The SSC recommends dropping the overall risk scores in the tables.</w:t>
      </w:r>
    </w:p>
    <w:p w14:paraId="03C6B525" w14:textId="77777777" w:rsidR="00F52E8D" w:rsidRPr="00F52E8D" w:rsidRDefault="00F52E8D" w:rsidP="00F52E8D">
      <w:pPr>
        <w:rPr>
          <w:i/>
        </w:rPr>
      </w:pPr>
      <w:r w:rsidRPr="00F52E8D">
        <w:rPr>
          <w:i/>
        </w:rPr>
        <w:t>…..The SSC requests that the table explanations be included in all the assessments which include a risk table for completeness.</w:t>
      </w:r>
    </w:p>
    <w:p w14:paraId="4A12F3E3" w14:textId="5D11B594" w:rsidR="00F52E8D" w:rsidRPr="00F52E8D" w:rsidRDefault="00F52E8D" w:rsidP="0047722A">
      <w:pPr>
        <w:rPr>
          <w:i/>
        </w:rPr>
      </w:pPr>
      <w:r w:rsidRPr="00F52E8D">
        <w:rPr>
          <w:i/>
        </w:rPr>
        <w:t xml:space="preserve">….The SSC notes that the risk tables provide important information beyond ABC-setting which may be useful for both the AP and the Council and welcomes feedback to improve this tool going forward.” </w:t>
      </w:r>
      <w:r w:rsidRPr="00F52E8D">
        <w:t>(SSC December 2019)</w:t>
      </w:r>
    </w:p>
    <w:p w14:paraId="6CE6C48D" w14:textId="6F2A0008" w:rsidR="00BD4EE2" w:rsidRPr="0047722A" w:rsidRDefault="00F52E8D" w:rsidP="0047722A">
      <w:pPr>
        <w:rPr>
          <w:i/>
        </w:rPr>
      </w:pPr>
      <w:r>
        <w:t>As all these comments pertain to the risk table we combine them in our response. As requested</w:t>
      </w:r>
      <w:r w:rsidR="00BD4EE2">
        <w:t xml:space="preserve">, we provide a risk </w:t>
      </w:r>
      <w:r>
        <w:t xml:space="preserve">table in the </w:t>
      </w:r>
      <w:r>
        <w:rPr>
          <w:i/>
        </w:rPr>
        <w:t>Harvest Recommendations</w:t>
      </w:r>
      <w:r>
        <w:t xml:space="preserve"> section that provides rationale for each level chosen and we drop the overall risk score. </w:t>
      </w:r>
      <w:r w:rsidR="00BD4EE2">
        <w:t xml:space="preserve">After completing this exercise, </w:t>
      </w:r>
      <w:r w:rsidR="00820044">
        <w:t>we do not recommend</w:t>
      </w:r>
      <w:r w:rsidR="00BD4EE2">
        <w:t xml:space="preserve"> ABC be reduced below maximum permissible ABC.</w:t>
      </w:r>
    </w:p>
    <w:p w14:paraId="1B338877" w14:textId="77777777" w:rsidR="008B4DBB" w:rsidRPr="00D906EB" w:rsidRDefault="00A145E0" w:rsidP="004E58D8">
      <w:pPr>
        <w:pStyle w:val="Heading3"/>
      </w:pPr>
      <w:r w:rsidRPr="004F504F">
        <w:t>SSC and</w:t>
      </w:r>
      <w:r w:rsidR="008B4DBB" w:rsidRPr="004F504F">
        <w:t xml:space="preserve"> Plan Team </w:t>
      </w:r>
      <w:r w:rsidRPr="004F504F">
        <w:t>C</w:t>
      </w:r>
      <w:r w:rsidR="008B4DBB" w:rsidRPr="004F504F">
        <w:t xml:space="preserve">omments </w:t>
      </w:r>
      <w:r w:rsidR="003009A9" w:rsidRPr="004F504F">
        <w:t>Specific to this A</w:t>
      </w:r>
      <w:r w:rsidRPr="004F504F">
        <w:t>ssessment</w:t>
      </w:r>
      <w:r w:rsidR="00971C67">
        <w:t xml:space="preserve"> </w:t>
      </w:r>
    </w:p>
    <w:p w14:paraId="4FA323B1" w14:textId="66AA8F81" w:rsidR="00BD4EE2" w:rsidRDefault="00364D15" w:rsidP="00C0234F">
      <w:pPr>
        <w:rPr>
          <w:i/>
        </w:rPr>
      </w:pPr>
      <w:r>
        <w:rPr>
          <w:i/>
        </w:rPr>
        <w:t>“</w:t>
      </w:r>
      <w:r w:rsidR="00BD4EE2" w:rsidRPr="00BD4EE2">
        <w:rPr>
          <w:i/>
        </w:rPr>
        <w:t xml:space="preserve">The Plan Team supports these future research topics, </w:t>
      </w:r>
      <w:r w:rsidR="00BD4EE2">
        <w:rPr>
          <w:i/>
        </w:rPr>
        <w:t>and additionally recommends:</w:t>
      </w:r>
    </w:p>
    <w:p w14:paraId="586BEC4A" w14:textId="77777777" w:rsidR="00BD4EE2" w:rsidRDefault="00BD4EE2" w:rsidP="002F77B5">
      <w:pPr>
        <w:pStyle w:val="ListParagraph"/>
        <w:numPr>
          <w:ilvl w:val="0"/>
          <w:numId w:val="8"/>
        </w:numPr>
        <w:rPr>
          <w:i/>
        </w:rPr>
      </w:pPr>
      <w:r w:rsidRPr="00BD4EE2">
        <w:rPr>
          <w:i/>
        </w:rPr>
        <w:t>investigation of natural mortality, as the current estimate of 0.066 is higher than the expected value from the prior distribution (0.05) and m</w:t>
      </w:r>
      <w:r>
        <w:rPr>
          <w:i/>
        </w:rPr>
        <w:t xml:space="preserve">ay be constraining the model </w:t>
      </w:r>
    </w:p>
    <w:p w14:paraId="63287B4C" w14:textId="77777777" w:rsidR="00BD4EE2" w:rsidRDefault="00BD4EE2" w:rsidP="002F77B5">
      <w:pPr>
        <w:pStyle w:val="ListParagraph"/>
        <w:numPr>
          <w:ilvl w:val="0"/>
          <w:numId w:val="8"/>
        </w:numPr>
        <w:rPr>
          <w:i/>
        </w:rPr>
      </w:pPr>
      <w:r w:rsidRPr="00BD4EE2">
        <w:rPr>
          <w:i/>
        </w:rPr>
        <w:t>re-evaluation of the age-plus group, as changes to the model and input data have occurred since th</w:t>
      </w:r>
      <w:r>
        <w:rPr>
          <w:i/>
        </w:rPr>
        <w:t xml:space="preserve">is was previously evaluated </w:t>
      </w:r>
    </w:p>
    <w:p w14:paraId="1D89E077" w14:textId="6BC0AF38" w:rsidR="00BD4EE2" w:rsidRPr="00BD4EE2" w:rsidRDefault="00BD4EE2" w:rsidP="002F77B5">
      <w:pPr>
        <w:pStyle w:val="ListParagraph"/>
        <w:numPr>
          <w:ilvl w:val="0"/>
          <w:numId w:val="8"/>
        </w:numPr>
        <w:rPr>
          <w:i/>
        </w:rPr>
      </w:pPr>
      <w:proofErr w:type="gramStart"/>
      <w:r w:rsidRPr="00BD4EE2">
        <w:rPr>
          <w:i/>
        </w:rPr>
        <w:t>continued</w:t>
      </w:r>
      <w:proofErr w:type="gramEnd"/>
      <w:r w:rsidRPr="00BD4EE2">
        <w:rPr>
          <w:i/>
        </w:rPr>
        <w:t xml:space="preserve"> evaluation of methods for weighting for the compositional data as new models are developed and/or changes are made to input data.</w:t>
      </w:r>
      <w:r w:rsidR="00364D15">
        <w:rPr>
          <w:i/>
        </w:rPr>
        <w:t>”</w:t>
      </w:r>
    </w:p>
    <w:p w14:paraId="2EC938AE" w14:textId="75140ED4" w:rsidR="00BD4EE2" w:rsidRDefault="00BD4EE2" w:rsidP="00C0234F">
      <w:pPr>
        <w:rPr>
          <w:i/>
        </w:rPr>
      </w:pPr>
      <w:r>
        <w:t>(Plan Team, November 2018)</w:t>
      </w:r>
    </w:p>
    <w:p w14:paraId="77ACF917" w14:textId="2F727281" w:rsidR="0047722A" w:rsidRDefault="00364D15" w:rsidP="00C0234F">
      <w:pPr>
        <w:rPr>
          <w:i/>
        </w:rPr>
      </w:pPr>
      <w:r>
        <w:rPr>
          <w:i/>
        </w:rPr>
        <w:t>“</w:t>
      </w:r>
      <w:r w:rsidR="00D33C47" w:rsidRPr="0047722A">
        <w:rPr>
          <w:i/>
        </w:rPr>
        <w:t>The SSC supports the author’s and PT’s suggestions to investigate the following topics in the next CIE review for GOA rockfish</w:t>
      </w:r>
      <w:r w:rsidR="0047722A" w:rsidRPr="0047722A">
        <w:rPr>
          <w:i/>
        </w:rPr>
        <w:t xml:space="preserve"> (scheduled for spring 2019): </w:t>
      </w:r>
    </w:p>
    <w:p w14:paraId="34C61B17" w14:textId="77777777" w:rsidR="0047722A" w:rsidRDefault="00D33C47" w:rsidP="002F77B5">
      <w:pPr>
        <w:pStyle w:val="ListParagraph"/>
        <w:numPr>
          <w:ilvl w:val="0"/>
          <w:numId w:val="7"/>
        </w:numPr>
        <w:rPr>
          <w:i/>
        </w:rPr>
      </w:pPr>
      <w:r w:rsidRPr="0047722A">
        <w:rPr>
          <w:i/>
        </w:rPr>
        <w:t xml:space="preserve">incorporating </w:t>
      </w:r>
      <w:proofErr w:type="spellStart"/>
      <w:r w:rsidRPr="0047722A">
        <w:rPr>
          <w:i/>
        </w:rPr>
        <w:t>hydroacoustic</w:t>
      </w:r>
      <w:proofErr w:type="spellEnd"/>
      <w:r w:rsidRPr="0047722A">
        <w:rPr>
          <w:i/>
        </w:rPr>
        <w:t xml:space="preserve"> information into the assessment as the species are regularly fou</w:t>
      </w:r>
      <w:r w:rsidR="0047722A">
        <w:rPr>
          <w:i/>
        </w:rPr>
        <w:t>nd throughout the water column</w:t>
      </w:r>
    </w:p>
    <w:p w14:paraId="0C1E0E33" w14:textId="77777777" w:rsidR="0047722A" w:rsidRDefault="00D33C47" w:rsidP="002F77B5">
      <w:pPr>
        <w:pStyle w:val="ListParagraph"/>
        <w:numPr>
          <w:ilvl w:val="0"/>
          <w:numId w:val="7"/>
        </w:numPr>
        <w:rPr>
          <w:i/>
        </w:rPr>
      </w:pPr>
      <w:r w:rsidRPr="0047722A">
        <w:rPr>
          <w:i/>
        </w:rPr>
        <w:t xml:space="preserve">examining fishery-dependent information, e.g., how age samples </w:t>
      </w:r>
      <w:r w:rsidR="0047722A" w:rsidRPr="0047722A">
        <w:rPr>
          <w:i/>
        </w:rPr>
        <w:t>are being collected</w:t>
      </w:r>
    </w:p>
    <w:p w14:paraId="50CBF9E1" w14:textId="77777777" w:rsidR="0047722A" w:rsidRDefault="00D33C47" w:rsidP="002F77B5">
      <w:pPr>
        <w:pStyle w:val="ListParagraph"/>
        <w:numPr>
          <w:ilvl w:val="0"/>
          <w:numId w:val="7"/>
        </w:numPr>
        <w:rPr>
          <w:i/>
        </w:rPr>
      </w:pPr>
      <w:r w:rsidRPr="0047722A">
        <w:rPr>
          <w:i/>
        </w:rPr>
        <w:t xml:space="preserve">examining catchability, which has been an ongoing issue for POP and other rockfish species, coupled with selectivity (a manuscript is currently in </w:t>
      </w:r>
      <w:r w:rsidR="0047722A">
        <w:rPr>
          <w:i/>
        </w:rPr>
        <w:t>preparation to inform priors)</w:t>
      </w:r>
    </w:p>
    <w:p w14:paraId="0491BE70" w14:textId="01468965" w:rsidR="00BD4EE2" w:rsidRPr="00BD4EE2" w:rsidRDefault="00D33C47" w:rsidP="002F77B5">
      <w:pPr>
        <w:pStyle w:val="ListParagraph"/>
        <w:numPr>
          <w:ilvl w:val="0"/>
          <w:numId w:val="7"/>
        </w:numPr>
        <w:rPr>
          <w:i/>
        </w:rPr>
      </w:pPr>
      <w:r w:rsidRPr="0047722A">
        <w:rPr>
          <w:i/>
        </w:rPr>
        <w:t>examining the VAST model for POP, and possibly dusky and northern rockfish</w:t>
      </w:r>
      <w:r w:rsidR="00364D15">
        <w:rPr>
          <w:i/>
        </w:rPr>
        <w:t>”</w:t>
      </w:r>
    </w:p>
    <w:p w14:paraId="5832E6F4" w14:textId="0F3A9EF5" w:rsidR="0047722A" w:rsidRDefault="0047722A" w:rsidP="00BD4EE2">
      <w:r>
        <w:t>(SSC, December 2018)</w:t>
      </w:r>
    </w:p>
    <w:p w14:paraId="46BA131E" w14:textId="77777777" w:rsidR="00D267A2" w:rsidRDefault="00D267A2" w:rsidP="00D267A2">
      <w:r>
        <w:rPr>
          <w:i/>
        </w:rPr>
        <w:t>“</w:t>
      </w:r>
      <w:r w:rsidRPr="00364D15">
        <w:rPr>
          <w:i/>
        </w:rPr>
        <w:t>The Team discussed the acoustic survey selectivity and recommends further exploration of using the raw acoustic survey lengths, the acoustic abundance weighted length compositions, or using the bottom trawl survey selectivity as a proxy.</w:t>
      </w:r>
      <w:r>
        <w:rPr>
          <w:i/>
        </w:rPr>
        <w:t>”</w:t>
      </w:r>
      <w:r>
        <w:t xml:space="preserve"> (September 2019)</w:t>
      </w:r>
    </w:p>
    <w:p w14:paraId="78644D39" w14:textId="77777777" w:rsidR="00D267A2" w:rsidRDefault="00D267A2" w:rsidP="00D267A2">
      <w:pPr>
        <w:rPr>
          <w:i/>
        </w:rPr>
      </w:pPr>
      <w:r w:rsidRPr="00D267A2">
        <w:rPr>
          <w:i/>
        </w:rPr>
        <w:t>The Team endorses the author considerations for the CIE</w:t>
      </w:r>
      <w:r>
        <w:rPr>
          <w:i/>
        </w:rPr>
        <w:t xml:space="preserve"> review’s terms of reference:</w:t>
      </w:r>
    </w:p>
    <w:p w14:paraId="2E9DC973" w14:textId="77777777" w:rsidR="00D267A2" w:rsidRDefault="00D267A2" w:rsidP="00D267A2">
      <w:pPr>
        <w:pStyle w:val="ListParagraph"/>
        <w:numPr>
          <w:ilvl w:val="0"/>
          <w:numId w:val="10"/>
        </w:numPr>
        <w:rPr>
          <w:i/>
        </w:rPr>
      </w:pPr>
      <w:r w:rsidRPr="00D267A2">
        <w:rPr>
          <w:i/>
        </w:rPr>
        <w:t xml:space="preserve">incorporating </w:t>
      </w:r>
      <w:proofErr w:type="spellStart"/>
      <w:r w:rsidRPr="00D267A2">
        <w:rPr>
          <w:i/>
        </w:rPr>
        <w:t>hydroacoustic</w:t>
      </w:r>
      <w:proofErr w:type="spellEnd"/>
      <w:r w:rsidRPr="00D267A2">
        <w:rPr>
          <w:i/>
        </w:rPr>
        <w:t xml:space="preserve"> information into the assessment as the species are regularly found</w:t>
      </w:r>
      <w:r>
        <w:rPr>
          <w:i/>
        </w:rPr>
        <w:t xml:space="preserve"> throughout the water column,</w:t>
      </w:r>
    </w:p>
    <w:p w14:paraId="2B26D82B" w14:textId="77777777" w:rsidR="00D267A2" w:rsidRDefault="00D267A2" w:rsidP="00D267A2">
      <w:pPr>
        <w:pStyle w:val="ListParagraph"/>
        <w:numPr>
          <w:ilvl w:val="0"/>
          <w:numId w:val="10"/>
        </w:numPr>
        <w:rPr>
          <w:i/>
        </w:rPr>
      </w:pPr>
      <w:r w:rsidRPr="00D267A2">
        <w:rPr>
          <w:i/>
        </w:rPr>
        <w:lastRenderedPageBreak/>
        <w:t>examining catchability, which has been an ongoing issue for P</w:t>
      </w:r>
      <w:r>
        <w:rPr>
          <w:i/>
        </w:rPr>
        <w:t>OP and other rockfish species,</w:t>
      </w:r>
      <w:r w:rsidRPr="00D267A2">
        <w:rPr>
          <w:i/>
        </w:rPr>
        <w:t xml:space="preserve"> coupled with selectivity (a manuscript is currently in </w:t>
      </w:r>
      <w:r>
        <w:rPr>
          <w:i/>
        </w:rPr>
        <w:t xml:space="preserve">preparation to inform priors) </w:t>
      </w:r>
    </w:p>
    <w:p w14:paraId="01AB208A" w14:textId="77777777" w:rsidR="00D267A2" w:rsidRDefault="00D267A2" w:rsidP="00D267A2">
      <w:pPr>
        <w:pStyle w:val="ListParagraph"/>
        <w:numPr>
          <w:ilvl w:val="0"/>
          <w:numId w:val="10"/>
        </w:numPr>
        <w:rPr>
          <w:i/>
        </w:rPr>
      </w:pPr>
      <w:proofErr w:type="gramStart"/>
      <w:r w:rsidRPr="00D267A2">
        <w:rPr>
          <w:i/>
        </w:rPr>
        <w:t>examining</w:t>
      </w:r>
      <w:proofErr w:type="gramEnd"/>
      <w:r w:rsidRPr="00D267A2">
        <w:rPr>
          <w:i/>
        </w:rPr>
        <w:t xml:space="preserve"> the VAST model for POP abundance and apportionment.</w:t>
      </w:r>
    </w:p>
    <w:p w14:paraId="7708ADD3" w14:textId="0AB62D7F" w:rsidR="00D267A2" w:rsidRPr="00D267A2" w:rsidRDefault="00D267A2" w:rsidP="00D267A2">
      <w:pPr>
        <w:rPr>
          <w:i/>
        </w:rPr>
      </w:pPr>
      <w:r>
        <w:t>(Plan Team, November 2019)</w:t>
      </w:r>
      <w:r w:rsidRPr="00D267A2">
        <w:rPr>
          <w:i/>
        </w:rPr>
        <w:t xml:space="preserve"> </w:t>
      </w:r>
    </w:p>
    <w:p w14:paraId="56F0DDE4" w14:textId="285DEE35" w:rsidR="00D267A2" w:rsidRDefault="00D267A2" w:rsidP="00BD4EE2">
      <w:r w:rsidRPr="00D267A2">
        <w:rPr>
          <w:i/>
        </w:rPr>
        <w:t xml:space="preserve">The SSC supports the GOA GPT recommendation to explore incorporating </w:t>
      </w:r>
      <w:proofErr w:type="spellStart"/>
      <w:r w:rsidRPr="00D267A2">
        <w:rPr>
          <w:i/>
        </w:rPr>
        <w:t>hydroacoustic</w:t>
      </w:r>
      <w:proofErr w:type="spellEnd"/>
      <w:r w:rsidRPr="00D267A2">
        <w:rPr>
          <w:i/>
        </w:rPr>
        <w:t xml:space="preserve"> information into the assessment, examining catchability and selectivity, and examining the VAST model for POP abundance and apportionment. The SSC agrees that the formation of an internal assessment review team prior to the CIE review would be beneficial.</w:t>
      </w:r>
      <w:r>
        <w:t xml:space="preserve"> (SSC, December 2019)</w:t>
      </w:r>
    </w:p>
    <w:p w14:paraId="2D1609B0" w14:textId="75E6BB15" w:rsidR="00C70BAD" w:rsidRDefault="00D267A2" w:rsidP="00C0234F">
      <w:r>
        <w:t>We have combined these comments as they pertain to a group of analyses that were to be performed and presented to a CIE review. Unfortunately, due to the government shutdown early in 2019 we were unable to schedule a CIE review for GOA rockfish during 2019 and rescheduled to</w:t>
      </w:r>
      <w:r w:rsidR="009508EF">
        <w:t xml:space="preserve"> the spring of</w:t>
      </w:r>
      <w:r>
        <w:t xml:space="preserve"> 2020. Due to the COVID19 pandemic the CIE that was intended to be conducted in the spring of 2020 was cancelled and is currently scheduled for the spring of 2021.</w:t>
      </w:r>
      <w:r w:rsidR="009508EF">
        <w:t xml:space="preserve"> The recommendation by the SSC in the December 2019 meeting to form an internal review team prior to the CIE was also supported by the Advisory Panel and the Council in the December 2019 meeting. In response to this recommendation an internal review team was constructed to review the GOA Pacific ocean perch assessment. This team met regularly from March of 2020 to August of 2020 and plans to meet regularly again in 2021 prior to the CIE review. As a result of the internal review it was determined that presenting a full assessment this year that includes updates to data and parameter priors would be helpful as an intermediate step to additional model changes that may result from the CIE scheduled in 2021.</w:t>
      </w:r>
    </w:p>
    <w:p w14:paraId="2837DEFD" w14:textId="02726AF4" w:rsidR="00C70BAD" w:rsidRDefault="00C70BAD" w:rsidP="00C0234F"/>
    <w:p w14:paraId="7A7DBA59" w14:textId="4462F2E0" w:rsidR="00C70BAD" w:rsidRDefault="00C70BAD" w:rsidP="00C0234F"/>
    <w:p w14:paraId="6E4A2FE9" w14:textId="6899E0BF" w:rsidR="00A407DC" w:rsidRPr="00D61C46" w:rsidRDefault="00A407DC" w:rsidP="00C0234F">
      <w:r>
        <w:br w:type="page"/>
      </w:r>
    </w:p>
    <w:p w14:paraId="2F1CEF63" w14:textId="77777777" w:rsidR="00353282" w:rsidRPr="0011250E" w:rsidRDefault="00353282" w:rsidP="00263444">
      <w:pPr>
        <w:pStyle w:val="Heading1"/>
      </w:pPr>
      <w:r w:rsidRPr="009508EF">
        <w:lastRenderedPageBreak/>
        <w:t>Introduction</w:t>
      </w:r>
    </w:p>
    <w:p w14:paraId="0418789E" w14:textId="77777777" w:rsidR="00353282" w:rsidRPr="005E0B6D" w:rsidRDefault="00353282" w:rsidP="004E58D8">
      <w:pPr>
        <w:pStyle w:val="Heading3"/>
      </w:pPr>
      <w:r w:rsidRPr="00843F06">
        <w:t>Biology and distribution</w:t>
      </w:r>
    </w:p>
    <w:p w14:paraId="39D7FC19" w14:textId="392393B6" w:rsidR="00353282" w:rsidRDefault="00353282" w:rsidP="0089577A">
      <w:pPr>
        <w:rPr>
          <w:szCs w:val="22"/>
        </w:rPr>
      </w:pPr>
      <w:r>
        <w:rPr>
          <w:szCs w:val="22"/>
        </w:rPr>
        <w:t xml:space="preserve">Pacific </w:t>
      </w:r>
      <w:proofErr w:type="gramStart"/>
      <w:r>
        <w:rPr>
          <w:szCs w:val="22"/>
        </w:rPr>
        <w:t>ocean</w:t>
      </w:r>
      <w:proofErr w:type="gramEnd"/>
      <w:r>
        <w:rPr>
          <w:szCs w:val="22"/>
        </w:rPr>
        <w:t xml:space="preserve"> perch (</w:t>
      </w:r>
      <w:r>
        <w:rPr>
          <w:i/>
          <w:iCs/>
          <w:szCs w:val="22"/>
        </w:rPr>
        <w:t xml:space="preserve">Sebastes </w:t>
      </w:r>
      <w:proofErr w:type="spellStart"/>
      <w:r>
        <w:rPr>
          <w:i/>
          <w:iCs/>
          <w:szCs w:val="22"/>
        </w:rPr>
        <w:t>alutus</w:t>
      </w:r>
      <w:proofErr w:type="spellEnd"/>
      <w:r>
        <w:rPr>
          <w:i/>
          <w:iCs/>
          <w:szCs w:val="22"/>
        </w:rPr>
        <w:t xml:space="preserve">, </w:t>
      </w:r>
      <w:r w:rsidR="009B7831">
        <w:rPr>
          <w:szCs w:val="22"/>
        </w:rPr>
        <w:t>POP</w:t>
      </w:r>
      <w:r>
        <w:rPr>
          <w:szCs w:val="22"/>
        </w:rPr>
        <w:t>) has a wide distribution in the North Pacific from southern California around the Pacific rim to northern Honshu Is., Japan, including the Bering Sea. The species appears to be most abundant in northern British Columbia, the Gulf of Alaska</w:t>
      </w:r>
      <w:r w:rsidR="009B7831">
        <w:rPr>
          <w:szCs w:val="22"/>
        </w:rPr>
        <w:t xml:space="preserve"> (GOA)</w:t>
      </w:r>
      <w:r>
        <w:rPr>
          <w:szCs w:val="22"/>
        </w:rPr>
        <w:t xml:space="preserve">, and the Aleutian Islands </w:t>
      </w:r>
      <w:r>
        <w:rPr>
          <w:rFonts w:ascii="TimesNewRoman" w:hAnsi="TimesNewRoman" w:cs="TimesNewRoman"/>
          <w:szCs w:val="22"/>
        </w:rPr>
        <w:t>(Allen and Smith 1988)</w:t>
      </w:r>
      <w:r>
        <w:rPr>
          <w:szCs w:val="22"/>
        </w:rPr>
        <w:t>. Adults are found primarily offshore on the outer continental shelf and the upper continental slope in depths</w:t>
      </w:r>
      <w:r w:rsidR="00C00D48">
        <w:rPr>
          <w:szCs w:val="22"/>
        </w:rPr>
        <w:t xml:space="preserve"> </w:t>
      </w:r>
      <w:r w:rsidR="006A32FA">
        <w:rPr>
          <w:szCs w:val="22"/>
        </w:rPr>
        <w:t>of</w:t>
      </w:r>
      <w:r>
        <w:rPr>
          <w:szCs w:val="22"/>
        </w:rPr>
        <w:t xml:space="preserve"> 150-420 m. Seasonal differences in depth distribution have been noted by many investigators. In the summer, adults inhabit shallower depths, especially those between 150 and 300 m. In the fall, the fish apparently migrate farther offshore to depths of ~300-420 m. They reside in these deeper depths until about May, when they return to their shallower summer distribution </w:t>
      </w:r>
      <w:r>
        <w:rPr>
          <w:rFonts w:ascii="TimesNewRoman" w:hAnsi="TimesNewRoman" w:cs="TimesNewRoman"/>
          <w:szCs w:val="22"/>
        </w:rPr>
        <w:t>(Love et al. 2002)</w:t>
      </w:r>
      <w:r>
        <w:rPr>
          <w:szCs w:val="22"/>
        </w:rPr>
        <w:t xml:space="preserve">. This seasonal pattern is probably related to summer feeding and winter spawning. Although small numbers of </w:t>
      </w:r>
      <w:r w:rsidR="009B7831">
        <w:rPr>
          <w:szCs w:val="22"/>
        </w:rPr>
        <w:t xml:space="preserve">POP </w:t>
      </w:r>
      <w:r>
        <w:rPr>
          <w:szCs w:val="22"/>
        </w:rPr>
        <w:t>are dispersed throughout their preferred depth range on the continental shelf and slope, most of the population occurs in patchy, localized aggregations (</w:t>
      </w:r>
      <w:proofErr w:type="spellStart"/>
      <w:r>
        <w:rPr>
          <w:szCs w:val="22"/>
        </w:rPr>
        <w:t>Hanselman</w:t>
      </w:r>
      <w:proofErr w:type="spellEnd"/>
      <w:r>
        <w:rPr>
          <w:szCs w:val="22"/>
        </w:rPr>
        <w:t xml:space="preserve"> et al. 2001). </w:t>
      </w:r>
      <w:r w:rsidR="009B7831">
        <w:rPr>
          <w:szCs w:val="22"/>
        </w:rPr>
        <w:t>POP</w:t>
      </w:r>
      <w:r>
        <w:rPr>
          <w:szCs w:val="22"/>
        </w:rPr>
        <w:t xml:space="preserve"> are generally considered to be semi-demersal but there can at times be a significant pelagic component to their distribution. </w:t>
      </w:r>
      <w:r w:rsidR="009B7831">
        <w:rPr>
          <w:szCs w:val="22"/>
        </w:rPr>
        <w:t>POP</w:t>
      </w:r>
      <w:r>
        <w:rPr>
          <w:szCs w:val="22"/>
        </w:rPr>
        <w:t xml:space="preserve"> often move off-bottom </w:t>
      </w:r>
      <w:r w:rsidR="00F5485E">
        <w:rPr>
          <w:szCs w:val="22"/>
        </w:rPr>
        <w:t>during the day</w:t>
      </w:r>
      <w:r>
        <w:rPr>
          <w:szCs w:val="22"/>
        </w:rPr>
        <w:t xml:space="preserve"> to feed, apparently following diel </w:t>
      </w:r>
      <w:proofErr w:type="spellStart"/>
      <w:r>
        <w:rPr>
          <w:szCs w:val="22"/>
        </w:rPr>
        <w:t>euphausiid</w:t>
      </w:r>
      <w:proofErr w:type="spellEnd"/>
      <w:r>
        <w:rPr>
          <w:szCs w:val="22"/>
        </w:rPr>
        <w:t xml:space="preserve"> migrations</w:t>
      </w:r>
      <w:r w:rsidR="00F5485E">
        <w:rPr>
          <w:szCs w:val="22"/>
        </w:rPr>
        <w:t xml:space="preserve"> (</w:t>
      </w:r>
      <w:proofErr w:type="spellStart"/>
      <w:r w:rsidR="00F5485E">
        <w:rPr>
          <w:szCs w:val="22"/>
        </w:rPr>
        <w:t>Brodeur</w:t>
      </w:r>
      <w:proofErr w:type="spellEnd"/>
      <w:r w:rsidR="00F5485E">
        <w:rPr>
          <w:szCs w:val="22"/>
        </w:rPr>
        <w:t xml:space="preserve"> 2001)</w:t>
      </w:r>
      <w:r>
        <w:rPr>
          <w:szCs w:val="22"/>
        </w:rPr>
        <w:t xml:space="preserve">. Commercial fishing data in the GOA since 1995 show that pelagic trawls fished off-bottom have accounted for as much as </w:t>
      </w:r>
      <w:r w:rsidR="00BE564D">
        <w:rPr>
          <w:szCs w:val="22"/>
        </w:rPr>
        <w:t>31</w:t>
      </w:r>
      <w:r>
        <w:rPr>
          <w:szCs w:val="22"/>
        </w:rPr>
        <w:t>% of the annual harvest of this species.</w:t>
      </w:r>
    </w:p>
    <w:p w14:paraId="2DEF157D" w14:textId="026329B7" w:rsidR="00353282" w:rsidRDefault="00353282" w:rsidP="0089577A">
      <w:pPr>
        <w:rPr>
          <w:szCs w:val="22"/>
        </w:rPr>
      </w:pPr>
      <w:r>
        <w:rPr>
          <w:szCs w:val="22"/>
        </w:rPr>
        <w:t xml:space="preserve">There is much uncertainty about the life history of </w:t>
      </w:r>
      <w:r w:rsidR="009B7831">
        <w:rPr>
          <w:szCs w:val="22"/>
        </w:rPr>
        <w:t>POP</w:t>
      </w:r>
      <w:r>
        <w:rPr>
          <w:szCs w:val="22"/>
        </w:rPr>
        <w:t xml:space="preserve">, although generally more is known than for other rockfish species </w:t>
      </w:r>
      <w:r>
        <w:rPr>
          <w:rFonts w:ascii="TimesNewRoman" w:hAnsi="TimesNewRoman" w:cs="TimesNewRoman"/>
          <w:szCs w:val="22"/>
        </w:rPr>
        <w:t xml:space="preserve">(Kendall and </w:t>
      </w:r>
      <w:proofErr w:type="spellStart"/>
      <w:r>
        <w:rPr>
          <w:rFonts w:ascii="TimesNewRoman" w:hAnsi="TimesNewRoman" w:cs="TimesNewRoman"/>
          <w:szCs w:val="22"/>
        </w:rPr>
        <w:t>Lenarz</w:t>
      </w:r>
      <w:proofErr w:type="spellEnd"/>
      <w:r>
        <w:rPr>
          <w:rFonts w:ascii="TimesNewRoman" w:hAnsi="TimesNewRoman" w:cs="TimesNewRoman"/>
          <w:szCs w:val="22"/>
        </w:rPr>
        <w:t xml:space="preserve"> 1986)</w:t>
      </w:r>
      <w:r>
        <w:rPr>
          <w:szCs w:val="22"/>
        </w:rPr>
        <w:t xml:space="preserve">. The species appears to be viviparous (the eggs develop internally and receive at least some nourishment from the mother), with internal fertilization and the release of live young. Insemination occurs in the fall, and sperm are retained within the female until fertilization takes place ~2 months later. The eggs hatch internally, and parturition (release of larvae) occurs in April-May. Information on early life history is very sparse, especially for the first year of life. </w:t>
      </w:r>
      <w:r w:rsidR="009B7831">
        <w:rPr>
          <w:rFonts w:ascii="TimesNewRoman" w:hAnsi="TimesNewRoman" w:cs="TimesNewRoman"/>
          <w:szCs w:val="22"/>
        </w:rPr>
        <w:t>POP</w:t>
      </w:r>
      <w:r>
        <w:rPr>
          <w:rFonts w:ascii="TimesNewRoman" w:hAnsi="TimesNewRoman" w:cs="TimesNewRoman"/>
          <w:szCs w:val="22"/>
        </w:rPr>
        <w:t xml:space="preserve"> larvae are thought to be pelagic and drift with the current, and oceanic conditions may sometimes cause advection to suboptimal areas (</w:t>
      </w:r>
      <w:proofErr w:type="spellStart"/>
      <w:r>
        <w:rPr>
          <w:rFonts w:ascii="TimesNewRoman" w:hAnsi="TimesNewRoman" w:cs="TimesNewRoman"/>
          <w:szCs w:val="22"/>
        </w:rPr>
        <w:t>Ainley</w:t>
      </w:r>
      <w:proofErr w:type="spellEnd"/>
      <w:r>
        <w:rPr>
          <w:rFonts w:ascii="TimesNewRoman" w:hAnsi="TimesNewRoman" w:cs="TimesNewRoman"/>
          <w:szCs w:val="22"/>
        </w:rPr>
        <w:t xml:space="preserve"> et al. 1993) resulting in high recruitment variability. However, larval studies of rockfish have been hindered by difficulties in species identification since many larval rockfish species share the same morphological characteristics (Kendall 2000). Genetic techniques using </w:t>
      </w:r>
      <w:proofErr w:type="spellStart"/>
      <w:r>
        <w:rPr>
          <w:rFonts w:ascii="TimesNewRoman" w:hAnsi="TimesNewRoman" w:cs="TimesNewRoman"/>
          <w:szCs w:val="22"/>
        </w:rPr>
        <w:t>allozymes</w:t>
      </w:r>
      <w:proofErr w:type="spellEnd"/>
      <w:r>
        <w:rPr>
          <w:rFonts w:ascii="TimesNewRoman" w:hAnsi="TimesNewRoman" w:cs="TimesNewRoman"/>
          <w:szCs w:val="22"/>
        </w:rPr>
        <w:t xml:space="preserve"> (</w:t>
      </w:r>
      <w:proofErr w:type="spellStart"/>
      <w:r>
        <w:rPr>
          <w:rFonts w:ascii="TimesNewRoman" w:hAnsi="TimesNewRoman" w:cs="TimesNewRoman"/>
          <w:szCs w:val="22"/>
        </w:rPr>
        <w:t>Seeb</w:t>
      </w:r>
      <w:proofErr w:type="spellEnd"/>
      <w:r>
        <w:rPr>
          <w:rFonts w:ascii="TimesNewRoman" w:hAnsi="TimesNewRoman" w:cs="TimesNewRoman"/>
          <w:szCs w:val="22"/>
        </w:rPr>
        <w:t xml:space="preserve"> and Kendall 1991) and mitochondrial DNA (Li 2004) are capable of identifying larvae and juveniles to species, but are expensive and time-consuming.</w:t>
      </w:r>
      <w:r>
        <w:rPr>
          <w:szCs w:val="22"/>
        </w:rPr>
        <w:t xml:space="preserve"> </w:t>
      </w:r>
      <w:r>
        <w:rPr>
          <w:rFonts w:ascii="TimesNewRoman" w:hAnsi="TimesNewRoman" w:cs="TimesNewRoman"/>
          <w:szCs w:val="22"/>
        </w:rPr>
        <w:t xml:space="preserve">Post-larval and early young-of-the-year </w:t>
      </w:r>
      <w:r w:rsidR="009B7831">
        <w:rPr>
          <w:rFonts w:ascii="TimesNewRoman" w:hAnsi="TimesNewRoman" w:cs="TimesNewRoman"/>
          <w:szCs w:val="22"/>
        </w:rPr>
        <w:t>POP</w:t>
      </w:r>
      <w:r>
        <w:rPr>
          <w:rFonts w:ascii="TimesNewRoman" w:hAnsi="TimesNewRoman" w:cs="TimesNewRoman"/>
          <w:szCs w:val="22"/>
        </w:rPr>
        <w:t xml:space="preserve"> have been positively identified in offshore, surface waters of the GOA (</w:t>
      </w:r>
      <w:proofErr w:type="spellStart"/>
      <w:r>
        <w:rPr>
          <w:rFonts w:ascii="TimesNewRoman" w:hAnsi="TimesNewRoman" w:cs="TimesNewRoman"/>
          <w:szCs w:val="22"/>
        </w:rPr>
        <w:t>Gharrett</w:t>
      </w:r>
      <w:proofErr w:type="spellEnd"/>
      <w:r>
        <w:rPr>
          <w:rFonts w:ascii="TimesNewRoman" w:hAnsi="TimesNewRoman" w:cs="TimesNewRoman"/>
          <w:szCs w:val="22"/>
        </w:rPr>
        <w:t xml:space="preserve"> et al. 2002), </w:t>
      </w:r>
      <w:r>
        <w:rPr>
          <w:szCs w:val="22"/>
        </w:rPr>
        <w:t xml:space="preserve">which suggests this may be the preferred habitat of this life stage. Transformation to a demersal existence may take </w:t>
      </w:r>
      <w:r w:rsidRPr="00DD4147">
        <w:rPr>
          <w:szCs w:val="22"/>
        </w:rPr>
        <w:t xml:space="preserve">place within the first year </w:t>
      </w:r>
      <w:r w:rsidRPr="00DD4147">
        <w:rPr>
          <w:rFonts w:ascii="TimesNewRoman" w:hAnsi="TimesNewRoman" w:cs="TimesNewRoman"/>
          <w:szCs w:val="22"/>
        </w:rPr>
        <w:t>(Carlson and Haight 1976</w:t>
      </w:r>
      <w:r w:rsidRPr="00DD4147">
        <w:rPr>
          <w:szCs w:val="22"/>
        </w:rPr>
        <w:t xml:space="preserve">). Small juveniles probably reside inshore in very rocky, high relief areas, and by age 3 begin to migrate to deeper offshore waters of the continental shelf </w:t>
      </w:r>
      <w:r w:rsidRPr="00DD4147">
        <w:rPr>
          <w:rFonts w:ascii="TimesNewRoman" w:hAnsi="TimesNewRoman" w:cs="TimesNewRoman"/>
          <w:szCs w:val="22"/>
        </w:rPr>
        <w:t xml:space="preserve">(Carlson and </w:t>
      </w:r>
      <w:proofErr w:type="spellStart"/>
      <w:r w:rsidRPr="00DD4147">
        <w:rPr>
          <w:rFonts w:ascii="TimesNewRoman" w:hAnsi="TimesNewRoman" w:cs="TimesNewRoman"/>
          <w:szCs w:val="22"/>
        </w:rPr>
        <w:t>Straty</w:t>
      </w:r>
      <w:proofErr w:type="spellEnd"/>
      <w:r w:rsidRPr="00DD4147">
        <w:rPr>
          <w:rFonts w:ascii="TimesNewRoman" w:hAnsi="TimesNewRoman" w:cs="TimesNewRoman"/>
          <w:szCs w:val="22"/>
        </w:rPr>
        <w:t xml:space="preserve"> 1981)</w:t>
      </w:r>
      <w:r w:rsidRPr="00DD4147">
        <w:rPr>
          <w:szCs w:val="22"/>
        </w:rPr>
        <w:t xml:space="preserve">. As they grow, they continue to migrate deeper, eventually reaching the continental slope where they </w:t>
      </w:r>
      <w:r w:rsidRPr="00E65990">
        <w:rPr>
          <w:szCs w:val="22"/>
        </w:rPr>
        <w:t>attain adulthood.</w:t>
      </w:r>
      <w:r w:rsidR="00DA5FA4" w:rsidRPr="00E65990">
        <w:rPr>
          <w:szCs w:val="22"/>
        </w:rPr>
        <w:t xml:space="preserve"> Adult and juvenile populations are beli</w:t>
      </w:r>
      <w:r w:rsidR="002833C9" w:rsidRPr="00E65990">
        <w:rPr>
          <w:szCs w:val="22"/>
        </w:rPr>
        <w:t xml:space="preserve">eved to be spatially separated (Carlson and </w:t>
      </w:r>
      <w:proofErr w:type="spellStart"/>
      <w:r w:rsidR="002833C9" w:rsidRPr="00E65990">
        <w:rPr>
          <w:szCs w:val="22"/>
        </w:rPr>
        <w:t>Strat</w:t>
      </w:r>
      <w:r w:rsidR="00AF223C">
        <w:rPr>
          <w:szCs w:val="22"/>
        </w:rPr>
        <w:t>y</w:t>
      </w:r>
      <w:proofErr w:type="spellEnd"/>
      <w:r w:rsidR="00AF223C">
        <w:rPr>
          <w:szCs w:val="22"/>
        </w:rPr>
        <w:t xml:space="preserve"> 1981; </w:t>
      </w:r>
      <w:proofErr w:type="spellStart"/>
      <w:r w:rsidR="00AF223C">
        <w:rPr>
          <w:szCs w:val="22"/>
        </w:rPr>
        <w:t>Rooper</w:t>
      </w:r>
      <w:proofErr w:type="spellEnd"/>
      <w:r w:rsidR="00AF223C">
        <w:rPr>
          <w:szCs w:val="22"/>
        </w:rPr>
        <w:t xml:space="preserve"> et al.</w:t>
      </w:r>
      <w:r w:rsidR="002833C9" w:rsidRPr="00E65990">
        <w:rPr>
          <w:szCs w:val="22"/>
        </w:rPr>
        <w:t xml:space="preserve"> 2007).</w:t>
      </w:r>
      <w:r w:rsidR="002833C9" w:rsidRPr="00DD4147">
        <w:rPr>
          <w:szCs w:val="22"/>
        </w:rPr>
        <w:t xml:space="preserve"> </w:t>
      </w:r>
    </w:p>
    <w:p w14:paraId="48181E0C" w14:textId="69C39F1F" w:rsidR="00353282" w:rsidRDefault="009B7831" w:rsidP="0089577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rPr>
          <w:szCs w:val="22"/>
        </w:rPr>
      </w:pPr>
      <w:r>
        <w:rPr>
          <w:rFonts w:ascii="TimesNewRoman" w:hAnsi="TimesNewRoman" w:cs="TimesNewRoman"/>
          <w:szCs w:val="22"/>
        </w:rPr>
        <w:t>POP</w:t>
      </w:r>
      <w:r w:rsidR="00353282">
        <w:rPr>
          <w:rFonts w:ascii="TimesNewRoman" w:hAnsi="TimesNewRoman" w:cs="TimesNewRoman"/>
          <w:szCs w:val="22"/>
        </w:rPr>
        <w:t xml:space="preserve"> are mostly </w:t>
      </w:r>
      <w:proofErr w:type="spellStart"/>
      <w:r w:rsidR="00353282">
        <w:rPr>
          <w:rFonts w:ascii="TimesNewRoman" w:hAnsi="TimesNewRoman" w:cs="TimesNewRoman"/>
          <w:szCs w:val="22"/>
        </w:rPr>
        <w:t>planktivorous</w:t>
      </w:r>
      <w:proofErr w:type="spellEnd"/>
      <w:r w:rsidR="00353282">
        <w:rPr>
          <w:rFonts w:ascii="TimesNewRoman" w:hAnsi="TimesNewRoman" w:cs="TimesNewRoman"/>
          <w:szCs w:val="22"/>
        </w:rPr>
        <w:t xml:space="preserve"> (Carlson and Haight 1976; Yang 19</w:t>
      </w:r>
      <w:r w:rsidR="00BF401E">
        <w:rPr>
          <w:rFonts w:ascii="TimesNewRoman" w:hAnsi="TimesNewRoman" w:cs="TimesNewRoman"/>
          <w:szCs w:val="22"/>
        </w:rPr>
        <w:t>93; 1996;</w:t>
      </w:r>
      <w:r w:rsidR="00353282">
        <w:rPr>
          <w:rFonts w:ascii="TimesNewRoman" w:hAnsi="TimesNewRoman" w:cs="TimesNewRoman"/>
          <w:szCs w:val="22"/>
        </w:rPr>
        <w:t xml:space="preserve"> Yang and Nelson 2000; Yang 2003; Yang et al. 2006). In a sample of 600 juvenile perch stomachs, Carlson and Haight (1976) found that juveniles fed on an equal mix of </w:t>
      </w:r>
      <w:proofErr w:type="spellStart"/>
      <w:r w:rsidR="00353282">
        <w:rPr>
          <w:rFonts w:ascii="TimesNewRoman" w:hAnsi="TimesNewRoman" w:cs="TimesNewRoman"/>
          <w:szCs w:val="22"/>
        </w:rPr>
        <w:t>calanoid</w:t>
      </w:r>
      <w:proofErr w:type="spellEnd"/>
      <w:r w:rsidR="00353282">
        <w:rPr>
          <w:rFonts w:ascii="TimesNewRoman" w:hAnsi="TimesNewRoman" w:cs="TimesNewRoman"/>
          <w:szCs w:val="22"/>
        </w:rPr>
        <w:t xml:space="preserve"> copepods and </w:t>
      </w:r>
      <w:proofErr w:type="spellStart"/>
      <w:r w:rsidR="00353282">
        <w:rPr>
          <w:rFonts w:ascii="TimesNewRoman" w:hAnsi="TimesNewRoman" w:cs="TimesNewRoman"/>
          <w:szCs w:val="22"/>
        </w:rPr>
        <w:t>euphausiids</w:t>
      </w:r>
      <w:proofErr w:type="spellEnd"/>
      <w:r w:rsidR="00353282">
        <w:rPr>
          <w:rFonts w:ascii="TimesNewRoman" w:hAnsi="TimesNewRoman" w:cs="TimesNewRoman"/>
          <w:szCs w:val="22"/>
        </w:rPr>
        <w:t xml:space="preserve">. Larger juveniles and adults fed primarily on </w:t>
      </w:r>
      <w:proofErr w:type="spellStart"/>
      <w:r w:rsidR="00353282">
        <w:rPr>
          <w:rFonts w:ascii="TimesNewRoman" w:hAnsi="TimesNewRoman" w:cs="TimesNewRoman"/>
          <w:szCs w:val="22"/>
        </w:rPr>
        <w:t>euphausiids</w:t>
      </w:r>
      <w:proofErr w:type="spellEnd"/>
      <w:r w:rsidR="00353282">
        <w:rPr>
          <w:rFonts w:ascii="TimesNewRoman" w:hAnsi="TimesNewRoman" w:cs="TimesNewRoman"/>
          <w:szCs w:val="22"/>
        </w:rPr>
        <w:t xml:space="preserve">, and to a lesser degree, copepods, amphipods and mysids (Yang and Nelson 2000). In the Aleutian Islands, </w:t>
      </w:r>
      <w:proofErr w:type="spellStart"/>
      <w:r w:rsidR="00353282">
        <w:rPr>
          <w:rFonts w:ascii="TimesNewRoman" w:hAnsi="TimesNewRoman" w:cs="TimesNewRoman"/>
          <w:szCs w:val="22"/>
        </w:rPr>
        <w:t>myctophids</w:t>
      </w:r>
      <w:proofErr w:type="spellEnd"/>
      <w:r w:rsidR="00353282">
        <w:rPr>
          <w:rFonts w:ascii="TimesNewRoman" w:hAnsi="TimesNewRoman" w:cs="TimesNewRoman"/>
          <w:szCs w:val="22"/>
        </w:rPr>
        <w:t xml:space="preserve"> have increasingly comprised a substantial portion of the </w:t>
      </w:r>
      <w:r>
        <w:rPr>
          <w:rFonts w:ascii="TimesNewRoman" w:hAnsi="TimesNewRoman" w:cs="TimesNewRoman"/>
          <w:szCs w:val="22"/>
        </w:rPr>
        <w:t>POP</w:t>
      </w:r>
      <w:r w:rsidR="00353282">
        <w:rPr>
          <w:rFonts w:ascii="TimesNewRoman" w:hAnsi="TimesNewRoman" w:cs="TimesNewRoman"/>
          <w:szCs w:val="22"/>
        </w:rPr>
        <w:t xml:space="preserve"> diet, which also compete for </w:t>
      </w:r>
      <w:proofErr w:type="spellStart"/>
      <w:r w:rsidR="00353282">
        <w:rPr>
          <w:rFonts w:ascii="TimesNewRoman" w:hAnsi="TimesNewRoman" w:cs="TimesNewRoman"/>
          <w:szCs w:val="22"/>
        </w:rPr>
        <w:t>euphausiid</w:t>
      </w:r>
      <w:proofErr w:type="spellEnd"/>
      <w:r w:rsidR="00353282">
        <w:rPr>
          <w:rFonts w:ascii="TimesNewRoman" w:hAnsi="TimesNewRoman" w:cs="TimesNewRoman"/>
          <w:szCs w:val="22"/>
        </w:rPr>
        <w:t xml:space="preserve"> prey (Yang 2003).</w:t>
      </w:r>
      <w:r w:rsidR="00353282">
        <w:rPr>
          <w:szCs w:val="22"/>
        </w:rPr>
        <w:t xml:space="preserve"> </w:t>
      </w:r>
      <w:r>
        <w:rPr>
          <w:szCs w:val="22"/>
        </w:rPr>
        <w:t>POP</w:t>
      </w:r>
      <w:r w:rsidR="00353282">
        <w:rPr>
          <w:szCs w:val="22"/>
        </w:rPr>
        <w:t xml:space="preserve"> and walleye </w:t>
      </w:r>
      <w:proofErr w:type="spellStart"/>
      <w:r w:rsidR="00353282">
        <w:rPr>
          <w:szCs w:val="22"/>
        </w:rPr>
        <w:t>pollock</w:t>
      </w:r>
      <w:proofErr w:type="spellEnd"/>
      <w:r w:rsidR="00353282">
        <w:rPr>
          <w:szCs w:val="22"/>
        </w:rPr>
        <w:t xml:space="preserve"> (</w:t>
      </w:r>
      <w:proofErr w:type="spellStart"/>
      <w:r w:rsidR="00353282" w:rsidRPr="00A7261F">
        <w:rPr>
          <w:i/>
          <w:szCs w:val="22"/>
        </w:rPr>
        <w:t>Theragra</w:t>
      </w:r>
      <w:proofErr w:type="spellEnd"/>
      <w:r w:rsidR="00353282" w:rsidRPr="00A7261F">
        <w:rPr>
          <w:i/>
          <w:szCs w:val="22"/>
        </w:rPr>
        <w:t xml:space="preserve"> </w:t>
      </w:r>
      <w:proofErr w:type="spellStart"/>
      <w:r w:rsidR="00353282" w:rsidRPr="00A7261F">
        <w:rPr>
          <w:i/>
          <w:szCs w:val="22"/>
        </w:rPr>
        <w:t>chalcogramma</w:t>
      </w:r>
      <w:proofErr w:type="spellEnd"/>
      <w:r w:rsidR="00353282">
        <w:rPr>
          <w:szCs w:val="22"/>
        </w:rPr>
        <w:t xml:space="preserve">) probably compete for the same </w:t>
      </w:r>
      <w:proofErr w:type="spellStart"/>
      <w:r w:rsidR="00353282">
        <w:rPr>
          <w:szCs w:val="22"/>
        </w:rPr>
        <w:t>euphausiid</w:t>
      </w:r>
      <w:proofErr w:type="spellEnd"/>
      <w:r w:rsidR="00353282">
        <w:rPr>
          <w:szCs w:val="22"/>
        </w:rPr>
        <w:t xml:space="preserve"> prey as </w:t>
      </w:r>
      <w:proofErr w:type="spellStart"/>
      <w:r w:rsidR="00353282">
        <w:rPr>
          <w:szCs w:val="22"/>
        </w:rPr>
        <w:t>euphausiids</w:t>
      </w:r>
      <w:proofErr w:type="spellEnd"/>
      <w:r w:rsidR="00353282">
        <w:rPr>
          <w:szCs w:val="22"/>
        </w:rPr>
        <w:t xml:space="preserve"> make up about 50% of the </w:t>
      </w:r>
      <w:proofErr w:type="spellStart"/>
      <w:r w:rsidR="00353282">
        <w:rPr>
          <w:szCs w:val="22"/>
        </w:rPr>
        <w:t>pollock</w:t>
      </w:r>
      <w:proofErr w:type="spellEnd"/>
      <w:r w:rsidR="00353282">
        <w:rPr>
          <w:szCs w:val="22"/>
        </w:rPr>
        <w:t xml:space="preserve"> diet (Yang and Nelson 2000). Consequently, the large removals of </w:t>
      </w:r>
      <w:r>
        <w:rPr>
          <w:szCs w:val="22"/>
        </w:rPr>
        <w:t>POP</w:t>
      </w:r>
      <w:r w:rsidR="00353282">
        <w:rPr>
          <w:szCs w:val="22"/>
        </w:rPr>
        <w:t xml:space="preserve"> by foreign fishermen in the </w:t>
      </w:r>
      <w:r>
        <w:rPr>
          <w:szCs w:val="22"/>
        </w:rPr>
        <w:t>GOA</w:t>
      </w:r>
      <w:r w:rsidR="00353282">
        <w:rPr>
          <w:szCs w:val="22"/>
        </w:rPr>
        <w:t xml:space="preserve"> in the 1960s may have allowed walleye </w:t>
      </w:r>
      <w:proofErr w:type="spellStart"/>
      <w:r w:rsidR="00353282">
        <w:rPr>
          <w:szCs w:val="22"/>
        </w:rPr>
        <w:t>pollock</w:t>
      </w:r>
      <w:proofErr w:type="spellEnd"/>
      <w:r w:rsidR="00353282">
        <w:rPr>
          <w:szCs w:val="22"/>
        </w:rPr>
        <w:t xml:space="preserve"> stocks to greatly expand in abundance.</w:t>
      </w:r>
    </w:p>
    <w:p w14:paraId="604590B1" w14:textId="42548EC0" w:rsidR="00353282" w:rsidRDefault="00353282" w:rsidP="0089577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rPr>
          <w:szCs w:val="22"/>
        </w:rPr>
      </w:pPr>
      <w:r>
        <w:rPr>
          <w:rFonts w:ascii="TimesNewRoman" w:hAnsi="TimesNewRoman" w:cs="TimesNewRoman"/>
          <w:szCs w:val="22"/>
        </w:rPr>
        <w:t xml:space="preserve">Predators of adult </w:t>
      </w:r>
      <w:r w:rsidR="009B7831">
        <w:rPr>
          <w:rFonts w:ascii="TimesNewRoman" w:hAnsi="TimesNewRoman" w:cs="TimesNewRoman"/>
          <w:szCs w:val="22"/>
        </w:rPr>
        <w:t>POP</w:t>
      </w:r>
      <w:r>
        <w:rPr>
          <w:rFonts w:ascii="TimesNewRoman" w:hAnsi="TimesNewRoman" w:cs="TimesNewRoman"/>
          <w:szCs w:val="22"/>
        </w:rPr>
        <w:t xml:space="preserve"> are likely sablefish, Pacific halibut, and sperm whales (Major and </w:t>
      </w:r>
      <w:proofErr w:type="spellStart"/>
      <w:r>
        <w:rPr>
          <w:rFonts w:ascii="TimesNewRoman" w:hAnsi="TimesNewRoman" w:cs="TimesNewRoman"/>
          <w:szCs w:val="22"/>
        </w:rPr>
        <w:t>Shippen</w:t>
      </w:r>
      <w:proofErr w:type="spellEnd"/>
      <w:r>
        <w:rPr>
          <w:rFonts w:ascii="TimesNewRoman" w:hAnsi="TimesNewRoman" w:cs="TimesNewRoman"/>
          <w:szCs w:val="22"/>
        </w:rPr>
        <w:t xml:space="preserve"> 1970). </w:t>
      </w:r>
      <w:r>
        <w:rPr>
          <w:szCs w:val="22"/>
        </w:rPr>
        <w:t xml:space="preserve">Juveniles are consumed by </w:t>
      </w:r>
      <w:r>
        <w:rPr>
          <w:rFonts w:ascii="TimesNewRoman" w:hAnsi="TimesNewRoman" w:cs="TimesNewRoman"/>
          <w:szCs w:val="22"/>
        </w:rPr>
        <w:t>seabirds (</w:t>
      </w:r>
      <w:proofErr w:type="spellStart"/>
      <w:r>
        <w:rPr>
          <w:rFonts w:ascii="TimesNewRoman" w:hAnsi="TimesNewRoman" w:cs="TimesNewRoman"/>
          <w:szCs w:val="22"/>
        </w:rPr>
        <w:t>Ainley</w:t>
      </w:r>
      <w:proofErr w:type="spellEnd"/>
      <w:r>
        <w:rPr>
          <w:rFonts w:ascii="TimesNewRoman" w:hAnsi="TimesNewRoman" w:cs="TimesNewRoman"/>
          <w:szCs w:val="22"/>
        </w:rPr>
        <w:t xml:space="preserve"> et al. 1993), other rockfish (Hobson et al. 2001), </w:t>
      </w:r>
      <w:r>
        <w:rPr>
          <w:szCs w:val="22"/>
        </w:rPr>
        <w:t>salmon, lingcod, and other large demersal fish.</w:t>
      </w:r>
    </w:p>
    <w:p w14:paraId="67CCCA70" w14:textId="314403D5" w:rsidR="00353282" w:rsidRDefault="009B7831" w:rsidP="0089577A">
      <w:pPr>
        <w:rPr>
          <w:szCs w:val="22"/>
        </w:rPr>
      </w:pPr>
      <w:r>
        <w:rPr>
          <w:szCs w:val="22"/>
        </w:rPr>
        <w:lastRenderedPageBreak/>
        <w:t>POP</w:t>
      </w:r>
      <w:r w:rsidR="00353282">
        <w:rPr>
          <w:szCs w:val="22"/>
        </w:rPr>
        <w:t xml:space="preserve"> is a </w:t>
      </w:r>
      <w:r w:rsidR="00353282" w:rsidRPr="00DD4147">
        <w:rPr>
          <w:szCs w:val="22"/>
        </w:rPr>
        <w:t>slow growing species, with a low rate of natural mortality (estimated at 0.06), a relatively old age at 50% maturity (</w:t>
      </w:r>
      <w:r w:rsidR="00DA5FA4" w:rsidRPr="00DD4147">
        <w:rPr>
          <w:szCs w:val="22"/>
        </w:rPr>
        <w:t xml:space="preserve">8.4 - </w:t>
      </w:r>
      <w:r w:rsidR="00353282" w:rsidRPr="00DD4147">
        <w:rPr>
          <w:szCs w:val="22"/>
        </w:rPr>
        <w:t xml:space="preserve">10.5 years for females in the </w:t>
      </w:r>
      <w:r>
        <w:rPr>
          <w:szCs w:val="22"/>
        </w:rPr>
        <w:t>GOA</w:t>
      </w:r>
      <w:r w:rsidR="00353282" w:rsidRPr="00DD4147">
        <w:rPr>
          <w:szCs w:val="22"/>
        </w:rPr>
        <w:t xml:space="preserve">), and a very old maximum age of 98 years in Alaska (84 years maximum age in the </w:t>
      </w:r>
      <w:r>
        <w:rPr>
          <w:szCs w:val="22"/>
        </w:rPr>
        <w:t>GOA</w:t>
      </w:r>
      <w:r w:rsidR="00353282" w:rsidRPr="00DD4147">
        <w:rPr>
          <w:szCs w:val="22"/>
        </w:rPr>
        <w:t>) (</w:t>
      </w:r>
      <w:proofErr w:type="spellStart"/>
      <w:r w:rsidR="00353282" w:rsidRPr="00DD4147">
        <w:rPr>
          <w:szCs w:val="22"/>
        </w:rPr>
        <w:t>Hanselman</w:t>
      </w:r>
      <w:proofErr w:type="spellEnd"/>
      <w:r w:rsidR="00353282" w:rsidRPr="00DD4147">
        <w:rPr>
          <w:szCs w:val="22"/>
        </w:rPr>
        <w:t xml:space="preserve"> et al. 2003</w:t>
      </w:r>
      <w:r w:rsidR="00F2393F">
        <w:rPr>
          <w:szCs w:val="22"/>
        </w:rPr>
        <w:t>a</w:t>
      </w:r>
      <w:r w:rsidR="00353282" w:rsidRPr="00DD4147">
        <w:rPr>
          <w:szCs w:val="22"/>
        </w:rPr>
        <w:t xml:space="preserve">). Age at 50% recruitment to the commercial fishery </w:t>
      </w:r>
      <w:r w:rsidR="00353282">
        <w:rPr>
          <w:szCs w:val="22"/>
        </w:rPr>
        <w:t xml:space="preserve">has been estimated to be between 7 and 8 years in the </w:t>
      </w:r>
      <w:r>
        <w:rPr>
          <w:szCs w:val="22"/>
        </w:rPr>
        <w:t>GOA</w:t>
      </w:r>
      <w:r w:rsidR="00353282">
        <w:rPr>
          <w:szCs w:val="22"/>
        </w:rPr>
        <w:t>. Despite their viviparous nature, they are relatively fecund with number of eggs/female in Alaska ranging from 10,000-300,000, depending upon size of the fish (</w:t>
      </w:r>
      <w:proofErr w:type="spellStart"/>
      <w:r w:rsidR="00353282">
        <w:rPr>
          <w:szCs w:val="22"/>
        </w:rPr>
        <w:t>Leaman</w:t>
      </w:r>
      <w:proofErr w:type="spellEnd"/>
      <w:r w:rsidR="00353282">
        <w:rPr>
          <w:szCs w:val="22"/>
        </w:rPr>
        <w:t xml:space="preserve"> 1991)</w:t>
      </w:r>
      <w:r w:rsidR="00AF223C">
        <w:rPr>
          <w:szCs w:val="22"/>
        </w:rPr>
        <w:t>.</w:t>
      </w:r>
      <w:r w:rsidR="00353282">
        <w:rPr>
          <w:szCs w:val="22"/>
        </w:rPr>
        <w:t xml:space="preserve"> Rockfish in general were found to be about half as fecund as warm water snappers with similar body shapes (</w:t>
      </w:r>
      <w:proofErr w:type="spellStart"/>
      <w:r w:rsidR="00353282">
        <w:rPr>
          <w:szCs w:val="22"/>
        </w:rPr>
        <w:t>Haldorson</w:t>
      </w:r>
      <w:proofErr w:type="spellEnd"/>
      <w:r w:rsidR="00353282">
        <w:rPr>
          <w:szCs w:val="22"/>
        </w:rPr>
        <w:t xml:space="preserve"> and Love 1991).</w:t>
      </w:r>
    </w:p>
    <w:p w14:paraId="367F195C" w14:textId="4F563F50" w:rsidR="00353282" w:rsidRPr="000B2EE2" w:rsidRDefault="00353282" w:rsidP="00461B99">
      <w:pPr>
        <w:autoSpaceDE w:val="0"/>
        <w:autoSpaceDN w:val="0"/>
        <w:adjustRightInd w:val="0"/>
        <w:spacing w:after="0"/>
      </w:pPr>
      <w:r w:rsidRPr="000B2EE2">
        <w:rPr>
          <w:rFonts w:ascii="TimesNewRoman" w:hAnsi="TimesNewRoman" w:cs="TimesNewRoman"/>
          <w:szCs w:val="22"/>
        </w:rPr>
        <w:t>The evolutionary strategy of spreading reproductive output over many years is a way of ensuring some</w:t>
      </w:r>
      <w:r>
        <w:rPr>
          <w:rFonts w:ascii="TimesNewRoman" w:hAnsi="TimesNewRoman" w:cs="TimesNewRoman"/>
          <w:szCs w:val="22"/>
        </w:rPr>
        <w:t xml:space="preserve"> </w:t>
      </w:r>
      <w:r w:rsidRPr="000B2EE2">
        <w:rPr>
          <w:rFonts w:ascii="TimesNewRoman" w:hAnsi="TimesNewRoman" w:cs="TimesNewRoman"/>
          <w:szCs w:val="22"/>
        </w:rPr>
        <w:t>reproductive success through long periods of poor larval survival (</w:t>
      </w:r>
      <w:proofErr w:type="spellStart"/>
      <w:r w:rsidRPr="000B2EE2">
        <w:rPr>
          <w:rFonts w:ascii="TimesNewRoman" w:hAnsi="TimesNewRoman" w:cs="TimesNewRoman"/>
          <w:szCs w:val="22"/>
        </w:rPr>
        <w:t>Leaman</w:t>
      </w:r>
      <w:proofErr w:type="spellEnd"/>
      <w:r w:rsidRPr="000B2EE2">
        <w:rPr>
          <w:rFonts w:ascii="TimesNewRoman" w:hAnsi="TimesNewRoman" w:cs="TimesNewRoman"/>
          <w:szCs w:val="22"/>
        </w:rPr>
        <w:t xml:space="preserve"> and Beamish 1984). Fishing generally selectively removes the older and faster-growing portion of the population. If there is a distinct evolutionary advantage of retaining the oldest fish in the population, either because of higher fecundity or because of different spawning times, age</w:t>
      </w:r>
      <w:r w:rsidR="00F5485E">
        <w:rPr>
          <w:rFonts w:ascii="TimesNewRoman" w:hAnsi="TimesNewRoman" w:cs="TimesNewRoman"/>
          <w:szCs w:val="22"/>
        </w:rPr>
        <w:t>-compression</w:t>
      </w:r>
      <w:r w:rsidRPr="000B2EE2">
        <w:rPr>
          <w:rFonts w:ascii="TimesNewRoman" w:hAnsi="TimesNewRoman" w:cs="TimesNewRoman"/>
          <w:szCs w:val="22"/>
        </w:rPr>
        <w:t xml:space="preserve"> could be </w:t>
      </w:r>
      <w:r w:rsidR="00F5485E">
        <w:rPr>
          <w:rFonts w:ascii="TimesNewRoman" w:hAnsi="TimesNewRoman" w:cs="TimesNewRoman"/>
          <w:szCs w:val="22"/>
        </w:rPr>
        <w:t>deleterious</w:t>
      </w:r>
      <w:r w:rsidRPr="000B2EE2">
        <w:rPr>
          <w:rFonts w:ascii="TimesNewRoman" w:hAnsi="TimesNewRoman" w:cs="TimesNewRoman"/>
          <w:szCs w:val="22"/>
        </w:rPr>
        <w:t xml:space="preserve"> to a population with highly episodic recruitment like rockfish (</w:t>
      </w:r>
      <w:proofErr w:type="spellStart"/>
      <w:r w:rsidRPr="000B2EE2">
        <w:rPr>
          <w:rFonts w:ascii="TimesNewRoman" w:hAnsi="TimesNewRoman" w:cs="TimesNewRoman"/>
          <w:szCs w:val="22"/>
        </w:rPr>
        <w:t>Longhurst</w:t>
      </w:r>
      <w:proofErr w:type="spellEnd"/>
      <w:r w:rsidRPr="000B2EE2">
        <w:rPr>
          <w:rFonts w:ascii="TimesNewRoman" w:hAnsi="TimesNewRoman" w:cs="TimesNewRoman"/>
          <w:szCs w:val="22"/>
        </w:rPr>
        <w:t xml:space="preserve"> 2002). </w:t>
      </w:r>
      <w:r w:rsidR="00DF3C62">
        <w:rPr>
          <w:rFonts w:ascii="TimesNewRoman" w:hAnsi="TimesNewRoman" w:cs="TimesNewRoman"/>
          <w:szCs w:val="22"/>
        </w:rPr>
        <w:t>Research</w:t>
      </w:r>
      <w:r w:rsidRPr="000B2EE2">
        <w:rPr>
          <w:rFonts w:ascii="TimesNewRoman" w:hAnsi="TimesNewRoman" w:cs="TimesNewRoman"/>
          <w:szCs w:val="22"/>
        </w:rPr>
        <w:t xml:space="preserve"> on black rockfish (</w:t>
      </w:r>
      <w:r w:rsidRPr="000B2EE2">
        <w:rPr>
          <w:rFonts w:ascii="TimesNewRoman,Italic" w:hAnsi="TimesNewRoman,Italic" w:cs="TimesNewRoman,Italic"/>
          <w:i/>
          <w:iCs/>
          <w:szCs w:val="22"/>
        </w:rPr>
        <w:t xml:space="preserve">Sebastes </w:t>
      </w:r>
      <w:proofErr w:type="spellStart"/>
      <w:r w:rsidRPr="000B2EE2">
        <w:rPr>
          <w:rFonts w:ascii="TimesNewRoman,Italic" w:hAnsi="TimesNewRoman,Italic" w:cs="TimesNewRoman,Italic"/>
          <w:i/>
          <w:iCs/>
          <w:szCs w:val="22"/>
        </w:rPr>
        <w:t>melanops</w:t>
      </w:r>
      <w:proofErr w:type="spellEnd"/>
      <w:r w:rsidRPr="000B2EE2">
        <w:rPr>
          <w:rFonts w:ascii="TimesNewRoman" w:hAnsi="TimesNewRoman" w:cs="TimesNewRoman"/>
          <w:szCs w:val="22"/>
        </w:rPr>
        <w:t xml:space="preserve">) has shown that larval survival may be dramatically higher from older female </w:t>
      </w:r>
      <w:proofErr w:type="spellStart"/>
      <w:r w:rsidRPr="000B2EE2">
        <w:rPr>
          <w:rFonts w:ascii="TimesNewRoman" w:hAnsi="TimesNewRoman" w:cs="TimesNewRoman"/>
          <w:szCs w:val="22"/>
        </w:rPr>
        <w:t>spawners</w:t>
      </w:r>
      <w:proofErr w:type="spellEnd"/>
      <w:r w:rsidRPr="000B2EE2">
        <w:rPr>
          <w:rFonts w:ascii="TimesNewRoman" w:hAnsi="TimesNewRoman" w:cs="TimesNewRoman"/>
          <w:szCs w:val="22"/>
        </w:rPr>
        <w:t xml:space="preserve"> (Berkeley et al. 2004, </w:t>
      </w:r>
      <w:proofErr w:type="spellStart"/>
      <w:r w:rsidRPr="000B2EE2">
        <w:rPr>
          <w:rFonts w:ascii="TimesNewRoman" w:hAnsi="TimesNewRoman" w:cs="TimesNewRoman"/>
          <w:szCs w:val="22"/>
        </w:rPr>
        <w:t>Bobko</w:t>
      </w:r>
      <w:proofErr w:type="spellEnd"/>
      <w:r w:rsidRPr="000B2EE2">
        <w:rPr>
          <w:rFonts w:ascii="TimesNewRoman" w:hAnsi="TimesNewRoman" w:cs="TimesNewRoman"/>
          <w:szCs w:val="22"/>
        </w:rPr>
        <w:t xml:space="preserve"> and Berkeley 2004). The black rockfish population has shown a distinct downward trend in age-structure in recent fishery samples off the West Coast of North America, raising concerns about whether</w:t>
      </w:r>
      <w:r w:rsidR="00F5485E">
        <w:rPr>
          <w:rFonts w:ascii="TimesNewRoman" w:hAnsi="TimesNewRoman" w:cs="TimesNewRoman"/>
          <w:szCs w:val="22"/>
        </w:rPr>
        <w:t xml:space="preserve"> </w:t>
      </w:r>
      <w:r w:rsidRPr="000B2EE2">
        <w:rPr>
          <w:rFonts w:ascii="TimesNewRoman" w:hAnsi="TimesNewRoman" w:cs="TimesNewRoman"/>
          <w:szCs w:val="22"/>
        </w:rPr>
        <w:t xml:space="preserve">these are general results for most rockfish. </w:t>
      </w:r>
      <w:proofErr w:type="gramStart"/>
      <w:r>
        <w:rPr>
          <w:rFonts w:ascii="TimesNewRoman" w:hAnsi="TimesNewRoman" w:cs="TimesNewRoman"/>
          <w:szCs w:val="22"/>
        </w:rPr>
        <w:t>d</w:t>
      </w:r>
      <w:r w:rsidRPr="000B2EE2">
        <w:rPr>
          <w:rFonts w:ascii="TimesNewRoman" w:hAnsi="TimesNewRoman" w:cs="TimesNewRoman"/>
          <w:szCs w:val="22"/>
        </w:rPr>
        <w:t>e</w:t>
      </w:r>
      <w:proofErr w:type="gramEnd"/>
      <w:r w:rsidRPr="000B2EE2">
        <w:rPr>
          <w:rFonts w:ascii="TimesNewRoman" w:hAnsi="TimesNewRoman" w:cs="TimesNewRoman"/>
          <w:szCs w:val="22"/>
        </w:rPr>
        <w:t xml:space="preserve"> Bruin et al. (2004) examined </w:t>
      </w:r>
      <w:r w:rsidR="009B7831">
        <w:rPr>
          <w:rFonts w:ascii="TimesNewRoman" w:hAnsi="TimesNewRoman" w:cs="TimesNewRoman"/>
          <w:szCs w:val="22"/>
        </w:rPr>
        <w:t>POP</w:t>
      </w:r>
      <w:r w:rsidRPr="000B2EE2">
        <w:rPr>
          <w:rFonts w:ascii="TimesNewRoman" w:hAnsi="TimesNewRoman" w:cs="TimesNewRoman"/>
          <w:szCs w:val="22"/>
        </w:rPr>
        <w:t xml:space="preserve"> (</w:t>
      </w:r>
      <w:r w:rsidRPr="000B2EE2">
        <w:rPr>
          <w:rFonts w:ascii="TimesNewRoman,Italic" w:hAnsi="TimesNewRoman,Italic" w:cs="TimesNewRoman,Italic"/>
          <w:i/>
          <w:iCs/>
          <w:szCs w:val="22"/>
        </w:rPr>
        <w:t xml:space="preserve">S. </w:t>
      </w:r>
      <w:proofErr w:type="spellStart"/>
      <w:r w:rsidRPr="000B2EE2">
        <w:rPr>
          <w:rFonts w:ascii="TimesNewRoman,Italic" w:hAnsi="TimesNewRoman,Italic" w:cs="TimesNewRoman,Italic"/>
          <w:i/>
          <w:iCs/>
          <w:szCs w:val="22"/>
        </w:rPr>
        <w:t>alutus</w:t>
      </w:r>
      <w:proofErr w:type="spellEnd"/>
      <w:r w:rsidRPr="000B2EE2">
        <w:rPr>
          <w:rFonts w:ascii="TimesNewRoman" w:hAnsi="TimesNewRoman" w:cs="TimesNewRoman"/>
          <w:szCs w:val="22"/>
        </w:rPr>
        <w:t xml:space="preserve">) and </w:t>
      </w:r>
      <w:proofErr w:type="spellStart"/>
      <w:r w:rsidRPr="000B2EE2">
        <w:rPr>
          <w:rFonts w:ascii="TimesNewRoman" w:hAnsi="TimesNewRoman" w:cs="TimesNewRoman"/>
          <w:szCs w:val="22"/>
        </w:rPr>
        <w:t>rougheye</w:t>
      </w:r>
      <w:proofErr w:type="spellEnd"/>
      <w:r w:rsidRPr="000B2EE2">
        <w:rPr>
          <w:rFonts w:ascii="TimesNewRoman" w:hAnsi="TimesNewRoman" w:cs="TimesNewRoman"/>
          <w:szCs w:val="22"/>
        </w:rPr>
        <w:t xml:space="preserve"> rockfish (</w:t>
      </w:r>
      <w:r w:rsidRPr="000B2EE2">
        <w:rPr>
          <w:rFonts w:ascii="TimesNewRoman,Italic" w:hAnsi="TimesNewRoman,Italic" w:cs="TimesNewRoman,Italic"/>
          <w:i/>
          <w:iCs/>
          <w:szCs w:val="22"/>
        </w:rPr>
        <w:t xml:space="preserve">S. </w:t>
      </w:r>
      <w:proofErr w:type="spellStart"/>
      <w:r w:rsidRPr="000B2EE2">
        <w:rPr>
          <w:rFonts w:ascii="TimesNewRoman,Italic" w:hAnsi="TimesNewRoman,Italic" w:cs="TimesNewRoman,Italic"/>
          <w:i/>
          <w:iCs/>
          <w:szCs w:val="22"/>
        </w:rPr>
        <w:t>aleutianus</w:t>
      </w:r>
      <w:proofErr w:type="spellEnd"/>
      <w:r w:rsidRPr="000B2EE2">
        <w:rPr>
          <w:rFonts w:ascii="TimesNewRoman" w:hAnsi="TimesNewRoman" w:cs="TimesNewRoman"/>
          <w:szCs w:val="22"/>
        </w:rPr>
        <w:t xml:space="preserve">) for senescence in reproductive activity of older fish and found that oogenesis continues at advanced ages. </w:t>
      </w:r>
      <w:proofErr w:type="spellStart"/>
      <w:r w:rsidRPr="000B2EE2">
        <w:rPr>
          <w:rFonts w:ascii="TimesNewRoman" w:hAnsi="TimesNewRoman" w:cs="TimesNewRoman"/>
          <w:szCs w:val="22"/>
        </w:rPr>
        <w:t>Leaman</w:t>
      </w:r>
      <w:proofErr w:type="spellEnd"/>
      <w:r w:rsidRPr="000B2EE2">
        <w:rPr>
          <w:rFonts w:ascii="TimesNewRoman" w:hAnsi="TimesNewRoman" w:cs="TimesNewRoman"/>
          <w:szCs w:val="22"/>
        </w:rPr>
        <w:t xml:space="preserve"> (1991) showed that older individuals have slightly higher egg dry weight than their middle-aged counterparts. Such </w:t>
      </w:r>
      <w:r w:rsidRPr="000B2EE2">
        <w:t xml:space="preserve">relationships have not yet been determined to exist for </w:t>
      </w:r>
      <w:r w:rsidR="009B7831">
        <w:t>POP</w:t>
      </w:r>
      <w:r w:rsidRPr="000B2EE2">
        <w:t xml:space="preserve"> or other rockfish in Alaska. Stock assessments for Alaska </w:t>
      </w:r>
      <w:proofErr w:type="spellStart"/>
      <w:r w:rsidRPr="000B2EE2">
        <w:t>groundfish</w:t>
      </w:r>
      <w:proofErr w:type="spellEnd"/>
      <w:r w:rsidRPr="000B2EE2">
        <w:t xml:space="preserve"> have assumed that the reproductive success of mature fish is independent of age. </w:t>
      </w:r>
      <w:r w:rsidRPr="0028726A">
        <w:rPr>
          <w:rFonts w:ascii="TimesNewRoman" w:hAnsi="TimesNewRoman" w:cs="TimesNewRoman"/>
          <w:szCs w:val="22"/>
        </w:rPr>
        <w:t xml:space="preserve">Spencer et al. (2007) showed that the effects of enhanced larval survival from older </w:t>
      </w:r>
      <w:r w:rsidRPr="0028726A">
        <w:t xml:space="preserve">mothers </w:t>
      </w:r>
      <w:r>
        <w:t xml:space="preserve">decreased estimated </w:t>
      </w:r>
      <w:proofErr w:type="spellStart"/>
      <w:r w:rsidR="00146C16" w:rsidRPr="00146C16">
        <w:rPr>
          <w:i/>
        </w:rPr>
        <w:t>F</w:t>
      </w:r>
      <w:r w:rsidR="00146C16" w:rsidRPr="00146C16">
        <w:rPr>
          <w:i/>
          <w:vertAlign w:val="subscript"/>
        </w:rPr>
        <w:t>msy</w:t>
      </w:r>
      <w:proofErr w:type="spellEnd"/>
      <w:r>
        <w:t xml:space="preserve"> (the fishing rate that produces maximum sustainable yield) by 3% to 9%, and larger decreases in stock productivity were associated at higher fishing mortality rates that produced reduced age compositions. </w:t>
      </w:r>
      <w:r w:rsidR="00F5485E">
        <w:t xml:space="preserve">Preliminary </w:t>
      </w:r>
      <w:r w:rsidRPr="0028726A">
        <w:rPr>
          <w:rFonts w:ascii="TimesNewRoman" w:hAnsi="TimesNewRoman" w:cs="TimesNewRoman"/>
          <w:szCs w:val="22"/>
        </w:rPr>
        <w:t xml:space="preserve">work at Oregon State University examined </w:t>
      </w:r>
      <w:r w:rsidR="009B7831">
        <w:rPr>
          <w:rFonts w:ascii="TimesNewRoman" w:hAnsi="TimesNewRoman" w:cs="TimesNewRoman"/>
          <w:szCs w:val="22"/>
        </w:rPr>
        <w:t>POP</w:t>
      </w:r>
      <w:r w:rsidRPr="0028726A">
        <w:rPr>
          <w:rFonts w:ascii="TimesNewRoman" w:hAnsi="TimesNewRoman" w:cs="TimesNewRoman"/>
          <w:szCs w:val="22"/>
        </w:rPr>
        <w:t xml:space="preserve"> of adult size by extruding larvae from harvested fish near Kodiak, and found no relationship between </w:t>
      </w:r>
      <w:proofErr w:type="spellStart"/>
      <w:r>
        <w:rPr>
          <w:rFonts w:ascii="TimesNewRoman" w:hAnsi="TimesNewRoman" w:cs="TimesNewRoman"/>
          <w:szCs w:val="22"/>
        </w:rPr>
        <w:t>spawner</w:t>
      </w:r>
      <w:proofErr w:type="spellEnd"/>
      <w:r>
        <w:rPr>
          <w:rFonts w:ascii="TimesNewRoman" w:hAnsi="TimesNewRoman" w:cs="TimesNewRoman"/>
          <w:szCs w:val="22"/>
        </w:rPr>
        <w:t xml:space="preserve"> age</w:t>
      </w:r>
      <w:r w:rsidRPr="0028726A">
        <w:rPr>
          <w:rFonts w:ascii="TimesNewRoman" w:hAnsi="TimesNewRoman" w:cs="TimesNewRoman"/>
          <w:szCs w:val="22"/>
        </w:rPr>
        <w:t xml:space="preserve"> and larval </w:t>
      </w:r>
      <w:r>
        <w:rPr>
          <w:rFonts w:ascii="TimesNewRoman" w:hAnsi="TimesNewRoman" w:cs="TimesNewRoman"/>
          <w:szCs w:val="22"/>
        </w:rPr>
        <w:t>quality</w:t>
      </w:r>
      <w:r w:rsidRPr="0028726A">
        <w:rPr>
          <w:rFonts w:ascii="TimesNewRoman" w:hAnsi="TimesNewRoman" w:cs="TimesNewRoman"/>
          <w:szCs w:val="22"/>
        </w:rPr>
        <w:t xml:space="preserve"> (</w:t>
      </w:r>
      <w:proofErr w:type="spellStart"/>
      <w:r>
        <w:rPr>
          <w:rFonts w:ascii="TimesNewRoman" w:hAnsi="TimesNewRoman" w:cs="TimesNewRoman"/>
          <w:szCs w:val="22"/>
        </w:rPr>
        <w:t>Heppell</w:t>
      </w:r>
      <w:proofErr w:type="spellEnd"/>
      <w:r>
        <w:rPr>
          <w:rFonts w:ascii="TimesNewRoman" w:hAnsi="TimesNewRoman" w:cs="TimesNewRoman"/>
          <w:szCs w:val="22"/>
        </w:rPr>
        <w:t xml:space="preserve"> et al. 2009</w:t>
      </w:r>
      <w:r w:rsidRPr="0028726A">
        <w:rPr>
          <w:rFonts w:ascii="TimesNewRoman" w:hAnsi="TimesNewRoman" w:cs="TimesNewRoman"/>
          <w:szCs w:val="22"/>
        </w:rPr>
        <w:t>).</w:t>
      </w:r>
      <w:r w:rsidR="006F3D8E">
        <w:rPr>
          <w:rFonts w:ascii="TimesNewRoman" w:hAnsi="TimesNewRoman" w:cs="TimesNewRoman"/>
          <w:szCs w:val="22"/>
        </w:rPr>
        <w:t xml:space="preserve"> </w:t>
      </w:r>
      <w:r w:rsidR="00F5485E" w:rsidRPr="0028726A">
        <w:rPr>
          <w:rFonts w:ascii="TimesNewRoman" w:hAnsi="TimesNewRoman" w:cs="TimesNewRoman"/>
          <w:szCs w:val="22"/>
        </w:rPr>
        <w:t xml:space="preserve">However, </w:t>
      </w:r>
      <w:r w:rsidR="00F5485E">
        <w:rPr>
          <w:rFonts w:ascii="TimesNewRoman" w:hAnsi="TimesNewRoman" w:cs="TimesNewRoman"/>
          <w:szCs w:val="22"/>
        </w:rPr>
        <w:t xml:space="preserve">older </w:t>
      </w:r>
      <w:proofErr w:type="spellStart"/>
      <w:r w:rsidR="00F5485E">
        <w:rPr>
          <w:rFonts w:ascii="TimesNewRoman" w:hAnsi="TimesNewRoman" w:cs="TimesNewRoman"/>
          <w:szCs w:val="22"/>
        </w:rPr>
        <w:t>spawners</w:t>
      </w:r>
      <w:proofErr w:type="spellEnd"/>
      <w:r w:rsidR="00F5485E">
        <w:rPr>
          <w:rFonts w:ascii="TimesNewRoman" w:hAnsi="TimesNewRoman" w:cs="TimesNewRoman"/>
          <w:szCs w:val="22"/>
        </w:rPr>
        <w:t xml:space="preserve"> tended to undergo parturition earlier in the spa</w:t>
      </w:r>
      <w:r w:rsidR="00AF223C">
        <w:rPr>
          <w:rFonts w:ascii="TimesNewRoman" w:hAnsi="TimesNewRoman" w:cs="TimesNewRoman"/>
          <w:szCs w:val="22"/>
        </w:rPr>
        <w:t>wning season than younger fish.</w:t>
      </w:r>
      <w:r w:rsidR="00DC3E14">
        <w:rPr>
          <w:rFonts w:ascii="TimesNewRoman" w:hAnsi="TimesNewRoman" w:cs="TimesNewRoman"/>
          <w:szCs w:val="22"/>
        </w:rPr>
        <w:t xml:space="preserve"> A more recent study suggest that larval quality is both a function of </w:t>
      </w:r>
      <w:proofErr w:type="spellStart"/>
      <w:r w:rsidR="00DC3E14">
        <w:rPr>
          <w:rFonts w:ascii="TimesNewRoman" w:hAnsi="TimesNewRoman" w:cs="TimesNewRoman"/>
          <w:szCs w:val="22"/>
        </w:rPr>
        <w:t>spawner</w:t>
      </w:r>
      <w:proofErr w:type="spellEnd"/>
      <w:r w:rsidR="00DC3E14">
        <w:rPr>
          <w:rFonts w:ascii="TimesNewRoman" w:hAnsi="TimesNewRoman" w:cs="TimesNewRoman"/>
          <w:szCs w:val="22"/>
        </w:rPr>
        <w:t xml:space="preserve"> age and parturition timing.</w:t>
      </w:r>
    </w:p>
    <w:p w14:paraId="44FC9CC3" w14:textId="77777777" w:rsidR="00353282" w:rsidRPr="0041551A" w:rsidRDefault="00353282" w:rsidP="004E58D8">
      <w:pPr>
        <w:pStyle w:val="Heading3"/>
      </w:pPr>
      <w:r w:rsidRPr="00843F06">
        <w:t>Evidence of stock structure</w:t>
      </w:r>
    </w:p>
    <w:p w14:paraId="4655E29B" w14:textId="3A3A293D" w:rsidR="00353282" w:rsidRPr="0041551A" w:rsidRDefault="00353282" w:rsidP="009276C3">
      <w:r w:rsidRPr="0041551A">
        <w:t xml:space="preserve">A few studies have been conducted on the stock structure of </w:t>
      </w:r>
      <w:r w:rsidR="009B7831">
        <w:t>POP</w:t>
      </w:r>
      <w:r w:rsidRPr="0041551A">
        <w:t xml:space="preserve">. Based on </w:t>
      </w:r>
      <w:proofErr w:type="spellStart"/>
      <w:r w:rsidRPr="0041551A">
        <w:t>allozyme</w:t>
      </w:r>
      <w:proofErr w:type="spellEnd"/>
      <w:r w:rsidRPr="0041551A">
        <w:t xml:space="preserve"> variation, </w:t>
      </w:r>
      <w:proofErr w:type="spellStart"/>
      <w:r w:rsidRPr="0041551A">
        <w:t>Seeb</w:t>
      </w:r>
      <w:proofErr w:type="spellEnd"/>
      <w:r w:rsidRPr="0041551A">
        <w:t xml:space="preserve"> and Gunderson (1988) concluded that </w:t>
      </w:r>
      <w:r w:rsidR="009B7831">
        <w:t>POP</w:t>
      </w:r>
      <w:r w:rsidRPr="0041551A">
        <w:t xml:space="preserve"> are genetically quite similar throughout their range, and genetic exchange may be the result of dispersion at early life stages. In contrast, analysis using mitochondrial DNA techniques indicates that genetically distinct populations of </w:t>
      </w:r>
      <w:r w:rsidR="009B7831">
        <w:t>POP</w:t>
      </w:r>
      <w:r w:rsidRPr="0041551A">
        <w:t xml:space="preserve"> exist (</w:t>
      </w:r>
      <w:proofErr w:type="spellStart"/>
      <w:r w:rsidRPr="0041551A">
        <w:t>Palof</w:t>
      </w:r>
      <w:proofErr w:type="spellEnd"/>
      <w:r w:rsidRPr="0041551A">
        <w:t xml:space="preserve"> 2008). </w:t>
      </w:r>
      <w:proofErr w:type="spellStart"/>
      <w:r w:rsidR="005E1AB5" w:rsidRPr="0041551A">
        <w:t>Palof</w:t>
      </w:r>
      <w:proofErr w:type="spellEnd"/>
      <w:r w:rsidR="005E1AB5" w:rsidRPr="0041551A">
        <w:t xml:space="preserve"> et al. (2011) report that there is low</w:t>
      </w:r>
      <w:r w:rsidR="00DF3C62" w:rsidRPr="0041551A">
        <w:t>,</w:t>
      </w:r>
      <w:r w:rsidR="005E1AB5" w:rsidRPr="0041551A">
        <w:t xml:space="preserve"> but significant genetic</w:t>
      </w:r>
      <w:r w:rsidR="009276C3">
        <w:t xml:space="preserve"> </w:t>
      </w:r>
      <w:r w:rsidR="005E1AB5" w:rsidRPr="0041551A">
        <w:t xml:space="preserve">divergence (FST = 0.0123) and there is a significant isolation by distance pattern. They also suggest that there is a population break near </w:t>
      </w:r>
      <w:r w:rsidR="00DF3C62" w:rsidRPr="0041551A">
        <w:t>the</w:t>
      </w:r>
      <w:r w:rsidR="005E1AB5" w:rsidRPr="0041551A">
        <w:t xml:space="preserve"> Yakutat area</w:t>
      </w:r>
      <w:r w:rsidR="00DF3C62" w:rsidRPr="0041551A">
        <w:t xml:space="preserve"> from conducting</w:t>
      </w:r>
      <w:r w:rsidR="005E1AB5" w:rsidRPr="0041551A">
        <w:t xml:space="preserve"> a principle component analysis.</w:t>
      </w:r>
      <w:r w:rsidR="006A32FA">
        <w:t xml:space="preserve"> </w:t>
      </w:r>
      <w:proofErr w:type="spellStart"/>
      <w:r w:rsidR="006A32FA" w:rsidRPr="0041551A">
        <w:t>Withler</w:t>
      </w:r>
      <w:proofErr w:type="spellEnd"/>
      <w:r w:rsidR="006A32FA" w:rsidRPr="0041551A">
        <w:t xml:space="preserve"> et al. (2001) found distinct genetic populations on a small scale in British Columbia. </w:t>
      </w:r>
      <w:proofErr w:type="spellStart"/>
      <w:r w:rsidR="006A32FA">
        <w:t>Kamin</w:t>
      </w:r>
      <w:proofErr w:type="spellEnd"/>
      <w:r w:rsidR="006A32FA">
        <w:t xml:space="preserve"> et al</w:t>
      </w:r>
      <w:r w:rsidR="00820044">
        <w:t>.</w:t>
      </w:r>
      <w:r w:rsidR="006A32FA">
        <w:t xml:space="preserve"> (2013) examined genetic stock structure of young of the year </w:t>
      </w:r>
      <w:r w:rsidR="009B7831">
        <w:t>POP</w:t>
      </w:r>
      <w:r w:rsidR="00F04C6A">
        <w:t xml:space="preserve">. </w:t>
      </w:r>
      <w:r w:rsidR="006A32FA">
        <w:t xml:space="preserve">The geographic genetic </w:t>
      </w:r>
      <w:r w:rsidR="00AD70A4">
        <w:t>pattern</w:t>
      </w:r>
      <w:r w:rsidR="006A32FA">
        <w:t xml:space="preserve"> they found was nearly identical to that observed in the</w:t>
      </w:r>
      <w:r w:rsidR="00AF223C">
        <w:t xml:space="preserve"> adults by </w:t>
      </w:r>
      <w:proofErr w:type="spellStart"/>
      <w:r w:rsidR="00AF223C">
        <w:t>Palof</w:t>
      </w:r>
      <w:proofErr w:type="spellEnd"/>
      <w:r w:rsidR="00AF223C">
        <w:t xml:space="preserve"> et al. (2011).</w:t>
      </w:r>
    </w:p>
    <w:p w14:paraId="67E3327E" w14:textId="0031A9FA" w:rsidR="00353282" w:rsidRDefault="00353282" w:rsidP="0089577A">
      <w:r w:rsidRPr="0041551A">
        <w:t xml:space="preserve">In a study on localized depletion of Alaskan rockfish, </w:t>
      </w:r>
      <w:proofErr w:type="spellStart"/>
      <w:r w:rsidRPr="0041551A">
        <w:t>Hanselman</w:t>
      </w:r>
      <w:proofErr w:type="spellEnd"/>
      <w:r w:rsidRPr="0041551A">
        <w:t xml:space="preserve"> et al. (2007) showed that </w:t>
      </w:r>
      <w:r w:rsidR="009B7831">
        <w:t>POP</w:t>
      </w:r>
      <w:r w:rsidRPr="0041551A">
        <w:t xml:space="preserve"> are sometimes highly depleted in areas 5,000-10,000 km</w:t>
      </w:r>
      <w:r w:rsidRPr="0041551A">
        <w:rPr>
          <w:vertAlign w:val="superscript"/>
        </w:rPr>
        <w:t xml:space="preserve">2 </w:t>
      </w:r>
      <w:r w:rsidRPr="0041551A">
        <w:t>in size, but a similar amount of fish return in the following year. This result suggests that there is enough movement on an annual basis to prevent serial depletion and deleterious effects on stock structure.</w:t>
      </w:r>
    </w:p>
    <w:p w14:paraId="1214F1FB" w14:textId="46A8531E" w:rsidR="0041551A" w:rsidRPr="000F5BCD" w:rsidRDefault="00F04C6A" w:rsidP="0089577A">
      <w:r>
        <w:t>In 2012</w:t>
      </w:r>
      <w:r w:rsidR="0041551A">
        <w:t xml:space="preserve">, the POP assessment </w:t>
      </w:r>
      <w:r w:rsidR="00B96ED4">
        <w:t>presented the completed</w:t>
      </w:r>
      <w:r w:rsidR="0041551A">
        <w:t xml:space="preserve"> stock structure template that summarized the body of knowledge on stock structure and spatial management (</w:t>
      </w:r>
      <w:proofErr w:type="spellStart"/>
      <w:r w:rsidR="0041551A">
        <w:t>Hanselman</w:t>
      </w:r>
      <w:proofErr w:type="spellEnd"/>
      <w:r w:rsidR="0041551A">
        <w:t xml:space="preserve"> et al. 201</w:t>
      </w:r>
      <w:r>
        <w:t>2a</w:t>
      </w:r>
      <w:r w:rsidR="0041551A">
        <w:t xml:space="preserve">). </w:t>
      </w:r>
    </w:p>
    <w:p w14:paraId="4893D45E" w14:textId="77777777" w:rsidR="00353282" w:rsidRPr="00D54F66" w:rsidRDefault="00353282" w:rsidP="00263444">
      <w:pPr>
        <w:pStyle w:val="Heading1"/>
      </w:pPr>
      <w:r w:rsidRPr="009508EF">
        <w:lastRenderedPageBreak/>
        <w:t>Fishery</w:t>
      </w:r>
    </w:p>
    <w:p w14:paraId="6A46FE1A" w14:textId="77777777" w:rsidR="00353282" w:rsidRPr="005430C6" w:rsidRDefault="00353282" w:rsidP="004E58D8">
      <w:pPr>
        <w:pStyle w:val="Heading3"/>
      </w:pPr>
      <w:r w:rsidRPr="00401D97">
        <w:t>Historical Background</w:t>
      </w:r>
    </w:p>
    <w:p w14:paraId="408F1120" w14:textId="3B4D9AF5" w:rsidR="00353282" w:rsidRPr="00BB2170" w:rsidRDefault="00353282" w:rsidP="00065CE7">
      <w:r w:rsidRPr="001E505C">
        <w:t xml:space="preserve">A </w:t>
      </w:r>
      <w:r w:rsidR="009B7831">
        <w:t>POP</w:t>
      </w:r>
      <w:r w:rsidRPr="001E505C">
        <w:t xml:space="preserve"> trawl fishery by the U.S.S.R. and Japan began in the </w:t>
      </w:r>
      <w:r w:rsidR="009B7831">
        <w:t>GOA</w:t>
      </w:r>
      <w:r w:rsidRPr="001E505C">
        <w:t xml:space="preserve"> in the early 1960s. This fishery developed rapidly, with massive efforts by the Soviet and Japan</w:t>
      </w:r>
      <w:r w:rsidRPr="001E505C">
        <w:softHyphen/>
        <w:t>ese fleets. Catches peaked in 1965, when a total of nearly 350,000 metric tons (</w:t>
      </w:r>
      <w:r>
        <w:t>t</w:t>
      </w:r>
      <w:r w:rsidRPr="001E505C">
        <w:t xml:space="preserve">) was caught. This apparent overfishing resulted in a precipitous decline </w:t>
      </w:r>
      <w:r w:rsidRPr="005806F7">
        <w:t xml:space="preserve">in catches in the late 1960s. Catches continued to decline in the 1970s, and by 1978 catches were </w:t>
      </w:r>
      <w:r w:rsidRPr="00BB2170">
        <w:t xml:space="preserve">only 8,000 t (Figure 9-1). Foreign fishing dominated the fishery from 1977 to 1984, and catches generally declined during this period. Most of the catch was taken by Japan (Carlson et al. 1986). Catches reached a minimum in 1985, after foreign trawling in the </w:t>
      </w:r>
      <w:r w:rsidR="009B7831" w:rsidRPr="00BB2170">
        <w:t>GOA</w:t>
      </w:r>
      <w:r w:rsidRPr="00BB2170">
        <w:t xml:space="preserve"> was prohibited.</w:t>
      </w:r>
    </w:p>
    <w:p w14:paraId="4B90BEC2" w14:textId="0E0AEA12" w:rsidR="00353282" w:rsidRPr="00BB2170" w:rsidRDefault="00353282" w:rsidP="00065CE7">
      <w:pPr>
        <w:rPr>
          <w:color w:val="FF0000"/>
        </w:rPr>
      </w:pPr>
      <w:r w:rsidRPr="00BB2170">
        <w:t xml:space="preserve">The domestic fishery first became important in 1985 and expanded each year </w:t>
      </w:r>
      <w:r w:rsidR="0011250E" w:rsidRPr="00BB2170">
        <w:t>until 1991 (Figure 9-1</w:t>
      </w:r>
      <w:r w:rsidRPr="00BB2170">
        <w:t xml:space="preserve">). Much of the expansion of the domestic fishery was apparently related to increasing annual quotas; quotas increased from 3,702 t in 1986 to 20,000 t in 1989. In the years 1991-95, overall catches of slope rockfish diminished as a result of the more restrictive management policies enacted during this period.  The restrictions included:  (1) establishment of the management subgroups, which limited harvest of the more desired species; (2) reduction of total allowable catch (TAC) to promote rebuilding of </w:t>
      </w:r>
      <w:r w:rsidR="009B7831" w:rsidRPr="00BB2170">
        <w:t>POP</w:t>
      </w:r>
      <w:r w:rsidRPr="00BB2170">
        <w:t xml:space="preserve"> stocks; and (3) conservative in-season management practices in which fisheries were sometimes closed even though substantial unharvested TAC remained. These closures were necessary because, given the large fishing power of the rockfish trawl fleet, there was substantial risk of exceeding the TAC if the fishery were to remain open. Since 1996, catches of </w:t>
      </w:r>
      <w:r w:rsidR="009B7831" w:rsidRPr="00BB2170">
        <w:t>POP</w:t>
      </w:r>
      <w:r w:rsidRPr="00BB2170">
        <w:t xml:space="preserve"> have increased again, as good recruitment and increasing biomass for this species have resulted in larger TAC’s. In </w:t>
      </w:r>
      <w:r w:rsidR="009D5F2D" w:rsidRPr="00BB2170">
        <w:t>recent</w:t>
      </w:r>
      <w:r w:rsidRPr="00BB2170">
        <w:t xml:space="preserve"> years, the TAC’s for </w:t>
      </w:r>
      <w:r w:rsidR="009B7831" w:rsidRPr="00BB2170">
        <w:t>POP</w:t>
      </w:r>
      <w:r w:rsidRPr="00BB2170">
        <w:t xml:space="preserve"> have </w:t>
      </w:r>
      <w:r w:rsidR="0015009A" w:rsidRPr="00BB2170">
        <w:t xml:space="preserve">usually </w:t>
      </w:r>
      <w:r w:rsidRPr="00BB2170">
        <w:t>been fully taken (or nearly so) in each management area except Southeast</w:t>
      </w:r>
      <w:r w:rsidR="00931214" w:rsidRPr="00BB2170">
        <w:t xml:space="preserve"> Outside</w:t>
      </w:r>
      <w:r w:rsidRPr="00BB2170">
        <w:t>. (The prohibition of trawling in Southeast</w:t>
      </w:r>
      <w:r w:rsidR="00931214" w:rsidRPr="00BB2170">
        <w:t xml:space="preserve"> Outside</w:t>
      </w:r>
      <w:r w:rsidRPr="00BB2170">
        <w:t xml:space="preserve"> during these years has resulted in almost no catch of </w:t>
      </w:r>
      <w:r w:rsidR="009B7831" w:rsidRPr="00BB2170">
        <w:t>POP</w:t>
      </w:r>
      <w:r w:rsidR="00F04C6A" w:rsidRPr="00BB2170">
        <w:t xml:space="preserve"> in this area). </w:t>
      </w:r>
      <w:r w:rsidR="009D5F2D" w:rsidRPr="00BB2170">
        <w:t>In 2013, approximately 21% of the TAC</w:t>
      </w:r>
      <w:r w:rsidR="00F04C6A" w:rsidRPr="00BB2170">
        <w:t xml:space="preserve"> was taken in the Western GOA. </w:t>
      </w:r>
      <w:r w:rsidR="009D5F2D" w:rsidRPr="00BB2170">
        <w:t xml:space="preserve">NMFS did not open directed fishing for </w:t>
      </w:r>
      <w:r w:rsidR="009B7831" w:rsidRPr="00BB2170">
        <w:t>POP</w:t>
      </w:r>
      <w:r w:rsidR="009D5F2D" w:rsidRPr="00BB2170">
        <w:t xml:space="preserve"> in this area because the </w:t>
      </w:r>
      <w:r w:rsidR="0015009A" w:rsidRPr="00BB2170">
        <w:t xml:space="preserve">catch potential from the expected </w:t>
      </w:r>
      <w:r w:rsidR="009D5F2D" w:rsidRPr="00BB2170">
        <w:t xml:space="preserve">effort (15 catcher/processors) for a one day fishery (shortest allowed) exceeded the available TAC. </w:t>
      </w:r>
      <w:r w:rsidR="00947741" w:rsidRPr="00BB2170">
        <w:t>The 2014</w:t>
      </w:r>
      <w:r w:rsidR="00E7330B" w:rsidRPr="00BB2170">
        <w:t xml:space="preserve"> fishery in this area didn’t occur until October but nearly all of the TAC was harvested. Because of agreement among the fleet and the ability to </w:t>
      </w:r>
      <w:r w:rsidR="00CE4AF7" w:rsidRPr="00BB2170">
        <w:t xml:space="preserve">collectively </w:t>
      </w:r>
      <w:r w:rsidR="00E7330B" w:rsidRPr="00BB2170">
        <w:t>remain below TAC</w:t>
      </w:r>
      <w:r w:rsidR="00CE4AF7" w:rsidRPr="00BB2170">
        <w:t>,</w:t>
      </w:r>
      <w:r w:rsidR="00D36B22" w:rsidRPr="00BB2170">
        <w:t xml:space="preserve"> </w:t>
      </w:r>
      <w:r w:rsidR="00E7330B" w:rsidRPr="00BB2170">
        <w:t>we ex</w:t>
      </w:r>
      <w:r w:rsidR="00CE4AF7" w:rsidRPr="00BB2170">
        <w:t>pect TAC to be fully taken in the future.</w:t>
      </w:r>
      <w:r w:rsidR="00E7330B" w:rsidRPr="00BB2170">
        <w:t xml:space="preserve"> </w:t>
      </w:r>
    </w:p>
    <w:p w14:paraId="0AF2F2EB" w14:textId="23CCCBD5" w:rsidR="00931214" w:rsidRDefault="00353282" w:rsidP="00065CE7">
      <w:r w:rsidRPr="00BB2170">
        <w:t xml:space="preserve">Detailed catch information for </w:t>
      </w:r>
      <w:r w:rsidR="009B7831" w:rsidRPr="00BB2170">
        <w:t>POP</w:t>
      </w:r>
      <w:r w:rsidRPr="00BB2170">
        <w:t xml:space="preserve"> in the years since 1977 is listed in </w:t>
      </w:r>
      <w:r w:rsidR="0011250E" w:rsidRPr="00BB2170">
        <w:t>Table 9-1</w:t>
      </w:r>
      <w:r w:rsidRPr="00BB2170">
        <w:t xml:space="preserve">. The reader is cautioned that actual catches of </w:t>
      </w:r>
      <w:r w:rsidR="009B7831" w:rsidRPr="00BB2170">
        <w:t>POP</w:t>
      </w:r>
      <w:r w:rsidRPr="00BB2170">
        <w:t xml:space="preserve"> in the commercial fish</w:t>
      </w:r>
      <w:r w:rsidR="00DF3C62" w:rsidRPr="00BB2170">
        <w:t>ery are only shown for 1988-</w:t>
      </w:r>
      <w:r w:rsidR="0015009A" w:rsidRPr="00BB2170">
        <w:t>201</w:t>
      </w:r>
      <w:r w:rsidR="00401D97" w:rsidRPr="00BB2170">
        <w:t>9</w:t>
      </w:r>
      <w:r w:rsidRPr="00BB2170">
        <w:t>; for previous</w:t>
      </w:r>
      <w:r w:rsidRPr="0011250E">
        <w:t xml:space="preserve"> years, the catches listed are for the </w:t>
      </w:r>
      <w:r w:rsidR="009B7831">
        <w:t>POP</w:t>
      </w:r>
      <w:r w:rsidRPr="0011250E">
        <w:t xml:space="preserve"> complex (a former management grouping consisting of </w:t>
      </w:r>
      <w:r w:rsidR="009B7831">
        <w:t>POP</w:t>
      </w:r>
      <w:r w:rsidRPr="0011250E">
        <w:t xml:space="preserve"> and four other rockfish species), </w:t>
      </w:r>
      <w:r w:rsidR="009B7831">
        <w:t>POP</w:t>
      </w:r>
      <w:r w:rsidRPr="0011250E">
        <w:t xml:space="preserve"> alone, or all </w:t>
      </w:r>
      <w:r w:rsidRPr="0011250E">
        <w:rPr>
          <w:i/>
          <w:iCs/>
        </w:rPr>
        <w:t>Sebastes</w:t>
      </w:r>
      <w:r w:rsidRPr="0011250E">
        <w:t xml:space="preserve"> rock</w:t>
      </w:r>
      <w:r w:rsidRPr="0011250E">
        <w:softHyphen/>
        <w:t xml:space="preserve">fish, depending upon the year (see Footnote in </w:t>
      </w:r>
      <w:r w:rsidR="0011250E" w:rsidRPr="0011250E">
        <w:t>Table 9-1</w:t>
      </w:r>
      <w:r w:rsidRPr="0011250E">
        <w:t xml:space="preserve">). </w:t>
      </w:r>
      <w:r w:rsidR="009B7831">
        <w:t>POP</w:t>
      </w:r>
      <w:r w:rsidRPr="0011250E">
        <w:t xml:space="preserve"> make up the majority of catches from this complex. The acceptable biological catches and quotas in </w:t>
      </w:r>
      <w:r w:rsidR="0011250E" w:rsidRPr="0011250E">
        <w:t>Table 9-1</w:t>
      </w:r>
      <w:r w:rsidRPr="0011250E">
        <w:t xml:space="preserve"> are Gulf</w:t>
      </w:r>
      <w:r w:rsidR="003009A9" w:rsidRPr="0011250E">
        <w:t>-</w:t>
      </w:r>
      <w:r w:rsidRPr="0011250E">
        <w:t xml:space="preserve">wide values, but in actual practice the NPFMC has divided these into separate, annual apportionments for each of the three regulatory areas of the </w:t>
      </w:r>
      <w:r w:rsidR="009B7831">
        <w:t>GOA</w:t>
      </w:r>
      <w:r w:rsidR="00DF3C62" w:rsidRPr="0011250E">
        <w:t>.</w:t>
      </w:r>
    </w:p>
    <w:p w14:paraId="255DDE11" w14:textId="7CD57A3D" w:rsidR="00353282" w:rsidRPr="001E505C" w:rsidRDefault="00353282" w:rsidP="00065CE7">
      <w:r w:rsidRPr="001E505C">
        <w:t xml:space="preserve">Historically, bottom trawls have accounted for nearly all the commercial harvest of </w:t>
      </w:r>
      <w:r w:rsidR="009B7831">
        <w:t>POP</w:t>
      </w:r>
      <w:r w:rsidRPr="001E505C">
        <w:t xml:space="preserve">. In </w:t>
      </w:r>
      <w:r w:rsidR="00D54F66">
        <w:t>recent years, however, the</w:t>
      </w:r>
      <w:r w:rsidRPr="001E505C">
        <w:t xml:space="preserve"> portion of the </w:t>
      </w:r>
      <w:r w:rsidR="009B7831">
        <w:t>POP</w:t>
      </w:r>
      <w:r w:rsidRPr="001E505C">
        <w:t xml:space="preserve"> catch taken by pelagic trawls</w:t>
      </w:r>
      <w:r w:rsidR="00D54F66">
        <w:t xml:space="preserve"> has increased</w:t>
      </w:r>
      <w:r w:rsidRPr="001E505C">
        <w:t xml:space="preserve">. The percentage of the </w:t>
      </w:r>
      <w:r w:rsidR="009B7831">
        <w:t>POP</w:t>
      </w:r>
      <w:r w:rsidRPr="001E505C">
        <w:t xml:space="preserve"> Gulf</w:t>
      </w:r>
      <w:r w:rsidR="003009A9">
        <w:t>-</w:t>
      </w:r>
      <w:r w:rsidRPr="001E505C">
        <w:t xml:space="preserve">wide catch taken in pelagic trawls increased </w:t>
      </w:r>
      <w:r w:rsidR="00D54F66">
        <w:t>from</w:t>
      </w:r>
      <w:r w:rsidR="00BE564D">
        <w:t xml:space="preserve"> an average of 7% during 1990-2005</w:t>
      </w:r>
      <w:r w:rsidRPr="001E505C">
        <w:t xml:space="preserve"> to </w:t>
      </w:r>
      <w:r w:rsidR="00AF223C">
        <w:t>an</w:t>
      </w:r>
      <w:r w:rsidR="00BE564D">
        <w:t xml:space="preserve"> average of 24% and up to 31</w:t>
      </w:r>
      <w:r w:rsidR="00D54F66">
        <w:t xml:space="preserve">% </w:t>
      </w:r>
      <w:r w:rsidR="00BE564D">
        <w:t>after 2006</w:t>
      </w:r>
      <w:r w:rsidR="00D54F66">
        <w:t>.</w:t>
      </w:r>
    </w:p>
    <w:p w14:paraId="1D1CEA99" w14:textId="188CEAA3" w:rsidR="00353282" w:rsidRDefault="00353282" w:rsidP="00A5156E">
      <w:r w:rsidRPr="001E505C">
        <w:t xml:space="preserve">Before 1996, most of the </w:t>
      </w:r>
      <w:r w:rsidR="009B7831">
        <w:t>POP</w:t>
      </w:r>
      <w:r w:rsidRPr="001E505C">
        <w:t xml:space="preserve"> trawl catch (&gt;90%) was taken by large factory-trawlers that processed the fish at sea. A significant change occurred in 1996, however, when smaller shore-based trawlers began taking a sizeable portion of the catch in the Central area for delivery to processing plants in Kodiak. </w:t>
      </w:r>
      <w:r>
        <w:t>These vessels averaged about 50% of the catch in the Central Gulf area since</w:t>
      </w:r>
      <w:r w:rsidRPr="001E505C">
        <w:t xml:space="preserve"> 199</w:t>
      </w:r>
      <w:r>
        <w:t xml:space="preserve">8. By 2008, catcher vessels were taking 60% of the catch in the Central Gulf area and 35% in the West Yakutat area. </w:t>
      </w:r>
      <w:r w:rsidRPr="001E505C">
        <w:t>Factory trawlers continue to take nearly all the catch in the Western</w:t>
      </w:r>
      <w:r w:rsidR="00DF3C62">
        <w:t xml:space="preserve"> Gulf</w:t>
      </w:r>
      <w:r w:rsidRPr="001E505C">
        <w:t xml:space="preserve"> area.</w:t>
      </w:r>
    </w:p>
    <w:p w14:paraId="7960C0CD" w14:textId="1739FA59" w:rsidR="00353282" w:rsidRDefault="00353282" w:rsidP="00A5156E">
      <w:r w:rsidRPr="00B25B04">
        <w:t xml:space="preserve">In 2007, the Central </w:t>
      </w:r>
      <w:r w:rsidR="009B7831">
        <w:t>GOA</w:t>
      </w:r>
      <w:r w:rsidRPr="00B25B04">
        <w:t xml:space="preserve"> Rockfish Program was implemented to enhance resource conservation and improve economic efficiency for harvesters and processors who participate in the Central </w:t>
      </w:r>
      <w:r w:rsidR="009B7831">
        <w:t>GOA</w:t>
      </w:r>
      <w:r w:rsidRPr="00B25B04">
        <w:t xml:space="preserve"> r</w:t>
      </w:r>
      <w:r w:rsidR="00A738DC">
        <w:t>ockfish fishery. This rationalization program</w:t>
      </w:r>
      <w:r w:rsidRPr="00B25B04">
        <w:t xml:space="preserve"> establishes cooperatives among trawl vessels and processors </w:t>
      </w:r>
      <w:r w:rsidR="00A738DC">
        <w:t xml:space="preserve">which </w:t>
      </w:r>
      <w:r w:rsidRPr="00B25B04">
        <w:lastRenderedPageBreak/>
        <w:t xml:space="preserve">receive exclusive harvest privileges for rockfish </w:t>
      </w:r>
      <w:r>
        <w:t>management groups</w:t>
      </w:r>
      <w:r w:rsidRPr="00B25B04">
        <w:t xml:space="preserve">. The primary rockfish </w:t>
      </w:r>
      <w:r>
        <w:t>management groups</w:t>
      </w:r>
      <w:r w:rsidRPr="00B25B04">
        <w:t xml:space="preserve"> are northern</w:t>
      </w:r>
      <w:r>
        <w:t xml:space="preserve"> rockfish</w:t>
      </w:r>
      <w:r w:rsidRPr="00B25B04">
        <w:t xml:space="preserve">, </w:t>
      </w:r>
      <w:r w:rsidR="009B7831">
        <w:t>POP</w:t>
      </w:r>
      <w:r w:rsidRPr="00B25B04">
        <w:t xml:space="preserve">, and pelagic shelf rockfish. </w:t>
      </w:r>
    </w:p>
    <w:p w14:paraId="20E8DE7A" w14:textId="77777777" w:rsidR="00A738DC" w:rsidRPr="005E0B6D" w:rsidRDefault="00A738DC" w:rsidP="004E58D8">
      <w:pPr>
        <w:pStyle w:val="Heading3"/>
      </w:pPr>
      <w:r w:rsidRPr="00401D97">
        <w:t>Management measures/units</w:t>
      </w:r>
    </w:p>
    <w:p w14:paraId="20ABBFC5" w14:textId="3F5BB0F3" w:rsidR="00A738DC" w:rsidRDefault="00A738DC" w:rsidP="00A738DC">
      <w:r w:rsidRPr="001E505C">
        <w:t xml:space="preserve">In 1991, the NPFMC divided the slope assemblage in the </w:t>
      </w:r>
      <w:r w:rsidR="009B7831">
        <w:t>GOA</w:t>
      </w:r>
      <w:r w:rsidRPr="001E505C">
        <w:t xml:space="preserve"> into three management subgroups:</w:t>
      </w:r>
      <w:r>
        <w:t xml:space="preserve"> </w:t>
      </w:r>
      <w:r w:rsidR="009B7831">
        <w:t>POP</w:t>
      </w:r>
      <w:r w:rsidRPr="001E505C">
        <w:t xml:space="preserve">, </w:t>
      </w:r>
      <w:proofErr w:type="spellStart"/>
      <w:r w:rsidRPr="001E505C">
        <w:t>shortraker</w:t>
      </w:r>
      <w:proofErr w:type="spellEnd"/>
      <w:r w:rsidRPr="001E505C">
        <w:t>/</w:t>
      </w:r>
      <w:proofErr w:type="spellStart"/>
      <w:r w:rsidRPr="001E505C">
        <w:t>rougheye</w:t>
      </w:r>
      <w:proofErr w:type="spellEnd"/>
      <w:r w:rsidRPr="001E505C">
        <w:t xml:space="preserve"> rockfish, and all other species of slope rockfish. In 1993, a fourth management subgroup, northern rockfish, was also created. </w:t>
      </w:r>
      <w:r>
        <w:t xml:space="preserve">In 2004, </w:t>
      </w:r>
      <w:proofErr w:type="spellStart"/>
      <w:r>
        <w:t>shortraker</w:t>
      </w:r>
      <w:proofErr w:type="spellEnd"/>
      <w:r>
        <w:t xml:space="preserve"> rockfish and </w:t>
      </w:r>
      <w:proofErr w:type="spellStart"/>
      <w:r>
        <w:t>rougheye</w:t>
      </w:r>
      <w:proofErr w:type="spellEnd"/>
      <w:r>
        <w:t xml:space="preserve"> rockfish were divided into separate subgroups.</w:t>
      </w:r>
      <w:r w:rsidRPr="001E505C">
        <w:t xml:space="preserve"> These subgroups were established </w:t>
      </w:r>
      <w:r>
        <w:t xml:space="preserve">to protect </w:t>
      </w:r>
      <w:r w:rsidR="009B7831">
        <w:t>POP</w:t>
      </w:r>
      <w:r>
        <w:t xml:space="preserve">, </w:t>
      </w:r>
      <w:proofErr w:type="spellStart"/>
      <w:r>
        <w:t>shortraker</w:t>
      </w:r>
      <w:proofErr w:type="spellEnd"/>
      <w:r>
        <w:t xml:space="preserve"> rockfish, </w:t>
      </w:r>
      <w:proofErr w:type="spellStart"/>
      <w:r>
        <w:t>rougheye</w:t>
      </w:r>
      <w:proofErr w:type="spellEnd"/>
      <w:r>
        <w:t xml:space="preserve"> rockfish,</w:t>
      </w:r>
      <w:r w:rsidRPr="001E505C">
        <w:t xml:space="preserve"> and northern rockfish (the </w:t>
      </w:r>
      <w:r>
        <w:t>four</w:t>
      </w:r>
      <w:r w:rsidRPr="001E505C">
        <w:t xml:space="preserve"> most sought-after commercial species in the assemblage) from possible overfishing. Each subgroup is now assigned an individual ABC (acceptable biological catch) and TAC (total allowable catch), whereas prior to 1991, an ABC and TAC was assigned to the entire assemblage. Each subgroup ABC and TAC is apportioned to the three management areas of the </w:t>
      </w:r>
      <w:r w:rsidR="009B7831">
        <w:t>GOA</w:t>
      </w:r>
      <w:r w:rsidRPr="001E505C">
        <w:t xml:space="preserve"> (Western, Central, and Eastern) based on distribution of </w:t>
      </w:r>
      <w:r>
        <w:t>survey biomass.</w:t>
      </w:r>
    </w:p>
    <w:p w14:paraId="77E8AD0C" w14:textId="2BC010D1" w:rsidR="00A738DC" w:rsidRPr="007753B6" w:rsidRDefault="00A738DC" w:rsidP="00A738DC">
      <w:r w:rsidRPr="007753B6">
        <w:t>Amendment 32, which took effect in 1994, established a rebuilding plan for POP. The amendment stated that “</w:t>
      </w:r>
      <w:r w:rsidRPr="007753B6">
        <w:rPr>
          <w:i/>
        </w:rPr>
        <w:t>stocks will be considered to be rebuilt when the total biomass of mature females is equal to or greater than B</w:t>
      </w:r>
      <w:r w:rsidRPr="007753B6">
        <w:rPr>
          <w:i/>
          <w:vertAlign w:val="subscript"/>
        </w:rPr>
        <w:t>MSY</w:t>
      </w:r>
      <w:r w:rsidRPr="007753B6">
        <w:t xml:space="preserve">” (Federal Register: April 15, 1994, </w:t>
      </w:r>
      <w:hyperlink r:id="rId13" w:history="1">
        <w:r w:rsidRPr="007753B6">
          <w:t>http://alaskafisheries.noaa.gov/prules/noa_18103.pdf</w:t>
        </w:r>
      </w:hyperlink>
      <w:r w:rsidRPr="007753B6">
        <w:t xml:space="preserve">). Prior to </w:t>
      </w:r>
      <w:r>
        <w:t>A</w:t>
      </w:r>
      <w:r w:rsidRPr="007753B6">
        <w:t>mendment 32, overfishing levels had been defined GOA-wide. Under Amendment 32, “</w:t>
      </w:r>
      <w:r w:rsidRPr="007753B6">
        <w:rPr>
          <w:i/>
        </w:rPr>
        <w:t>the overfishing level would be distributed among the eastern, central, and western areas in the same proportions as POP biomass occurs in those areas. This measure would avoid localized depletion of POP and would rebuild POP at equal rates in all regulatory areas of the GOA.</w:t>
      </w:r>
      <w:r w:rsidRPr="007753B6">
        <w:t>”</w:t>
      </w:r>
      <w:r>
        <w:t xml:space="preserve"> This measure established management area OFLs for </w:t>
      </w:r>
      <w:r w:rsidR="009B7831">
        <w:t>POP</w:t>
      </w:r>
      <w:r>
        <w:t>.</w:t>
      </w:r>
    </w:p>
    <w:p w14:paraId="3443A650" w14:textId="4A2F0102" w:rsidR="00A738DC" w:rsidRDefault="00A738DC" w:rsidP="00A738DC">
      <w:r w:rsidRPr="001E505C">
        <w:t xml:space="preserve">Amendment </w:t>
      </w:r>
      <w:r>
        <w:t>41</w:t>
      </w:r>
      <w:r w:rsidRPr="001E505C">
        <w:t xml:space="preserve">, which took effect in </w:t>
      </w:r>
      <w:r>
        <w:t>2000</w:t>
      </w:r>
      <w:r w:rsidRPr="001E505C">
        <w:t xml:space="preserve">, prohibited trawling in the Eastern area east of 140 degrees W. longitude. Since most slope rockfish, especially </w:t>
      </w:r>
      <w:r w:rsidR="009B7831">
        <w:t>POP</w:t>
      </w:r>
      <w:r w:rsidRPr="001E505C">
        <w:t xml:space="preserve">, are caught exclusively with trawl gear, this amendment could have concentrated fishing effort for slope rockfish in the Eastern area in the relatively small area between 140 degrees and 147 degrees W. longitude that remained open to trawling. To ensure that such a geographic over-concentration of harvest would not occur, since 1999 the NPFMC has divided the Eastern area into two smaller management areas: West Yakutat (area between 147 and 140 degrees W. longitude) and East Yakutat/Southeast Outside (area east of 140 degrees W. longitude). Separate ABC’s and TAC’s are now assigned to each of these smaller areas for </w:t>
      </w:r>
      <w:r w:rsidR="009B7831">
        <w:t>POP</w:t>
      </w:r>
      <w:r>
        <w:t>, while separate OFLs have remained for the Western, Central, and Eastern GOA management areas.</w:t>
      </w:r>
    </w:p>
    <w:p w14:paraId="225015C5" w14:textId="11C13321" w:rsidR="00A738DC" w:rsidRDefault="00A738DC" w:rsidP="00A738DC">
      <w:r w:rsidRPr="00C869A8">
        <w:t xml:space="preserve">In November, 2006, NMFS issued a final rule to implement Amendment 68 of the GOA </w:t>
      </w:r>
      <w:proofErr w:type="spellStart"/>
      <w:r w:rsidRPr="00C869A8">
        <w:t>groundfish</w:t>
      </w:r>
      <w:proofErr w:type="spellEnd"/>
      <w:r w:rsidRPr="00C869A8">
        <w:t xml:space="preserve"> Fishery Management Plan for 2007 </w:t>
      </w:r>
      <w:r>
        <w:t>through 2011</w:t>
      </w:r>
      <w:r w:rsidRPr="00C869A8">
        <w:t>. This action implemented the Central GOA Rockfish Program</w:t>
      </w:r>
      <w:r>
        <w:t xml:space="preserve"> (formerly the Rockfish Pilot Program or RPP)</w:t>
      </w:r>
      <w:r w:rsidRPr="00C869A8">
        <w:t xml:space="preserve">. The intention of this </w:t>
      </w:r>
      <w:r>
        <w:t>p</w:t>
      </w:r>
      <w:r w:rsidRPr="00C869A8">
        <w:t>rogram is to enhance resource conservation and improve economic efficiency for harvesters and processors in the rockfish fishery. This should spread out the fishery in time and space, allowing for better prices for product and reducing the pressure of what was an approximately t</w:t>
      </w:r>
      <w:r>
        <w:t xml:space="preserve">wo week fishery in July. </w:t>
      </w:r>
      <w:r w:rsidRPr="00C869A8">
        <w:t>The authors will pay close attention to the benefits and consequences of this action.</w:t>
      </w:r>
    </w:p>
    <w:p w14:paraId="755FDDB6" w14:textId="20744043" w:rsidR="00A738DC" w:rsidRPr="00FA1D75" w:rsidRDefault="00A738DC" w:rsidP="00A738DC">
      <w:r w:rsidRPr="007753B6">
        <w:t xml:space="preserve">Since the original establishment of separate OFLs by management areas for POP in the rebuilding plan (Amendment 32) in 1994, the spawning stock biomass has tripled. The rebuilding plan required that female spawning biomass be greater than </w:t>
      </w:r>
      <w:proofErr w:type="spellStart"/>
      <w:r w:rsidRPr="007753B6">
        <w:rPr>
          <w:i/>
        </w:rPr>
        <w:t>B</w:t>
      </w:r>
      <w:r w:rsidRPr="007753B6">
        <w:rPr>
          <w:i/>
          <w:vertAlign w:val="subscript"/>
        </w:rPr>
        <w:t>msy</w:t>
      </w:r>
      <w:proofErr w:type="spellEnd"/>
      <w:r w:rsidRPr="007753B6">
        <w:rPr>
          <w:i/>
          <w:vertAlign w:val="subscript"/>
        </w:rPr>
        <w:t xml:space="preserve"> </w:t>
      </w:r>
      <w:r w:rsidRPr="007753B6">
        <w:t>and the stock is n</w:t>
      </w:r>
      <w:r w:rsidR="00D54F66">
        <w:t>ow 53</w:t>
      </w:r>
      <w:r w:rsidRPr="007753B6">
        <w:t xml:space="preserve">% higher than </w:t>
      </w:r>
      <w:proofErr w:type="spellStart"/>
      <w:r w:rsidRPr="007753B6">
        <w:rPr>
          <w:i/>
        </w:rPr>
        <w:t>B</w:t>
      </w:r>
      <w:r w:rsidRPr="007753B6">
        <w:rPr>
          <w:i/>
          <w:vertAlign w:val="subscript"/>
        </w:rPr>
        <w:t>msy</w:t>
      </w:r>
      <w:proofErr w:type="spellEnd"/>
      <w:r w:rsidR="00D54F66">
        <w:t xml:space="preserve"> (using </w:t>
      </w:r>
      <w:r w:rsidR="00D54F66" w:rsidRPr="007753B6">
        <w:rPr>
          <w:i/>
        </w:rPr>
        <w:t>B</w:t>
      </w:r>
      <w:r w:rsidR="00D54F66">
        <w:rPr>
          <w:i/>
          <w:vertAlign w:val="subscript"/>
        </w:rPr>
        <w:t>40%</w:t>
      </w:r>
      <w:r w:rsidR="00D54F66">
        <w:t xml:space="preserve"> as a proxy for </w:t>
      </w:r>
      <w:proofErr w:type="spellStart"/>
      <w:r w:rsidR="00D54F66" w:rsidRPr="007753B6">
        <w:rPr>
          <w:i/>
        </w:rPr>
        <w:t>B</w:t>
      </w:r>
      <w:r w:rsidR="00D54F66" w:rsidRPr="007753B6">
        <w:rPr>
          <w:i/>
          <w:vertAlign w:val="subscript"/>
        </w:rPr>
        <w:t>msy</w:t>
      </w:r>
      <w:proofErr w:type="spellEnd"/>
      <w:r w:rsidR="00D54F66">
        <w:t xml:space="preserve">). </w:t>
      </w:r>
      <w:r w:rsidRPr="007753B6">
        <w:t xml:space="preserve">Management has prosecuted harvest accurately within major management areas using ABC apportionments. While evidence of stock structure exists in the </w:t>
      </w:r>
      <w:r w:rsidR="009B7831">
        <w:t>GOA</w:t>
      </w:r>
      <w:r w:rsidRPr="007753B6">
        <w:t xml:space="preserve">, it does </w:t>
      </w:r>
      <w:r>
        <w:t>a</w:t>
      </w:r>
      <w:r w:rsidRPr="007753B6">
        <w:t xml:space="preserve">ppear to be along </w:t>
      </w:r>
      <w:r>
        <w:t xml:space="preserve">an </w:t>
      </w:r>
      <w:r w:rsidRPr="007753B6">
        <w:t>isolation by distance cline, not sympatric groups</w:t>
      </w:r>
      <w:r>
        <w:t xml:space="preserve"> (</w:t>
      </w:r>
      <w:proofErr w:type="spellStart"/>
      <w:r>
        <w:t>Palof</w:t>
      </w:r>
      <w:proofErr w:type="spellEnd"/>
      <w:r w:rsidR="00F2393F">
        <w:t xml:space="preserve"> et al. 2011; </w:t>
      </w:r>
      <w:proofErr w:type="spellStart"/>
      <w:r w:rsidR="00F2393F">
        <w:t>Kamin</w:t>
      </w:r>
      <w:proofErr w:type="spellEnd"/>
      <w:r w:rsidR="00F2393F">
        <w:t xml:space="preserve"> et al. 2013</w:t>
      </w:r>
      <w:r>
        <w:t>)</w:t>
      </w:r>
      <w:r w:rsidRPr="007753B6">
        <w:t xml:space="preserve">. </w:t>
      </w:r>
      <w:proofErr w:type="spellStart"/>
      <w:r>
        <w:t>Palof</w:t>
      </w:r>
      <w:proofErr w:type="spellEnd"/>
      <w:r>
        <w:t xml:space="preserve"> et al. (2011) also suggest that the Eastern GOA might be distinct genetically, but this area is already its own management unit, and has additional protection with the no trawl zone. </w:t>
      </w:r>
      <w:proofErr w:type="spellStart"/>
      <w:r w:rsidRPr="007753B6">
        <w:t>Hanselman</w:t>
      </w:r>
      <w:proofErr w:type="spellEnd"/>
      <w:r w:rsidRPr="007753B6">
        <w:t xml:space="preserve"> et al. (2007) showed that POP are reasonably resilient to serial localized depletions (areas replenish on an annual basis). </w:t>
      </w:r>
      <w:r w:rsidRPr="00071DE3">
        <w:t xml:space="preserve">The NPFMC stock structure template was completed for </w:t>
      </w:r>
      <w:r w:rsidR="009B7831">
        <w:t>GOA</w:t>
      </w:r>
      <w:r w:rsidRPr="00071DE3">
        <w:t xml:space="preserve"> POP in 2012</w:t>
      </w:r>
      <w:r w:rsidR="00BF401E">
        <w:t xml:space="preserve"> (</w:t>
      </w:r>
      <w:proofErr w:type="spellStart"/>
      <w:r w:rsidR="00BF401E">
        <w:t>Hanselman</w:t>
      </w:r>
      <w:proofErr w:type="spellEnd"/>
      <w:r w:rsidR="00BF401E">
        <w:t xml:space="preserve"> et al. </w:t>
      </w:r>
      <w:r w:rsidRPr="00071DE3">
        <w:t>2012</w:t>
      </w:r>
      <w:r>
        <w:t>a</w:t>
      </w:r>
      <w:r w:rsidRPr="00071DE3">
        <w:t>). Recommendations from this exercise were to continue to allocate ABCs by management area or smaller. However,</w:t>
      </w:r>
      <w:r>
        <w:t xml:space="preserve"> </w:t>
      </w:r>
      <w:r w:rsidRPr="00071DE3">
        <w:t xml:space="preserve">the original rationale for area-specific OFLs from the rebuilding plan no longer exists because </w:t>
      </w:r>
      <w:r w:rsidRPr="00071DE3">
        <w:lastRenderedPageBreak/>
        <w:t>the overall population is above target levels and is less vulnerable to occasional overages.  Therefore</w:t>
      </w:r>
      <w:r>
        <w:t xml:space="preserve">, in terms of rebuilding </w:t>
      </w:r>
      <w:r w:rsidRPr="00FA1D75">
        <w:t xml:space="preserve">the stock, management area OFLs are no longer a necessity for the </w:t>
      </w:r>
      <w:r w:rsidR="009B7831">
        <w:t>GOA</w:t>
      </w:r>
      <w:r w:rsidRPr="00FA1D75">
        <w:t xml:space="preserve"> POP stock.</w:t>
      </w:r>
    </w:p>
    <w:p w14:paraId="42C0233A" w14:textId="11F3E3A7" w:rsidR="00353282" w:rsidRPr="00401D97" w:rsidRDefault="00A738DC" w:rsidP="006E6509">
      <w:r w:rsidRPr="00FA1D75">
        <w:t xml:space="preserve">Management measures since the break out of </w:t>
      </w:r>
      <w:r w:rsidR="009B7831">
        <w:t>POP</w:t>
      </w:r>
      <w:r w:rsidRPr="00FA1D75">
        <w:t xml:space="preserve"> from slope rock</w:t>
      </w:r>
      <w:r w:rsidR="00D54F66">
        <w:t xml:space="preserve">fish are summarized in </w:t>
      </w:r>
      <w:r w:rsidR="00D54F66" w:rsidRPr="00BB2170">
        <w:t>Table 9-2</w:t>
      </w:r>
      <w:r w:rsidRPr="00FA1D75">
        <w:t>.</w:t>
      </w:r>
    </w:p>
    <w:p w14:paraId="60144FB2" w14:textId="77777777" w:rsidR="00353282" w:rsidRDefault="00353282" w:rsidP="004E58D8">
      <w:pPr>
        <w:pStyle w:val="Heading3"/>
      </w:pPr>
      <w:r w:rsidRPr="00401D97">
        <w:t>Bycatch and discards</w:t>
      </w:r>
      <w:r w:rsidR="00971C67">
        <w:t xml:space="preserve"> </w:t>
      </w:r>
    </w:p>
    <w:p w14:paraId="06424186" w14:textId="2985731A" w:rsidR="004F4F9B" w:rsidRPr="001E505C" w:rsidRDefault="004F4F9B" w:rsidP="00263444">
      <w:pPr>
        <w:keepNext/>
      </w:pPr>
      <w:r w:rsidRPr="001E505C">
        <w:t>Gulf</w:t>
      </w:r>
      <w:r w:rsidR="003009A9">
        <w:t>-</w:t>
      </w:r>
      <w:r w:rsidRPr="001E505C">
        <w:t>wide discard rates</w:t>
      </w:r>
      <w:r w:rsidR="009276C3">
        <w:rPr>
          <w:sz w:val="24"/>
          <w:szCs w:val="24"/>
          <w:vertAlign w:val="superscript"/>
        </w:rPr>
        <w:t xml:space="preserve"> </w:t>
      </w:r>
      <w:r w:rsidRPr="001E505C">
        <w:t>(% discarded</w:t>
      </w:r>
      <w:r w:rsidR="00401D97">
        <w:t>, current as of October 23, 2019</w:t>
      </w:r>
      <w:r w:rsidRPr="001E505C">
        <w:t xml:space="preserve">) for </w:t>
      </w:r>
      <w:r w:rsidR="009B7831">
        <w:t>POP</w:t>
      </w:r>
      <w:r w:rsidRPr="001E505C">
        <w:t xml:space="preserve"> in the commercial fishery for </w:t>
      </w:r>
      <w:r>
        <w:t>2000-</w:t>
      </w:r>
      <w:r w:rsidR="00401D97">
        <w:t>2019</w:t>
      </w:r>
      <w:r w:rsidR="00F33D8A" w:rsidRPr="001E505C">
        <w:t xml:space="preserve"> </w:t>
      </w:r>
      <w:r w:rsidRPr="001E505C">
        <w:t>are listed as follows:</w:t>
      </w:r>
    </w:p>
    <w:tbl>
      <w:tblPr>
        <w:tblW w:w="5000" w:type="pct"/>
        <w:tblLook w:val="0000" w:firstRow="0" w:lastRow="0" w:firstColumn="0" w:lastColumn="0" w:noHBand="0" w:noVBand="0"/>
      </w:tblPr>
      <w:tblGrid>
        <w:gridCol w:w="1249"/>
        <w:gridCol w:w="737"/>
        <w:gridCol w:w="737"/>
        <w:gridCol w:w="737"/>
        <w:gridCol w:w="738"/>
        <w:gridCol w:w="738"/>
        <w:gridCol w:w="738"/>
        <w:gridCol w:w="738"/>
        <w:gridCol w:w="738"/>
        <w:gridCol w:w="738"/>
        <w:gridCol w:w="738"/>
        <w:gridCol w:w="734"/>
      </w:tblGrid>
      <w:tr w:rsidR="009D5F2D" w:rsidRPr="00A9437D" w14:paraId="39F18144" w14:textId="77777777" w:rsidTr="009D5F2D">
        <w:trPr>
          <w:cantSplit/>
          <w:trHeight w:val="144"/>
        </w:trPr>
        <w:tc>
          <w:tcPr>
            <w:tcW w:w="668" w:type="pct"/>
            <w:tcBorders>
              <w:top w:val="single" w:sz="4" w:space="0" w:color="auto"/>
            </w:tcBorders>
            <w:noWrap/>
            <w:vAlign w:val="bottom"/>
          </w:tcPr>
          <w:p w14:paraId="36D86DB3" w14:textId="77777777" w:rsidR="009D5F2D" w:rsidRPr="00A9437D" w:rsidRDefault="009D5F2D" w:rsidP="00263444">
            <w:pPr>
              <w:keepNext/>
              <w:spacing w:after="0"/>
            </w:pPr>
            <w:r w:rsidRPr="00A9437D">
              <w:t xml:space="preserve">Year </w:t>
            </w:r>
          </w:p>
        </w:tc>
        <w:tc>
          <w:tcPr>
            <w:tcW w:w="394" w:type="pct"/>
            <w:tcBorders>
              <w:top w:val="single" w:sz="4" w:space="0" w:color="auto"/>
            </w:tcBorders>
            <w:noWrap/>
            <w:vAlign w:val="bottom"/>
          </w:tcPr>
          <w:p w14:paraId="27F53276" w14:textId="77777777" w:rsidR="009D5F2D" w:rsidRPr="00A9437D" w:rsidRDefault="009D5F2D" w:rsidP="00263444">
            <w:pPr>
              <w:keepNext/>
              <w:spacing w:after="0"/>
              <w:jc w:val="center"/>
            </w:pPr>
            <w:r w:rsidRPr="00A9437D">
              <w:t>2000</w:t>
            </w:r>
          </w:p>
        </w:tc>
        <w:tc>
          <w:tcPr>
            <w:tcW w:w="394" w:type="pct"/>
            <w:tcBorders>
              <w:top w:val="single" w:sz="4" w:space="0" w:color="auto"/>
            </w:tcBorders>
            <w:noWrap/>
            <w:vAlign w:val="bottom"/>
          </w:tcPr>
          <w:p w14:paraId="049DA8D2" w14:textId="77777777" w:rsidR="009D5F2D" w:rsidRPr="00A9437D" w:rsidRDefault="009D5F2D" w:rsidP="00263444">
            <w:pPr>
              <w:keepNext/>
              <w:spacing w:after="0"/>
              <w:jc w:val="center"/>
            </w:pPr>
            <w:r w:rsidRPr="00A9437D">
              <w:t>2001</w:t>
            </w:r>
          </w:p>
        </w:tc>
        <w:tc>
          <w:tcPr>
            <w:tcW w:w="394" w:type="pct"/>
            <w:tcBorders>
              <w:top w:val="single" w:sz="4" w:space="0" w:color="auto"/>
            </w:tcBorders>
            <w:noWrap/>
            <w:vAlign w:val="bottom"/>
          </w:tcPr>
          <w:p w14:paraId="2F622C80" w14:textId="77777777" w:rsidR="009D5F2D" w:rsidRPr="00A9437D" w:rsidRDefault="009D5F2D" w:rsidP="00263444">
            <w:pPr>
              <w:keepNext/>
              <w:spacing w:after="0"/>
              <w:jc w:val="center"/>
            </w:pPr>
            <w:r w:rsidRPr="00A9437D">
              <w:t>2002</w:t>
            </w:r>
          </w:p>
        </w:tc>
        <w:tc>
          <w:tcPr>
            <w:tcW w:w="394" w:type="pct"/>
            <w:tcBorders>
              <w:top w:val="single" w:sz="4" w:space="0" w:color="auto"/>
            </w:tcBorders>
            <w:noWrap/>
            <w:vAlign w:val="bottom"/>
          </w:tcPr>
          <w:p w14:paraId="6451E46B" w14:textId="77777777" w:rsidR="009D5F2D" w:rsidRPr="00A9437D" w:rsidRDefault="009D5F2D" w:rsidP="00263444">
            <w:pPr>
              <w:keepNext/>
              <w:spacing w:after="0"/>
              <w:jc w:val="center"/>
            </w:pPr>
            <w:r w:rsidRPr="00A9437D">
              <w:t>2003</w:t>
            </w:r>
          </w:p>
        </w:tc>
        <w:tc>
          <w:tcPr>
            <w:tcW w:w="394" w:type="pct"/>
            <w:tcBorders>
              <w:top w:val="single" w:sz="4" w:space="0" w:color="auto"/>
            </w:tcBorders>
            <w:noWrap/>
            <w:vAlign w:val="bottom"/>
          </w:tcPr>
          <w:p w14:paraId="34B4C65F" w14:textId="77777777" w:rsidR="009D5F2D" w:rsidRPr="00A9437D" w:rsidRDefault="009D5F2D" w:rsidP="00263444">
            <w:pPr>
              <w:keepNext/>
              <w:spacing w:after="0"/>
              <w:jc w:val="center"/>
            </w:pPr>
            <w:r w:rsidRPr="00A9437D">
              <w:t>2004</w:t>
            </w:r>
          </w:p>
        </w:tc>
        <w:tc>
          <w:tcPr>
            <w:tcW w:w="394" w:type="pct"/>
            <w:tcBorders>
              <w:top w:val="single" w:sz="4" w:space="0" w:color="auto"/>
            </w:tcBorders>
            <w:noWrap/>
            <w:vAlign w:val="bottom"/>
          </w:tcPr>
          <w:p w14:paraId="162AFAC3" w14:textId="77777777" w:rsidR="009D5F2D" w:rsidRPr="00A9437D" w:rsidRDefault="009D5F2D" w:rsidP="00263444">
            <w:pPr>
              <w:keepNext/>
              <w:spacing w:after="0"/>
              <w:jc w:val="center"/>
            </w:pPr>
            <w:r w:rsidRPr="00A9437D">
              <w:t>2005</w:t>
            </w:r>
          </w:p>
        </w:tc>
        <w:tc>
          <w:tcPr>
            <w:tcW w:w="394" w:type="pct"/>
            <w:tcBorders>
              <w:top w:val="single" w:sz="4" w:space="0" w:color="auto"/>
            </w:tcBorders>
            <w:noWrap/>
            <w:vAlign w:val="bottom"/>
          </w:tcPr>
          <w:p w14:paraId="09E2D2ED" w14:textId="77777777" w:rsidR="009D5F2D" w:rsidRPr="00A9437D" w:rsidRDefault="009D5F2D" w:rsidP="00263444">
            <w:pPr>
              <w:keepNext/>
              <w:spacing w:after="0"/>
              <w:jc w:val="center"/>
            </w:pPr>
            <w:r w:rsidRPr="00A9437D">
              <w:t>200</w:t>
            </w:r>
            <w:r>
              <w:t>6</w:t>
            </w:r>
          </w:p>
        </w:tc>
        <w:tc>
          <w:tcPr>
            <w:tcW w:w="394" w:type="pct"/>
            <w:tcBorders>
              <w:top w:val="single" w:sz="4" w:space="0" w:color="auto"/>
            </w:tcBorders>
            <w:noWrap/>
            <w:vAlign w:val="bottom"/>
          </w:tcPr>
          <w:p w14:paraId="5DC27788" w14:textId="77777777" w:rsidR="009D5F2D" w:rsidRPr="00A9437D" w:rsidRDefault="009D5F2D" w:rsidP="00263444">
            <w:pPr>
              <w:keepNext/>
              <w:spacing w:after="0"/>
              <w:jc w:val="center"/>
            </w:pPr>
            <w:r w:rsidRPr="00A9437D">
              <w:t>200</w:t>
            </w:r>
            <w:r>
              <w:t>7</w:t>
            </w:r>
          </w:p>
        </w:tc>
        <w:tc>
          <w:tcPr>
            <w:tcW w:w="394" w:type="pct"/>
            <w:tcBorders>
              <w:top w:val="single" w:sz="4" w:space="0" w:color="auto"/>
            </w:tcBorders>
            <w:noWrap/>
            <w:vAlign w:val="bottom"/>
          </w:tcPr>
          <w:p w14:paraId="08708768" w14:textId="77777777" w:rsidR="009D5F2D" w:rsidRPr="00A9437D" w:rsidRDefault="009D5F2D" w:rsidP="00263444">
            <w:pPr>
              <w:keepNext/>
              <w:spacing w:after="0"/>
              <w:jc w:val="center"/>
            </w:pPr>
            <w:r>
              <w:t>2008</w:t>
            </w:r>
          </w:p>
        </w:tc>
        <w:tc>
          <w:tcPr>
            <w:tcW w:w="394" w:type="pct"/>
            <w:tcBorders>
              <w:top w:val="single" w:sz="4" w:space="0" w:color="auto"/>
            </w:tcBorders>
            <w:noWrap/>
            <w:vAlign w:val="bottom"/>
          </w:tcPr>
          <w:p w14:paraId="600762F1" w14:textId="77777777" w:rsidR="009D5F2D" w:rsidRPr="00A9437D" w:rsidRDefault="009D5F2D" w:rsidP="00263444">
            <w:pPr>
              <w:keepNext/>
              <w:spacing w:after="0"/>
              <w:jc w:val="center"/>
            </w:pPr>
            <w:r w:rsidRPr="00A9437D">
              <w:t>200</w:t>
            </w:r>
            <w:r>
              <w:t>9</w:t>
            </w:r>
          </w:p>
        </w:tc>
        <w:tc>
          <w:tcPr>
            <w:tcW w:w="394" w:type="pct"/>
            <w:tcBorders>
              <w:top w:val="single" w:sz="4" w:space="0" w:color="auto"/>
            </w:tcBorders>
            <w:noWrap/>
            <w:vAlign w:val="bottom"/>
          </w:tcPr>
          <w:p w14:paraId="166BA04E" w14:textId="77777777" w:rsidR="009D5F2D" w:rsidRPr="00A9437D" w:rsidRDefault="009D5F2D" w:rsidP="00263444">
            <w:pPr>
              <w:keepNext/>
              <w:spacing w:after="0"/>
              <w:jc w:val="center"/>
            </w:pPr>
            <w:r>
              <w:t>2010</w:t>
            </w:r>
          </w:p>
        </w:tc>
      </w:tr>
      <w:tr w:rsidR="009D5F2D" w:rsidRPr="00A9437D" w14:paraId="61F0BA4B" w14:textId="77777777" w:rsidTr="009D5F2D">
        <w:trPr>
          <w:cantSplit/>
          <w:trHeight w:val="144"/>
        </w:trPr>
        <w:tc>
          <w:tcPr>
            <w:tcW w:w="668" w:type="pct"/>
            <w:tcBorders>
              <w:bottom w:val="single" w:sz="4" w:space="0" w:color="auto"/>
            </w:tcBorders>
            <w:noWrap/>
            <w:vAlign w:val="bottom"/>
          </w:tcPr>
          <w:p w14:paraId="00F8D8A3" w14:textId="77777777" w:rsidR="009D5F2D" w:rsidRPr="00A9437D" w:rsidRDefault="009D5F2D" w:rsidP="00263444">
            <w:pPr>
              <w:keepNext/>
              <w:spacing w:after="0"/>
            </w:pPr>
            <w:r w:rsidRPr="00A9437D">
              <w:t>% Discard</w:t>
            </w:r>
          </w:p>
        </w:tc>
        <w:tc>
          <w:tcPr>
            <w:tcW w:w="394" w:type="pct"/>
            <w:tcBorders>
              <w:bottom w:val="single" w:sz="4" w:space="0" w:color="auto"/>
            </w:tcBorders>
            <w:noWrap/>
            <w:vAlign w:val="bottom"/>
          </w:tcPr>
          <w:p w14:paraId="659B8AE7" w14:textId="77777777" w:rsidR="009D5F2D" w:rsidRDefault="009D5F2D" w:rsidP="00263444">
            <w:pPr>
              <w:spacing w:after="0"/>
              <w:jc w:val="center"/>
              <w:rPr>
                <w:color w:val="000000"/>
                <w:szCs w:val="22"/>
              </w:rPr>
            </w:pPr>
            <w:r>
              <w:rPr>
                <w:color w:val="000000"/>
                <w:szCs w:val="22"/>
              </w:rPr>
              <w:t>11.3</w:t>
            </w:r>
          </w:p>
        </w:tc>
        <w:tc>
          <w:tcPr>
            <w:tcW w:w="394" w:type="pct"/>
            <w:tcBorders>
              <w:bottom w:val="single" w:sz="4" w:space="0" w:color="auto"/>
            </w:tcBorders>
            <w:noWrap/>
            <w:vAlign w:val="bottom"/>
          </w:tcPr>
          <w:p w14:paraId="1B2CA7C6" w14:textId="77777777" w:rsidR="009D5F2D" w:rsidRDefault="009D5F2D" w:rsidP="00263444">
            <w:pPr>
              <w:spacing w:after="0"/>
              <w:jc w:val="center"/>
              <w:rPr>
                <w:color w:val="000000"/>
                <w:szCs w:val="22"/>
              </w:rPr>
            </w:pPr>
            <w:r>
              <w:rPr>
                <w:color w:val="000000"/>
                <w:szCs w:val="22"/>
              </w:rPr>
              <w:t>8.6</w:t>
            </w:r>
          </w:p>
        </w:tc>
        <w:tc>
          <w:tcPr>
            <w:tcW w:w="394" w:type="pct"/>
            <w:tcBorders>
              <w:bottom w:val="single" w:sz="4" w:space="0" w:color="auto"/>
            </w:tcBorders>
            <w:noWrap/>
            <w:vAlign w:val="bottom"/>
          </w:tcPr>
          <w:p w14:paraId="1B2D0C6E" w14:textId="77777777" w:rsidR="009D5F2D" w:rsidRDefault="009D5F2D" w:rsidP="00263444">
            <w:pPr>
              <w:spacing w:after="0"/>
              <w:jc w:val="center"/>
              <w:rPr>
                <w:color w:val="000000"/>
                <w:szCs w:val="22"/>
              </w:rPr>
            </w:pPr>
            <w:r>
              <w:rPr>
                <w:color w:val="000000"/>
                <w:szCs w:val="22"/>
              </w:rPr>
              <w:t>7.3</w:t>
            </w:r>
          </w:p>
        </w:tc>
        <w:tc>
          <w:tcPr>
            <w:tcW w:w="394" w:type="pct"/>
            <w:tcBorders>
              <w:bottom w:val="single" w:sz="4" w:space="0" w:color="auto"/>
            </w:tcBorders>
            <w:noWrap/>
            <w:vAlign w:val="bottom"/>
          </w:tcPr>
          <w:p w14:paraId="2A42A5F7" w14:textId="77777777" w:rsidR="009D5F2D" w:rsidRDefault="009D5F2D" w:rsidP="00263444">
            <w:pPr>
              <w:spacing w:after="0"/>
              <w:jc w:val="center"/>
              <w:rPr>
                <w:color w:val="000000"/>
                <w:szCs w:val="22"/>
              </w:rPr>
            </w:pPr>
            <w:r>
              <w:rPr>
                <w:color w:val="000000"/>
                <w:szCs w:val="22"/>
              </w:rPr>
              <w:t>15.1</w:t>
            </w:r>
          </w:p>
        </w:tc>
        <w:tc>
          <w:tcPr>
            <w:tcW w:w="394" w:type="pct"/>
            <w:tcBorders>
              <w:bottom w:val="single" w:sz="4" w:space="0" w:color="auto"/>
            </w:tcBorders>
            <w:noWrap/>
            <w:vAlign w:val="bottom"/>
          </w:tcPr>
          <w:p w14:paraId="59E5AB94" w14:textId="77777777" w:rsidR="009D5F2D" w:rsidRDefault="009D5F2D" w:rsidP="00263444">
            <w:pPr>
              <w:spacing w:after="0"/>
              <w:jc w:val="center"/>
              <w:rPr>
                <w:color w:val="000000"/>
                <w:szCs w:val="22"/>
              </w:rPr>
            </w:pPr>
            <w:r>
              <w:rPr>
                <w:color w:val="000000"/>
                <w:szCs w:val="22"/>
              </w:rPr>
              <w:t>8.2</w:t>
            </w:r>
          </w:p>
        </w:tc>
        <w:tc>
          <w:tcPr>
            <w:tcW w:w="394" w:type="pct"/>
            <w:tcBorders>
              <w:bottom w:val="single" w:sz="4" w:space="0" w:color="auto"/>
            </w:tcBorders>
            <w:noWrap/>
            <w:vAlign w:val="bottom"/>
          </w:tcPr>
          <w:p w14:paraId="5AF4251B" w14:textId="77777777" w:rsidR="009D5F2D" w:rsidRDefault="009D5F2D" w:rsidP="00263444">
            <w:pPr>
              <w:spacing w:after="0"/>
              <w:jc w:val="center"/>
              <w:rPr>
                <w:color w:val="000000"/>
                <w:szCs w:val="22"/>
              </w:rPr>
            </w:pPr>
            <w:r>
              <w:rPr>
                <w:color w:val="000000"/>
                <w:szCs w:val="22"/>
              </w:rPr>
              <w:t>5.7</w:t>
            </w:r>
          </w:p>
        </w:tc>
        <w:tc>
          <w:tcPr>
            <w:tcW w:w="394" w:type="pct"/>
            <w:tcBorders>
              <w:bottom w:val="single" w:sz="4" w:space="0" w:color="auto"/>
            </w:tcBorders>
            <w:noWrap/>
            <w:vAlign w:val="bottom"/>
          </w:tcPr>
          <w:p w14:paraId="63405C91" w14:textId="77777777" w:rsidR="009D5F2D" w:rsidRDefault="009D5F2D" w:rsidP="00263444">
            <w:pPr>
              <w:spacing w:after="0"/>
              <w:jc w:val="center"/>
              <w:rPr>
                <w:color w:val="000000"/>
                <w:szCs w:val="22"/>
              </w:rPr>
            </w:pPr>
            <w:r>
              <w:rPr>
                <w:color w:val="000000"/>
                <w:szCs w:val="22"/>
              </w:rPr>
              <w:t>7.8</w:t>
            </w:r>
          </w:p>
        </w:tc>
        <w:tc>
          <w:tcPr>
            <w:tcW w:w="394" w:type="pct"/>
            <w:tcBorders>
              <w:bottom w:val="single" w:sz="4" w:space="0" w:color="auto"/>
            </w:tcBorders>
            <w:noWrap/>
            <w:vAlign w:val="bottom"/>
          </w:tcPr>
          <w:p w14:paraId="372C05C3" w14:textId="77777777" w:rsidR="009D5F2D" w:rsidRDefault="009D5F2D" w:rsidP="00263444">
            <w:pPr>
              <w:spacing w:after="0"/>
              <w:jc w:val="center"/>
              <w:rPr>
                <w:color w:val="000000"/>
                <w:szCs w:val="22"/>
              </w:rPr>
            </w:pPr>
            <w:r>
              <w:rPr>
                <w:color w:val="000000"/>
                <w:szCs w:val="22"/>
              </w:rPr>
              <w:t>3.7</w:t>
            </w:r>
          </w:p>
        </w:tc>
        <w:tc>
          <w:tcPr>
            <w:tcW w:w="394" w:type="pct"/>
            <w:tcBorders>
              <w:bottom w:val="single" w:sz="4" w:space="0" w:color="auto"/>
            </w:tcBorders>
            <w:noWrap/>
            <w:vAlign w:val="bottom"/>
          </w:tcPr>
          <w:p w14:paraId="2EE5D093" w14:textId="77777777" w:rsidR="009D5F2D" w:rsidRDefault="009D5F2D" w:rsidP="00263444">
            <w:pPr>
              <w:spacing w:after="0"/>
              <w:jc w:val="center"/>
              <w:rPr>
                <w:color w:val="000000"/>
                <w:szCs w:val="22"/>
              </w:rPr>
            </w:pPr>
            <w:r>
              <w:rPr>
                <w:color w:val="000000"/>
                <w:szCs w:val="22"/>
              </w:rPr>
              <w:t>4.1</w:t>
            </w:r>
          </w:p>
        </w:tc>
        <w:tc>
          <w:tcPr>
            <w:tcW w:w="394" w:type="pct"/>
            <w:tcBorders>
              <w:bottom w:val="single" w:sz="4" w:space="0" w:color="auto"/>
            </w:tcBorders>
            <w:noWrap/>
            <w:vAlign w:val="bottom"/>
          </w:tcPr>
          <w:p w14:paraId="417F5CDC" w14:textId="77777777" w:rsidR="009D5F2D" w:rsidRDefault="009D5F2D" w:rsidP="00263444">
            <w:pPr>
              <w:spacing w:after="0"/>
              <w:jc w:val="center"/>
              <w:rPr>
                <w:color w:val="000000"/>
                <w:szCs w:val="22"/>
              </w:rPr>
            </w:pPr>
            <w:r>
              <w:rPr>
                <w:color w:val="000000"/>
                <w:szCs w:val="22"/>
              </w:rPr>
              <w:t>6.8</w:t>
            </w:r>
          </w:p>
        </w:tc>
        <w:tc>
          <w:tcPr>
            <w:tcW w:w="394" w:type="pct"/>
            <w:tcBorders>
              <w:bottom w:val="single" w:sz="4" w:space="0" w:color="auto"/>
            </w:tcBorders>
            <w:noWrap/>
            <w:vAlign w:val="bottom"/>
          </w:tcPr>
          <w:p w14:paraId="4E1A4C5F" w14:textId="1ABC8A98" w:rsidR="009D5F2D" w:rsidRDefault="009D5F2D" w:rsidP="00263444">
            <w:pPr>
              <w:spacing w:after="0"/>
              <w:jc w:val="center"/>
              <w:rPr>
                <w:color w:val="000000"/>
                <w:szCs w:val="22"/>
              </w:rPr>
            </w:pPr>
            <w:r>
              <w:rPr>
                <w:color w:val="000000"/>
                <w:szCs w:val="22"/>
              </w:rPr>
              <w:t>4.</w:t>
            </w:r>
            <w:r w:rsidR="00BB2170">
              <w:rPr>
                <w:color w:val="000000"/>
                <w:szCs w:val="22"/>
              </w:rPr>
              <w:t>1</w:t>
            </w:r>
          </w:p>
        </w:tc>
      </w:tr>
    </w:tbl>
    <w:p w14:paraId="6B27AAA8" w14:textId="77777777" w:rsidR="004F4F9B" w:rsidRDefault="004F4F9B" w:rsidP="00263444">
      <w:pPr>
        <w:pStyle w:val="body"/>
        <w:spacing w:after="0"/>
      </w:pPr>
    </w:p>
    <w:tbl>
      <w:tblPr>
        <w:tblW w:w="5000" w:type="pct"/>
        <w:tblLook w:val="0000" w:firstRow="0" w:lastRow="0" w:firstColumn="0" w:lastColumn="0" w:noHBand="0" w:noVBand="0"/>
      </w:tblPr>
      <w:tblGrid>
        <w:gridCol w:w="1139"/>
        <w:gridCol w:w="656"/>
        <w:gridCol w:w="656"/>
        <w:gridCol w:w="656"/>
        <w:gridCol w:w="656"/>
        <w:gridCol w:w="656"/>
        <w:gridCol w:w="656"/>
        <w:gridCol w:w="656"/>
        <w:gridCol w:w="656"/>
        <w:gridCol w:w="656"/>
        <w:gridCol w:w="656"/>
        <w:gridCol w:w="237"/>
        <w:gridCol w:w="287"/>
        <w:gridCol w:w="287"/>
        <w:gridCol w:w="287"/>
        <w:gridCol w:w="287"/>
        <w:gridCol w:w="276"/>
      </w:tblGrid>
      <w:tr w:rsidR="00263444" w:rsidRPr="00A9437D" w14:paraId="3AB6EABF" w14:textId="77777777" w:rsidTr="00263444">
        <w:trPr>
          <w:cantSplit/>
          <w:trHeight w:val="144"/>
        </w:trPr>
        <w:tc>
          <w:tcPr>
            <w:tcW w:w="608" w:type="pct"/>
            <w:tcBorders>
              <w:top w:val="single" w:sz="4" w:space="0" w:color="auto"/>
            </w:tcBorders>
            <w:noWrap/>
            <w:vAlign w:val="bottom"/>
          </w:tcPr>
          <w:p w14:paraId="6BCADFF2" w14:textId="77777777" w:rsidR="00263444" w:rsidRPr="00A9437D" w:rsidRDefault="00263444" w:rsidP="00263444">
            <w:pPr>
              <w:keepNext/>
              <w:spacing w:after="0"/>
            </w:pPr>
            <w:r w:rsidRPr="00A9437D">
              <w:t xml:space="preserve">Year </w:t>
            </w:r>
          </w:p>
        </w:tc>
        <w:tc>
          <w:tcPr>
            <w:tcW w:w="350" w:type="pct"/>
            <w:tcBorders>
              <w:top w:val="single" w:sz="4" w:space="0" w:color="auto"/>
            </w:tcBorders>
            <w:noWrap/>
            <w:vAlign w:val="bottom"/>
          </w:tcPr>
          <w:p w14:paraId="60FE3CED" w14:textId="77777777" w:rsidR="00263444" w:rsidRPr="00A9437D" w:rsidRDefault="00263444" w:rsidP="00263444">
            <w:pPr>
              <w:keepNext/>
              <w:spacing w:after="0"/>
              <w:jc w:val="center"/>
            </w:pPr>
            <w:r w:rsidRPr="00A9437D">
              <w:t>20</w:t>
            </w:r>
            <w:r>
              <w:t>11</w:t>
            </w:r>
          </w:p>
        </w:tc>
        <w:tc>
          <w:tcPr>
            <w:tcW w:w="350" w:type="pct"/>
            <w:tcBorders>
              <w:top w:val="single" w:sz="4" w:space="0" w:color="auto"/>
            </w:tcBorders>
          </w:tcPr>
          <w:p w14:paraId="14742D3D" w14:textId="77777777" w:rsidR="00263444" w:rsidRPr="00A9437D" w:rsidRDefault="00263444" w:rsidP="00263444">
            <w:pPr>
              <w:keepNext/>
              <w:spacing w:after="0"/>
              <w:jc w:val="center"/>
            </w:pPr>
            <w:r>
              <w:t>2012</w:t>
            </w:r>
          </w:p>
        </w:tc>
        <w:tc>
          <w:tcPr>
            <w:tcW w:w="350" w:type="pct"/>
            <w:tcBorders>
              <w:top w:val="single" w:sz="4" w:space="0" w:color="auto"/>
            </w:tcBorders>
            <w:noWrap/>
            <w:vAlign w:val="bottom"/>
          </w:tcPr>
          <w:p w14:paraId="47F8282B" w14:textId="77777777" w:rsidR="00263444" w:rsidRPr="00A9437D" w:rsidRDefault="00263444" w:rsidP="00263444">
            <w:pPr>
              <w:keepNext/>
              <w:spacing w:after="0"/>
              <w:jc w:val="center"/>
            </w:pPr>
            <w:r w:rsidRPr="00A9437D">
              <w:t>20</w:t>
            </w:r>
            <w:r>
              <w:t>13</w:t>
            </w:r>
          </w:p>
        </w:tc>
        <w:tc>
          <w:tcPr>
            <w:tcW w:w="350" w:type="pct"/>
            <w:tcBorders>
              <w:top w:val="single" w:sz="4" w:space="0" w:color="auto"/>
            </w:tcBorders>
            <w:noWrap/>
            <w:vAlign w:val="bottom"/>
          </w:tcPr>
          <w:p w14:paraId="1629DD81" w14:textId="6D54A26C" w:rsidR="00263444" w:rsidRPr="00A9437D" w:rsidRDefault="00263444" w:rsidP="00263444">
            <w:pPr>
              <w:keepNext/>
              <w:spacing w:after="0"/>
              <w:jc w:val="center"/>
            </w:pPr>
            <w:r>
              <w:t>2014</w:t>
            </w:r>
          </w:p>
        </w:tc>
        <w:tc>
          <w:tcPr>
            <w:tcW w:w="350" w:type="pct"/>
            <w:tcBorders>
              <w:top w:val="single" w:sz="4" w:space="0" w:color="auto"/>
            </w:tcBorders>
          </w:tcPr>
          <w:p w14:paraId="49E6B235" w14:textId="6F5437C4" w:rsidR="00263444" w:rsidRDefault="00263444" w:rsidP="00263444">
            <w:pPr>
              <w:keepNext/>
              <w:spacing w:after="0"/>
              <w:jc w:val="center"/>
            </w:pPr>
            <w:r>
              <w:t>2015</w:t>
            </w:r>
          </w:p>
        </w:tc>
        <w:tc>
          <w:tcPr>
            <w:tcW w:w="350" w:type="pct"/>
            <w:tcBorders>
              <w:top w:val="single" w:sz="4" w:space="0" w:color="auto"/>
            </w:tcBorders>
          </w:tcPr>
          <w:p w14:paraId="53D5B19A" w14:textId="5E054B30" w:rsidR="00263444" w:rsidRDefault="00263444" w:rsidP="00263444">
            <w:pPr>
              <w:keepNext/>
              <w:spacing w:after="0"/>
              <w:jc w:val="center"/>
            </w:pPr>
            <w:r>
              <w:t>2016</w:t>
            </w:r>
          </w:p>
        </w:tc>
        <w:tc>
          <w:tcPr>
            <w:tcW w:w="350" w:type="pct"/>
            <w:tcBorders>
              <w:top w:val="single" w:sz="4" w:space="0" w:color="auto"/>
            </w:tcBorders>
            <w:noWrap/>
            <w:vAlign w:val="bottom"/>
          </w:tcPr>
          <w:p w14:paraId="5F235635" w14:textId="18B3381D" w:rsidR="00263444" w:rsidRPr="00A9437D" w:rsidRDefault="00263444" w:rsidP="00263444">
            <w:pPr>
              <w:keepNext/>
              <w:spacing w:after="0"/>
              <w:jc w:val="center"/>
            </w:pPr>
            <w:r>
              <w:t>2017</w:t>
            </w:r>
          </w:p>
        </w:tc>
        <w:tc>
          <w:tcPr>
            <w:tcW w:w="350" w:type="pct"/>
            <w:tcBorders>
              <w:top w:val="single" w:sz="4" w:space="0" w:color="auto"/>
            </w:tcBorders>
          </w:tcPr>
          <w:p w14:paraId="0B2BDFB3" w14:textId="73FA1CE0" w:rsidR="00263444" w:rsidRPr="00A9437D" w:rsidRDefault="00263444" w:rsidP="00263444">
            <w:pPr>
              <w:keepNext/>
              <w:spacing w:after="0"/>
              <w:jc w:val="center"/>
            </w:pPr>
            <w:r>
              <w:t>2018</w:t>
            </w:r>
          </w:p>
        </w:tc>
        <w:tc>
          <w:tcPr>
            <w:tcW w:w="350" w:type="pct"/>
            <w:tcBorders>
              <w:top w:val="single" w:sz="4" w:space="0" w:color="auto"/>
            </w:tcBorders>
          </w:tcPr>
          <w:p w14:paraId="35338DD7" w14:textId="5D32A85F" w:rsidR="00263444" w:rsidRPr="00A9437D" w:rsidRDefault="00263444" w:rsidP="00263444">
            <w:pPr>
              <w:keepNext/>
              <w:spacing w:after="0"/>
              <w:jc w:val="center"/>
            </w:pPr>
            <w:r>
              <w:t>2019</w:t>
            </w:r>
          </w:p>
        </w:tc>
        <w:tc>
          <w:tcPr>
            <w:tcW w:w="176" w:type="pct"/>
            <w:tcBorders>
              <w:top w:val="single" w:sz="4" w:space="0" w:color="auto"/>
            </w:tcBorders>
          </w:tcPr>
          <w:p w14:paraId="3B92FEA2" w14:textId="04A82043" w:rsidR="00263444" w:rsidRPr="00A9437D" w:rsidRDefault="00263444" w:rsidP="00263444">
            <w:pPr>
              <w:keepNext/>
              <w:spacing w:after="0"/>
              <w:jc w:val="center"/>
            </w:pPr>
            <w:r>
              <w:t>2020</w:t>
            </w:r>
          </w:p>
        </w:tc>
        <w:tc>
          <w:tcPr>
            <w:tcW w:w="176" w:type="pct"/>
            <w:noWrap/>
            <w:vAlign w:val="bottom"/>
          </w:tcPr>
          <w:p w14:paraId="69AF1FDE" w14:textId="49A0DEDF" w:rsidR="00263444" w:rsidRPr="00A9437D" w:rsidRDefault="00263444" w:rsidP="00263444">
            <w:pPr>
              <w:keepNext/>
              <w:spacing w:after="0"/>
              <w:jc w:val="center"/>
            </w:pPr>
          </w:p>
        </w:tc>
        <w:tc>
          <w:tcPr>
            <w:tcW w:w="178" w:type="pct"/>
            <w:noWrap/>
            <w:vAlign w:val="bottom"/>
          </w:tcPr>
          <w:p w14:paraId="7E668812" w14:textId="77777777" w:rsidR="00263444" w:rsidRPr="00A9437D" w:rsidRDefault="00263444" w:rsidP="00263444">
            <w:pPr>
              <w:keepNext/>
              <w:spacing w:after="0"/>
              <w:jc w:val="center"/>
            </w:pPr>
          </w:p>
        </w:tc>
        <w:tc>
          <w:tcPr>
            <w:tcW w:w="178" w:type="pct"/>
            <w:noWrap/>
            <w:vAlign w:val="bottom"/>
          </w:tcPr>
          <w:p w14:paraId="3E7F277B" w14:textId="77777777" w:rsidR="00263444" w:rsidRPr="00A9437D" w:rsidRDefault="00263444" w:rsidP="00263444">
            <w:pPr>
              <w:keepNext/>
              <w:spacing w:after="0"/>
              <w:jc w:val="center"/>
            </w:pPr>
          </w:p>
        </w:tc>
        <w:tc>
          <w:tcPr>
            <w:tcW w:w="178" w:type="pct"/>
            <w:noWrap/>
            <w:vAlign w:val="bottom"/>
          </w:tcPr>
          <w:p w14:paraId="2F1A66C9" w14:textId="77777777" w:rsidR="00263444" w:rsidRPr="00A9437D" w:rsidRDefault="00263444" w:rsidP="00263444">
            <w:pPr>
              <w:keepNext/>
              <w:spacing w:after="0"/>
              <w:jc w:val="center"/>
            </w:pPr>
          </w:p>
        </w:tc>
        <w:tc>
          <w:tcPr>
            <w:tcW w:w="178" w:type="pct"/>
            <w:noWrap/>
            <w:vAlign w:val="bottom"/>
          </w:tcPr>
          <w:p w14:paraId="22E60357" w14:textId="77777777" w:rsidR="00263444" w:rsidRPr="00A9437D" w:rsidRDefault="00263444" w:rsidP="00263444">
            <w:pPr>
              <w:keepNext/>
              <w:spacing w:after="0"/>
              <w:jc w:val="center"/>
            </w:pPr>
          </w:p>
        </w:tc>
        <w:tc>
          <w:tcPr>
            <w:tcW w:w="172" w:type="pct"/>
            <w:noWrap/>
            <w:vAlign w:val="bottom"/>
          </w:tcPr>
          <w:p w14:paraId="6D1ADDAB" w14:textId="77777777" w:rsidR="00263444" w:rsidRPr="00A9437D" w:rsidRDefault="00263444" w:rsidP="00263444">
            <w:pPr>
              <w:keepNext/>
              <w:spacing w:after="0"/>
              <w:jc w:val="center"/>
            </w:pPr>
          </w:p>
        </w:tc>
      </w:tr>
      <w:tr w:rsidR="00263444" w:rsidRPr="00A9437D" w14:paraId="44751C23" w14:textId="77777777" w:rsidTr="00263444">
        <w:trPr>
          <w:cantSplit/>
          <w:trHeight w:val="144"/>
        </w:trPr>
        <w:tc>
          <w:tcPr>
            <w:tcW w:w="608" w:type="pct"/>
            <w:tcBorders>
              <w:bottom w:val="single" w:sz="4" w:space="0" w:color="auto"/>
            </w:tcBorders>
            <w:noWrap/>
            <w:vAlign w:val="bottom"/>
          </w:tcPr>
          <w:p w14:paraId="16588485" w14:textId="77777777" w:rsidR="00263444" w:rsidRPr="00A9437D" w:rsidRDefault="00263444" w:rsidP="00263444">
            <w:pPr>
              <w:keepNext/>
              <w:spacing w:after="0"/>
            </w:pPr>
            <w:r w:rsidRPr="00A9437D">
              <w:t>% Discard</w:t>
            </w:r>
          </w:p>
        </w:tc>
        <w:tc>
          <w:tcPr>
            <w:tcW w:w="350" w:type="pct"/>
            <w:tcBorders>
              <w:bottom w:val="single" w:sz="4" w:space="0" w:color="auto"/>
            </w:tcBorders>
            <w:noWrap/>
            <w:vAlign w:val="bottom"/>
          </w:tcPr>
          <w:p w14:paraId="5CE0A1B4" w14:textId="6F27852E" w:rsidR="00263444" w:rsidRDefault="00263444" w:rsidP="00263444">
            <w:pPr>
              <w:spacing w:after="0"/>
              <w:jc w:val="center"/>
              <w:rPr>
                <w:color w:val="000000"/>
                <w:szCs w:val="22"/>
              </w:rPr>
            </w:pPr>
            <w:r>
              <w:rPr>
                <w:color w:val="000000"/>
                <w:szCs w:val="22"/>
              </w:rPr>
              <w:t>6.6</w:t>
            </w:r>
          </w:p>
        </w:tc>
        <w:tc>
          <w:tcPr>
            <w:tcW w:w="350" w:type="pct"/>
            <w:tcBorders>
              <w:bottom w:val="single" w:sz="4" w:space="0" w:color="auto"/>
            </w:tcBorders>
          </w:tcPr>
          <w:p w14:paraId="30A869DB" w14:textId="77777777" w:rsidR="00263444" w:rsidRDefault="00263444" w:rsidP="00263444">
            <w:pPr>
              <w:spacing w:after="0"/>
              <w:jc w:val="center"/>
              <w:rPr>
                <w:color w:val="000000"/>
                <w:szCs w:val="22"/>
              </w:rPr>
            </w:pPr>
            <w:r>
              <w:rPr>
                <w:color w:val="000000"/>
                <w:szCs w:val="22"/>
              </w:rPr>
              <w:t>4.8</w:t>
            </w:r>
          </w:p>
        </w:tc>
        <w:tc>
          <w:tcPr>
            <w:tcW w:w="350" w:type="pct"/>
            <w:tcBorders>
              <w:bottom w:val="single" w:sz="4" w:space="0" w:color="auto"/>
            </w:tcBorders>
            <w:noWrap/>
            <w:vAlign w:val="bottom"/>
          </w:tcPr>
          <w:p w14:paraId="47F1CCE0" w14:textId="77777777" w:rsidR="00263444" w:rsidRDefault="00263444" w:rsidP="00263444">
            <w:pPr>
              <w:spacing w:after="0"/>
              <w:jc w:val="center"/>
              <w:rPr>
                <w:color w:val="000000"/>
                <w:szCs w:val="22"/>
              </w:rPr>
            </w:pPr>
            <w:r>
              <w:rPr>
                <w:color w:val="000000"/>
                <w:szCs w:val="22"/>
              </w:rPr>
              <w:t>7.6</w:t>
            </w:r>
          </w:p>
        </w:tc>
        <w:tc>
          <w:tcPr>
            <w:tcW w:w="350" w:type="pct"/>
            <w:tcBorders>
              <w:bottom w:val="single" w:sz="4" w:space="0" w:color="auto"/>
            </w:tcBorders>
            <w:noWrap/>
            <w:vAlign w:val="bottom"/>
          </w:tcPr>
          <w:p w14:paraId="224D90CF" w14:textId="76918F8A" w:rsidR="00263444" w:rsidRDefault="00263444" w:rsidP="00263444">
            <w:pPr>
              <w:spacing w:after="0"/>
              <w:jc w:val="center"/>
              <w:rPr>
                <w:color w:val="000000"/>
                <w:szCs w:val="22"/>
              </w:rPr>
            </w:pPr>
            <w:r>
              <w:rPr>
                <w:color w:val="000000"/>
                <w:szCs w:val="22"/>
              </w:rPr>
              <w:t>9.5</w:t>
            </w:r>
          </w:p>
        </w:tc>
        <w:tc>
          <w:tcPr>
            <w:tcW w:w="350" w:type="pct"/>
            <w:tcBorders>
              <w:bottom w:val="single" w:sz="4" w:space="0" w:color="auto"/>
            </w:tcBorders>
          </w:tcPr>
          <w:p w14:paraId="2C3DB78C" w14:textId="0CEC3DA3" w:rsidR="00263444" w:rsidRDefault="00263444" w:rsidP="00263444">
            <w:pPr>
              <w:spacing w:after="0"/>
              <w:jc w:val="center"/>
              <w:rPr>
                <w:color w:val="000000"/>
                <w:szCs w:val="22"/>
              </w:rPr>
            </w:pPr>
            <w:r>
              <w:rPr>
                <w:color w:val="000000"/>
                <w:szCs w:val="22"/>
              </w:rPr>
              <w:t>3.8</w:t>
            </w:r>
          </w:p>
        </w:tc>
        <w:tc>
          <w:tcPr>
            <w:tcW w:w="350" w:type="pct"/>
            <w:tcBorders>
              <w:bottom w:val="single" w:sz="4" w:space="0" w:color="auto"/>
            </w:tcBorders>
          </w:tcPr>
          <w:p w14:paraId="73C3ACB4" w14:textId="0429621A" w:rsidR="00263444" w:rsidRDefault="00263444" w:rsidP="00263444">
            <w:pPr>
              <w:spacing w:after="0"/>
              <w:jc w:val="center"/>
              <w:rPr>
                <w:color w:val="000000"/>
                <w:szCs w:val="22"/>
              </w:rPr>
            </w:pPr>
            <w:r>
              <w:rPr>
                <w:color w:val="000000"/>
                <w:szCs w:val="22"/>
              </w:rPr>
              <w:t>6.8</w:t>
            </w:r>
          </w:p>
        </w:tc>
        <w:tc>
          <w:tcPr>
            <w:tcW w:w="350" w:type="pct"/>
            <w:tcBorders>
              <w:bottom w:val="single" w:sz="4" w:space="0" w:color="auto"/>
            </w:tcBorders>
            <w:noWrap/>
            <w:vAlign w:val="bottom"/>
          </w:tcPr>
          <w:p w14:paraId="14B90A1A" w14:textId="29BF4AD8" w:rsidR="00263444" w:rsidRDefault="00263444" w:rsidP="00263444">
            <w:pPr>
              <w:spacing w:after="0"/>
              <w:jc w:val="center"/>
              <w:rPr>
                <w:color w:val="000000"/>
                <w:szCs w:val="22"/>
              </w:rPr>
            </w:pPr>
            <w:r>
              <w:rPr>
                <w:color w:val="000000"/>
                <w:szCs w:val="22"/>
              </w:rPr>
              <w:t>14.8</w:t>
            </w:r>
          </w:p>
        </w:tc>
        <w:tc>
          <w:tcPr>
            <w:tcW w:w="350" w:type="pct"/>
            <w:tcBorders>
              <w:bottom w:val="single" w:sz="4" w:space="0" w:color="auto"/>
            </w:tcBorders>
          </w:tcPr>
          <w:p w14:paraId="6285D3BD" w14:textId="2AA70448" w:rsidR="00263444" w:rsidRDefault="00263444" w:rsidP="00263444">
            <w:pPr>
              <w:spacing w:after="0"/>
              <w:jc w:val="center"/>
              <w:rPr>
                <w:color w:val="000000"/>
                <w:szCs w:val="22"/>
              </w:rPr>
            </w:pPr>
            <w:r>
              <w:rPr>
                <w:color w:val="000000"/>
                <w:szCs w:val="22"/>
              </w:rPr>
              <w:t>4.7</w:t>
            </w:r>
          </w:p>
        </w:tc>
        <w:tc>
          <w:tcPr>
            <w:tcW w:w="350" w:type="pct"/>
            <w:tcBorders>
              <w:bottom w:val="single" w:sz="4" w:space="0" w:color="auto"/>
            </w:tcBorders>
          </w:tcPr>
          <w:p w14:paraId="31390824" w14:textId="241B6CE2" w:rsidR="00263444" w:rsidRDefault="00263444" w:rsidP="00263444">
            <w:pPr>
              <w:spacing w:after="0"/>
              <w:jc w:val="center"/>
              <w:rPr>
                <w:color w:val="000000"/>
                <w:szCs w:val="22"/>
              </w:rPr>
            </w:pPr>
            <w:r>
              <w:rPr>
                <w:color w:val="000000"/>
                <w:szCs w:val="22"/>
              </w:rPr>
              <w:t>7.4</w:t>
            </w:r>
          </w:p>
        </w:tc>
        <w:tc>
          <w:tcPr>
            <w:tcW w:w="176" w:type="pct"/>
            <w:tcBorders>
              <w:bottom w:val="single" w:sz="4" w:space="0" w:color="auto"/>
            </w:tcBorders>
          </w:tcPr>
          <w:p w14:paraId="46D5172C" w14:textId="49C27633" w:rsidR="00263444" w:rsidRDefault="00263444" w:rsidP="00263444">
            <w:pPr>
              <w:spacing w:after="0"/>
              <w:jc w:val="center"/>
              <w:rPr>
                <w:color w:val="000000"/>
                <w:szCs w:val="22"/>
              </w:rPr>
            </w:pPr>
            <w:r>
              <w:rPr>
                <w:color w:val="000000"/>
                <w:szCs w:val="22"/>
              </w:rPr>
              <w:t>4.1</w:t>
            </w:r>
          </w:p>
        </w:tc>
        <w:tc>
          <w:tcPr>
            <w:tcW w:w="176" w:type="pct"/>
            <w:noWrap/>
            <w:vAlign w:val="bottom"/>
          </w:tcPr>
          <w:p w14:paraId="19C54411" w14:textId="113F5CBA" w:rsidR="00263444" w:rsidRDefault="00263444" w:rsidP="00263444">
            <w:pPr>
              <w:spacing w:after="0"/>
              <w:jc w:val="center"/>
              <w:rPr>
                <w:color w:val="000000"/>
                <w:szCs w:val="22"/>
              </w:rPr>
            </w:pPr>
          </w:p>
        </w:tc>
        <w:tc>
          <w:tcPr>
            <w:tcW w:w="178" w:type="pct"/>
            <w:noWrap/>
            <w:vAlign w:val="bottom"/>
          </w:tcPr>
          <w:p w14:paraId="3FD0F1A1" w14:textId="77777777" w:rsidR="00263444" w:rsidRDefault="00263444" w:rsidP="00263444">
            <w:pPr>
              <w:spacing w:after="0"/>
              <w:jc w:val="center"/>
              <w:rPr>
                <w:color w:val="000000"/>
                <w:szCs w:val="22"/>
              </w:rPr>
            </w:pPr>
          </w:p>
        </w:tc>
        <w:tc>
          <w:tcPr>
            <w:tcW w:w="178" w:type="pct"/>
            <w:noWrap/>
            <w:vAlign w:val="bottom"/>
          </w:tcPr>
          <w:p w14:paraId="4DD282D5" w14:textId="77777777" w:rsidR="00263444" w:rsidRDefault="00263444" w:rsidP="00263444">
            <w:pPr>
              <w:spacing w:after="0"/>
              <w:jc w:val="center"/>
              <w:rPr>
                <w:color w:val="000000"/>
                <w:szCs w:val="22"/>
              </w:rPr>
            </w:pPr>
          </w:p>
        </w:tc>
        <w:tc>
          <w:tcPr>
            <w:tcW w:w="178" w:type="pct"/>
            <w:noWrap/>
            <w:vAlign w:val="bottom"/>
          </w:tcPr>
          <w:p w14:paraId="1FF1FAF3" w14:textId="77777777" w:rsidR="00263444" w:rsidRDefault="00263444" w:rsidP="00263444">
            <w:pPr>
              <w:spacing w:after="0"/>
              <w:jc w:val="center"/>
              <w:rPr>
                <w:color w:val="000000"/>
                <w:szCs w:val="22"/>
              </w:rPr>
            </w:pPr>
          </w:p>
        </w:tc>
        <w:tc>
          <w:tcPr>
            <w:tcW w:w="178" w:type="pct"/>
            <w:noWrap/>
            <w:vAlign w:val="bottom"/>
          </w:tcPr>
          <w:p w14:paraId="21350064" w14:textId="77777777" w:rsidR="00263444" w:rsidRDefault="00263444" w:rsidP="00263444">
            <w:pPr>
              <w:spacing w:after="0"/>
              <w:jc w:val="center"/>
              <w:rPr>
                <w:color w:val="000000"/>
                <w:szCs w:val="22"/>
              </w:rPr>
            </w:pPr>
          </w:p>
        </w:tc>
        <w:tc>
          <w:tcPr>
            <w:tcW w:w="172" w:type="pct"/>
            <w:noWrap/>
            <w:vAlign w:val="bottom"/>
          </w:tcPr>
          <w:p w14:paraId="095CB414" w14:textId="77777777" w:rsidR="00263444" w:rsidRDefault="00263444" w:rsidP="00263444">
            <w:pPr>
              <w:spacing w:after="0"/>
              <w:jc w:val="center"/>
              <w:rPr>
                <w:color w:val="000000"/>
                <w:szCs w:val="22"/>
              </w:rPr>
            </w:pPr>
          </w:p>
        </w:tc>
      </w:tr>
    </w:tbl>
    <w:p w14:paraId="5BC53F62" w14:textId="77777777" w:rsidR="009D5F2D" w:rsidRDefault="009D5F2D" w:rsidP="004F4F9B"/>
    <w:p w14:paraId="4E313298" w14:textId="45844C1E" w:rsidR="000A6925" w:rsidRDefault="000A6925" w:rsidP="000A6925">
      <w:pPr>
        <w:tabs>
          <w:tab w:val="left" w:pos="720"/>
          <w:tab w:val="right" w:pos="2606"/>
          <w:tab w:val="right" w:pos="3601"/>
          <w:tab w:val="right" w:pos="4596"/>
          <w:tab w:val="right" w:pos="5590"/>
          <w:tab w:val="right" w:pos="6585"/>
          <w:tab w:val="right" w:pos="7580"/>
          <w:tab w:val="right" w:pos="8575"/>
        </w:tabs>
      </w:pPr>
      <w:r w:rsidRPr="00FA1D75">
        <w:t xml:space="preserve">Total FMP </w:t>
      </w:r>
      <w:proofErr w:type="spellStart"/>
      <w:r w:rsidRPr="00FA1D75">
        <w:t>groundfish</w:t>
      </w:r>
      <w:proofErr w:type="spellEnd"/>
      <w:r w:rsidRPr="00FA1D75">
        <w:t xml:space="preserve"> catch estimates in the GOA rockfish targeted fisheries from 20</w:t>
      </w:r>
      <w:r w:rsidR="00401D97">
        <w:t>13-2019</w:t>
      </w:r>
      <w:r w:rsidRPr="00FA1D75">
        <w:t xml:space="preserve"> are shown in </w:t>
      </w:r>
      <w:r w:rsidRPr="00BB2170">
        <w:t xml:space="preserve">Table 9-3. For </w:t>
      </w:r>
      <w:r w:rsidRPr="00FA1D75">
        <w:t>the</w:t>
      </w:r>
      <w:r w:rsidRPr="00ED5036">
        <w:t xml:space="preserve"> </w:t>
      </w:r>
      <w:r>
        <w:t>GOA rockfish fishery</w:t>
      </w:r>
      <w:r w:rsidRPr="00ED5036">
        <w:t xml:space="preserve"> during </w:t>
      </w:r>
      <w:r w:rsidR="00401D97">
        <w:t>2013</w:t>
      </w:r>
      <w:r w:rsidRPr="00ED5036">
        <w:t>-201</w:t>
      </w:r>
      <w:r w:rsidR="00401D97">
        <w:t>9</w:t>
      </w:r>
      <w:r>
        <w:t>,</w:t>
      </w:r>
      <w:r w:rsidRPr="00ED5036">
        <w:t xml:space="preserve"> the largest non-rockfish bycatch groups are </w:t>
      </w:r>
      <w:proofErr w:type="spellStart"/>
      <w:r w:rsidR="00D54F66">
        <w:t>arrowtooth</w:t>
      </w:r>
      <w:proofErr w:type="spellEnd"/>
      <w:r w:rsidR="00D54F66">
        <w:t xml:space="preserve"> flounder, Atka mackerel</w:t>
      </w:r>
      <w:r w:rsidRPr="00ED5036">
        <w:t>,</w:t>
      </w:r>
      <w:r>
        <w:t xml:space="preserve"> walleye</w:t>
      </w:r>
      <w:r w:rsidRPr="00ED5036">
        <w:t xml:space="preserve"> </w:t>
      </w:r>
      <w:proofErr w:type="spellStart"/>
      <w:r w:rsidR="00D54F66">
        <w:t>pollock</w:t>
      </w:r>
      <w:proofErr w:type="spellEnd"/>
      <w:r w:rsidR="00D54F66">
        <w:t>, Pacific cod, and sablefish</w:t>
      </w:r>
      <w:r>
        <w:t>.</w:t>
      </w:r>
      <w:r w:rsidR="009276C3">
        <w:t xml:space="preserve"> </w:t>
      </w:r>
      <w:r w:rsidRPr="0041551A">
        <w:t xml:space="preserve">Catch of </w:t>
      </w:r>
      <w:r w:rsidR="009B7831">
        <w:t>POP</w:t>
      </w:r>
      <w:r w:rsidRPr="0041551A">
        <w:t xml:space="preserve"> in </w:t>
      </w:r>
      <w:r w:rsidRPr="00FA1D75">
        <w:t xml:space="preserve">other </w:t>
      </w:r>
      <w:r w:rsidR="009B7831">
        <w:t>GOA</w:t>
      </w:r>
      <w:r w:rsidRPr="00FA1D75">
        <w:t xml:space="preserve"> fisheries is mainly in </w:t>
      </w:r>
      <w:proofErr w:type="spellStart"/>
      <w:r w:rsidR="00D54F66">
        <w:t>arrowtooth</w:t>
      </w:r>
      <w:proofErr w:type="spellEnd"/>
      <w:r w:rsidR="00D54F66">
        <w:t xml:space="preserve"> flounder</w:t>
      </w:r>
      <w:r w:rsidR="00401D97">
        <w:t xml:space="preserve">, walleye </w:t>
      </w:r>
      <w:proofErr w:type="spellStart"/>
      <w:r w:rsidR="00401D97">
        <w:t>pollock</w:t>
      </w:r>
      <w:proofErr w:type="spellEnd"/>
      <w:r w:rsidR="00401D97">
        <w:t>-midwater,</w:t>
      </w:r>
      <w:r w:rsidR="00D54F66">
        <w:t xml:space="preserve"> and </w:t>
      </w:r>
      <w:proofErr w:type="gramStart"/>
      <w:r w:rsidR="00D54F66">
        <w:t>rex sole</w:t>
      </w:r>
      <w:proofErr w:type="gramEnd"/>
      <w:r w:rsidR="00D54F66">
        <w:t xml:space="preserve"> </w:t>
      </w:r>
      <w:r w:rsidRPr="00FA1D75">
        <w:t>targeted fishing (</w:t>
      </w:r>
      <w:r w:rsidRPr="00BB2170">
        <w:t>Table 9-4).</w:t>
      </w:r>
      <w:r w:rsidRPr="00FA1D75">
        <w:t xml:space="preserve"> </w:t>
      </w:r>
      <w:r w:rsidRPr="00FA1D75">
        <w:rPr>
          <w:noProof/>
        </w:rPr>
        <w:t xml:space="preserve">Non-FMP species catch in the rockfish target fisheries is dominated by giant grenadier and miscellaneous fish </w:t>
      </w:r>
      <w:r w:rsidRPr="00BB2170">
        <w:rPr>
          <w:noProof/>
        </w:rPr>
        <w:t>(Table 9-5).</w:t>
      </w:r>
      <w:r w:rsidRPr="00FA1D75">
        <w:rPr>
          <w:noProof/>
        </w:rPr>
        <w:t xml:space="preserve"> </w:t>
      </w:r>
      <w:r w:rsidRPr="00FA1D75">
        <w:t xml:space="preserve">The </w:t>
      </w:r>
      <w:r w:rsidR="00D54F66">
        <w:t>increase in POP discards in 2017</w:t>
      </w:r>
      <w:r w:rsidRPr="00FA1D75">
        <w:t xml:space="preserve"> can likely be attributed to an extremely high bycatch of POP in the </w:t>
      </w:r>
      <w:proofErr w:type="spellStart"/>
      <w:r w:rsidRPr="00FA1D75">
        <w:t>arrowtooth</w:t>
      </w:r>
      <w:proofErr w:type="spellEnd"/>
      <w:r w:rsidRPr="00FA1D75">
        <w:t xml:space="preserve"> flounder directed fishery (</w:t>
      </w:r>
      <w:r w:rsidRPr="00766DFB">
        <w:t xml:space="preserve">Table 9-4). </w:t>
      </w:r>
      <w:proofErr w:type="spellStart"/>
      <w:r w:rsidRPr="00766DFB">
        <w:t>Hulson</w:t>
      </w:r>
      <w:proofErr w:type="spellEnd"/>
      <w:r w:rsidRPr="00766DFB">
        <w:t xml:space="preserve"> et al. (2014) compared</w:t>
      </w:r>
      <w:r w:rsidRPr="00FA1D75">
        <w:t xml:space="preserve"> bycatch for the combined rockfish fisheries in the Central GOA from </w:t>
      </w:r>
      <w:r>
        <w:t>before and during the Rockfish Program</w:t>
      </w:r>
      <w:r w:rsidRPr="00FA1D75">
        <w:t xml:space="preserve"> to determine the impacts of the Rockfish Program and found the bycatch of the majority of FMP </w:t>
      </w:r>
      <w:proofErr w:type="spellStart"/>
      <w:r w:rsidRPr="00FA1D75">
        <w:t>groundfish</w:t>
      </w:r>
      <w:proofErr w:type="spellEnd"/>
      <w:r w:rsidRPr="00FA1D75">
        <w:t xml:space="preserve"> species in the Central GOA was reduced following implementation of the Rockfish Program.</w:t>
      </w:r>
      <w:r>
        <w:t xml:space="preserve"> </w:t>
      </w:r>
    </w:p>
    <w:p w14:paraId="1BEC18C8" w14:textId="38578E1E" w:rsidR="009D7177" w:rsidRDefault="00F65E8C" w:rsidP="009D7177">
      <w:pPr>
        <w:tabs>
          <w:tab w:val="left" w:pos="720"/>
          <w:tab w:val="right" w:pos="2606"/>
          <w:tab w:val="right" w:pos="3601"/>
          <w:tab w:val="right" w:pos="4596"/>
          <w:tab w:val="right" w:pos="5590"/>
          <w:tab w:val="right" w:pos="6585"/>
          <w:tab w:val="right" w:pos="7580"/>
          <w:tab w:val="right" w:pos="8575"/>
        </w:tabs>
        <w:rPr>
          <w:noProof/>
        </w:rPr>
      </w:pPr>
      <w:r>
        <w:rPr>
          <w:noProof/>
        </w:rPr>
        <w:t xml:space="preserve">Prohibited species catch in the GOA rockfish fishery is generally </w:t>
      </w:r>
      <w:r w:rsidRPr="00BB2170">
        <w:rPr>
          <w:noProof/>
        </w:rPr>
        <w:t xml:space="preserve">low </w:t>
      </w:r>
      <w:r w:rsidR="00BF401E" w:rsidRPr="00BB2170">
        <w:rPr>
          <w:noProof/>
        </w:rPr>
        <w:t>(Table 9-6)</w:t>
      </w:r>
      <w:r w:rsidR="000A6925" w:rsidRPr="00BB2170">
        <w:rPr>
          <w:noProof/>
        </w:rPr>
        <w:t>.</w:t>
      </w:r>
      <w:r w:rsidR="000A6925">
        <w:rPr>
          <w:noProof/>
        </w:rPr>
        <w:t xml:space="preserve"> Catch of prohibit</w:t>
      </w:r>
      <w:r>
        <w:rPr>
          <w:noProof/>
        </w:rPr>
        <w:t>ed and non-target species generally decreased with implementation of the Central GOA Rockfish Program (</w:t>
      </w:r>
      <w:r w:rsidRPr="00FA1D75">
        <w:rPr>
          <w:noProof/>
        </w:rPr>
        <w:t>Hulson et al. 201</w:t>
      </w:r>
      <w:r w:rsidR="00A002DA" w:rsidRPr="00FA1D75">
        <w:rPr>
          <w:noProof/>
        </w:rPr>
        <w:t>4</w:t>
      </w:r>
      <w:r w:rsidR="00D54F66">
        <w:rPr>
          <w:noProof/>
        </w:rPr>
        <w:t xml:space="preserve">).  </w:t>
      </w:r>
      <w:r w:rsidR="00401D97">
        <w:rPr>
          <w:noProof/>
        </w:rPr>
        <w:t>Catch of prohibited species generally decreased in 2019 compared to 2018, with the exception of Chinook salmon and herring whose increase was minor (Table 9-6)</w:t>
      </w:r>
      <w:r w:rsidRPr="00FA1D75">
        <w:rPr>
          <w:noProof/>
        </w:rPr>
        <w:t>.</w:t>
      </w:r>
    </w:p>
    <w:p w14:paraId="0D46C1AF" w14:textId="086B6AC7" w:rsidR="00353282" w:rsidRPr="00364D15" w:rsidRDefault="00353282" w:rsidP="00263444">
      <w:pPr>
        <w:pStyle w:val="Heading1"/>
      </w:pPr>
      <w:r w:rsidRPr="009508EF">
        <w:t>Data</w:t>
      </w:r>
    </w:p>
    <w:p w14:paraId="6E811833" w14:textId="7C65414F" w:rsidR="00353282" w:rsidRDefault="00353282" w:rsidP="009D7177">
      <w:r w:rsidRPr="009D7177">
        <w:t>The following table summarizes the data used for this assessment</w:t>
      </w:r>
      <w:r w:rsidR="00FA1D75" w:rsidRPr="009D7177">
        <w:t xml:space="preserve"> (bold font denotes new data to this year’s assessment)</w:t>
      </w:r>
      <w:r w:rsidRPr="009D7177">
        <w:t>:</w:t>
      </w:r>
    </w:p>
    <w:tbl>
      <w:tblPr>
        <w:tblStyle w:val="TableGrid"/>
        <w:tblW w:w="0" w:type="auto"/>
        <w:tblLook w:val="04A0" w:firstRow="1" w:lastRow="0" w:firstColumn="1" w:lastColumn="0" w:noHBand="0" w:noVBand="1"/>
      </w:tblPr>
      <w:tblGrid>
        <w:gridCol w:w="2520"/>
        <w:gridCol w:w="2160"/>
        <w:gridCol w:w="4670"/>
      </w:tblGrid>
      <w:tr w:rsidR="009D7177" w14:paraId="471A2854" w14:textId="77777777" w:rsidTr="009D3FE9">
        <w:tc>
          <w:tcPr>
            <w:tcW w:w="2520" w:type="dxa"/>
            <w:tcBorders>
              <w:top w:val="single" w:sz="12" w:space="0" w:color="auto"/>
              <w:left w:val="nil"/>
              <w:bottom w:val="single" w:sz="4" w:space="0" w:color="auto"/>
              <w:right w:val="nil"/>
            </w:tcBorders>
          </w:tcPr>
          <w:p w14:paraId="52492A78" w14:textId="5E82E39B" w:rsidR="009D7177" w:rsidRPr="009D7177" w:rsidRDefault="009D7177" w:rsidP="009D7177">
            <w:pPr>
              <w:spacing w:after="100" w:afterAutospacing="1"/>
              <w:rPr>
                <w:sz w:val="22"/>
                <w:szCs w:val="22"/>
              </w:rPr>
            </w:pPr>
            <w:r w:rsidRPr="009D7177">
              <w:rPr>
                <w:sz w:val="22"/>
                <w:szCs w:val="22"/>
              </w:rPr>
              <w:t>Source</w:t>
            </w:r>
          </w:p>
        </w:tc>
        <w:tc>
          <w:tcPr>
            <w:tcW w:w="2160" w:type="dxa"/>
            <w:tcBorders>
              <w:top w:val="single" w:sz="12" w:space="0" w:color="auto"/>
              <w:left w:val="nil"/>
              <w:bottom w:val="single" w:sz="4" w:space="0" w:color="auto"/>
              <w:right w:val="nil"/>
            </w:tcBorders>
          </w:tcPr>
          <w:p w14:paraId="5BEF1F73" w14:textId="5E628CCB" w:rsidR="009D7177" w:rsidRPr="009D7177" w:rsidRDefault="009D7177" w:rsidP="009D7177">
            <w:pPr>
              <w:spacing w:after="100" w:afterAutospacing="1"/>
              <w:rPr>
                <w:sz w:val="22"/>
                <w:szCs w:val="22"/>
              </w:rPr>
            </w:pPr>
            <w:r w:rsidRPr="009D7177">
              <w:rPr>
                <w:sz w:val="22"/>
                <w:szCs w:val="22"/>
              </w:rPr>
              <w:t>Data</w:t>
            </w:r>
          </w:p>
        </w:tc>
        <w:tc>
          <w:tcPr>
            <w:tcW w:w="4670" w:type="dxa"/>
            <w:tcBorders>
              <w:top w:val="single" w:sz="12" w:space="0" w:color="auto"/>
              <w:left w:val="nil"/>
              <w:bottom w:val="single" w:sz="4" w:space="0" w:color="auto"/>
              <w:right w:val="nil"/>
            </w:tcBorders>
          </w:tcPr>
          <w:p w14:paraId="7F966128" w14:textId="05C03FA3" w:rsidR="009D7177" w:rsidRPr="009D7177" w:rsidRDefault="009D7177" w:rsidP="009D7177">
            <w:pPr>
              <w:spacing w:after="100" w:afterAutospacing="1"/>
              <w:rPr>
                <w:sz w:val="22"/>
                <w:szCs w:val="22"/>
              </w:rPr>
            </w:pPr>
            <w:r w:rsidRPr="009D7177">
              <w:rPr>
                <w:sz w:val="22"/>
                <w:szCs w:val="22"/>
              </w:rPr>
              <w:t>Years</w:t>
            </w:r>
          </w:p>
        </w:tc>
      </w:tr>
      <w:tr w:rsidR="009D7177" w14:paraId="7B8DD29C" w14:textId="77777777" w:rsidTr="009D3FE9">
        <w:tc>
          <w:tcPr>
            <w:tcW w:w="2520" w:type="dxa"/>
            <w:tcBorders>
              <w:top w:val="single" w:sz="4" w:space="0" w:color="auto"/>
              <w:left w:val="nil"/>
              <w:bottom w:val="nil"/>
              <w:right w:val="nil"/>
            </w:tcBorders>
          </w:tcPr>
          <w:p w14:paraId="5189EE77" w14:textId="6E51A19F" w:rsidR="009D7177" w:rsidRPr="009D7177" w:rsidRDefault="009D7177" w:rsidP="009D7177">
            <w:pPr>
              <w:spacing w:after="100" w:afterAutospacing="1"/>
              <w:rPr>
                <w:sz w:val="22"/>
                <w:szCs w:val="22"/>
              </w:rPr>
            </w:pPr>
            <w:r w:rsidRPr="009D7177">
              <w:rPr>
                <w:sz w:val="22"/>
                <w:szCs w:val="22"/>
              </w:rPr>
              <w:t xml:space="preserve">NMFS </w:t>
            </w:r>
            <w:proofErr w:type="spellStart"/>
            <w:r w:rsidRPr="009D7177">
              <w:rPr>
                <w:sz w:val="22"/>
                <w:szCs w:val="22"/>
              </w:rPr>
              <w:t>Groundfish</w:t>
            </w:r>
            <w:proofErr w:type="spellEnd"/>
            <w:r w:rsidRPr="009D7177">
              <w:rPr>
                <w:sz w:val="22"/>
                <w:szCs w:val="22"/>
              </w:rPr>
              <w:t xml:space="preserve"> survey</w:t>
            </w:r>
          </w:p>
        </w:tc>
        <w:tc>
          <w:tcPr>
            <w:tcW w:w="2160" w:type="dxa"/>
            <w:tcBorders>
              <w:top w:val="single" w:sz="4" w:space="0" w:color="auto"/>
              <w:left w:val="nil"/>
              <w:bottom w:val="nil"/>
              <w:right w:val="nil"/>
            </w:tcBorders>
          </w:tcPr>
          <w:p w14:paraId="338E1DCD" w14:textId="4CB2511D" w:rsidR="009D7177" w:rsidRPr="009D7177" w:rsidRDefault="009D7177" w:rsidP="009D7177">
            <w:pPr>
              <w:spacing w:after="100" w:afterAutospacing="1"/>
              <w:rPr>
                <w:sz w:val="22"/>
                <w:szCs w:val="22"/>
              </w:rPr>
            </w:pPr>
            <w:r w:rsidRPr="009D7177">
              <w:rPr>
                <w:sz w:val="22"/>
                <w:szCs w:val="22"/>
              </w:rPr>
              <w:t>Survey biomass</w:t>
            </w:r>
          </w:p>
        </w:tc>
        <w:tc>
          <w:tcPr>
            <w:tcW w:w="4670" w:type="dxa"/>
            <w:tcBorders>
              <w:top w:val="single" w:sz="4" w:space="0" w:color="auto"/>
              <w:left w:val="nil"/>
              <w:bottom w:val="nil"/>
              <w:right w:val="nil"/>
            </w:tcBorders>
          </w:tcPr>
          <w:p w14:paraId="6E1A21C1" w14:textId="6FDEA537" w:rsidR="009D7177" w:rsidRPr="009D7177" w:rsidRDefault="009D7177" w:rsidP="009D7177">
            <w:pPr>
              <w:spacing w:after="100" w:afterAutospacing="1"/>
              <w:rPr>
                <w:sz w:val="22"/>
                <w:szCs w:val="22"/>
              </w:rPr>
            </w:pPr>
            <w:r w:rsidRPr="009D7177">
              <w:rPr>
                <w:sz w:val="22"/>
                <w:szCs w:val="22"/>
              </w:rPr>
              <w:t>1984-1999 (triennial), 2001-</w:t>
            </w:r>
            <w:r w:rsidRPr="00263444">
              <w:rPr>
                <w:sz w:val="22"/>
                <w:szCs w:val="22"/>
              </w:rPr>
              <w:t>2019</w:t>
            </w:r>
            <w:r w:rsidRPr="009D7177">
              <w:rPr>
                <w:sz w:val="22"/>
                <w:szCs w:val="22"/>
              </w:rPr>
              <w:t xml:space="preserve"> (biennial)</w:t>
            </w:r>
          </w:p>
        </w:tc>
      </w:tr>
      <w:tr w:rsidR="009D7177" w14:paraId="1896E1EA" w14:textId="77777777" w:rsidTr="009D3FE9">
        <w:tc>
          <w:tcPr>
            <w:tcW w:w="2520" w:type="dxa"/>
            <w:tcBorders>
              <w:top w:val="nil"/>
              <w:left w:val="nil"/>
              <w:right w:val="nil"/>
            </w:tcBorders>
          </w:tcPr>
          <w:p w14:paraId="0AD5A149" w14:textId="77777777" w:rsidR="009D7177" w:rsidRPr="009D7177" w:rsidRDefault="009D7177" w:rsidP="009D7177">
            <w:pPr>
              <w:spacing w:after="100" w:afterAutospacing="1"/>
              <w:rPr>
                <w:sz w:val="22"/>
                <w:szCs w:val="22"/>
              </w:rPr>
            </w:pPr>
          </w:p>
        </w:tc>
        <w:tc>
          <w:tcPr>
            <w:tcW w:w="2160" w:type="dxa"/>
            <w:tcBorders>
              <w:top w:val="nil"/>
              <w:left w:val="nil"/>
              <w:right w:val="nil"/>
            </w:tcBorders>
          </w:tcPr>
          <w:p w14:paraId="409935AD" w14:textId="42DFE7B1" w:rsidR="009D7177" w:rsidRPr="009D7177" w:rsidRDefault="009D7177" w:rsidP="009D7177">
            <w:pPr>
              <w:spacing w:after="100" w:afterAutospacing="1"/>
              <w:rPr>
                <w:sz w:val="22"/>
                <w:szCs w:val="22"/>
              </w:rPr>
            </w:pPr>
            <w:r w:rsidRPr="009D7177">
              <w:rPr>
                <w:sz w:val="22"/>
                <w:szCs w:val="22"/>
              </w:rPr>
              <w:t>Age Composition</w:t>
            </w:r>
          </w:p>
        </w:tc>
        <w:tc>
          <w:tcPr>
            <w:tcW w:w="4670" w:type="dxa"/>
            <w:tcBorders>
              <w:top w:val="nil"/>
              <w:left w:val="nil"/>
              <w:right w:val="nil"/>
            </w:tcBorders>
          </w:tcPr>
          <w:p w14:paraId="50AD049D" w14:textId="4C9FAA0B" w:rsidR="009D7177" w:rsidRPr="009D7177" w:rsidRDefault="009D7177" w:rsidP="009D7177">
            <w:pPr>
              <w:spacing w:after="100" w:afterAutospacing="1"/>
              <w:rPr>
                <w:sz w:val="22"/>
                <w:szCs w:val="22"/>
              </w:rPr>
            </w:pPr>
            <w:r w:rsidRPr="009D7177">
              <w:rPr>
                <w:sz w:val="22"/>
                <w:szCs w:val="22"/>
              </w:rPr>
              <w:t>1984, 1987, 1990, 1993, 1996, 1999, 2003, 2005, 2007, 2009, 2011, 2013, 2015,</w:t>
            </w:r>
            <w:r w:rsidR="00263444">
              <w:rPr>
                <w:sz w:val="22"/>
                <w:szCs w:val="22"/>
              </w:rPr>
              <w:t xml:space="preserve"> 2017,</w:t>
            </w:r>
            <w:r w:rsidRPr="009D7177">
              <w:rPr>
                <w:sz w:val="22"/>
                <w:szCs w:val="22"/>
              </w:rPr>
              <w:t xml:space="preserve"> </w:t>
            </w:r>
            <w:r w:rsidR="00263444">
              <w:rPr>
                <w:b/>
                <w:sz w:val="22"/>
                <w:szCs w:val="22"/>
              </w:rPr>
              <w:t>2019</w:t>
            </w:r>
          </w:p>
        </w:tc>
      </w:tr>
      <w:tr w:rsidR="009D7177" w14:paraId="70737BA5" w14:textId="77777777" w:rsidTr="009D3FE9">
        <w:tc>
          <w:tcPr>
            <w:tcW w:w="2520" w:type="dxa"/>
            <w:tcBorders>
              <w:left w:val="nil"/>
              <w:bottom w:val="nil"/>
              <w:right w:val="nil"/>
            </w:tcBorders>
          </w:tcPr>
          <w:p w14:paraId="6F65908B" w14:textId="68A062EE" w:rsidR="009D7177" w:rsidRPr="009D7177" w:rsidRDefault="009D7177" w:rsidP="009D7177">
            <w:pPr>
              <w:spacing w:after="100" w:afterAutospacing="1"/>
              <w:rPr>
                <w:sz w:val="22"/>
                <w:szCs w:val="22"/>
              </w:rPr>
            </w:pPr>
            <w:r w:rsidRPr="009D7177">
              <w:rPr>
                <w:sz w:val="22"/>
                <w:szCs w:val="22"/>
              </w:rPr>
              <w:t>U.S. trawl fisheries</w:t>
            </w:r>
          </w:p>
        </w:tc>
        <w:tc>
          <w:tcPr>
            <w:tcW w:w="2160" w:type="dxa"/>
            <w:tcBorders>
              <w:left w:val="nil"/>
              <w:bottom w:val="nil"/>
              <w:right w:val="nil"/>
            </w:tcBorders>
          </w:tcPr>
          <w:p w14:paraId="266709BA" w14:textId="6C003BF8" w:rsidR="009D7177" w:rsidRPr="009D7177" w:rsidRDefault="009D7177" w:rsidP="009D7177">
            <w:pPr>
              <w:spacing w:after="100" w:afterAutospacing="1"/>
              <w:rPr>
                <w:sz w:val="22"/>
                <w:szCs w:val="22"/>
              </w:rPr>
            </w:pPr>
            <w:r w:rsidRPr="009D7177">
              <w:rPr>
                <w:sz w:val="22"/>
                <w:szCs w:val="22"/>
              </w:rPr>
              <w:t>Catch</w:t>
            </w:r>
          </w:p>
        </w:tc>
        <w:tc>
          <w:tcPr>
            <w:tcW w:w="4670" w:type="dxa"/>
            <w:tcBorders>
              <w:left w:val="nil"/>
              <w:bottom w:val="nil"/>
              <w:right w:val="nil"/>
            </w:tcBorders>
          </w:tcPr>
          <w:p w14:paraId="59ECE755" w14:textId="4182F7E0" w:rsidR="009D7177" w:rsidRPr="009D7177" w:rsidRDefault="009D7177" w:rsidP="009D7177">
            <w:pPr>
              <w:spacing w:after="100" w:afterAutospacing="1"/>
              <w:rPr>
                <w:sz w:val="22"/>
                <w:szCs w:val="22"/>
              </w:rPr>
            </w:pPr>
            <w:r w:rsidRPr="009D7177">
              <w:rPr>
                <w:sz w:val="22"/>
                <w:szCs w:val="22"/>
              </w:rPr>
              <w:t>1961-</w:t>
            </w:r>
            <w:r w:rsidR="00263444">
              <w:rPr>
                <w:b/>
                <w:sz w:val="22"/>
                <w:szCs w:val="22"/>
              </w:rPr>
              <w:t>2020</w:t>
            </w:r>
          </w:p>
        </w:tc>
      </w:tr>
      <w:tr w:rsidR="009D7177" w14:paraId="7550C319" w14:textId="77777777" w:rsidTr="009D3FE9">
        <w:tc>
          <w:tcPr>
            <w:tcW w:w="2520" w:type="dxa"/>
            <w:tcBorders>
              <w:top w:val="nil"/>
              <w:left w:val="nil"/>
              <w:bottom w:val="nil"/>
              <w:right w:val="nil"/>
            </w:tcBorders>
          </w:tcPr>
          <w:p w14:paraId="19D6ADA6" w14:textId="77777777" w:rsidR="009D7177" w:rsidRPr="009D7177" w:rsidRDefault="009D7177" w:rsidP="009D7177">
            <w:pPr>
              <w:spacing w:after="100" w:afterAutospacing="1"/>
              <w:rPr>
                <w:sz w:val="22"/>
                <w:szCs w:val="22"/>
              </w:rPr>
            </w:pPr>
          </w:p>
        </w:tc>
        <w:tc>
          <w:tcPr>
            <w:tcW w:w="2160" w:type="dxa"/>
            <w:tcBorders>
              <w:top w:val="nil"/>
              <w:left w:val="nil"/>
              <w:bottom w:val="nil"/>
              <w:right w:val="nil"/>
            </w:tcBorders>
          </w:tcPr>
          <w:p w14:paraId="5BD079AB" w14:textId="0010967B" w:rsidR="009D7177" w:rsidRPr="009D7177" w:rsidRDefault="009D7177" w:rsidP="009D7177">
            <w:pPr>
              <w:spacing w:after="100" w:afterAutospacing="1"/>
              <w:rPr>
                <w:sz w:val="22"/>
                <w:szCs w:val="22"/>
              </w:rPr>
            </w:pPr>
            <w:r w:rsidRPr="009D7177">
              <w:rPr>
                <w:sz w:val="22"/>
                <w:szCs w:val="22"/>
              </w:rPr>
              <w:t>Age Composition</w:t>
            </w:r>
          </w:p>
        </w:tc>
        <w:tc>
          <w:tcPr>
            <w:tcW w:w="4670" w:type="dxa"/>
            <w:tcBorders>
              <w:top w:val="nil"/>
              <w:left w:val="nil"/>
              <w:bottom w:val="nil"/>
              <w:right w:val="nil"/>
            </w:tcBorders>
          </w:tcPr>
          <w:p w14:paraId="67D87015" w14:textId="17699B97" w:rsidR="009D7177" w:rsidRPr="009D7177" w:rsidRDefault="009D7177" w:rsidP="009D7177">
            <w:pPr>
              <w:spacing w:after="100" w:afterAutospacing="1"/>
              <w:rPr>
                <w:sz w:val="22"/>
                <w:szCs w:val="22"/>
              </w:rPr>
            </w:pPr>
            <w:r w:rsidRPr="009D7177">
              <w:rPr>
                <w:sz w:val="22"/>
                <w:szCs w:val="22"/>
              </w:rPr>
              <w:t>1990,1998-2002, 2004, 2005, 2006, 2008, 2010, 2012, 2014, 2016,</w:t>
            </w:r>
            <w:r w:rsidRPr="00263444">
              <w:rPr>
                <w:sz w:val="22"/>
                <w:szCs w:val="22"/>
              </w:rPr>
              <w:t xml:space="preserve"> 2018</w:t>
            </w:r>
          </w:p>
        </w:tc>
      </w:tr>
      <w:tr w:rsidR="009D7177" w14:paraId="6DD44691" w14:textId="77777777" w:rsidTr="009D3FE9">
        <w:tc>
          <w:tcPr>
            <w:tcW w:w="2520" w:type="dxa"/>
            <w:tcBorders>
              <w:top w:val="nil"/>
              <w:left w:val="nil"/>
              <w:bottom w:val="single" w:sz="12" w:space="0" w:color="auto"/>
              <w:right w:val="nil"/>
            </w:tcBorders>
          </w:tcPr>
          <w:p w14:paraId="6FDA536E" w14:textId="77777777" w:rsidR="009D7177" w:rsidRPr="009D7177" w:rsidRDefault="009D7177" w:rsidP="009D7177">
            <w:pPr>
              <w:spacing w:after="100" w:afterAutospacing="1"/>
              <w:rPr>
                <w:sz w:val="22"/>
                <w:szCs w:val="22"/>
              </w:rPr>
            </w:pPr>
          </w:p>
        </w:tc>
        <w:tc>
          <w:tcPr>
            <w:tcW w:w="2160" w:type="dxa"/>
            <w:tcBorders>
              <w:top w:val="nil"/>
              <w:left w:val="nil"/>
              <w:bottom w:val="single" w:sz="12" w:space="0" w:color="auto"/>
              <w:right w:val="nil"/>
            </w:tcBorders>
          </w:tcPr>
          <w:p w14:paraId="25BF941B" w14:textId="7E3E7E0A" w:rsidR="009D7177" w:rsidRPr="009D7177" w:rsidRDefault="009D7177" w:rsidP="009D7177">
            <w:pPr>
              <w:spacing w:after="100" w:afterAutospacing="1"/>
              <w:rPr>
                <w:sz w:val="22"/>
                <w:szCs w:val="22"/>
              </w:rPr>
            </w:pPr>
            <w:r w:rsidRPr="009D7177">
              <w:rPr>
                <w:sz w:val="22"/>
                <w:szCs w:val="22"/>
              </w:rPr>
              <w:t>Length Composition</w:t>
            </w:r>
          </w:p>
        </w:tc>
        <w:tc>
          <w:tcPr>
            <w:tcW w:w="4670" w:type="dxa"/>
            <w:tcBorders>
              <w:top w:val="nil"/>
              <w:left w:val="nil"/>
              <w:bottom w:val="single" w:sz="12" w:space="0" w:color="auto"/>
              <w:right w:val="nil"/>
            </w:tcBorders>
          </w:tcPr>
          <w:p w14:paraId="41A18E13" w14:textId="3E764217" w:rsidR="009D7177" w:rsidRPr="009D7177" w:rsidRDefault="009D7177" w:rsidP="009D7177">
            <w:pPr>
              <w:spacing w:after="100" w:afterAutospacing="1"/>
              <w:rPr>
                <w:sz w:val="22"/>
                <w:szCs w:val="22"/>
              </w:rPr>
            </w:pPr>
            <w:r w:rsidRPr="009D7177">
              <w:rPr>
                <w:sz w:val="22"/>
                <w:szCs w:val="22"/>
              </w:rPr>
              <w:t>1963-1977, 1991-1997</w:t>
            </w:r>
          </w:p>
        </w:tc>
      </w:tr>
    </w:tbl>
    <w:p w14:paraId="53877ACB" w14:textId="77777777" w:rsidR="009D7177" w:rsidRPr="009D7177" w:rsidRDefault="009D7177" w:rsidP="009D7177">
      <w:pPr>
        <w:spacing w:after="100" w:afterAutospacing="1"/>
      </w:pPr>
    </w:p>
    <w:p w14:paraId="4F884BF7" w14:textId="77777777" w:rsidR="00353282" w:rsidRPr="00065CE7" w:rsidRDefault="00353282" w:rsidP="004E58D8">
      <w:pPr>
        <w:pStyle w:val="Heading3"/>
      </w:pPr>
      <w:r w:rsidRPr="00DB368B">
        <w:t>Fishery</w:t>
      </w:r>
      <w:r w:rsidRPr="00065CE7">
        <w:t xml:space="preserve"> </w:t>
      </w:r>
    </w:p>
    <w:p w14:paraId="3AD71A19" w14:textId="77777777" w:rsidR="00353282" w:rsidRPr="002734A4" w:rsidRDefault="00353282" w:rsidP="00A76A91">
      <w:pPr>
        <w:pStyle w:val="Heading4"/>
      </w:pPr>
      <w:r w:rsidRPr="002734A4">
        <w:t xml:space="preserve">Catch </w:t>
      </w:r>
    </w:p>
    <w:p w14:paraId="691102FA" w14:textId="11908EE6" w:rsidR="004F4F9B" w:rsidRDefault="00353282" w:rsidP="000F2A85">
      <w:pPr>
        <w:spacing w:after="100" w:afterAutospacing="1"/>
      </w:pPr>
      <w:r w:rsidRPr="00FA1D75">
        <w:t>Catches range from 2,500 t to 350,000 t from 1961 to</w:t>
      </w:r>
      <w:r w:rsidR="0087009B">
        <w:t xml:space="preserve"> 2019</w:t>
      </w:r>
      <w:r w:rsidRPr="00FA1D75">
        <w:t xml:space="preserve">. Detailed catch information for </w:t>
      </w:r>
      <w:r w:rsidR="009B7831">
        <w:t>POP</w:t>
      </w:r>
      <w:r w:rsidRPr="00FA1D75">
        <w:rPr>
          <w:szCs w:val="22"/>
        </w:rPr>
        <w:t xml:space="preserve"> is listed in</w:t>
      </w:r>
      <w:r w:rsidR="00D54F66">
        <w:rPr>
          <w:szCs w:val="22"/>
        </w:rPr>
        <w:t xml:space="preserve"> Table 9-1</w:t>
      </w:r>
      <w:r w:rsidRPr="00FA1D75">
        <w:rPr>
          <w:szCs w:val="22"/>
        </w:rPr>
        <w:t xml:space="preserve"> and shown graphically in Figure 9-1. </w:t>
      </w:r>
      <w:r w:rsidR="004C744E" w:rsidRPr="00FA1D75">
        <w:rPr>
          <w:szCs w:val="22"/>
        </w:rPr>
        <w:t xml:space="preserve">This is the commercial catch history used in the </w:t>
      </w:r>
      <w:r w:rsidR="004C744E" w:rsidRPr="00FA1D75">
        <w:rPr>
          <w:szCs w:val="22"/>
        </w:rPr>
        <w:lastRenderedPageBreak/>
        <w:t>assessment mode</w:t>
      </w:r>
      <w:r w:rsidR="004F4F9B" w:rsidRPr="00FA1D75">
        <w:rPr>
          <w:szCs w:val="22"/>
        </w:rPr>
        <w:t xml:space="preserve">l. </w:t>
      </w:r>
      <w:r w:rsidR="004F4F9B" w:rsidRPr="00FA1D75">
        <w:t>In response to Annual Catch Limits (ACLs) requirements, assessments now document all removals including catch that is not associated with a directe</w:t>
      </w:r>
      <w:r w:rsidR="0041551A" w:rsidRPr="00FA1D75">
        <w:t>d fishery. E</w:t>
      </w:r>
      <w:r w:rsidR="004F4F9B" w:rsidRPr="00FA1D75">
        <w:t xml:space="preserve">stimates of all removals not associated with a directed fishery including research catches are available and are presented in Appendix 9-A. In summary, </w:t>
      </w:r>
      <w:r w:rsidR="00BF401E">
        <w:t xml:space="preserve">annual </w:t>
      </w:r>
      <w:r w:rsidR="004F4F9B" w:rsidRPr="00FA1D75">
        <w:t xml:space="preserve">research removals have typically been less than 100 t and very little is taken in recreational or halibut fisheries. These levels likely do not pose a significant risk to the </w:t>
      </w:r>
      <w:r w:rsidR="009B7831">
        <w:t>POP</w:t>
      </w:r>
      <w:r w:rsidR="004F4F9B" w:rsidRPr="00FA1D75">
        <w:t xml:space="preserve"> stock in the GOA.</w:t>
      </w:r>
    </w:p>
    <w:p w14:paraId="4CAC1F1D" w14:textId="77777777" w:rsidR="00353282" w:rsidRPr="002734A4" w:rsidRDefault="00353282" w:rsidP="00A76A91">
      <w:pPr>
        <w:pStyle w:val="Heading4"/>
      </w:pPr>
      <w:r w:rsidRPr="002734A4">
        <w:t xml:space="preserve">Age and Size composition  </w:t>
      </w:r>
    </w:p>
    <w:p w14:paraId="023283C4" w14:textId="307762D0" w:rsidR="00353282" w:rsidRDefault="00353282" w:rsidP="00065CE7">
      <w:r w:rsidRPr="00FA1D75">
        <w:t xml:space="preserve">Observers aboard fishing vessels and at onshore processing facilities have provided data on size and age composition of the commercial catch of </w:t>
      </w:r>
      <w:r w:rsidR="009B7831">
        <w:t>POP</w:t>
      </w:r>
      <w:r w:rsidRPr="00FA1D75">
        <w:t>. Ages were determined from the break-and-burn method (Chilton and Beamish 1982). Table 9-7 summarizes</w:t>
      </w:r>
      <w:r w:rsidR="00EC618B">
        <w:t xml:space="preserve"> </w:t>
      </w:r>
      <w:r w:rsidR="009D3FE9">
        <w:t>t</w:t>
      </w:r>
      <w:r w:rsidR="009707AB">
        <w:t>he length compositions from 2011-2020</w:t>
      </w:r>
      <w:r w:rsidR="00EC618B">
        <w:t xml:space="preserve"> (the most recent 10 years)</w:t>
      </w:r>
      <w:r w:rsidR="009D3FE9">
        <w:t>,</w:t>
      </w:r>
      <w:r w:rsidRPr="00FA1D75">
        <w:t xml:space="preserve"> Table 9-8 summarizes age compositions </w:t>
      </w:r>
      <w:r w:rsidR="009D3FE9">
        <w:t>for the fishery, and</w:t>
      </w:r>
      <w:r w:rsidR="00EC618B">
        <w:t xml:space="preserve"> Figures 9-2 and 9-3</w:t>
      </w:r>
      <w:r w:rsidRPr="00FA1D75">
        <w:t xml:space="preserve"> show the distributions graphically</w:t>
      </w:r>
      <w:r w:rsidR="00EC618B">
        <w:t xml:space="preserve"> for fishery age and length composition data fit by the assessment</w:t>
      </w:r>
      <w:r w:rsidR="009D3FE9">
        <w:t xml:space="preserve">. The age compositions for the </w:t>
      </w:r>
      <w:r w:rsidRPr="00FA1D75">
        <w:t xml:space="preserve">fishery </w:t>
      </w:r>
      <w:r w:rsidR="009D3FE9">
        <w:t>prior to 2004</w:t>
      </w:r>
      <w:r w:rsidRPr="00FA1D75">
        <w:t xml:space="preserve"> show strong 1986 and 1987 year classes. </w:t>
      </w:r>
      <w:r w:rsidR="009D3FE9">
        <w:t xml:space="preserve">After </w:t>
      </w:r>
      <w:r w:rsidRPr="00FA1D75">
        <w:t>2004</w:t>
      </w:r>
      <w:r w:rsidR="009D3FE9">
        <w:t xml:space="preserve"> the </w:t>
      </w:r>
      <w:r w:rsidRPr="00FA1D75">
        <w:t xml:space="preserve">fishery </w:t>
      </w:r>
      <w:r w:rsidR="009D3FE9">
        <w:t xml:space="preserve">age composition </w:t>
      </w:r>
      <w:r w:rsidRPr="00FA1D75">
        <w:t xml:space="preserve">data show the presence of </w:t>
      </w:r>
      <w:r w:rsidR="009D3FE9">
        <w:t xml:space="preserve">several relatively strong </w:t>
      </w:r>
      <w:r w:rsidRPr="00FA1D75">
        <w:t>year classes</w:t>
      </w:r>
      <w:r w:rsidR="009D3FE9">
        <w:t xml:space="preserve"> including</w:t>
      </w:r>
      <w:r w:rsidR="0087009B">
        <w:t xml:space="preserve"> the 1993, 1994, and</w:t>
      </w:r>
      <w:r w:rsidR="009D3FE9">
        <w:t xml:space="preserve"> 1998</w:t>
      </w:r>
      <w:r w:rsidR="0087009B">
        <w:t xml:space="preserve"> year classes</w:t>
      </w:r>
      <w:r w:rsidRPr="00FA1D75">
        <w:t>.</w:t>
      </w:r>
      <w:r w:rsidR="0087009B">
        <w:t xml:space="preserve"> The 2018 fishery age composition data indicates that the 2008 year class may also be relatively strong.</w:t>
      </w:r>
      <w:r w:rsidRPr="00FA1D75">
        <w:t xml:space="preserve"> </w:t>
      </w:r>
      <w:r w:rsidR="0087009B">
        <w:t>Each of these year classes, with the exception of the 1993 and 1994 year classes, have also been identified in the trawl survey age composition data</w:t>
      </w:r>
      <w:r w:rsidRPr="00FA1D75">
        <w:t>.</w:t>
      </w:r>
      <w:r w:rsidR="0087009B" w:rsidRPr="001E505C">
        <w:t xml:space="preserve"> </w:t>
      </w:r>
    </w:p>
    <w:p w14:paraId="715AE546" w14:textId="01E1589C" w:rsidR="006E2B8C" w:rsidRPr="006E2B8C" w:rsidRDefault="006E2B8C" w:rsidP="00065CE7">
      <w:r>
        <w:t xml:space="preserve">Fishery length composition is available from the early 1960s to present (Figure 9-3 and Table 9-7). Due to the availability of age data from both the fishery and trawl survey we do not use the recent fishery length composition, but rather use the fishery length composition data shown in Figure 9-3. Fishery length composition data prior to the mid-1970s indicates that the mean length of POP was smaller than after the mid-1970s. We hypothesize that rather than year classes moving into the population in these years (and thus reducing the mean length) that there were differences in growth, thus, we use a difference size age transition matrix in these years (as described in the </w:t>
      </w:r>
      <w:r>
        <w:rPr>
          <w:i/>
        </w:rPr>
        <w:t xml:space="preserve">Parameters Estimated </w:t>
      </w:r>
      <w:proofErr w:type="gramStart"/>
      <w:r>
        <w:rPr>
          <w:i/>
        </w:rPr>
        <w:t>Outside</w:t>
      </w:r>
      <w:proofErr w:type="gramEnd"/>
      <w:r>
        <w:rPr>
          <w:i/>
        </w:rPr>
        <w:t xml:space="preserve"> the Assessment Model</w:t>
      </w:r>
      <w:r>
        <w:t xml:space="preserve"> section below). In general, because of the selectivity of the fishery at older ages, there is not strong recruitment signal in the fishery length composition data. In the recent length composition data the mean length decreased slightly in 2017 and 2018, potentially indicating that some year classes </w:t>
      </w:r>
      <w:r w:rsidR="001D7668">
        <w:t>that</w:t>
      </w:r>
      <w:r>
        <w:t xml:space="preserve"> move</w:t>
      </w:r>
      <w:r w:rsidR="001D7668">
        <w:t>d</w:t>
      </w:r>
      <w:r>
        <w:t xml:space="preserve"> into the population.</w:t>
      </w:r>
    </w:p>
    <w:p w14:paraId="66F59CB7" w14:textId="77777777" w:rsidR="00353282" w:rsidRPr="00065CE7" w:rsidRDefault="00353282" w:rsidP="004E58D8">
      <w:pPr>
        <w:pStyle w:val="Heading3"/>
      </w:pPr>
      <w:r w:rsidRPr="00D33C47">
        <w:t>Survey</w:t>
      </w:r>
      <w:r w:rsidRPr="00065CE7">
        <w:t xml:space="preserve"> </w:t>
      </w:r>
    </w:p>
    <w:p w14:paraId="778A0041" w14:textId="77777777" w:rsidR="00353282" w:rsidRPr="00412322" w:rsidRDefault="00353282" w:rsidP="00A76A91">
      <w:pPr>
        <w:pStyle w:val="Heading4"/>
      </w:pPr>
      <w:r w:rsidRPr="00412322">
        <w:t>Biomass Estimates from Trawl Surveys</w:t>
      </w:r>
    </w:p>
    <w:p w14:paraId="0438C46A" w14:textId="520A37A2" w:rsidR="00353282" w:rsidRPr="001E505C" w:rsidRDefault="00353282" w:rsidP="00065CE7">
      <w:r w:rsidRPr="001E505C">
        <w:t xml:space="preserve">Bottom trawl surveys were conducted on a triennial basis in the </w:t>
      </w:r>
      <w:r w:rsidR="009B7831">
        <w:t>GOA</w:t>
      </w:r>
      <w:r w:rsidRPr="001E505C">
        <w:t xml:space="preserve"> in 1984, 1987, 1990, 1993, 1996</w:t>
      </w:r>
      <w:r>
        <w:t xml:space="preserve">, and a </w:t>
      </w:r>
      <w:r w:rsidRPr="001E505C">
        <w:t>biennial</w:t>
      </w:r>
      <w:r>
        <w:t xml:space="preserve"> survey schedule has been used</w:t>
      </w:r>
      <w:r w:rsidRPr="001E505C">
        <w:t xml:space="preserve"> </w:t>
      </w:r>
      <w:r>
        <w:t xml:space="preserve">since the </w:t>
      </w:r>
      <w:r w:rsidRPr="001E505C">
        <w:t>1999</w:t>
      </w:r>
      <w:r>
        <w:t xml:space="preserve"> </w:t>
      </w:r>
      <w:r w:rsidRPr="001E505C">
        <w:t xml:space="preserve">survey. The surveys provide much information on </w:t>
      </w:r>
      <w:r w:rsidR="009B7831">
        <w:t>POP</w:t>
      </w:r>
      <w:r w:rsidRPr="001E505C">
        <w:t xml:space="preserve">, including </w:t>
      </w:r>
      <w:r>
        <w:t>an abundance index</w:t>
      </w:r>
      <w:r w:rsidRPr="001E505C">
        <w:t xml:space="preserve">, age composition, and growth characteristics. </w:t>
      </w:r>
      <w:r>
        <w:t xml:space="preserve">The surveys are theoretically an estimate of absolute biomass, but we treat them as an index in the stock assessment.  </w:t>
      </w:r>
      <w:r w:rsidRPr="001E505C">
        <w:t xml:space="preserve">The surveys covered all areas of the </w:t>
      </w:r>
      <w:r w:rsidR="009B7831">
        <w:t>GOA</w:t>
      </w:r>
      <w:r w:rsidRPr="001E505C">
        <w:t xml:space="preserve"> out to a depth of 500 m (in some surveys to 1,000 m), but the 2001 survey did not </w:t>
      </w:r>
      <w:r w:rsidRPr="00FA1D75">
        <w:t xml:space="preserve">sample the eastern </w:t>
      </w:r>
      <w:r w:rsidR="009B7831">
        <w:t>GOA</w:t>
      </w:r>
      <w:r w:rsidRPr="00FA1D75">
        <w:t xml:space="preserve">. Summaries of biomass estimates from 1984 to </w:t>
      </w:r>
      <w:r w:rsidR="00B72F7A">
        <w:t>2019</w:t>
      </w:r>
      <w:r w:rsidR="00BF5127" w:rsidRPr="00FA1D75">
        <w:t xml:space="preserve"> </w:t>
      </w:r>
      <w:r w:rsidRPr="00FA1D75">
        <w:t>surveys are provided in Table 9-9.</w:t>
      </w:r>
    </w:p>
    <w:p w14:paraId="10D3C14C" w14:textId="08A05560" w:rsidR="00353282" w:rsidRPr="00412322" w:rsidRDefault="00353282" w:rsidP="00A76A91">
      <w:pPr>
        <w:pStyle w:val="Heading4"/>
      </w:pPr>
      <w:r w:rsidRPr="00412322">
        <w:t>Comparison of Trawl Surveys in 1984-</w:t>
      </w:r>
      <w:r w:rsidR="00BF5127" w:rsidRPr="00412322">
        <w:t>201</w:t>
      </w:r>
      <w:r w:rsidR="00143077">
        <w:t>9</w:t>
      </w:r>
    </w:p>
    <w:p w14:paraId="26AB2939" w14:textId="370FC16C" w:rsidR="00353282" w:rsidRPr="001E505C" w:rsidRDefault="006B559E" w:rsidP="00065CE7">
      <w:r>
        <w:t xml:space="preserve">Regional and </w:t>
      </w:r>
      <w:r w:rsidR="00353282" w:rsidRPr="001E505C">
        <w:t>Gulf</w:t>
      </w:r>
      <w:r w:rsidR="00442866">
        <w:t>-</w:t>
      </w:r>
      <w:r w:rsidR="00353282" w:rsidRPr="001E505C">
        <w:t xml:space="preserve">wide </w:t>
      </w:r>
      <w:r w:rsidR="00353282">
        <w:t>biomass estimates</w:t>
      </w:r>
      <w:r>
        <w:t xml:space="preserve"> (with corresponding coefficient of variation in total biomass)</w:t>
      </w:r>
      <w:r w:rsidR="00353282" w:rsidRPr="001E505C">
        <w:t xml:space="preserve"> for </w:t>
      </w:r>
      <w:r w:rsidR="009B7831">
        <w:t>POP</w:t>
      </w:r>
      <w:r w:rsidR="00353282" w:rsidRPr="00FA1D75">
        <w:t xml:space="preserve"> are shown in Table 9-9. Gulf</w:t>
      </w:r>
      <w:r w:rsidR="00442866" w:rsidRPr="00FA1D75">
        <w:t>-</w:t>
      </w:r>
      <w:r w:rsidR="00143077">
        <w:t>wide biomass estimates for 1990</w:t>
      </w:r>
      <w:r w:rsidR="00353282" w:rsidRPr="00FA1D75">
        <w:t>-</w:t>
      </w:r>
      <w:r w:rsidR="00143077">
        <w:t>2019</w:t>
      </w:r>
      <w:r w:rsidR="00BF5127" w:rsidRPr="00FA1D75">
        <w:t xml:space="preserve"> </w:t>
      </w:r>
      <w:r w:rsidR="00353282" w:rsidRPr="00FA1D75">
        <w:t>and 95% confidence intervals</w:t>
      </w:r>
      <w:r>
        <w:t xml:space="preserve"> are shown in Figure 9-4</w:t>
      </w:r>
      <w:r w:rsidR="00353282" w:rsidRPr="00FA1D75">
        <w:t>. The 1984 survey results should be treated with some caution, as a different survey design was used in the eastern</w:t>
      </w:r>
      <w:r w:rsidR="00353282" w:rsidRPr="001E505C">
        <w:t xml:space="preserve"> </w:t>
      </w:r>
      <w:r w:rsidR="009B7831">
        <w:t>GOA</w:t>
      </w:r>
      <w:r w:rsidR="00353282" w:rsidRPr="001E505C">
        <w:t xml:space="preserve">. In addition, much of the survey effort in 1984 and 1987 was by Japanese vessels that used a very different net design than what has been the standard used by U.S. vessels throughout the surveys. To deal with this problem, fishing power comparisons of rockfish catches have been done for the various vessels used in the surveys (for a discussion see Heifetz et al. </w:t>
      </w:r>
      <w:r w:rsidR="00353282" w:rsidRPr="001E505C">
        <w:lastRenderedPageBreak/>
        <w:t>1994). Results of these comparisons have been incorporated into the biomass estimates listed here, and the estimates are believed to be the best available. Even so, the use of Japanese vessels in 1984 and 1987 does introduce an element of uncertainty as to the standardization of these two surveys</w:t>
      </w:r>
      <w:r w:rsidR="00143077">
        <w:t xml:space="preserve"> and we do not use these surveys in the assessment model</w:t>
      </w:r>
      <w:r w:rsidR="00353282" w:rsidRPr="001E505C">
        <w:t xml:space="preserve">. </w:t>
      </w:r>
    </w:p>
    <w:p w14:paraId="56A9EFD8" w14:textId="44320575" w:rsidR="008D1398" w:rsidRDefault="00353282" w:rsidP="00065CE7">
      <w:r w:rsidRPr="001E505C">
        <w:t xml:space="preserve">Biomass estimates of </w:t>
      </w:r>
      <w:r w:rsidR="009B7831">
        <w:t>POP</w:t>
      </w:r>
      <w:r w:rsidRPr="001E505C">
        <w:t xml:space="preserve"> were relatively low in 1984 to 1990, increased markedly in both 1993 and 1996</w:t>
      </w:r>
      <w:r w:rsidR="008D1398">
        <w:t>, and remained around the 1996 value in 1999 and 2001 (</w:t>
      </w:r>
      <w:r w:rsidR="00A556EA">
        <w:t xml:space="preserve">Table 9-9 and </w:t>
      </w:r>
      <w:r w:rsidR="008D1398">
        <w:t xml:space="preserve">Figure 9-4). These surveys were characterized with relatively larger uncertainty with coefficients of variation (CV) greater than 20% (reaching a maximum in 1999 of 53%). </w:t>
      </w:r>
      <w:r w:rsidR="00A556EA" w:rsidRPr="00FA1D75">
        <w:t>Large catches of an aggregated species</w:t>
      </w:r>
      <w:r w:rsidR="00A556EA" w:rsidRPr="001E505C">
        <w:t xml:space="preserve"> like </w:t>
      </w:r>
      <w:r w:rsidR="00A556EA">
        <w:t>POP</w:t>
      </w:r>
      <w:r w:rsidR="00A556EA" w:rsidRPr="001E505C">
        <w:t xml:space="preserve"> in just a few individual hauls can greatly influence biomass estimates and </w:t>
      </w:r>
      <w:r w:rsidR="00A556EA">
        <w:t xml:space="preserve">are </w:t>
      </w:r>
      <w:r w:rsidR="00A556EA" w:rsidRPr="001E505C">
        <w:t xml:space="preserve">a source of much variability. </w:t>
      </w:r>
      <w:r w:rsidR="008D1398">
        <w:t>Biomass</w:t>
      </w:r>
      <w:r w:rsidR="00A556EA">
        <w:t xml:space="preserve"> estimates of POP</w:t>
      </w:r>
      <w:r w:rsidR="008D1398">
        <w:t xml:space="preserve"> decreased in 2003, then increased in 2005 and remained relatively stable until 2011, indicating that the biomass in 2003 may have been anomalously small. In 2013 biomass estimates increased markedly and have remained above one million tons since.</w:t>
      </w:r>
      <w:r w:rsidR="003B454E">
        <w:t xml:space="preserve"> The largest biomass estimate of the time series occurred in 2017, and has decreased in 2019.</w:t>
      </w:r>
      <w:r w:rsidR="008D1398">
        <w:t xml:space="preserve"> Since the 2003 </w:t>
      </w:r>
      <w:r w:rsidR="003B454E">
        <w:t>survey biomass estimates of POP have been associated with relatively small uncertainty, with CVs below 20% in all but one year (2017, with a CV of 22%).</w:t>
      </w:r>
      <w:r w:rsidR="003B454E" w:rsidRPr="003B454E">
        <w:t xml:space="preserve"> </w:t>
      </w:r>
      <w:r w:rsidR="003B454E">
        <w:t>This reduced uncertainty is because POP continue</w:t>
      </w:r>
      <w:r w:rsidR="003B454E" w:rsidRPr="00E079A5">
        <w:t xml:space="preserve"> to be more uniformly distributed </w:t>
      </w:r>
      <w:r w:rsidR="003B454E">
        <w:t>than in the past</w:t>
      </w:r>
      <w:r w:rsidR="00DB368B">
        <w:t>, as indicated by increasing proportion of tows that catch POP in the survey as well as declining uncertainty in the trawl survey biomass</w:t>
      </w:r>
      <w:r w:rsidR="003B454E">
        <w:t xml:space="preserve"> (Figure 9-5</w:t>
      </w:r>
      <w:r w:rsidR="003B454E" w:rsidRPr="00E079A5">
        <w:t>).</w:t>
      </w:r>
    </w:p>
    <w:p w14:paraId="6C3CB600" w14:textId="2B03CC74" w:rsidR="00353282" w:rsidRPr="001E505C" w:rsidRDefault="00A556EA" w:rsidP="00065CE7">
      <w:r>
        <w:t>The 2019</w:t>
      </w:r>
      <w:r w:rsidR="001D0ABD">
        <w:t xml:space="preserve"> biomass estimate is the </w:t>
      </w:r>
      <w:r>
        <w:t xml:space="preserve">third </w:t>
      </w:r>
      <w:r w:rsidR="001D0ABD">
        <w:t>largest on record w</w:t>
      </w:r>
      <w:r>
        <w:t>ith a CV of only 14</w:t>
      </w:r>
      <w:r w:rsidR="001D0ABD">
        <w:t>%</w:t>
      </w:r>
      <w:r>
        <w:t xml:space="preserve"> (the smallest in the time series)</w:t>
      </w:r>
      <w:r w:rsidR="00B3138E">
        <w:t xml:space="preserve"> and is 22% smaller than the 2017 biomass estimate</w:t>
      </w:r>
      <w:r w:rsidR="001D0ABD">
        <w:t xml:space="preserve">. </w:t>
      </w:r>
      <w:r w:rsidR="009D7177">
        <w:t>This de</w:t>
      </w:r>
      <w:r w:rsidR="001D0ABD">
        <w:t xml:space="preserve">crease in biomass resulted in all areas of the Gulf, most notably in the </w:t>
      </w:r>
      <w:r w:rsidR="009D7177">
        <w:t>Western Gulf</w:t>
      </w:r>
      <w:r w:rsidR="001D0ABD">
        <w:t xml:space="preserve"> </w:t>
      </w:r>
      <w:r w:rsidR="009D7177">
        <w:t>(</w:t>
      </w:r>
      <w:r w:rsidR="001D0ABD">
        <w:t>Table 9-9</w:t>
      </w:r>
      <w:r w:rsidR="009D7177">
        <w:t>)</w:t>
      </w:r>
      <w:r w:rsidR="001D0ABD">
        <w:t xml:space="preserve">. </w:t>
      </w:r>
      <w:r w:rsidR="009D7177">
        <w:t xml:space="preserve">The </w:t>
      </w:r>
      <w:r w:rsidR="0083521D">
        <w:t xml:space="preserve">general </w:t>
      </w:r>
      <w:r w:rsidR="009D7177">
        <w:t>distribution of catches in the 2019 survey were comparable to 2015 and 2017</w:t>
      </w:r>
      <w:r w:rsidR="0083521D">
        <w:t xml:space="preserve"> in the Central and Eastern Gulf, although the large catches that occurred in 2015 and 2017 did not occur in 2019</w:t>
      </w:r>
      <w:r w:rsidR="009D7177">
        <w:t xml:space="preserve"> (Figure 9-5)</w:t>
      </w:r>
      <w:r w:rsidR="0083521D">
        <w:t>. The most notable difference in POP catch distribution in 2019 compared to 2017 and 2015 is in the Western Gulf</w:t>
      </w:r>
      <w:r w:rsidR="00A34AF0">
        <w:t>.</w:t>
      </w:r>
    </w:p>
    <w:p w14:paraId="701F02A0" w14:textId="2515821E" w:rsidR="00353282" w:rsidRPr="00412322" w:rsidRDefault="00976140" w:rsidP="00A76A91">
      <w:pPr>
        <w:pStyle w:val="Heading4"/>
      </w:pPr>
      <w:r>
        <w:t xml:space="preserve">Trawl Survey </w:t>
      </w:r>
      <w:r w:rsidR="00353282" w:rsidRPr="00412322">
        <w:t>Age</w:t>
      </w:r>
      <w:r>
        <w:t xml:space="preserve"> and Length</w:t>
      </w:r>
      <w:r w:rsidR="00353282" w:rsidRPr="00412322">
        <w:t xml:space="preserve"> Compositions</w:t>
      </w:r>
    </w:p>
    <w:p w14:paraId="2A3E2D41" w14:textId="5DFB312D" w:rsidR="00684B42" w:rsidRDefault="00353282" w:rsidP="00065CE7">
      <w:r>
        <w:t xml:space="preserve">Ages were determined from the break-and-burn method (Chilton and Beamish 1982). </w:t>
      </w:r>
      <w:r w:rsidRPr="001E505C">
        <w:t xml:space="preserve">The survey age compositions from </w:t>
      </w:r>
      <w:r w:rsidR="00A556EA">
        <w:t>1990</w:t>
      </w:r>
      <w:r w:rsidRPr="001E505C">
        <w:t>-</w:t>
      </w:r>
      <w:r w:rsidR="002E1964">
        <w:t>201</w:t>
      </w:r>
      <w:r w:rsidR="00A556EA">
        <w:t>7</w:t>
      </w:r>
      <w:r w:rsidR="002E1964" w:rsidRPr="001E505C">
        <w:t xml:space="preserve"> </w:t>
      </w:r>
      <w:r w:rsidRPr="001E505C">
        <w:t xml:space="preserve">surveys showed that although the fish ranged in age up to 84 years, most of the </w:t>
      </w:r>
      <w:r w:rsidRPr="00E079A5">
        <w:t xml:space="preserve">population was relatively young; mean </w:t>
      </w:r>
      <w:r w:rsidR="00D30433" w:rsidRPr="00E079A5">
        <w:t>survey</w:t>
      </w:r>
      <w:r w:rsidRPr="00E079A5">
        <w:t xml:space="preserve"> age </w:t>
      </w:r>
      <w:r w:rsidR="00127660">
        <w:t>has incr</w:t>
      </w:r>
      <w:r w:rsidR="009276C3">
        <w:t>e</w:t>
      </w:r>
      <w:r w:rsidR="00127660">
        <w:t>ase</w:t>
      </w:r>
      <w:r w:rsidR="00684B42">
        <w:t>d from 9.2 years in 1990 to 15.6 years in 2017</w:t>
      </w:r>
      <w:r w:rsidR="00127660">
        <w:t xml:space="preserve"> </w:t>
      </w:r>
      <w:r w:rsidRPr="00E079A5">
        <w:t>(Table 9-10). The first four surveys identified relatively strong</w:t>
      </w:r>
      <w:r w:rsidR="00684B42">
        <w:t xml:space="preserve"> year classes in the mid-1980s</w:t>
      </w:r>
      <w:r w:rsidR="000218D1">
        <w:t xml:space="preserve"> (1984-1988)</w:t>
      </w:r>
      <w:r w:rsidR="00684B42">
        <w:t xml:space="preserve"> a</w:t>
      </w:r>
      <w:r w:rsidRPr="00E079A5">
        <w:t>nd also showed a period of very</w:t>
      </w:r>
      <w:r w:rsidR="000218D1">
        <w:t xml:space="preserve"> weak year classes during the 1970s to mid-19080s</w:t>
      </w:r>
      <w:r w:rsidRPr="00E079A5">
        <w:t xml:space="preserve"> (Figure 9-</w:t>
      </w:r>
      <w:r w:rsidR="00127660">
        <w:t>6</w:t>
      </w:r>
      <w:r w:rsidRPr="00E079A5">
        <w:t xml:space="preserve">). The weak year classes </w:t>
      </w:r>
      <w:r w:rsidR="000218D1">
        <w:t>through this period of time</w:t>
      </w:r>
      <w:r w:rsidRPr="00E079A5">
        <w:t xml:space="preserve"> may have delayed recovery of </w:t>
      </w:r>
      <w:r w:rsidR="009B7831">
        <w:t>POP</w:t>
      </w:r>
      <w:r w:rsidRPr="00E079A5">
        <w:t xml:space="preserve"> populations after they were depleted by the foreign fishery. </w:t>
      </w:r>
      <w:r w:rsidR="000218D1">
        <w:t xml:space="preserve">Since the 1999 survey the age compositions have indicated several stronger than average year classes. </w:t>
      </w:r>
      <w:r w:rsidR="00316A09">
        <w:t>Starting with the 2003 and through the 2009 survey the age composition data indicated relatively strong year classes in 1998, 2000, and 2002. Since the 2009 survey the age composition data has distinguished relatively strong year classes in 2006, 2008, and 2010. The 2017 survey age composition indicates that the 2007 year class could also be relatively strong</w:t>
      </w:r>
      <w:r w:rsidR="007736E6">
        <w:t xml:space="preserve"> and the plus age group of 25 and older has increased to 0.15 (from an average of 0.04 prior to 2011)</w:t>
      </w:r>
      <w:r w:rsidR="00316A09">
        <w:t>.</w:t>
      </w:r>
      <w:r w:rsidR="009707AB">
        <w:t xml:space="preserve"> The 2019 survey age composition indicates the possible emergence of a strong 2016 year class.</w:t>
      </w:r>
      <w:r w:rsidR="007736E6">
        <w:t xml:space="preserve"> These relatively strong year classes since 1998 may be contributing to the increase in survey biomass observed since 2013.</w:t>
      </w:r>
    </w:p>
    <w:p w14:paraId="59C2E553" w14:textId="42E04630" w:rsidR="00353282" w:rsidRDefault="00353282" w:rsidP="00127660">
      <w:r w:rsidRPr="001E505C">
        <w:t>Gulf</w:t>
      </w:r>
      <w:r w:rsidR="00442866">
        <w:t>-</w:t>
      </w:r>
      <w:r w:rsidRPr="001E505C">
        <w:t xml:space="preserve">wide population size compositions for </w:t>
      </w:r>
      <w:r w:rsidR="009B7831">
        <w:t>POP</w:t>
      </w:r>
      <w:r w:rsidR="00127660">
        <w:t xml:space="preserve"> are shown in Figure 9-7</w:t>
      </w:r>
      <w:r w:rsidRPr="00E079A5">
        <w:t>.</w:t>
      </w:r>
      <w:r w:rsidR="00330E41">
        <w:t xml:space="preserve"> These size composition data identify several year classes that have moved through the population since 2001. The</w:t>
      </w:r>
      <w:r w:rsidR="00976140">
        <w:t xml:space="preserve"> 2001 and 2009 survey </w:t>
      </w:r>
      <w:r w:rsidR="00330E41">
        <w:t>length compositions indicated relati</w:t>
      </w:r>
      <w:r w:rsidR="00976140">
        <w:t xml:space="preserve">vely strong year classes in 1998 and 2006 (which were ~17-21 cm in these surveys). The 2006 year class was again relatively strong in the 2011 data (which would have been ~24-28 cm) and both the 1998 and 2006 year classes were corroborated with the survey age composition data. The most recent length composition from the 2019 survey also indicates a mode at ~17-21 cm (age-3), which would be the 2016 year class. </w:t>
      </w:r>
      <w:r w:rsidRPr="001E505C">
        <w:t xml:space="preserve">Survey size data </w:t>
      </w:r>
      <w:r>
        <w:t>are</w:t>
      </w:r>
      <w:r w:rsidRPr="001E505C">
        <w:t xml:space="preserve"> used in constructing the age-length </w:t>
      </w:r>
      <w:r>
        <w:t>transition matrix</w:t>
      </w:r>
      <w:r w:rsidRPr="001E505C">
        <w:t xml:space="preserve">, but not used </w:t>
      </w:r>
      <w:r>
        <w:t>as data to be fitted</w:t>
      </w:r>
      <w:r w:rsidR="00976140">
        <w:t xml:space="preserve"> in the stock assessment model.</w:t>
      </w:r>
    </w:p>
    <w:p w14:paraId="30F17E86" w14:textId="35CFEC04" w:rsidR="00976140" w:rsidRDefault="00976140" w:rsidP="00A76A91">
      <w:pPr>
        <w:pStyle w:val="Heading4"/>
      </w:pPr>
      <w:r>
        <w:lastRenderedPageBreak/>
        <w:t>Summer Acoustic-Trawl Survey</w:t>
      </w:r>
    </w:p>
    <w:p w14:paraId="677E7B0F" w14:textId="177B94C2" w:rsidR="00976140" w:rsidRDefault="00976140" w:rsidP="00976140">
      <w:r>
        <w:t xml:space="preserve">Acoustic-trawl (AT) surveys designed to evaluate walleye </w:t>
      </w:r>
      <w:proofErr w:type="spellStart"/>
      <w:r>
        <w:t>pollock</w:t>
      </w:r>
      <w:proofErr w:type="spellEnd"/>
      <w:r>
        <w:t xml:space="preserve"> abundance in the Gulf of Alaska have been conducted by</w:t>
      </w:r>
      <w:r w:rsidR="009501FC">
        <w:t xml:space="preserve"> the Alaska Fisheries Science Center (</w:t>
      </w:r>
      <w:r>
        <w:t>AFSC</w:t>
      </w:r>
      <w:r w:rsidR="009501FC">
        <w:t>)</w:t>
      </w:r>
      <w:r>
        <w:t xml:space="preserve"> in summer months (June – Aug</w:t>
      </w:r>
      <w:r w:rsidR="00B3138E">
        <w:t>ust</w:t>
      </w:r>
      <w:r>
        <w:t xml:space="preserve">) on odd years from 2013 to 2019 aboard the NOAA ship </w:t>
      </w:r>
      <w:r>
        <w:rPr>
          <w:i/>
        </w:rPr>
        <w:t>Oscar Dyson</w:t>
      </w:r>
      <w:r>
        <w:t xml:space="preserve"> (Jones et al. 2014, Jones et al. 2017, Jones et al. 2019, Jones et al. in prep.). </w:t>
      </w:r>
      <w:r w:rsidR="00B3138E">
        <w:t>POP</w:t>
      </w:r>
      <w:r>
        <w:t xml:space="preserve"> are routinely encountered during these surveys</w:t>
      </w:r>
      <w:r w:rsidR="009501FC">
        <w:t xml:space="preserve"> and </w:t>
      </w:r>
      <w:del w:id="6" w:author="Ben.Williams" w:date="2020-10-30T11:46:00Z">
        <w:r w:rsidDel="00964BF5">
          <w:delText xml:space="preserve"> </w:delText>
        </w:r>
      </w:del>
      <w:r>
        <w:t xml:space="preserve">abundance estimates for POP </w:t>
      </w:r>
      <w:r w:rsidR="009501FC">
        <w:t xml:space="preserve">are available for the </w:t>
      </w:r>
      <w:r w:rsidR="00BE564D">
        <w:t>surveyed area</w:t>
      </w:r>
      <w:r w:rsidR="009501FC">
        <w:t>.</w:t>
      </w:r>
      <w:r>
        <w:t xml:space="preserve"> The surveys cover the Gulf of Alaska continental shelf and </w:t>
      </w:r>
      <w:proofErr w:type="spellStart"/>
      <w:r>
        <w:t>shelfbreak</w:t>
      </w:r>
      <w:proofErr w:type="spellEnd"/>
      <w:r>
        <w:t xml:space="preserve"> from depths of 50 to 1000 m, including associated bays and troughs, and extend from the continental shelf south of the Islands of Four Mountains in the Aleutian Islands eastward to Yakutat Bay. The surveys consist of widely-spaced (25 </w:t>
      </w:r>
      <w:proofErr w:type="spellStart"/>
      <w:proofErr w:type="gramStart"/>
      <w:r>
        <w:t>nmi</w:t>
      </w:r>
      <w:proofErr w:type="spellEnd"/>
      <w:proofErr w:type="gramEnd"/>
      <w:r>
        <w:t xml:space="preserve">) parallel transects along the shelf, and more closely spaced transects (1-15 </w:t>
      </w:r>
      <w:proofErr w:type="spellStart"/>
      <w:r>
        <w:t>nmi</w:t>
      </w:r>
      <w:proofErr w:type="spellEnd"/>
      <w:r>
        <w:t xml:space="preserve">) in troughs, bays, and Shelikof Strait. Mid-water and bottom trawls are used to identify species and size of acoustic targets. </w:t>
      </w:r>
    </w:p>
    <w:p w14:paraId="7A43E25C" w14:textId="27249481" w:rsidR="00976140" w:rsidRDefault="00976140" w:rsidP="00976140">
      <w:r>
        <w:t xml:space="preserve">Surveys prior to 2019 used a single length distribution of POP caught in combined hauls to scale the acoustic data to abundance and biomass. Starting in 2019, the length distribution from the haul nearest to the acoustic signal was used for scaling. A generalized </w:t>
      </w:r>
      <w:proofErr w:type="spellStart"/>
      <w:r>
        <w:t>physoclist</w:t>
      </w:r>
      <w:proofErr w:type="spellEnd"/>
      <w:r>
        <w:t xml:space="preserve"> target strength (TS) to length (L) relationship (TS = </w:t>
      </w:r>
      <w:proofErr w:type="gramStart"/>
      <w:r>
        <w:t>20Log</w:t>
      </w:r>
      <w:r>
        <w:rPr>
          <w:vertAlign w:val="subscript"/>
        </w:rPr>
        <w:t>10</w:t>
      </w:r>
      <w:r>
        <w:t>(</w:t>
      </w:r>
      <w:proofErr w:type="gramEnd"/>
      <w:r>
        <w:t>L)-67.5; Foote 1987) was used to scale acoustic signal to length. More specific computational details of the AT methods for abundance estimation can</w:t>
      </w:r>
      <w:r w:rsidR="00B3138E">
        <w:t xml:space="preserve"> be found in Jones et al. 2019.</w:t>
      </w:r>
    </w:p>
    <w:p w14:paraId="7E638559" w14:textId="3A91BD61" w:rsidR="00976140" w:rsidRDefault="00B3138E" w:rsidP="00127660">
      <w:r>
        <w:t>The summer Gulf</w:t>
      </w:r>
      <w:r w:rsidR="00976140">
        <w:t xml:space="preserve"> AT</w:t>
      </w:r>
      <w:r>
        <w:t xml:space="preserve"> survey data is not currently used in the assessment model</w:t>
      </w:r>
      <w:r w:rsidR="00FB3947">
        <w:t>, but biomass estimates are available since the 2013 survey. W</w:t>
      </w:r>
      <w:r>
        <w:t>e will begin to report these estimates in the POP SAFE as current research is exploring the potential for including this informa</w:t>
      </w:r>
      <w:r w:rsidR="00FB3947">
        <w:t xml:space="preserve">tion into the assessment model. </w:t>
      </w:r>
      <w:r>
        <w:t xml:space="preserve">Over 98% of the POP observed in 2019 were on transects that extend across the shelf and </w:t>
      </w:r>
      <w:r w:rsidR="00BE564D">
        <w:t>shelf-break</w:t>
      </w:r>
      <w:r>
        <w:t>, predominantly east of Kodiak Island (</w:t>
      </w:r>
      <w:r w:rsidRPr="00653477">
        <w:t>Figure</w:t>
      </w:r>
      <w:r w:rsidR="00653477" w:rsidRPr="00653477">
        <w:t xml:space="preserve"> 9-8</w:t>
      </w:r>
      <w:r>
        <w:t>). The AT</w:t>
      </w:r>
      <w:r w:rsidR="00976140">
        <w:t xml:space="preserve"> biomass estimate </w:t>
      </w:r>
      <w:r>
        <w:t xml:space="preserve">for POP in 2019 </w:t>
      </w:r>
      <w:r w:rsidR="00976140">
        <w:t xml:space="preserve">is 140,688 t </w:t>
      </w:r>
      <w:r>
        <w:t>and</w:t>
      </w:r>
      <w:r w:rsidR="00976140">
        <w:t xml:space="preserve"> is 18</w:t>
      </w:r>
      <w:r w:rsidR="00FB3947">
        <w:t xml:space="preserve">% lower than the 2017 estimate, which is consistent with the </w:t>
      </w:r>
      <w:r w:rsidR="009501FC">
        <w:t xml:space="preserve">decrease seen in bottom </w:t>
      </w:r>
      <w:r w:rsidR="00FB3947">
        <w:t>trawl survey biomass estimates</w:t>
      </w:r>
      <w:r w:rsidR="00976140">
        <w:t xml:space="preserve">. </w:t>
      </w:r>
    </w:p>
    <w:p w14:paraId="7862FA65" w14:textId="77777777" w:rsidR="00353282" w:rsidRPr="00065CE7" w:rsidRDefault="00353282" w:rsidP="002162B1">
      <w:pPr>
        <w:pStyle w:val="Heading2"/>
      </w:pPr>
      <w:r w:rsidRPr="009508EF">
        <w:t>Analytic Approach</w:t>
      </w:r>
    </w:p>
    <w:p w14:paraId="082CFD97" w14:textId="144EBD88" w:rsidR="00353282" w:rsidRPr="00065CE7" w:rsidRDefault="0067438E" w:rsidP="004E58D8">
      <w:pPr>
        <w:pStyle w:val="Heading3"/>
      </w:pPr>
      <w:r>
        <w:t xml:space="preserve">General </w:t>
      </w:r>
      <w:r w:rsidR="00353282" w:rsidRPr="0083521D">
        <w:t>Model Structure</w:t>
      </w:r>
      <w:r w:rsidR="00353282" w:rsidRPr="00065CE7">
        <w:t xml:space="preserve"> </w:t>
      </w:r>
    </w:p>
    <w:p w14:paraId="46314D40" w14:textId="70E73C7B" w:rsidR="005836D8" w:rsidRPr="005C3E5A" w:rsidRDefault="00353282" w:rsidP="005836D8">
      <w:pPr>
        <w:tabs>
          <w:tab w:val="left" w:pos="4320"/>
        </w:tabs>
        <w:rPr>
          <w:szCs w:val="22"/>
        </w:rPr>
      </w:pPr>
      <w:r w:rsidRPr="005C3E5A">
        <w:rPr>
          <w:szCs w:val="22"/>
        </w:rPr>
        <w:t xml:space="preserve">We present results for </w:t>
      </w:r>
      <w:r w:rsidR="009B7831">
        <w:rPr>
          <w:szCs w:val="22"/>
        </w:rPr>
        <w:t>POP</w:t>
      </w:r>
      <w:r w:rsidRPr="005C3E5A">
        <w:rPr>
          <w:szCs w:val="22"/>
        </w:rPr>
        <w:t xml:space="preserve"> based on an age-structured model using AD Model Builder software (</w:t>
      </w:r>
      <w:r w:rsidR="0041551A" w:rsidRPr="005C3E5A">
        <w:t>Fournier et al. 2012</w:t>
      </w:r>
      <w:r w:rsidRPr="005C3E5A">
        <w:rPr>
          <w:szCs w:val="22"/>
        </w:rPr>
        <w:t>). Prior to 2001, the stock assessment was based on an age-structured model using stock synthesis (</w:t>
      </w:r>
      <w:proofErr w:type="spellStart"/>
      <w:r w:rsidRPr="005C3E5A">
        <w:rPr>
          <w:szCs w:val="22"/>
        </w:rPr>
        <w:t>Methot</w:t>
      </w:r>
      <w:proofErr w:type="spellEnd"/>
      <w:r w:rsidRPr="005C3E5A">
        <w:rPr>
          <w:szCs w:val="22"/>
        </w:rPr>
        <w:t xml:space="preserve"> 1990). The assessment model used for </w:t>
      </w:r>
      <w:r w:rsidR="009B7831">
        <w:rPr>
          <w:szCs w:val="22"/>
        </w:rPr>
        <w:t>POP</w:t>
      </w:r>
      <w:r w:rsidRPr="005C3E5A">
        <w:rPr>
          <w:szCs w:val="22"/>
        </w:rPr>
        <w:t xml:space="preserve"> is based on a generic rockfish model described </w:t>
      </w:r>
      <w:r w:rsidRPr="00304D13">
        <w:rPr>
          <w:szCs w:val="22"/>
        </w:rPr>
        <w:t>in Courtney et al. (2007). The population dynamics,</w:t>
      </w:r>
      <w:r w:rsidR="005836D8" w:rsidRPr="00304D13">
        <w:rPr>
          <w:szCs w:val="22"/>
        </w:rPr>
        <w:t xml:space="preserve"> with parameter descriptions and notation are </w:t>
      </w:r>
      <w:r w:rsidR="00BB42AA" w:rsidRPr="00304D13">
        <w:rPr>
          <w:szCs w:val="22"/>
        </w:rPr>
        <w:t xml:space="preserve">shown in </w:t>
      </w:r>
      <w:r w:rsidR="00304D13" w:rsidRPr="00304D13">
        <w:rPr>
          <w:szCs w:val="22"/>
        </w:rPr>
        <w:t>Table 9-11</w:t>
      </w:r>
      <w:r w:rsidR="00BB42AA" w:rsidRPr="00304D13">
        <w:rPr>
          <w:szCs w:val="22"/>
        </w:rPr>
        <w:t xml:space="preserve">. The formulae to estimate the observed data by the POP assessment is shown in </w:t>
      </w:r>
      <w:r w:rsidR="00304D13" w:rsidRPr="00304D13">
        <w:rPr>
          <w:szCs w:val="22"/>
        </w:rPr>
        <w:t>Table 9-12</w:t>
      </w:r>
      <w:r w:rsidR="00BB42AA" w:rsidRPr="00304D13">
        <w:rPr>
          <w:szCs w:val="22"/>
        </w:rPr>
        <w:t xml:space="preserve">. Finally, the likelihood and penalty functions used to optimize the POP assessment are shown in </w:t>
      </w:r>
      <w:r w:rsidR="00304D13" w:rsidRPr="00304D13">
        <w:rPr>
          <w:szCs w:val="22"/>
        </w:rPr>
        <w:t>Table 9-13</w:t>
      </w:r>
      <w:r w:rsidR="00BB42AA" w:rsidRPr="00304D13">
        <w:rPr>
          <w:szCs w:val="22"/>
        </w:rPr>
        <w:t>.</w:t>
      </w:r>
    </w:p>
    <w:p w14:paraId="0B90C8FD" w14:textId="3E2D0637" w:rsidR="00BB42AA" w:rsidRPr="005C3E5A" w:rsidRDefault="00353282" w:rsidP="00065CE7">
      <w:pPr>
        <w:rPr>
          <w:szCs w:val="22"/>
        </w:rPr>
      </w:pPr>
      <w:r w:rsidRPr="005C3E5A">
        <w:rPr>
          <w:szCs w:val="22"/>
        </w:rPr>
        <w:t xml:space="preserve">Since its initial adaptation in 2001, the models’ attributes have been explored and changes have been made to the template to adapt to </w:t>
      </w:r>
      <w:r w:rsidR="009B7831">
        <w:rPr>
          <w:szCs w:val="22"/>
        </w:rPr>
        <w:t>POP</w:t>
      </w:r>
      <w:r w:rsidRPr="005C3E5A">
        <w:rPr>
          <w:szCs w:val="22"/>
        </w:rPr>
        <w:t xml:space="preserve"> and other species. </w:t>
      </w:r>
      <w:r w:rsidR="00BB42AA" w:rsidRPr="005C3E5A">
        <w:rPr>
          <w:szCs w:val="22"/>
        </w:rPr>
        <w:t>The following changes have been adopted</w:t>
      </w:r>
      <w:r w:rsidR="005C3E5A" w:rsidRPr="005C3E5A">
        <w:rPr>
          <w:szCs w:val="22"/>
        </w:rPr>
        <w:t xml:space="preserve"> within the POP assessment</w:t>
      </w:r>
      <w:r w:rsidR="00BB42AA" w:rsidRPr="005C3E5A">
        <w:rPr>
          <w:szCs w:val="22"/>
        </w:rPr>
        <w:t xml:space="preserve"> since the initial model in 2001:</w:t>
      </w:r>
    </w:p>
    <w:p w14:paraId="787780DF" w14:textId="77777777" w:rsidR="00BB42AA" w:rsidRPr="005C3E5A" w:rsidRDefault="00BB42AA" w:rsidP="002F77B5">
      <w:pPr>
        <w:pStyle w:val="ListParagraph"/>
        <w:numPr>
          <w:ilvl w:val="0"/>
          <w:numId w:val="5"/>
        </w:numPr>
        <w:rPr>
          <w:szCs w:val="22"/>
        </w:rPr>
      </w:pPr>
      <w:r w:rsidRPr="005C3E5A">
        <w:rPr>
          <w:szCs w:val="22"/>
        </w:rPr>
        <w:t>2003: Size to age matrix added for the 1960s and 1970s to adjust for density-dependent growth, natural mortality and bottom trawl survey catchability estimated within model</w:t>
      </w:r>
    </w:p>
    <w:p w14:paraId="0565D67D" w14:textId="07893968" w:rsidR="00BB42AA" w:rsidRPr="005C3E5A" w:rsidRDefault="00BB42AA" w:rsidP="002F77B5">
      <w:pPr>
        <w:pStyle w:val="ListParagraph"/>
        <w:numPr>
          <w:ilvl w:val="0"/>
          <w:numId w:val="5"/>
        </w:numPr>
        <w:rPr>
          <w:szCs w:val="22"/>
        </w:rPr>
      </w:pPr>
      <w:r w:rsidRPr="005C3E5A">
        <w:rPr>
          <w:szCs w:val="22"/>
        </w:rPr>
        <w:t>2009: Fishery selectivity estimated for three time periods describing the transition from a foreign to domestic fishery, MCMC projections used with a pre-specified proportion of ABC for annual catch</w:t>
      </w:r>
    </w:p>
    <w:p w14:paraId="366C08D3" w14:textId="2EE4A4FB" w:rsidR="00BB42AA" w:rsidRPr="005C3E5A" w:rsidRDefault="00BB42AA" w:rsidP="002F77B5">
      <w:pPr>
        <w:pStyle w:val="ListParagraph"/>
        <w:numPr>
          <w:ilvl w:val="0"/>
          <w:numId w:val="5"/>
        </w:numPr>
        <w:rPr>
          <w:szCs w:val="22"/>
        </w:rPr>
      </w:pPr>
      <w:r w:rsidRPr="005C3E5A">
        <w:rPr>
          <w:szCs w:val="22"/>
        </w:rPr>
        <w:t xml:space="preserve">2014: </w:t>
      </w:r>
      <w:r w:rsidR="005C3E5A" w:rsidRPr="005C3E5A">
        <w:rPr>
          <w:szCs w:val="22"/>
        </w:rPr>
        <w:t>Maturity at age estimated conditionally with addition of new maturity data</w:t>
      </w:r>
    </w:p>
    <w:p w14:paraId="1499F8E5" w14:textId="70E2A00B" w:rsidR="005C3E5A" w:rsidRDefault="00304D13" w:rsidP="002F77B5">
      <w:pPr>
        <w:pStyle w:val="ListParagraph"/>
        <w:numPr>
          <w:ilvl w:val="0"/>
          <w:numId w:val="5"/>
        </w:numPr>
        <w:rPr>
          <w:szCs w:val="22"/>
        </w:rPr>
      </w:pPr>
      <w:r>
        <w:rPr>
          <w:szCs w:val="22"/>
        </w:rPr>
        <w:t>2015: E</w:t>
      </w:r>
      <w:r w:rsidR="005C3E5A" w:rsidRPr="005C3E5A">
        <w:rPr>
          <w:szCs w:val="22"/>
        </w:rPr>
        <w:t>xtended ageing error matrix adopted to improve fit to plus age group and adjacent age classes</w:t>
      </w:r>
    </w:p>
    <w:p w14:paraId="4122A707" w14:textId="637EFC7C" w:rsidR="0087009B" w:rsidRPr="005C3E5A" w:rsidRDefault="0087009B" w:rsidP="002F77B5">
      <w:pPr>
        <w:pStyle w:val="ListParagraph"/>
        <w:numPr>
          <w:ilvl w:val="0"/>
          <w:numId w:val="5"/>
        </w:numPr>
        <w:rPr>
          <w:szCs w:val="22"/>
        </w:rPr>
      </w:pPr>
      <w:r>
        <w:rPr>
          <w:szCs w:val="22"/>
        </w:rPr>
        <w:lastRenderedPageBreak/>
        <w:t xml:space="preserve">2017: </w:t>
      </w:r>
      <w:r w:rsidR="006A1E16">
        <w:rPr>
          <w:szCs w:val="22"/>
        </w:rPr>
        <w:t>Length bins for fishery length composition data set at 1cm, removed 1984 and 1987 trawl survey data, time block added to fishery selectivity starting in 2007 to coincide with the Central GOA rockfish program</w:t>
      </w:r>
    </w:p>
    <w:p w14:paraId="1DD80E5C" w14:textId="1831F89D" w:rsidR="002E5663" w:rsidRPr="00065CE7" w:rsidRDefault="0067438E" w:rsidP="004E58D8">
      <w:pPr>
        <w:pStyle w:val="Heading3"/>
      </w:pPr>
      <w:r>
        <w:t>Description of Alternative Models</w:t>
      </w:r>
    </w:p>
    <w:p w14:paraId="086E7D99" w14:textId="079B6112" w:rsidR="001146E9" w:rsidRDefault="001146E9" w:rsidP="002E5663">
      <w:pPr>
        <w:rPr>
          <w:szCs w:val="22"/>
          <w:highlight w:val="yellow"/>
        </w:rPr>
      </w:pPr>
      <w:r>
        <w:rPr>
          <w:szCs w:val="22"/>
          <w:highlight w:val="yellow"/>
        </w:rPr>
        <w:t>The structure of this year’s</w:t>
      </w:r>
      <w:r w:rsidR="000824E1" w:rsidRPr="001146E9">
        <w:rPr>
          <w:szCs w:val="22"/>
          <w:highlight w:val="yellow"/>
        </w:rPr>
        <w:t xml:space="preserve"> model is identical in all aspec</w:t>
      </w:r>
      <w:r>
        <w:rPr>
          <w:szCs w:val="22"/>
          <w:highlight w:val="yellow"/>
        </w:rPr>
        <w:t xml:space="preserve">ts to the model accepted in 2019. </w:t>
      </w:r>
      <w:r w:rsidR="009F49D3">
        <w:rPr>
          <w:szCs w:val="22"/>
          <w:highlight w:val="yellow"/>
        </w:rPr>
        <w:t>The changes we recommend in this year’s model are to update</w:t>
      </w:r>
      <w:r w:rsidR="00F31416">
        <w:rPr>
          <w:szCs w:val="22"/>
          <w:highlight w:val="yellow"/>
        </w:rPr>
        <w:t xml:space="preserve"> ageing error input</w:t>
      </w:r>
      <w:r w:rsidR="009F49D3">
        <w:rPr>
          <w:szCs w:val="22"/>
          <w:highlight w:val="yellow"/>
        </w:rPr>
        <w:t xml:space="preserve"> data, construct </w:t>
      </w:r>
      <w:r w:rsidR="00F31416">
        <w:rPr>
          <w:szCs w:val="22"/>
          <w:highlight w:val="yellow"/>
        </w:rPr>
        <w:t xml:space="preserve">fishery age composition </w:t>
      </w:r>
      <w:r w:rsidR="009F49D3">
        <w:rPr>
          <w:szCs w:val="22"/>
          <w:highlight w:val="yellow"/>
        </w:rPr>
        <w:t xml:space="preserve">data in a more appropriate manner prior to model fitting, and updating </w:t>
      </w:r>
      <w:r w:rsidR="00F31416">
        <w:rPr>
          <w:szCs w:val="22"/>
          <w:highlight w:val="yellow"/>
        </w:rPr>
        <w:t xml:space="preserve">natural mortality and bottom trawl survey catchability </w:t>
      </w:r>
      <w:r w:rsidR="009F49D3">
        <w:rPr>
          <w:szCs w:val="22"/>
          <w:highlight w:val="yellow"/>
        </w:rPr>
        <w:t xml:space="preserve">parameter priors with values from field studies and published literature. </w:t>
      </w:r>
      <w:r>
        <w:rPr>
          <w:szCs w:val="22"/>
          <w:highlight w:val="yellow"/>
        </w:rPr>
        <w:t>We recommend the following four changes in this year’s model compared to the model accepted in 2019:</w:t>
      </w:r>
    </w:p>
    <w:p w14:paraId="37B5B32E" w14:textId="380DF8E3" w:rsidR="001146E9" w:rsidRDefault="001146E9" w:rsidP="002F77B5">
      <w:pPr>
        <w:pStyle w:val="ListParagraph"/>
        <w:numPr>
          <w:ilvl w:val="0"/>
          <w:numId w:val="9"/>
        </w:numPr>
        <w:rPr>
          <w:szCs w:val="22"/>
          <w:highlight w:val="yellow"/>
        </w:rPr>
      </w:pPr>
      <w:r>
        <w:rPr>
          <w:szCs w:val="22"/>
          <w:highlight w:val="yellow"/>
        </w:rPr>
        <w:t>Update the reader-tester agreement data used to construct the ageing error matrix with new otolith readings</w:t>
      </w:r>
      <w:r w:rsidR="00F31416">
        <w:rPr>
          <w:szCs w:val="22"/>
          <w:highlight w:val="yellow"/>
        </w:rPr>
        <w:t>, model 2017.1a</w:t>
      </w:r>
    </w:p>
    <w:p w14:paraId="62A5DE80" w14:textId="036F78F9" w:rsidR="001146E9" w:rsidRDefault="001146E9" w:rsidP="002F77B5">
      <w:pPr>
        <w:pStyle w:val="ListParagraph"/>
        <w:numPr>
          <w:ilvl w:val="0"/>
          <w:numId w:val="9"/>
        </w:numPr>
        <w:rPr>
          <w:szCs w:val="22"/>
          <w:highlight w:val="yellow"/>
        </w:rPr>
      </w:pPr>
      <w:r>
        <w:rPr>
          <w:szCs w:val="22"/>
          <w:highlight w:val="yellow"/>
        </w:rPr>
        <w:t xml:space="preserve">Construct the fishery age composition data with an age-length key, </w:t>
      </w:r>
      <w:r w:rsidR="00F31416">
        <w:rPr>
          <w:szCs w:val="22"/>
          <w:highlight w:val="yellow"/>
        </w:rPr>
        <w:t>model 2017.1b</w:t>
      </w:r>
    </w:p>
    <w:p w14:paraId="0152EA94" w14:textId="281FBD36" w:rsidR="001146E9" w:rsidRDefault="001146E9" w:rsidP="002F77B5">
      <w:pPr>
        <w:pStyle w:val="ListParagraph"/>
        <w:numPr>
          <w:ilvl w:val="0"/>
          <w:numId w:val="9"/>
        </w:numPr>
        <w:rPr>
          <w:szCs w:val="22"/>
          <w:highlight w:val="yellow"/>
        </w:rPr>
      </w:pPr>
      <w:r>
        <w:rPr>
          <w:szCs w:val="22"/>
          <w:highlight w:val="yellow"/>
        </w:rPr>
        <w:t>Change the prior on the bottom trawl survey catchability parameter from 1 to 1.15</w:t>
      </w:r>
      <w:del w:id="7" w:author="Ben.Williams" w:date="2020-10-30T11:51:00Z">
        <w:r w:rsidDel="00964BF5">
          <w:rPr>
            <w:szCs w:val="22"/>
            <w:highlight w:val="yellow"/>
          </w:rPr>
          <w:delText xml:space="preserve"> following from field studies </w:delText>
        </w:r>
        <w:commentRangeStart w:id="8"/>
        <w:r w:rsidDel="00964BF5">
          <w:rPr>
            <w:szCs w:val="22"/>
            <w:highlight w:val="yellow"/>
          </w:rPr>
          <w:delText>conducted</w:delText>
        </w:r>
      </w:del>
      <w:commentRangeEnd w:id="8"/>
      <w:r w:rsidR="00964BF5">
        <w:rPr>
          <w:rStyle w:val="CommentReference"/>
        </w:rPr>
        <w:commentReference w:id="8"/>
      </w:r>
      <w:del w:id="9" w:author="Ben.Williams" w:date="2020-10-30T11:51:00Z">
        <w:r w:rsidDel="00964BF5">
          <w:rPr>
            <w:szCs w:val="22"/>
            <w:highlight w:val="yellow"/>
          </w:rPr>
          <w:delText xml:space="preserve"> by the MACE division at AFSC (Jones et al. in review)</w:delText>
        </w:r>
      </w:del>
      <w:r w:rsidR="00F31416">
        <w:rPr>
          <w:szCs w:val="22"/>
          <w:highlight w:val="yellow"/>
        </w:rPr>
        <w:t>, model 2017.1c</w:t>
      </w:r>
    </w:p>
    <w:p w14:paraId="2A166271" w14:textId="7A8ACA82" w:rsidR="001146E9" w:rsidRPr="009F49D3" w:rsidRDefault="001146E9" w:rsidP="002F77B5">
      <w:pPr>
        <w:pStyle w:val="ListParagraph"/>
        <w:numPr>
          <w:ilvl w:val="0"/>
          <w:numId w:val="9"/>
        </w:numPr>
        <w:rPr>
          <w:szCs w:val="22"/>
          <w:highlight w:val="yellow"/>
        </w:rPr>
      </w:pPr>
      <w:r>
        <w:rPr>
          <w:szCs w:val="22"/>
          <w:highlight w:val="yellow"/>
        </w:rPr>
        <w:t>Change the prior on the parameter for natural mortality from 0.05 to 0.0614</w:t>
      </w:r>
      <w:del w:id="10" w:author="Ben.Williams" w:date="2020-10-30T11:51:00Z">
        <w:r w:rsidDel="00964BF5">
          <w:rPr>
            <w:szCs w:val="22"/>
            <w:highlight w:val="yellow"/>
          </w:rPr>
          <w:delText xml:space="preserve"> following from </w:delText>
        </w:r>
        <w:r w:rsidRPr="009F49D3" w:rsidDel="00964BF5">
          <w:rPr>
            <w:szCs w:val="22"/>
            <w:highlight w:val="yellow"/>
          </w:rPr>
          <w:delText>Hamel (2015)</w:delText>
        </w:r>
      </w:del>
      <w:r w:rsidR="00F31416">
        <w:rPr>
          <w:szCs w:val="22"/>
          <w:highlight w:val="yellow"/>
        </w:rPr>
        <w:t>, model 2017.1d</w:t>
      </w:r>
    </w:p>
    <w:p w14:paraId="79D610DE" w14:textId="006D5A36" w:rsidR="00CC5EFC" w:rsidRDefault="0046241B" w:rsidP="002E5663">
      <w:pPr>
        <w:rPr>
          <w:szCs w:val="22"/>
        </w:rPr>
      </w:pPr>
      <w:r>
        <w:rPr>
          <w:szCs w:val="22"/>
          <w:highlight w:val="yellow"/>
        </w:rPr>
        <w:t>In model 2017.1a we update the reader and tester agreement data</w:t>
      </w:r>
      <w:r w:rsidR="00B2547F">
        <w:rPr>
          <w:szCs w:val="22"/>
          <w:highlight w:val="yellow"/>
        </w:rPr>
        <w:t xml:space="preserve"> up through 2009 (as used in last year’s assessment)</w:t>
      </w:r>
      <w:r w:rsidR="000824E1" w:rsidRPr="009F49D3">
        <w:rPr>
          <w:szCs w:val="22"/>
          <w:highlight w:val="yellow"/>
        </w:rPr>
        <w:t xml:space="preserve"> </w:t>
      </w:r>
      <w:r>
        <w:rPr>
          <w:szCs w:val="22"/>
          <w:highlight w:val="yellow"/>
        </w:rPr>
        <w:t>with data through 2019</w:t>
      </w:r>
      <w:r w:rsidR="00B2547F">
        <w:rPr>
          <w:szCs w:val="22"/>
          <w:highlight w:val="yellow"/>
        </w:rPr>
        <w:t xml:space="preserve">. In model 2017.1b we construct an annual age-length key to estimate the fishery age compositions, which is common practice in several assessments at AFSC (e.g., Dorn et al. 2019, Spencer and </w:t>
      </w:r>
      <w:proofErr w:type="spellStart"/>
      <w:r w:rsidR="00B2547F">
        <w:rPr>
          <w:szCs w:val="22"/>
          <w:highlight w:val="yellow"/>
        </w:rPr>
        <w:t>Ianelli</w:t>
      </w:r>
      <w:proofErr w:type="spellEnd"/>
      <w:r w:rsidR="00B2547F">
        <w:rPr>
          <w:szCs w:val="22"/>
          <w:highlight w:val="yellow"/>
        </w:rPr>
        <w:t xml:space="preserve"> 2018). In the past, fishery age compositions have been computed using the age samples only; we feel this improves the information content within the fishery age composition by leveraging information contained within the length frequencies samples in addition to the age data. In model 2017.1c we update the prior for the bottom trawl survey catchability from 1 to 1.15, this is in response to recent field studies (Jones et al. in review) that have provided an estimate of bottom trawl survey catchability based on distributional differences for Pacific </w:t>
      </w:r>
      <w:proofErr w:type="gramStart"/>
      <w:r w:rsidR="00B2547F">
        <w:rPr>
          <w:szCs w:val="22"/>
          <w:highlight w:val="yellow"/>
        </w:rPr>
        <w:t>ocean</w:t>
      </w:r>
      <w:proofErr w:type="gramEnd"/>
      <w:r w:rsidR="00B2547F">
        <w:rPr>
          <w:szCs w:val="22"/>
          <w:highlight w:val="yellow"/>
        </w:rPr>
        <w:t xml:space="preserve"> perch between </w:t>
      </w:r>
      <w:proofErr w:type="spellStart"/>
      <w:r w:rsidR="00B2547F">
        <w:rPr>
          <w:szCs w:val="22"/>
          <w:highlight w:val="yellow"/>
        </w:rPr>
        <w:t>trawlable</w:t>
      </w:r>
      <w:proofErr w:type="spellEnd"/>
      <w:r w:rsidR="00B2547F">
        <w:rPr>
          <w:szCs w:val="22"/>
          <w:highlight w:val="yellow"/>
        </w:rPr>
        <w:t xml:space="preserve"> and </w:t>
      </w:r>
      <w:proofErr w:type="spellStart"/>
      <w:r w:rsidR="00B2547F">
        <w:rPr>
          <w:szCs w:val="22"/>
          <w:highlight w:val="yellow"/>
        </w:rPr>
        <w:t>untrawlable</w:t>
      </w:r>
      <w:proofErr w:type="spellEnd"/>
      <w:r w:rsidR="00B2547F">
        <w:rPr>
          <w:szCs w:val="22"/>
          <w:highlight w:val="yellow"/>
        </w:rPr>
        <w:t xml:space="preserve"> grounds. In response to recent Plan Team and SSC comments we update the prior for the natural mortality in model 2017.1d from 0.05 to 0.0614 following the meta-analytical approach adopted by the NW Fishery Science Center (Hamel 2015, Then et al. 2015)</w:t>
      </w:r>
      <w:r w:rsidR="00E30629">
        <w:rPr>
          <w:szCs w:val="22"/>
          <w:highlight w:val="yellow"/>
        </w:rPr>
        <w:t xml:space="preserve"> of 5.40/maximum age, reported to three significant digits. </w:t>
      </w:r>
      <w:r w:rsidR="001146E9" w:rsidRPr="009F49D3">
        <w:rPr>
          <w:szCs w:val="22"/>
          <w:highlight w:val="yellow"/>
        </w:rPr>
        <w:t>For simplicity in</w:t>
      </w:r>
      <w:r w:rsidR="009F49D3" w:rsidRPr="009F49D3">
        <w:rPr>
          <w:szCs w:val="22"/>
          <w:highlight w:val="yellow"/>
        </w:rPr>
        <w:t xml:space="preserve"> tracking model changes over time, we name the current year’s recommended model that integrates all of these changes</w:t>
      </w:r>
      <w:r w:rsidR="001146E9" w:rsidRPr="009F49D3">
        <w:rPr>
          <w:szCs w:val="22"/>
          <w:highlight w:val="yellow"/>
        </w:rPr>
        <w:t xml:space="preserve"> </w:t>
      </w:r>
      <w:r w:rsidR="009F49D3">
        <w:rPr>
          <w:szCs w:val="22"/>
          <w:highlight w:val="yellow"/>
        </w:rPr>
        <w:t>2020.1</w:t>
      </w:r>
      <w:r w:rsidR="009F49D3" w:rsidRPr="009F49D3">
        <w:rPr>
          <w:szCs w:val="22"/>
          <w:highlight w:val="yellow"/>
        </w:rPr>
        <w:t>. In the results section below we present the results from the 2019 model with each change individually, as well as the</w:t>
      </w:r>
      <w:r w:rsidR="009F49D3">
        <w:rPr>
          <w:szCs w:val="22"/>
          <w:highlight w:val="yellow"/>
        </w:rPr>
        <w:t xml:space="preserve"> results from the recommended model 2020.1</w:t>
      </w:r>
      <w:r w:rsidR="009F49D3" w:rsidRPr="009F49D3">
        <w:rPr>
          <w:szCs w:val="22"/>
          <w:highlight w:val="yellow"/>
        </w:rPr>
        <w:t>.</w:t>
      </w:r>
    </w:p>
    <w:p w14:paraId="1FFAAD7D" w14:textId="77777777" w:rsidR="00353282" w:rsidRPr="00A97FEF" w:rsidRDefault="000F2A85" w:rsidP="004E58D8">
      <w:pPr>
        <w:pStyle w:val="Heading3"/>
      </w:pPr>
      <w:r w:rsidRPr="0083521D">
        <w:t>Parameters Estimated Outside the Assessment Model</w:t>
      </w:r>
    </w:p>
    <w:p w14:paraId="78394785" w14:textId="550D257D" w:rsidR="008A7707" w:rsidRDefault="008A7707" w:rsidP="00A5156E">
      <w:pPr>
        <w:spacing w:before="60"/>
      </w:pPr>
      <w:r>
        <w:t>Growth of POP is estimated using length-stratified methods to estimate mean length and weight at age</w:t>
      </w:r>
      <w:r w:rsidR="0014339E">
        <w:t xml:space="preserve"> from </w:t>
      </w:r>
      <w:r w:rsidR="0014339E" w:rsidRPr="00766DFB">
        <w:t>the bottom trawl survey</w:t>
      </w:r>
      <w:r w:rsidR="007D519A" w:rsidRPr="00766DFB">
        <w:t xml:space="preserve"> that are then modeled</w:t>
      </w:r>
      <w:r w:rsidR="005F23E5" w:rsidRPr="00766DFB">
        <w:t xml:space="preserve"> with the von </w:t>
      </w:r>
      <w:proofErr w:type="spellStart"/>
      <w:r w:rsidR="005F23E5" w:rsidRPr="00766DFB">
        <w:t>Bertlanf</w:t>
      </w:r>
      <w:r w:rsidRPr="00766DFB">
        <w:t>fy</w:t>
      </w:r>
      <w:proofErr w:type="spellEnd"/>
      <w:r w:rsidRPr="00766DFB">
        <w:t xml:space="preserve"> growth curve</w:t>
      </w:r>
      <w:r w:rsidR="0014339E" w:rsidRPr="00766DFB">
        <w:t xml:space="preserve"> </w:t>
      </w:r>
      <w:r w:rsidRPr="00766DFB">
        <w:t>(</w:t>
      </w:r>
      <w:proofErr w:type="spellStart"/>
      <w:r w:rsidRPr="00766DFB">
        <w:t>Hulson</w:t>
      </w:r>
      <w:proofErr w:type="spellEnd"/>
      <w:r w:rsidRPr="00766DFB">
        <w:t xml:space="preserve"> et al</w:t>
      </w:r>
      <w:r w:rsidR="006A7A5F">
        <w:t>.</w:t>
      </w:r>
      <w:r w:rsidRPr="00766DFB">
        <w:t xml:space="preserve"> 2015). Two size to age transition model</w:t>
      </w:r>
      <w:r w:rsidR="00035C09">
        <w:t>s</w:t>
      </w:r>
      <w:r w:rsidRPr="00766DFB">
        <w:t xml:space="preserve"> are employed in the POP assessment, the first for data from the 1960s and</w:t>
      </w:r>
      <w:r>
        <w:t xml:space="preserve"> 1970s, the second for data after the 1980s. The additional size to age transition matrix is used to represent a lower density-dependent growth rate in the 1960s and 1970s (</w:t>
      </w:r>
      <w:proofErr w:type="spellStart"/>
      <w:r>
        <w:t>Hanselman</w:t>
      </w:r>
      <w:proofErr w:type="spellEnd"/>
      <w:r>
        <w:t xml:space="preserve"> et al. 2003</w:t>
      </w:r>
      <w:r w:rsidR="00F2393F">
        <w:t>a</w:t>
      </w:r>
      <w:r>
        <w:t xml:space="preserve">). The </w:t>
      </w:r>
      <w:r w:rsidR="005F23E5">
        <w:t xml:space="preserve">von </w:t>
      </w:r>
      <w:proofErr w:type="spellStart"/>
      <w:r w:rsidR="005F23E5">
        <w:t>Bertlanffy</w:t>
      </w:r>
      <w:proofErr w:type="spellEnd"/>
      <w:r w:rsidR="005F23E5">
        <w:t xml:space="preserve"> </w:t>
      </w:r>
      <w:r>
        <w:t xml:space="preserve">parameters used for the </w:t>
      </w:r>
      <w:r w:rsidR="005F23E5">
        <w:t>1960s and 1970s size to age transition matrix are:</w:t>
      </w:r>
    </w:p>
    <w:p w14:paraId="2618A5AF" w14:textId="2985C9C9" w:rsidR="005F23E5" w:rsidRDefault="005F23E5" w:rsidP="005F23E5">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line="360" w:lineRule="auto"/>
        <w:rPr>
          <w:sz w:val="24"/>
          <w:szCs w:val="24"/>
        </w:rPr>
      </w:pPr>
      <w:r w:rsidRPr="003F02B4">
        <w:rPr>
          <w:i/>
          <w:sz w:val="24"/>
          <w:szCs w:val="24"/>
        </w:rPr>
        <w:t>L</w:t>
      </w:r>
      <w:r w:rsidRPr="003F02B4">
        <w:rPr>
          <w:i/>
          <w:sz w:val="24"/>
          <w:szCs w:val="24"/>
          <w:vertAlign w:val="subscript"/>
        </w:rPr>
        <w:t>∞</w:t>
      </w:r>
      <w:r w:rsidR="0014339E">
        <w:rPr>
          <w:i/>
          <w:sz w:val="24"/>
          <w:szCs w:val="24"/>
          <w:vertAlign w:val="subscript"/>
        </w:rPr>
        <w:t xml:space="preserve"> </w:t>
      </w:r>
      <w:r w:rsidR="0014339E">
        <w:rPr>
          <w:sz w:val="24"/>
          <w:szCs w:val="24"/>
        </w:rPr>
        <w:t>= 41.6</w:t>
      </w:r>
      <w:r w:rsidRPr="001E505C">
        <w:rPr>
          <w:sz w:val="24"/>
          <w:szCs w:val="24"/>
        </w:rPr>
        <w:t xml:space="preserve"> cm</w:t>
      </w:r>
      <w:r w:rsidRPr="001E505C">
        <w:rPr>
          <w:sz w:val="24"/>
          <w:szCs w:val="24"/>
        </w:rPr>
        <w:tab/>
      </w:r>
      <w:r w:rsidRPr="003F02B4">
        <w:rPr>
          <w:i/>
          <w:sz w:val="24"/>
          <w:szCs w:val="24"/>
        </w:rPr>
        <w:t>κ</w:t>
      </w:r>
      <w:r w:rsidR="0014339E">
        <w:rPr>
          <w:i/>
          <w:sz w:val="24"/>
          <w:szCs w:val="24"/>
        </w:rPr>
        <w:t xml:space="preserve"> </w:t>
      </w:r>
      <w:r w:rsidR="0014339E">
        <w:rPr>
          <w:sz w:val="24"/>
          <w:szCs w:val="24"/>
        </w:rPr>
        <w:t>= 0.15</w:t>
      </w:r>
      <w:r w:rsidR="0014339E">
        <w:rPr>
          <w:sz w:val="24"/>
          <w:szCs w:val="24"/>
        </w:rPr>
        <w:tab/>
      </w:r>
      <w:r w:rsidRPr="003F02B4">
        <w:rPr>
          <w:i/>
          <w:sz w:val="24"/>
          <w:szCs w:val="24"/>
        </w:rPr>
        <w:t>t</w:t>
      </w:r>
      <w:r w:rsidRPr="003F02B4">
        <w:rPr>
          <w:i/>
          <w:sz w:val="24"/>
          <w:szCs w:val="24"/>
          <w:vertAlign w:val="subscript"/>
        </w:rPr>
        <w:t>0</w:t>
      </w:r>
      <w:r w:rsidR="0014339E">
        <w:rPr>
          <w:i/>
          <w:sz w:val="24"/>
          <w:szCs w:val="24"/>
          <w:vertAlign w:val="subscript"/>
        </w:rPr>
        <w:t xml:space="preserve"> </w:t>
      </w:r>
      <w:r w:rsidR="0014339E">
        <w:rPr>
          <w:sz w:val="24"/>
          <w:szCs w:val="24"/>
        </w:rPr>
        <w:t>= -1.08</w:t>
      </w:r>
    </w:p>
    <w:p w14:paraId="7F7324C8" w14:textId="38358D2B" w:rsidR="008A7707" w:rsidRDefault="0014339E" w:rsidP="00A5156E">
      <w:pPr>
        <w:spacing w:before="60"/>
      </w:pPr>
      <w:r>
        <w:t xml:space="preserve">The von </w:t>
      </w:r>
      <w:proofErr w:type="spellStart"/>
      <w:r>
        <w:t>Bertlanffy</w:t>
      </w:r>
      <w:proofErr w:type="spellEnd"/>
      <w:r>
        <w:t xml:space="preserve"> parameters used for the post 1980s size to age transition matrix are:</w:t>
      </w:r>
    </w:p>
    <w:p w14:paraId="2064079A" w14:textId="2F9186E9" w:rsidR="0014339E" w:rsidRDefault="0014339E" w:rsidP="0014339E">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line="360" w:lineRule="auto"/>
        <w:rPr>
          <w:sz w:val="24"/>
          <w:szCs w:val="24"/>
        </w:rPr>
      </w:pPr>
      <w:r w:rsidRPr="003F02B4">
        <w:rPr>
          <w:i/>
          <w:sz w:val="24"/>
          <w:szCs w:val="24"/>
        </w:rPr>
        <w:t>L</w:t>
      </w:r>
      <w:r w:rsidRPr="003F02B4">
        <w:rPr>
          <w:i/>
          <w:sz w:val="24"/>
          <w:szCs w:val="24"/>
          <w:vertAlign w:val="subscript"/>
        </w:rPr>
        <w:t>∞</w:t>
      </w:r>
      <w:r>
        <w:rPr>
          <w:i/>
          <w:sz w:val="24"/>
          <w:szCs w:val="24"/>
          <w:vertAlign w:val="subscript"/>
        </w:rPr>
        <w:t xml:space="preserve"> </w:t>
      </w:r>
      <w:r w:rsidR="001146E9">
        <w:rPr>
          <w:sz w:val="24"/>
          <w:szCs w:val="24"/>
        </w:rPr>
        <w:t>= 41.1</w:t>
      </w:r>
      <w:r w:rsidRPr="001E505C">
        <w:rPr>
          <w:sz w:val="24"/>
          <w:szCs w:val="24"/>
        </w:rPr>
        <w:t xml:space="preserve"> cm</w:t>
      </w:r>
      <w:r w:rsidRPr="001E505C">
        <w:rPr>
          <w:sz w:val="24"/>
          <w:szCs w:val="24"/>
        </w:rPr>
        <w:tab/>
      </w:r>
      <w:r w:rsidRPr="003F02B4">
        <w:rPr>
          <w:i/>
          <w:sz w:val="24"/>
          <w:szCs w:val="24"/>
        </w:rPr>
        <w:t>κ</w:t>
      </w:r>
      <w:r>
        <w:rPr>
          <w:i/>
          <w:sz w:val="24"/>
          <w:szCs w:val="24"/>
        </w:rPr>
        <w:t xml:space="preserve"> </w:t>
      </w:r>
      <w:r>
        <w:rPr>
          <w:sz w:val="24"/>
          <w:szCs w:val="24"/>
        </w:rPr>
        <w:t>= 0.18</w:t>
      </w:r>
      <w:r>
        <w:rPr>
          <w:sz w:val="24"/>
          <w:szCs w:val="24"/>
        </w:rPr>
        <w:tab/>
      </w:r>
      <w:r w:rsidRPr="003F02B4">
        <w:rPr>
          <w:i/>
          <w:sz w:val="24"/>
          <w:szCs w:val="24"/>
        </w:rPr>
        <w:t>t</w:t>
      </w:r>
      <w:r w:rsidRPr="003F02B4">
        <w:rPr>
          <w:i/>
          <w:sz w:val="24"/>
          <w:szCs w:val="24"/>
          <w:vertAlign w:val="subscript"/>
        </w:rPr>
        <w:t>0</w:t>
      </w:r>
      <w:r>
        <w:rPr>
          <w:i/>
          <w:sz w:val="24"/>
          <w:szCs w:val="24"/>
          <w:vertAlign w:val="subscript"/>
        </w:rPr>
        <w:t xml:space="preserve"> </w:t>
      </w:r>
      <w:r w:rsidR="001146E9">
        <w:rPr>
          <w:sz w:val="24"/>
          <w:szCs w:val="24"/>
        </w:rPr>
        <w:t>= -0.49</w:t>
      </w:r>
    </w:p>
    <w:p w14:paraId="247F06D3" w14:textId="0DC21174" w:rsidR="0014339E" w:rsidRDefault="0014339E" w:rsidP="00A5156E">
      <w:pPr>
        <w:spacing w:before="60"/>
      </w:pPr>
      <w:r>
        <w:t>The</w:t>
      </w:r>
      <w:r w:rsidRPr="001E505C">
        <w:t xml:space="preserve"> size to age </w:t>
      </w:r>
      <w:r>
        <w:t>conversion</w:t>
      </w:r>
      <w:r w:rsidRPr="001E505C">
        <w:t xml:space="preserve"> </w:t>
      </w:r>
      <w:r>
        <w:t>matrices</w:t>
      </w:r>
      <w:r w:rsidRPr="001E505C">
        <w:t xml:space="preserve"> </w:t>
      </w:r>
      <w:r>
        <w:t>are</w:t>
      </w:r>
      <w:r w:rsidRPr="001E505C">
        <w:t xml:space="preserve"> constructed by adding normal error with a standard deviation equal to the </w:t>
      </w:r>
      <w:r>
        <w:t xml:space="preserve">bottom trawl </w:t>
      </w:r>
      <w:r w:rsidRPr="001E505C">
        <w:t>survey data for the probability of diffe</w:t>
      </w:r>
      <w:r>
        <w:t xml:space="preserve">rent ages for each size class. This is </w:t>
      </w:r>
      <w:r>
        <w:lastRenderedPageBreak/>
        <w:t>estimated with a linear relationship between the standard deviation in length with age. The linear parameters used for the 1960s and 1970s size to age transition matrix are (</w:t>
      </w:r>
      <w:r>
        <w:rPr>
          <w:i/>
        </w:rPr>
        <w:t>a</w:t>
      </w:r>
      <w:r>
        <w:t xml:space="preserve">-intercept, </w:t>
      </w:r>
      <w:r>
        <w:rPr>
          <w:i/>
        </w:rPr>
        <w:t>b</w:t>
      </w:r>
      <w:r>
        <w:t>-slope):</w:t>
      </w:r>
    </w:p>
    <w:p w14:paraId="00B3D369" w14:textId="7FDA5846" w:rsidR="0014339E" w:rsidRDefault="0014339E" w:rsidP="00A5156E">
      <w:pPr>
        <w:spacing w:before="60"/>
      </w:pPr>
      <w:r>
        <w:rPr>
          <w:i/>
        </w:rPr>
        <w:t>a</w:t>
      </w:r>
      <w:r>
        <w:t xml:space="preserve"> = 0.42</w:t>
      </w:r>
      <w:r>
        <w:tab/>
      </w:r>
      <w:r>
        <w:rPr>
          <w:i/>
        </w:rPr>
        <w:t>b</w:t>
      </w:r>
      <w:r>
        <w:t xml:space="preserve"> = 1.38</w:t>
      </w:r>
    </w:p>
    <w:p w14:paraId="074BBE90" w14:textId="4931D589" w:rsidR="0014339E" w:rsidRPr="0014339E" w:rsidRDefault="0014339E" w:rsidP="00A5156E">
      <w:pPr>
        <w:spacing w:before="60"/>
      </w:pPr>
      <w:r>
        <w:t>The linear parameters used for the post 1980s size to age transition matrix are (</w:t>
      </w:r>
      <w:r>
        <w:rPr>
          <w:i/>
        </w:rPr>
        <w:t>a</w:t>
      </w:r>
      <w:r>
        <w:t xml:space="preserve">-intercept, </w:t>
      </w:r>
      <w:r>
        <w:rPr>
          <w:i/>
        </w:rPr>
        <w:t>b</w:t>
      </w:r>
      <w:r>
        <w:t>-slope):</w:t>
      </w:r>
    </w:p>
    <w:p w14:paraId="107C2CDF" w14:textId="39F06B8D" w:rsidR="0014339E" w:rsidRDefault="0014339E" w:rsidP="0014339E">
      <w:pPr>
        <w:spacing w:before="60"/>
      </w:pPr>
      <w:r>
        <w:rPr>
          <w:i/>
        </w:rPr>
        <w:t>a</w:t>
      </w:r>
      <w:r w:rsidR="001146E9">
        <w:t xml:space="preserve"> = -0.01</w:t>
      </w:r>
      <w:r>
        <w:tab/>
      </w:r>
      <w:r>
        <w:rPr>
          <w:i/>
        </w:rPr>
        <w:t>b</w:t>
      </w:r>
      <w:r w:rsidR="001146E9">
        <w:t xml:space="preserve"> = 2.16</w:t>
      </w:r>
    </w:p>
    <w:p w14:paraId="22FD37CF" w14:textId="0D7F7107" w:rsidR="00353282" w:rsidRPr="001E505C" w:rsidRDefault="00353282" w:rsidP="00A5156E">
      <w:pPr>
        <w:keepNext/>
      </w:pPr>
      <w:r w:rsidRPr="001E505C">
        <w:t xml:space="preserve">Weight-at-age was </w:t>
      </w:r>
      <w:r w:rsidR="0014339E">
        <w:t>estimated</w:t>
      </w:r>
      <w:r w:rsidRPr="001E505C">
        <w:t xml:space="preserve"> with weight at age data from the same data set as the length at age. The estimated growth parameters are shown below. A correction of (W</w:t>
      </w:r>
      <w:r w:rsidRPr="001E505C">
        <w:rPr>
          <w:vertAlign w:val="subscript"/>
        </w:rPr>
        <w:t>∞</w:t>
      </w:r>
      <w:r w:rsidRPr="001E505C">
        <w:t>-W</w:t>
      </w:r>
      <w:r>
        <w:rPr>
          <w:vertAlign w:val="subscript"/>
        </w:rPr>
        <w:t>25</w:t>
      </w:r>
      <w:r w:rsidRPr="001E505C">
        <w:t>)/2 was used for the weight of the pooled ages (</w:t>
      </w:r>
      <w:proofErr w:type="spellStart"/>
      <w:r w:rsidRPr="001E505C">
        <w:t>Schnute</w:t>
      </w:r>
      <w:proofErr w:type="spellEnd"/>
      <w:r w:rsidRPr="001E505C">
        <w:t xml:space="preserve"> et al. 2001).</w:t>
      </w:r>
    </w:p>
    <w:p w14:paraId="7849C5F5" w14:textId="472379CE" w:rsidR="005239D3" w:rsidRDefault="00353282" w:rsidP="005239D3">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line="360" w:lineRule="auto"/>
        <w:rPr>
          <w:sz w:val="24"/>
          <w:szCs w:val="24"/>
        </w:rPr>
      </w:pPr>
      <w:r w:rsidRPr="003F02B4">
        <w:rPr>
          <w:i/>
          <w:sz w:val="24"/>
          <w:szCs w:val="24"/>
        </w:rPr>
        <w:t>W</w:t>
      </w:r>
      <w:r w:rsidRPr="003F02B4">
        <w:rPr>
          <w:i/>
          <w:sz w:val="24"/>
          <w:szCs w:val="24"/>
          <w:vertAlign w:val="subscript"/>
        </w:rPr>
        <w:t>∞</w:t>
      </w:r>
      <w:r w:rsidR="0014339E">
        <w:rPr>
          <w:i/>
          <w:sz w:val="24"/>
          <w:szCs w:val="24"/>
          <w:vertAlign w:val="subscript"/>
        </w:rPr>
        <w:t xml:space="preserve"> </w:t>
      </w:r>
      <w:r w:rsidR="001146E9">
        <w:rPr>
          <w:sz w:val="24"/>
          <w:szCs w:val="24"/>
        </w:rPr>
        <w:t>= 901</w:t>
      </w:r>
      <w:r w:rsidRPr="001E505C">
        <w:rPr>
          <w:sz w:val="24"/>
          <w:szCs w:val="24"/>
        </w:rPr>
        <w:t xml:space="preserve"> g</w:t>
      </w:r>
      <w:r w:rsidRPr="001E505C">
        <w:rPr>
          <w:sz w:val="24"/>
          <w:szCs w:val="24"/>
        </w:rPr>
        <w:tab/>
      </w:r>
      <w:r w:rsidR="000A6925" w:rsidRPr="003F02B4">
        <w:rPr>
          <w:i/>
          <w:sz w:val="24"/>
          <w:szCs w:val="24"/>
        </w:rPr>
        <w:t>κ</w:t>
      </w:r>
      <w:r w:rsidR="0014339E">
        <w:rPr>
          <w:i/>
          <w:sz w:val="24"/>
          <w:szCs w:val="24"/>
        </w:rPr>
        <w:t xml:space="preserve"> </w:t>
      </w:r>
      <w:r w:rsidR="001146E9">
        <w:rPr>
          <w:sz w:val="24"/>
          <w:szCs w:val="24"/>
        </w:rPr>
        <w:t>= 0.20</w:t>
      </w:r>
      <w:r w:rsidR="0014339E">
        <w:rPr>
          <w:sz w:val="24"/>
          <w:szCs w:val="24"/>
        </w:rPr>
        <w:tab/>
      </w:r>
      <w:r w:rsidR="000A6925" w:rsidRPr="003F02B4">
        <w:rPr>
          <w:i/>
          <w:sz w:val="24"/>
          <w:szCs w:val="24"/>
        </w:rPr>
        <w:t>t</w:t>
      </w:r>
      <w:r w:rsidR="000A6925" w:rsidRPr="003F02B4">
        <w:rPr>
          <w:i/>
          <w:sz w:val="24"/>
          <w:szCs w:val="24"/>
          <w:vertAlign w:val="subscript"/>
        </w:rPr>
        <w:t>0</w:t>
      </w:r>
      <w:r w:rsidR="0014339E">
        <w:rPr>
          <w:i/>
          <w:sz w:val="24"/>
          <w:szCs w:val="24"/>
          <w:vertAlign w:val="subscript"/>
        </w:rPr>
        <w:t xml:space="preserve"> </w:t>
      </w:r>
      <w:r w:rsidR="00C02A19">
        <w:rPr>
          <w:sz w:val="24"/>
          <w:szCs w:val="24"/>
        </w:rPr>
        <w:t>=</w:t>
      </w:r>
      <w:r w:rsidR="001146E9">
        <w:rPr>
          <w:sz w:val="24"/>
          <w:szCs w:val="24"/>
        </w:rPr>
        <w:t xml:space="preserve"> -0.37</w:t>
      </w:r>
      <w:r w:rsidRPr="001E505C">
        <w:rPr>
          <w:sz w:val="24"/>
          <w:szCs w:val="24"/>
        </w:rPr>
        <w:tab/>
      </w:r>
      <w:r w:rsidR="00C02A19">
        <w:rPr>
          <w:i/>
          <w:sz w:val="24"/>
          <w:szCs w:val="24"/>
        </w:rPr>
        <w:t>β</w:t>
      </w:r>
      <w:r w:rsidR="0014339E">
        <w:rPr>
          <w:i/>
          <w:sz w:val="24"/>
          <w:szCs w:val="24"/>
        </w:rPr>
        <w:t xml:space="preserve"> </w:t>
      </w:r>
      <w:r w:rsidR="00E93A4B">
        <w:rPr>
          <w:sz w:val="24"/>
          <w:szCs w:val="24"/>
        </w:rPr>
        <w:t>=</w:t>
      </w:r>
      <w:r w:rsidR="0014339E">
        <w:rPr>
          <w:sz w:val="24"/>
          <w:szCs w:val="24"/>
        </w:rPr>
        <w:t xml:space="preserve"> </w:t>
      </w:r>
      <w:r w:rsidR="00E93A4B">
        <w:rPr>
          <w:sz w:val="24"/>
          <w:szCs w:val="24"/>
        </w:rPr>
        <w:t>3.04</w:t>
      </w:r>
    </w:p>
    <w:p w14:paraId="4217FAA7" w14:textId="7023F8DA" w:rsidR="005239D3" w:rsidRPr="005239D3" w:rsidRDefault="005239D3" w:rsidP="005239D3">
      <w:pPr>
        <w:keepNext/>
      </w:pPr>
      <w:r w:rsidRPr="005239D3">
        <w:t xml:space="preserve">Growth parameters are updated for each assessment with the addition of </w:t>
      </w:r>
      <w:r>
        <w:t xml:space="preserve">new </w:t>
      </w:r>
      <w:r w:rsidRPr="005239D3">
        <w:t xml:space="preserve">age, length, and weight data from the </w:t>
      </w:r>
      <w:r>
        <w:t xml:space="preserve">trawl survey. The </w:t>
      </w:r>
      <w:r w:rsidR="00E77F21">
        <w:t xml:space="preserve">average </w:t>
      </w:r>
      <w:r>
        <w:t xml:space="preserve">percent change in spawning biomass estimated from the current </w:t>
      </w:r>
      <w:r w:rsidR="001146E9">
        <w:t>assessment with 2019</w:t>
      </w:r>
      <w:r>
        <w:t xml:space="preserve"> growth parameters compared to using the updated growth information above was less than 0.5%.</w:t>
      </w:r>
    </w:p>
    <w:p w14:paraId="1FD78D75" w14:textId="448B4293" w:rsidR="00353282" w:rsidRDefault="00353282" w:rsidP="00065CE7">
      <w:r w:rsidRPr="001E505C">
        <w:t>Aging error matrices were constructed by assuming that the break-and-burn ages were unbiased but had a given amount of normal error around each age</w:t>
      </w:r>
      <w:r>
        <w:t xml:space="preserve"> based on percent agreement tests conducted at the AFSC Age and Growth lab.</w:t>
      </w:r>
      <w:r w:rsidR="0014339E">
        <w:t xml:space="preserve"> In 2015 an extended ageing error matrix was implemented into the POP assessment in order to improve the fit to the plus age group and adjacent age classes (</w:t>
      </w:r>
      <w:proofErr w:type="spellStart"/>
      <w:r w:rsidR="0014339E">
        <w:t>Hulson</w:t>
      </w:r>
      <w:proofErr w:type="spellEnd"/>
      <w:r w:rsidR="0014339E">
        <w:t xml:space="preserve"> et al. 2015). For a data plus age group of 25</w:t>
      </w:r>
      <w:r w:rsidR="00BF401E">
        <w:t>,</w:t>
      </w:r>
      <w:r w:rsidR="0014339E">
        <w:t xml:space="preserve"> the </w:t>
      </w:r>
      <w:r w:rsidR="00BF401E">
        <w:t>resulting model</w:t>
      </w:r>
      <w:r w:rsidR="0014339E">
        <w:t xml:space="preserve"> plus age group </w:t>
      </w:r>
      <w:r w:rsidR="00BF401E">
        <w:t>was</w:t>
      </w:r>
      <w:r w:rsidR="0014339E">
        <w:t xml:space="preserve"> 29 so that 99.9% of the fish greater than age 29 were within the 25 plus age group of the data.</w:t>
      </w:r>
    </w:p>
    <w:p w14:paraId="2B5A8C22" w14:textId="77777777" w:rsidR="00353282" w:rsidRPr="00A97FEF" w:rsidRDefault="00353282" w:rsidP="004E58D8">
      <w:pPr>
        <w:pStyle w:val="Heading3"/>
      </w:pPr>
      <w:r w:rsidRPr="0083521D">
        <w:t xml:space="preserve">Parameters </w:t>
      </w:r>
      <w:r w:rsidR="000F2A85" w:rsidRPr="0083521D">
        <w:t>Estimated Inside the Assessment Model</w:t>
      </w:r>
    </w:p>
    <w:p w14:paraId="4BBECAE5" w14:textId="5F94ECC5" w:rsidR="00353282" w:rsidRDefault="00850557" w:rsidP="003F6E22">
      <w:r>
        <w:t>Natural</w:t>
      </w:r>
      <w:r w:rsidR="00353282" w:rsidRPr="001E505C">
        <w:t xml:space="preserve"> mortality (</w:t>
      </w:r>
      <w:r w:rsidR="00353282" w:rsidRPr="001E505C">
        <w:rPr>
          <w:i/>
        </w:rPr>
        <w:t>M</w:t>
      </w:r>
      <w:r w:rsidR="00353282">
        <w:t>), catchability (</w:t>
      </w:r>
      <w:r w:rsidR="00353282" w:rsidRPr="003F6E22">
        <w:rPr>
          <w:i/>
        </w:rPr>
        <w:t>q</w:t>
      </w:r>
      <w:r w:rsidR="00353282">
        <w:t>) and recruitment deviations (</w:t>
      </w:r>
      <w:r w:rsidR="00353282" w:rsidRPr="003F6E22">
        <w:rPr>
          <w:rFonts w:ascii="Symbol" w:hAnsi="Symbol"/>
          <w:i/>
        </w:rPr>
        <w:t></w:t>
      </w:r>
      <w:r w:rsidR="00353282" w:rsidRPr="003F6E22">
        <w:rPr>
          <w:vertAlign w:val="subscript"/>
        </w:rPr>
        <w:t>r</w:t>
      </w:r>
      <w:r w:rsidR="00353282">
        <w:t xml:space="preserve">) are estimated with the use of prior distributions as penalties. The prior mean for </w:t>
      </w:r>
      <w:r>
        <w:rPr>
          <w:i/>
        </w:rPr>
        <w:t>M</w:t>
      </w:r>
      <w:r w:rsidR="00353282">
        <w:t xml:space="preserve"> </w:t>
      </w:r>
      <w:r w:rsidR="00353282" w:rsidRPr="003F6E22">
        <w:t>is</w:t>
      </w:r>
      <w:r w:rsidR="00353282">
        <w:t xml:space="preserve"> </w:t>
      </w:r>
      <w:r w:rsidR="00353282" w:rsidRPr="001E505C">
        <w:t xml:space="preserve">based on </w:t>
      </w:r>
      <w:r w:rsidR="00633DE5">
        <w:t xml:space="preserve">a </w:t>
      </w:r>
      <w:r w:rsidR="00353282" w:rsidRPr="001E505C">
        <w:t>catch curve analysis to determine</w:t>
      </w:r>
      <w:r>
        <w:t xml:space="preserve"> total mortality,</w:t>
      </w:r>
      <w:r w:rsidR="00353282" w:rsidRPr="001E505C">
        <w:t xml:space="preserve"> </w:t>
      </w:r>
      <w:r w:rsidR="00353282" w:rsidRPr="001E505C">
        <w:rPr>
          <w:i/>
        </w:rPr>
        <w:t xml:space="preserve">Z. </w:t>
      </w:r>
      <w:r w:rsidR="00353282" w:rsidRPr="001E505C">
        <w:t xml:space="preserve">Estimates of </w:t>
      </w:r>
      <w:r w:rsidR="00353282" w:rsidRPr="001E505C">
        <w:rPr>
          <w:i/>
        </w:rPr>
        <w:t xml:space="preserve">Z </w:t>
      </w:r>
      <w:r w:rsidR="00353282" w:rsidRPr="001E505C">
        <w:t xml:space="preserve">could be considered as an upper bound for </w:t>
      </w:r>
      <w:r w:rsidR="00353282" w:rsidRPr="001E505C">
        <w:rPr>
          <w:i/>
        </w:rPr>
        <w:t>M</w:t>
      </w:r>
      <w:r w:rsidR="00353282" w:rsidRPr="001E505C">
        <w:t xml:space="preserve">. Estimates of </w:t>
      </w:r>
      <w:r w:rsidR="00353282" w:rsidRPr="001E505C">
        <w:rPr>
          <w:i/>
        </w:rPr>
        <w:t>Z</w:t>
      </w:r>
      <w:r w:rsidR="00353282" w:rsidRPr="001E505C">
        <w:t xml:space="preserve"> for </w:t>
      </w:r>
      <w:r w:rsidR="009B7831">
        <w:t>POP</w:t>
      </w:r>
      <w:r w:rsidR="00353282" w:rsidRPr="001E505C">
        <w:t xml:space="preserve"> from Archibald et al. (1981) were from populations considered to be lightly exploited and thus are considered reasonable estimates of </w:t>
      </w:r>
      <w:r w:rsidR="00353282" w:rsidRPr="002517DD">
        <w:rPr>
          <w:i/>
        </w:rPr>
        <w:t>M</w:t>
      </w:r>
      <w:r w:rsidR="00353282" w:rsidRPr="001E505C">
        <w:t>, yielding a value of ~0.05.</w:t>
      </w:r>
      <w:r w:rsidR="00353282">
        <w:t xml:space="preserve"> Natural mortality is a notoriously difficult parameter to estimate within the model so we assign a rela</w:t>
      </w:r>
      <w:r w:rsidR="00E93A4B">
        <w:t>tively precise prior CV of 10%</w:t>
      </w:r>
      <w:r w:rsidR="00353282">
        <w:t xml:space="preserve">. Catchability is a parameter that is somewhat unknown for rockfish, so while we assign it a prior mean of 1 (assuming all fish in the area swept are captured and there is no herding of fish from outside the area swept, and that there is no effect of </w:t>
      </w:r>
      <w:proofErr w:type="spellStart"/>
      <w:r w:rsidR="00353282">
        <w:t>untrawlable</w:t>
      </w:r>
      <w:proofErr w:type="spellEnd"/>
      <w:r w:rsidR="00353282">
        <w:t xml:space="preserve"> grounds), we assi</w:t>
      </w:r>
      <w:r w:rsidR="00E93A4B">
        <w:t>gn it a less precise CV of 45%</w:t>
      </w:r>
      <w:r w:rsidR="00353282">
        <w:t>. This allows the parameter more freedom than that allowed to natural mortality. Recruitment deviation is the amount of variability that the model allows for recruitment estimates. Rockfish are thought to have highly variable recruitment, so we assign a high prior mean to this par</w:t>
      </w:r>
      <w:r w:rsidR="00E93A4B">
        <w:t>ameter of 1.7 with a CV of 20%</w:t>
      </w:r>
      <w:r w:rsidR="00353282">
        <w:t xml:space="preserve">. </w:t>
      </w:r>
    </w:p>
    <w:p w14:paraId="04536B29" w14:textId="7C06DE76" w:rsidR="00353282" w:rsidRDefault="008E1B3E" w:rsidP="00446CFC">
      <w:r>
        <w:t>Fishery selec</w:t>
      </w:r>
      <w:r w:rsidR="000824E1">
        <w:t>tivity is estimated within four</w:t>
      </w:r>
      <w:r>
        <w:t xml:space="preserve"> time periods that coincide with the transition from a foreign to domestic</w:t>
      </w:r>
      <w:r w:rsidR="00F2393F">
        <w:t xml:space="preserve"> fishery</w:t>
      </w:r>
      <w:r>
        <w:t>. These time periods are:</w:t>
      </w:r>
    </w:p>
    <w:p w14:paraId="0F42C1B7" w14:textId="77777777" w:rsidR="00353282" w:rsidRDefault="00353282" w:rsidP="002F77B5">
      <w:pPr>
        <w:numPr>
          <w:ilvl w:val="0"/>
          <w:numId w:val="4"/>
        </w:numPr>
      </w:pPr>
      <w:r>
        <w:t>1961-1976: This period represented the massive catches and overexploitation by the foreign fisheries which slowed considerably by 1976. We do not have age data from this period to examine, but we can assume the near pristine age-structure was much older than now, and that at the high rate of exploitation, all vulnerable age-classes were being harvested. For these reasons we chose to only consider asymptotic (logistic) selectivity.</w:t>
      </w:r>
    </w:p>
    <w:p w14:paraId="0F0E3757" w14:textId="77777777" w:rsidR="00353282" w:rsidRDefault="00353282" w:rsidP="002F77B5">
      <w:pPr>
        <w:numPr>
          <w:ilvl w:val="0"/>
          <w:numId w:val="4"/>
        </w:numPr>
      </w:pPr>
      <w:r>
        <w:t>1977-1995: This period represents the change-over from the foreign fleet to a domestic fleet, but was still dominated by large factory trawlers, which generally would tow deeper and further from port.</w:t>
      </w:r>
    </w:p>
    <w:p w14:paraId="2F6DBE60" w14:textId="48B3D134" w:rsidR="00353282" w:rsidRDefault="000824E1" w:rsidP="002F77B5">
      <w:pPr>
        <w:numPr>
          <w:ilvl w:val="0"/>
          <w:numId w:val="4"/>
        </w:numPr>
      </w:pPr>
      <w:r>
        <w:lastRenderedPageBreak/>
        <w:t>1996-2006</w:t>
      </w:r>
      <w:r w:rsidR="00353282">
        <w:t xml:space="preserve">: During this period we have noted the emergence of smaller catcher-boats, semi-pelagic trawling and fishing cooperatives. The </w:t>
      </w:r>
      <w:r w:rsidR="00D0293A">
        <w:t xml:space="preserve">length of the </w:t>
      </w:r>
      <w:r w:rsidR="00353282">
        <w:t xml:space="preserve">fishing season has also been recently greatly expanded. </w:t>
      </w:r>
    </w:p>
    <w:p w14:paraId="356D8CA3" w14:textId="1CC99175" w:rsidR="000824E1" w:rsidRDefault="000824E1" w:rsidP="002F77B5">
      <w:pPr>
        <w:numPr>
          <w:ilvl w:val="0"/>
          <w:numId w:val="4"/>
        </w:numPr>
      </w:pPr>
      <w:r>
        <w:t>2007-Present: This period coincides with the start of the Rockfish Program in the Central Gulf, a fishing cooperative that has influenced the behavior and composition (catcher versus factory trawlers) of the fishery.</w:t>
      </w:r>
    </w:p>
    <w:p w14:paraId="2FDEB5D7" w14:textId="012A8078" w:rsidR="00353282" w:rsidRDefault="008E1B3E" w:rsidP="009D6CE3">
      <w:r>
        <w:t>Fishery selectivity across these time periods transitions from an asymptotic selectivity from 1961-1976</w:t>
      </w:r>
      <w:r w:rsidR="00353282">
        <w:t xml:space="preserve"> into dome-shaped</w:t>
      </w:r>
      <w:r>
        <w:t xml:space="preserve"> fishery</w:t>
      </w:r>
      <w:r w:rsidR="00353282">
        <w:t xml:space="preserve"> selectivity </w:t>
      </w:r>
      <w:r>
        <w:t>after 1977</w:t>
      </w:r>
      <w:r w:rsidR="00353282">
        <w:t>. We fitted a logistic curve for the first block, an averaged logistic-gamma in the 2</w:t>
      </w:r>
      <w:r w:rsidR="00353282" w:rsidRPr="009E525B">
        <w:rPr>
          <w:vertAlign w:val="superscript"/>
        </w:rPr>
        <w:t>nd</w:t>
      </w:r>
      <w:r w:rsidR="00353282">
        <w:t xml:space="preserve"> block, and a gamma function for the </w:t>
      </w:r>
      <w:proofErr w:type="gramStart"/>
      <w:r w:rsidR="00353282">
        <w:t>3</w:t>
      </w:r>
      <w:r w:rsidR="00353282" w:rsidRPr="009E525B">
        <w:rPr>
          <w:vertAlign w:val="superscript"/>
        </w:rPr>
        <w:t>rd</w:t>
      </w:r>
      <w:r w:rsidR="00353282">
        <w:rPr>
          <w:vertAlign w:val="superscript"/>
        </w:rPr>
        <w:t xml:space="preserve"> </w:t>
      </w:r>
      <w:r w:rsidR="000824E1">
        <w:t xml:space="preserve"> and</w:t>
      </w:r>
      <w:proofErr w:type="gramEnd"/>
      <w:r w:rsidR="000824E1">
        <w:t xml:space="preserve"> 4</w:t>
      </w:r>
      <w:r w:rsidR="000824E1" w:rsidRPr="000824E1">
        <w:rPr>
          <w:vertAlign w:val="superscript"/>
        </w:rPr>
        <w:t>th</w:t>
      </w:r>
      <w:r w:rsidR="000824E1">
        <w:t xml:space="preserve"> b</w:t>
      </w:r>
      <w:r w:rsidR="00353282">
        <w:t>lock</w:t>
      </w:r>
      <w:r w:rsidR="000824E1">
        <w:t>s</w:t>
      </w:r>
      <w:r w:rsidR="00353282">
        <w:t>.</w:t>
      </w:r>
      <w:r>
        <w:t xml:space="preserve"> Bottom trawl survey selectivity is estimated to be asymptotic with the logistic curve.</w:t>
      </w:r>
    </w:p>
    <w:p w14:paraId="34D31F46" w14:textId="35FEA5B4" w:rsidR="00EB517D" w:rsidRDefault="00EB517D" w:rsidP="00EB517D">
      <w:pPr>
        <w:rPr>
          <w:szCs w:val="22"/>
        </w:rPr>
      </w:pPr>
      <w:r>
        <w:rPr>
          <w:szCs w:val="22"/>
        </w:rPr>
        <w:t>Maturity-at-age is modeled with the logistic function conditionally</w:t>
      </w:r>
      <w:r w:rsidR="00513F02">
        <w:rPr>
          <w:szCs w:val="22"/>
        </w:rPr>
        <w:t xml:space="preserve"> within the assessment</w:t>
      </w:r>
      <w:r>
        <w:rPr>
          <w:szCs w:val="22"/>
        </w:rPr>
        <w:t xml:space="preserve"> following the method </w:t>
      </w:r>
      <w:r w:rsidRPr="00766DFB">
        <w:rPr>
          <w:szCs w:val="22"/>
        </w:rPr>
        <w:t xml:space="preserve">presented in </w:t>
      </w:r>
      <w:proofErr w:type="spellStart"/>
      <w:r w:rsidRPr="00766DFB">
        <w:rPr>
          <w:szCs w:val="22"/>
        </w:rPr>
        <w:t>Hulson</w:t>
      </w:r>
      <w:proofErr w:type="spellEnd"/>
      <w:r w:rsidRPr="00766DFB">
        <w:rPr>
          <w:szCs w:val="22"/>
        </w:rPr>
        <w:t xml:space="preserve"> et al. (2011). Parameter estimates for maturity-at-</w:t>
      </w:r>
      <w:r w:rsidR="00513F02" w:rsidRPr="00766DFB">
        <w:rPr>
          <w:szCs w:val="22"/>
        </w:rPr>
        <w:t>age are obtained by fitting two</w:t>
      </w:r>
      <w:r w:rsidRPr="00766DFB">
        <w:rPr>
          <w:szCs w:val="22"/>
        </w:rPr>
        <w:t xml:space="preserve"> datasets collected on female </w:t>
      </w:r>
      <w:r w:rsidR="009B7831" w:rsidRPr="00766DFB">
        <w:rPr>
          <w:szCs w:val="22"/>
        </w:rPr>
        <w:t>POP</w:t>
      </w:r>
      <w:r w:rsidRPr="00766DFB">
        <w:rPr>
          <w:szCs w:val="22"/>
        </w:rPr>
        <w:t xml:space="preserve"> maturity from Lunsford (1999) and </w:t>
      </w:r>
      <w:proofErr w:type="spellStart"/>
      <w:r w:rsidRPr="00766DFB">
        <w:t>Conrath</w:t>
      </w:r>
      <w:proofErr w:type="spellEnd"/>
      <w:r w:rsidRPr="00766DFB">
        <w:t xml:space="preserve"> and </w:t>
      </w:r>
      <w:proofErr w:type="spellStart"/>
      <w:r w:rsidRPr="00766DFB">
        <w:t>Knoth</w:t>
      </w:r>
      <w:proofErr w:type="spellEnd"/>
      <w:r w:rsidRPr="00766DFB">
        <w:t xml:space="preserve"> (2013)</w:t>
      </w:r>
      <w:r w:rsidRPr="00766DFB">
        <w:rPr>
          <w:szCs w:val="22"/>
        </w:rPr>
        <w:t>. Parameters for the logistic function describing maturity</w:t>
      </w:r>
      <w:r>
        <w:rPr>
          <w:szCs w:val="22"/>
        </w:rPr>
        <w:t xml:space="preserve">-at-age are estimated conditionally in the model so that uncertainty in model results (e.g., ABC) can be linked to uncertainty in maturity parameter estimates. </w:t>
      </w:r>
    </w:p>
    <w:p w14:paraId="65C3C6DD" w14:textId="77777777" w:rsidR="00353282" w:rsidRDefault="00353282" w:rsidP="00065CE7">
      <w:r>
        <w:t xml:space="preserve">Other parameters estimated conditionally include, but are not limited to: mean recruitment, fishing mortality, and </w:t>
      </w:r>
      <w:proofErr w:type="spellStart"/>
      <w:r>
        <w:t>spawners</w:t>
      </w:r>
      <w:proofErr w:type="spellEnd"/>
      <w:r>
        <w:t xml:space="preserve"> per recruit levels. The numbers of estimated parameters for the recommended model are shown below. Other derived parameters are described in </w:t>
      </w:r>
      <w:commentRangeStart w:id="11"/>
      <w:r>
        <w:t>Box 1</w:t>
      </w:r>
      <w:commentRangeEnd w:id="11"/>
      <w:r w:rsidR="00115F0E">
        <w:rPr>
          <w:rStyle w:val="CommentReference"/>
        </w:rPr>
        <w:commentReference w:id="11"/>
      </w:r>
      <w:r>
        <w:t xml:space="preserve">. </w:t>
      </w:r>
    </w:p>
    <w:tbl>
      <w:tblPr>
        <w:tblW w:w="5440" w:type="dxa"/>
        <w:jc w:val="center"/>
        <w:tblLook w:val="0000" w:firstRow="0" w:lastRow="0" w:firstColumn="0" w:lastColumn="0" w:noHBand="0" w:noVBand="0"/>
        <w:tblPrChange w:id="12" w:author="Ben.Williams" w:date="2020-10-30T12:43:00Z">
          <w:tblPr>
            <w:tblW w:w="5440" w:type="dxa"/>
            <w:tblInd w:w="98" w:type="dxa"/>
            <w:tblLook w:val="0000" w:firstRow="0" w:lastRow="0" w:firstColumn="0" w:lastColumn="0" w:noHBand="0" w:noVBand="0"/>
          </w:tblPr>
        </w:tblPrChange>
      </w:tblPr>
      <w:tblGrid>
        <w:gridCol w:w="3000"/>
        <w:gridCol w:w="1847"/>
        <w:gridCol w:w="960"/>
        <w:tblGridChange w:id="13">
          <w:tblGrid>
            <w:gridCol w:w="3000"/>
            <w:gridCol w:w="1847"/>
            <w:gridCol w:w="960"/>
          </w:tblGrid>
        </w:tblGridChange>
      </w:tblGrid>
      <w:tr w:rsidR="00353282" w:rsidRPr="00650B62" w14:paraId="68F7B239" w14:textId="77777777" w:rsidTr="00115F0E">
        <w:trPr>
          <w:cantSplit/>
          <w:trHeight w:val="300"/>
          <w:jc w:val="center"/>
          <w:trPrChange w:id="14" w:author="Ben.Williams" w:date="2020-10-30T12:43:00Z">
            <w:trPr>
              <w:cantSplit/>
              <w:trHeight w:val="300"/>
            </w:trPr>
          </w:trPrChange>
        </w:trPr>
        <w:tc>
          <w:tcPr>
            <w:tcW w:w="3000" w:type="dxa"/>
            <w:tcBorders>
              <w:top w:val="single" w:sz="4" w:space="0" w:color="auto"/>
              <w:left w:val="nil"/>
              <w:bottom w:val="single" w:sz="4" w:space="0" w:color="auto"/>
              <w:right w:val="nil"/>
            </w:tcBorders>
            <w:noWrap/>
            <w:vAlign w:val="bottom"/>
            <w:tcPrChange w:id="15" w:author="Ben.Williams" w:date="2020-10-30T12:43:00Z">
              <w:tcPr>
                <w:tcW w:w="3000" w:type="dxa"/>
                <w:tcBorders>
                  <w:top w:val="single" w:sz="4" w:space="0" w:color="auto"/>
                  <w:left w:val="nil"/>
                  <w:bottom w:val="single" w:sz="4" w:space="0" w:color="auto"/>
                  <w:right w:val="nil"/>
                </w:tcBorders>
                <w:noWrap/>
                <w:vAlign w:val="bottom"/>
              </w:tcPr>
            </w:tcPrChange>
          </w:tcPr>
          <w:p w14:paraId="22B0EEF8" w14:textId="77777777" w:rsidR="00353282" w:rsidRPr="00650B62" w:rsidRDefault="00353282" w:rsidP="005C6917">
            <w:pPr>
              <w:keepNext/>
              <w:keepLines/>
              <w:spacing w:after="0"/>
              <w:rPr>
                <w:szCs w:val="22"/>
              </w:rPr>
            </w:pPr>
            <w:r>
              <w:rPr>
                <w:szCs w:val="22"/>
              </w:rPr>
              <w:t>Parameter name</w:t>
            </w:r>
          </w:p>
        </w:tc>
        <w:tc>
          <w:tcPr>
            <w:tcW w:w="1480" w:type="dxa"/>
            <w:tcBorders>
              <w:top w:val="single" w:sz="4" w:space="0" w:color="auto"/>
              <w:left w:val="nil"/>
              <w:bottom w:val="single" w:sz="4" w:space="0" w:color="auto"/>
              <w:right w:val="nil"/>
            </w:tcBorders>
            <w:noWrap/>
            <w:vAlign w:val="bottom"/>
            <w:tcPrChange w:id="16" w:author="Ben.Williams" w:date="2020-10-30T12:43:00Z">
              <w:tcPr>
                <w:tcW w:w="1480" w:type="dxa"/>
                <w:tcBorders>
                  <w:top w:val="single" w:sz="4" w:space="0" w:color="auto"/>
                  <w:left w:val="nil"/>
                  <w:bottom w:val="single" w:sz="4" w:space="0" w:color="auto"/>
                  <w:right w:val="nil"/>
                </w:tcBorders>
                <w:noWrap/>
                <w:vAlign w:val="bottom"/>
              </w:tcPr>
            </w:tcPrChange>
          </w:tcPr>
          <w:p w14:paraId="78CC5C09" w14:textId="77777777" w:rsidR="00353282" w:rsidRPr="00650B62" w:rsidRDefault="00353282" w:rsidP="005C6917">
            <w:pPr>
              <w:keepNext/>
              <w:keepLines/>
              <w:spacing w:after="0"/>
              <w:rPr>
                <w:szCs w:val="22"/>
              </w:rPr>
            </w:pPr>
            <w:r>
              <w:rPr>
                <w:szCs w:val="22"/>
              </w:rPr>
              <w:t>Symbol</w:t>
            </w:r>
          </w:p>
        </w:tc>
        <w:tc>
          <w:tcPr>
            <w:tcW w:w="960" w:type="dxa"/>
            <w:tcBorders>
              <w:top w:val="single" w:sz="4" w:space="0" w:color="auto"/>
              <w:left w:val="nil"/>
              <w:bottom w:val="single" w:sz="4" w:space="0" w:color="auto"/>
              <w:right w:val="nil"/>
            </w:tcBorders>
            <w:noWrap/>
            <w:vAlign w:val="bottom"/>
            <w:tcPrChange w:id="17" w:author="Ben.Williams" w:date="2020-10-30T12:43:00Z">
              <w:tcPr>
                <w:tcW w:w="960" w:type="dxa"/>
                <w:tcBorders>
                  <w:top w:val="single" w:sz="4" w:space="0" w:color="auto"/>
                  <w:left w:val="nil"/>
                  <w:bottom w:val="single" w:sz="4" w:space="0" w:color="auto"/>
                  <w:right w:val="nil"/>
                </w:tcBorders>
                <w:noWrap/>
                <w:vAlign w:val="bottom"/>
              </w:tcPr>
            </w:tcPrChange>
          </w:tcPr>
          <w:p w14:paraId="52F3AB19" w14:textId="77777777" w:rsidR="00353282" w:rsidRPr="00650B62" w:rsidRDefault="00353282" w:rsidP="005C6917">
            <w:pPr>
              <w:keepNext/>
              <w:keepLines/>
              <w:spacing w:after="0"/>
              <w:rPr>
                <w:szCs w:val="22"/>
              </w:rPr>
            </w:pPr>
            <w:r>
              <w:rPr>
                <w:szCs w:val="22"/>
              </w:rPr>
              <w:t>Number</w:t>
            </w:r>
          </w:p>
        </w:tc>
      </w:tr>
      <w:tr w:rsidR="00353282" w:rsidRPr="00650B62" w14:paraId="195185CB" w14:textId="77777777" w:rsidTr="00115F0E">
        <w:trPr>
          <w:cantSplit/>
          <w:trHeight w:val="300"/>
          <w:jc w:val="center"/>
          <w:trPrChange w:id="18" w:author="Ben.Williams" w:date="2020-10-30T12:43:00Z">
            <w:trPr>
              <w:cantSplit/>
              <w:trHeight w:val="300"/>
            </w:trPr>
          </w:trPrChange>
        </w:trPr>
        <w:tc>
          <w:tcPr>
            <w:tcW w:w="3000" w:type="dxa"/>
            <w:tcBorders>
              <w:top w:val="nil"/>
              <w:left w:val="nil"/>
              <w:bottom w:val="nil"/>
              <w:right w:val="nil"/>
            </w:tcBorders>
            <w:noWrap/>
            <w:vAlign w:val="bottom"/>
            <w:tcPrChange w:id="19" w:author="Ben.Williams" w:date="2020-10-30T12:43:00Z">
              <w:tcPr>
                <w:tcW w:w="3000" w:type="dxa"/>
                <w:tcBorders>
                  <w:top w:val="nil"/>
                  <w:left w:val="nil"/>
                  <w:bottom w:val="nil"/>
                  <w:right w:val="nil"/>
                </w:tcBorders>
                <w:noWrap/>
                <w:vAlign w:val="bottom"/>
              </w:tcPr>
            </w:tcPrChange>
          </w:tcPr>
          <w:p w14:paraId="017D343D" w14:textId="77777777" w:rsidR="00353282" w:rsidRPr="00650B62" w:rsidRDefault="00353282" w:rsidP="005C6917">
            <w:pPr>
              <w:keepNext/>
              <w:keepLines/>
              <w:spacing w:after="0"/>
              <w:rPr>
                <w:szCs w:val="22"/>
              </w:rPr>
            </w:pPr>
            <w:r>
              <w:rPr>
                <w:szCs w:val="22"/>
              </w:rPr>
              <w:t>Natural mortality</w:t>
            </w:r>
          </w:p>
        </w:tc>
        <w:tc>
          <w:tcPr>
            <w:tcW w:w="1480" w:type="dxa"/>
            <w:tcBorders>
              <w:top w:val="nil"/>
              <w:left w:val="nil"/>
              <w:bottom w:val="nil"/>
              <w:right w:val="nil"/>
            </w:tcBorders>
            <w:noWrap/>
            <w:vAlign w:val="bottom"/>
            <w:tcPrChange w:id="20" w:author="Ben.Williams" w:date="2020-10-30T12:43:00Z">
              <w:tcPr>
                <w:tcW w:w="1480" w:type="dxa"/>
                <w:tcBorders>
                  <w:top w:val="nil"/>
                  <w:left w:val="nil"/>
                  <w:bottom w:val="nil"/>
                  <w:right w:val="nil"/>
                </w:tcBorders>
                <w:noWrap/>
                <w:vAlign w:val="bottom"/>
              </w:tcPr>
            </w:tcPrChange>
          </w:tcPr>
          <w:p w14:paraId="3B49C17B" w14:textId="337FE0C6" w:rsidR="00353282" w:rsidRPr="00C16E34" w:rsidRDefault="00304D13" w:rsidP="005C6917">
            <w:pPr>
              <w:keepNext/>
              <w:keepLines/>
              <w:spacing w:after="0"/>
              <w:jc w:val="right"/>
              <w:rPr>
                <w:i/>
                <w:iCs/>
                <w:szCs w:val="22"/>
                <w:highlight w:val="yellow"/>
              </w:rPr>
            </w:pPr>
            <m:oMathPara>
              <m:oMath>
                <m:r>
                  <w:rPr>
                    <w:rFonts w:ascii="Cambria Math" w:hAnsi="Cambria Math"/>
                    <w:szCs w:val="22"/>
                  </w:rPr>
                  <m:t>M</m:t>
                </m:r>
              </m:oMath>
            </m:oMathPara>
          </w:p>
        </w:tc>
        <w:tc>
          <w:tcPr>
            <w:tcW w:w="960" w:type="dxa"/>
            <w:tcBorders>
              <w:top w:val="nil"/>
              <w:left w:val="nil"/>
              <w:bottom w:val="nil"/>
              <w:right w:val="nil"/>
            </w:tcBorders>
            <w:noWrap/>
            <w:vAlign w:val="bottom"/>
            <w:tcPrChange w:id="21" w:author="Ben.Williams" w:date="2020-10-30T12:43:00Z">
              <w:tcPr>
                <w:tcW w:w="960" w:type="dxa"/>
                <w:tcBorders>
                  <w:top w:val="nil"/>
                  <w:left w:val="nil"/>
                  <w:bottom w:val="nil"/>
                  <w:right w:val="nil"/>
                </w:tcBorders>
                <w:noWrap/>
                <w:vAlign w:val="bottom"/>
              </w:tcPr>
            </w:tcPrChange>
          </w:tcPr>
          <w:p w14:paraId="179063CE" w14:textId="77777777" w:rsidR="00353282" w:rsidRDefault="00353282" w:rsidP="005E03F4">
            <w:pPr>
              <w:spacing w:after="0"/>
              <w:jc w:val="right"/>
              <w:rPr>
                <w:szCs w:val="22"/>
              </w:rPr>
            </w:pPr>
            <w:r>
              <w:rPr>
                <w:szCs w:val="22"/>
              </w:rPr>
              <w:t>1</w:t>
            </w:r>
          </w:p>
        </w:tc>
      </w:tr>
      <w:tr w:rsidR="00353282" w:rsidRPr="00650B62" w14:paraId="349D0EAB" w14:textId="77777777" w:rsidTr="00115F0E">
        <w:trPr>
          <w:cantSplit/>
          <w:trHeight w:val="300"/>
          <w:jc w:val="center"/>
          <w:trPrChange w:id="22" w:author="Ben.Williams" w:date="2020-10-30T12:43:00Z">
            <w:trPr>
              <w:cantSplit/>
              <w:trHeight w:val="300"/>
            </w:trPr>
          </w:trPrChange>
        </w:trPr>
        <w:tc>
          <w:tcPr>
            <w:tcW w:w="3000" w:type="dxa"/>
            <w:tcBorders>
              <w:top w:val="nil"/>
              <w:left w:val="nil"/>
              <w:bottom w:val="nil"/>
              <w:right w:val="nil"/>
            </w:tcBorders>
            <w:noWrap/>
            <w:vAlign w:val="bottom"/>
            <w:tcPrChange w:id="23" w:author="Ben.Williams" w:date="2020-10-30T12:43:00Z">
              <w:tcPr>
                <w:tcW w:w="3000" w:type="dxa"/>
                <w:tcBorders>
                  <w:top w:val="nil"/>
                  <w:left w:val="nil"/>
                  <w:bottom w:val="nil"/>
                  <w:right w:val="nil"/>
                </w:tcBorders>
                <w:noWrap/>
                <w:vAlign w:val="bottom"/>
              </w:tcPr>
            </w:tcPrChange>
          </w:tcPr>
          <w:p w14:paraId="678679D0" w14:textId="77777777" w:rsidR="00353282" w:rsidRPr="00650B62" w:rsidRDefault="00353282" w:rsidP="005C6917">
            <w:pPr>
              <w:keepNext/>
              <w:keepLines/>
              <w:spacing w:after="0"/>
              <w:rPr>
                <w:szCs w:val="22"/>
              </w:rPr>
            </w:pPr>
            <w:r>
              <w:rPr>
                <w:szCs w:val="22"/>
              </w:rPr>
              <w:t>Catchability</w:t>
            </w:r>
          </w:p>
        </w:tc>
        <w:tc>
          <w:tcPr>
            <w:tcW w:w="1480" w:type="dxa"/>
            <w:tcBorders>
              <w:top w:val="nil"/>
              <w:left w:val="nil"/>
              <w:bottom w:val="nil"/>
              <w:right w:val="nil"/>
            </w:tcBorders>
            <w:noWrap/>
            <w:vAlign w:val="bottom"/>
            <w:tcPrChange w:id="24" w:author="Ben.Williams" w:date="2020-10-30T12:43:00Z">
              <w:tcPr>
                <w:tcW w:w="1480" w:type="dxa"/>
                <w:tcBorders>
                  <w:top w:val="nil"/>
                  <w:left w:val="nil"/>
                  <w:bottom w:val="nil"/>
                  <w:right w:val="nil"/>
                </w:tcBorders>
                <w:noWrap/>
                <w:vAlign w:val="bottom"/>
              </w:tcPr>
            </w:tcPrChange>
          </w:tcPr>
          <w:p w14:paraId="2CFBFBD4" w14:textId="2D219366" w:rsidR="00353282" w:rsidRPr="00C16E34" w:rsidRDefault="00304D13" w:rsidP="005C6917">
            <w:pPr>
              <w:keepNext/>
              <w:keepLines/>
              <w:spacing w:after="0"/>
              <w:jc w:val="right"/>
              <w:rPr>
                <w:i/>
                <w:iCs/>
                <w:szCs w:val="22"/>
                <w:highlight w:val="yellow"/>
              </w:rPr>
            </w:pPr>
            <m:oMathPara>
              <m:oMath>
                <m:r>
                  <w:rPr>
                    <w:rFonts w:ascii="Cambria Math" w:hAnsi="Cambria Math"/>
                    <w:szCs w:val="22"/>
                  </w:rPr>
                  <m:t>q</m:t>
                </m:r>
              </m:oMath>
            </m:oMathPara>
          </w:p>
        </w:tc>
        <w:tc>
          <w:tcPr>
            <w:tcW w:w="960" w:type="dxa"/>
            <w:tcBorders>
              <w:top w:val="nil"/>
              <w:left w:val="nil"/>
              <w:bottom w:val="nil"/>
              <w:right w:val="nil"/>
            </w:tcBorders>
            <w:noWrap/>
            <w:vAlign w:val="bottom"/>
            <w:tcPrChange w:id="25" w:author="Ben.Williams" w:date="2020-10-30T12:43:00Z">
              <w:tcPr>
                <w:tcW w:w="960" w:type="dxa"/>
                <w:tcBorders>
                  <w:top w:val="nil"/>
                  <w:left w:val="nil"/>
                  <w:bottom w:val="nil"/>
                  <w:right w:val="nil"/>
                </w:tcBorders>
                <w:noWrap/>
                <w:vAlign w:val="bottom"/>
              </w:tcPr>
            </w:tcPrChange>
          </w:tcPr>
          <w:p w14:paraId="59F8B0A2" w14:textId="77777777" w:rsidR="00353282" w:rsidRDefault="00353282" w:rsidP="005E03F4">
            <w:pPr>
              <w:spacing w:after="0"/>
              <w:jc w:val="right"/>
              <w:rPr>
                <w:szCs w:val="22"/>
              </w:rPr>
            </w:pPr>
            <w:r>
              <w:rPr>
                <w:szCs w:val="22"/>
              </w:rPr>
              <w:t>1</w:t>
            </w:r>
          </w:p>
        </w:tc>
      </w:tr>
      <w:tr w:rsidR="00353282" w:rsidRPr="00650B62" w14:paraId="19EF6F3E" w14:textId="77777777" w:rsidTr="00115F0E">
        <w:trPr>
          <w:cantSplit/>
          <w:trHeight w:val="330"/>
          <w:jc w:val="center"/>
          <w:trPrChange w:id="26" w:author="Ben.Williams" w:date="2020-10-30T12:43:00Z">
            <w:trPr>
              <w:cantSplit/>
              <w:trHeight w:val="330"/>
            </w:trPr>
          </w:trPrChange>
        </w:trPr>
        <w:tc>
          <w:tcPr>
            <w:tcW w:w="3000" w:type="dxa"/>
            <w:tcBorders>
              <w:top w:val="nil"/>
              <w:left w:val="nil"/>
              <w:bottom w:val="nil"/>
              <w:right w:val="nil"/>
            </w:tcBorders>
            <w:noWrap/>
            <w:vAlign w:val="bottom"/>
            <w:tcPrChange w:id="27" w:author="Ben.Williams" w:date="2020-10-30T12:43:00Z">
              <w:tcPr>
                <w:tcW w:w="3000" w:type="dxa"/>
                <w:tcBorders>
                  <w:top w:val="nil"/>
                  <w:left w:val="nil"/>
                  <w:bottom w:val="nil"/>
                  <w:right w:val="nil"/>
                </w:tcBorders>
                <w:noWrap/>
                <w:vAlign w:val="bottom"/>
              </w:tcPr>
            </w:tcPrChange>
          </w:tcPr>
          <w:p w14:paraId="08488B78" w14:textId="77777777" w:rsidR="00353282" w:rsidRPr="00650B62" w:rsidRDefault="00353282" w:rsidP="005C6917">
            <w:pPr>
              <w:keepNext/>
              <w:keepLines/>
              <w:spacing w:after="0"/>
              <w:rPr>
                <w:szCs w:val="22"/>
              </w:rPr>
            </w:pPr>
            <w:r>
              <w:rPr>
                <w:szCs w:val="22"/>
              </w:rPr>
              <w:t>Log-mean-recruitment</w:t>
            </w:r>
          </w:p>
        </w:tc>
        <w:tc>
          <w:tcPr>
            <w:tcW w:w="1480" w:type="dxa"/>
            <w:tcBorders>
              <w:top w:val="nil"/>
              <w:left w:val="nil"/>
              <w:bottom w:val="nil"/>
              <w:right w:val="nil"/>
            </w:tcBorders>
            <w:noWrap/>
            <w:vAlign w:val="bottom"/>
            <w:tcPrChange w:id="28" w:author="Ben.Williams" w:date="2020-10-30T12:43:00Z">
              <w:tcPr>
                <w:tcW w:w="1480" w:type="dxa"/>
                <w:tcBorders>
                  <w:top w:val="nil"/>
                  <w:left w:val="nil"/>
                  <w:bottom w:val="nil"/>
                  <w:right w:val="nil"/>
                </w:tcBorders>
                <w:noWrap/>
                <w:vAlign w:val="bottom"/>
              </w:tcPr>
            </w:tcPrChange>
          </w:tcPr>
          <w:p w14:paraId="621B29CC" w14:textId="263C35ED" w:rsidR="00353282" w:rsidRPr="00C16E34" w:rsidRDefault="00AA7383" w:rsidP="005C6917">
            <w:pPr>
              <w:keepNext/>
              <w:keepLines/>
              <w:spacing w:after="0"/>
              <w:jc w:val="right"/>
              <w:rPr>
                <w:i/>
                <w:iCs/>
                <w:szCs w:val="22"/>
                <w:highlight w:val="yellow"/>
              </w:rPr>
            </w:pPr>
            <m:oMathPara>
              <m:oMath>
                <m:sSub>
                  <m:sSubPr>
                    <m:ctrlPr>
                      <w:rPr>
                        <w:rFonts w:ascii="Cambria Math" w:hAnsi="Cambria Math"/>
                        <w:i/>
                        <w:szCs w:val="22"/>
                      </w:rPr>
                    </m:ctrlPr>
                  </m:sSubPr>
                  <m:e>
                    <m:r>
                      <w:rPr>
                        <w:rFonts w:ascii="Cambria Math" w:hAnsi="Cambria Math"/>
                        <w:szCs w:val="22"/>
                      </w:rPr>
                      <m:t>μ</m:t>
                    </m:r>
                  </m:e>
                  <m:sub>
                    <m:r>
                      <w:rPr>
                        <w:rFonts w:ascii="Cambria Math" w:hAnsi="Cambria Math"/>
                        <w:szCs w:val="22"/>
                      </w:rPr>
                      <m:t>r</m:t>
                    </m:r>
                  </m:sub>
                </m:sSub>
              </m:oMath>
            </m:oMathPara>
          </w:p>
        </w:tc>
        <w:tc>
          <w:tcPr>
            <w:tcW w:w="960" w:type="dxa"/>
            <w:tcBorders>
              <w:top w:val="nil"/>
              <w:left w:val="nil"/>
              <w:bottom w:val="nil"/>
              <w:right w:val="nil"/>
            </w:tcBorders>
            <w:noWrap/>
            <w:vAlign w:val="bottom"/>
            <w:tcPrChange w:id="29" w:author="Ben.Williams" w:date="2020-10-30T12:43:00Z">
              <w:tcPr>
                <w:tcW w:w="960" w:type="dxa"/>
                <w:tcBorders>
                  <w:top w:val="nil"/>
                  <w:left w:val="nil"/>
                  <w:bottom w:val="nil"/>
                  <w:right w:val="nil"/>
                </w:tcBorders>
                <w:noWrap/>
                <w:vAlign w:val="bottom"/>
              </w:tcPr>
            </w:tcPrChange>
          </w:tcPr>
          <w:p w14:paraId="471F6195" w14:textId="77777777" w:rsidR="00353282" w:rsidRDefault="00353282" w:rsidP="005E03F4">
            <w:pPr>
              <w:spacing w:after="0"/>
              <w:jc w:val="right"/>
              <w:rPr>
                <w:szCs w:val="22"/>
              </w:rPr>
            </w:pPr>
            <w:r>
              <w:rPr>
                <w:szCs w:val="22"/>
              </w:rPr>
              <w:t>1</w:t>
            </w:r>
          </w:p>
        </w:tc>
      </w:tr>
      <w:tr w:rsidR="00353282" w:rsidRPr="00650B62" w14:paraId="35A45F33" w14:textId="77777777" w:rsidTr="00115F0E">
        <w:trPr>
          <w:cantSplit/>
          <w:trHeight w:val="330"/>
          <w:jc w:val="center"/>
          <w:trPrChange w:id="30" w:author="Ben.Williams" w:date="2020-10-30T12:43:00Z">
            <w:trPr>
              <w:cantSplit/>
              <w:trHeight w:val="330"/>
            </w:trPr>
          </w:trPrChange>
        </w:trPr>
        <w:tc>
          <w:tcPr>
            <w:tcW w:w="3000" w:type="dxa"/>
            <w:tcBorders>
              <w:top w:val="nil"/>
              <w:left w:val="nil"/>
              <w:bottom w:val="nil"/>
              <w:right w:val="nil"/>
            </w:tcBorders>
            <w:noWrap/>
            <w:vAlign w:val="bottom"/>
            <w:tcPrChange w:id="31" w:author="Ben.Williams" w:date="2020-10-30T12:43:00Z">
              <w:tcPr>
                <w:tcW w:w="3000" w:type="dxa"/>
                <w:tcBorders>
                  <w:top w:val="nil"/>
                  <w:left w:val="nil"/>
                  <w:bottom w:val="nil"/>
                  <w:right w:val="nil"/>
                </w:tcBorders>
                <w:noWrap/>
                <w:vAlign w:val="bottom"/>
              </w:tcPr>
            </w:tcPrChange>
          </w:tcPr>
          <w:p w14:paraId="118B5666" w14:textId="77777777" w:rsidR="00353282" w:rsidRPr="00650B62" w:rsidRDefault="00353282" w:rsidP="005C6917">
            <w:pPr>
              <w:keepNext/>
              <w:keepLines/>
              <w:spacing w:after="0"/>
              <w:rPr>
                <w:szCs w:val="22"/>
              </w:rPr>
            </w:pPr>
            <w:r>
              <w:rPr>
                <w:szCs w:val="22"/>
              </w:rPr>
              <w:t>Recruitment variability</w:t>
            </w:r>
          </w:p>
        </w:tc>
        <w:tc>
          <w:tcPr>
            <w:tcW w:w="1480" w:type="dxa"/>
            <w:tcBorders>
              <w:top w:val="nil"/>
              <w:left w:val="nil"/>
              <w:bottom w:val="nil"/>
              <w:right w:val="nil"/>
            </w:tcBorders>
            <w:noWrap/>
            <w:vAlign w:val="bottom"/>
            <w:tcPrChange w:id="32" w:author="Ben.Williams" w:date="2020-10-30T12:43:00Z">
              <w:tcPr>
                <w:tcW w:w="1480" w:type="dxa"/>
                <w:tcBorders>
                  <w:top w:val="nil"/>
                  <w:left w:val="nil"/>
                  <w:bottom w:val="nil"/>
                  <w:right w:val="nil"/>
                </w:tcBorders>
                <w:noWrap/>
                <w:vAlign w:val="bottom"/>
              </w:tcPr>
            </w:tcPrChange>
          </w:tcPr>
          <w:p w14:paraId="297E355D" w14:textId="38F04F54" w:rsidR="00353282" w:rsidRPr="00C16E34" w:rsidRDefault="00AA7383" w:rsidP="005C6917">
            <w:pPr>
              <w:keepNext/>
              <w:keepLines/>
              <w:spacing w:after="0"/>
              <w:jc w:val="right"/>
              <w:rPr>
                <w:rFonts w:ascii="Symbol" w:hAnsi="Symbol" w:cs="Arial"/>
                <w:i/>
                <w:iCs/>
                <w:szCs w:val="22"/>
                <w:highlight w:val="yellow"/>
              </w:rPr>
            </w:pPr>
            <m:oMathPara>
              <m:oMath>
                <m:sSub>
                  <m:sSubPr>
                    <m:ctrlPr>
                      <w:rPr>
                        <w:rFonts w:ascii="Cambria Math" w:hAnsi="Cambria Math"/>
                        <w:i/>
                        <w:szCs w:val="22"/>
                      </w:rPr>
                    </m:ctrlPr>
                  </m:sSubPr>
                  <m:e>
                    <m:r>
                      <w:rPr>
                        <w:rFonts w:ascii="Cambria Math" w:hAnsi="Cambria Math"/>
                        <w:szCs w:val="22"/>
                      </w:rPr>
                      <m:t>σ</m:t>
                    </m:r>
                  </m:e>
                  <m:sub>
                    <m:r>
                      <w:rPr>
                        <w:rFonts w:ascii="Cambria Math" w:hAnsi="Cambria Math"/>
                        <w:szCs w:val="22"/>
                      </w:rPr>
                      <m:t>r</m:t>
                    </m:r>
                  </m:sub>
                </m:sSub>
              </m:oMath>
            </m:oMathPara>
          </w:p>
        </w:tc>
        <w:tc>
          <w:tcPr>
            <w:tcW w:w="960" w:type="dxa"/>
            <w:tcBorders>
              <w:top w:val="nil"/>
              <w:left w:val="nil"/>
              <w:bottom w:val="nil"/>
              <w:right w:val="nil"/>
            </w:tcBorders>
            <w:noWrap/>
            <w:vAlign w:val="bottom"/>
            <w:tcPrChange w:id="33" w:author="Ben.Williams" w:date="2020-10-30T12:43:00Z">
              <w:tcPr>
                <w:tcW w:w="960" w:type="dxa"/>
                <w:tcBorders>
                  <w:top w:val="nil"/>
                  <w:left w:val="nil"/>
                  <w:bottom w:val="nil"/>
                  <w:right w:val="nil"/>
                </w:tcBorders>
                <w:noWrap/>
                <w:vAlign w:val="bottom"/>
              </w:tcPr>
            </w:tcPrChange>
          </w:tcPr>
          <w:p w14:paraId="69D1EE00" w14:textId="77777777" w:rsidR="00353282" w:rsidRDefault="00353282" w:rsidP="005E03F4">
            <w:pPr>
              <w:spacing w:after="0"/>
              <w:jc w:val="right"/>
              <w:rPr>
                <w:szCs w:val="22"/>
              </w:rPr>
            </w:pPr>
            <w:r>
              <w:rPr>
                <w:szCs w:val="22"/>
              </w:rPr>
              <w:t>1</w:t>
            </w:r>
          </w:p>
        </w:tc>
      </w:tr>
      <w:tr w:rsidR="00353282" w:rsidRPr="00650B62" w14:paraId="64CB349C" w14:textId="77777777" w:rsidTr="00115F0E">
        <w:trPr>
          <w:cantSplit/>
          <w:trHeight w:val="375"/>
          <w:jc w:val="center"/>
          <w:trPrChange w:id="34" w:author="Ben.Williams" w:date="2020-10-30T12:43:00Z">
            <w:trPr>
              <w:cantSplit/>
              <w:trHeight w:val="375"/>
            </w:trPr>
          </w:trPrChange>
        </w:trPr>
        <w:tc>
          <w:tcPr>
            <w:tcW w:w="3000" w:type="dxa"/>
            <w:tcBorders>
              <w:top w:val="nil"/>
              <w:left w:val="nil"/>
              <w:bottom w:val="nil"/>
              <w:right w:val="nil"/>
            </w:tcBorders>
            <w:noWrap/>
            <w:vAlign w:val="bottom"/>
            <w:tcPrChange w:id="35" w:author="Ben.Williams" w:date="2020-10-30T12:43:00Z">
              <w:tcPr>
                <w:tcW w:w="3000" w:type="dxa"/>
                <w:tcBorders>
                  <w:top w:val="nil"/>
                  <w:left w:val="nil"/>
                  <w:bottom w:val="nil"/>
                  <w:right w:val="nil"/>
                </w:tcBorders>
                <w:noWrap/>
                <w:vAlign w:val="bottom"/>
              </w:tcPr>
            </w:tcPrChange>
          </w:tcPr>
          <w:p w14:paraId="7DE50243" w14:textId="77777777" w:rsidR="00353282" w:rsidRPr="00650B62" w:rsidRDefault="00353282" w:rsidP="005C6917">
            <w:pPr>
              <w:keepNext/>
              <w:keepLines/>
              <w:spacing w:after="0"/>
              <w:rPr>
                <w:szCs w:val="22"/>
              </w:rPr>
            </w:pPr>
            <w:proofErr w:type="spellStart"/>
            <w:r>
              <w:rPr>
                <w:szCs w:val="22"/>
              </w:rPr>
              <w:t>Spawners</w:t>
            </w:r>
            <w:proofErr w:type="spellEnd"/>
            <w:r>
              <w:rPr>
                <w:szCs w:val="22"/>
              </w:rPr>
              <w:t>-per-recruit levels</w:t>
            </w:r>
          </w:p>
        </w:tc>
        <w:tc>
          <w:tcPr>
            <w:tcW w:w="1480" w:type="dxa"/>
            <w:tcBorders>
              <w:top w:val="nil"/>
              <w:left w:val="nil"/>
              <w:bottom w:val="nil"/>
              <w:right w:val="nil"/>
            </w:tcBorders>
            <w:noWrap/>
            <w:vAlign w:val="bottom"/>
            <w:tcPrChange w:id="36" w:author="Ben.Williams" w:date="2020-10-30T12:43:00Z">
              <w:tcPr>
                <w:tcW w:w="1480" w:type="dxa"/>
                <w:tcBorders>
                  <w:top w:val="nil"/>
                  <w:left w:val="nil"/>
                  <w:bottom w:val="nil"/>
                  <w:right w:val="nil"/>
                </w:tcBorders>
                <w:noWrap/>
                <w:vAlign w:val="bottom"/>
              </w:tcPr>
            </w:tcPrChange>
          </w:tcPr>
          <w:p w14:paraId="5594C344" w14:textId="5DE4B554" w:rsidR="00353282" w:rsidRPr="00C16E34" w:rsidRDefault="00AA7383" w:rsidP="005C6917">
            <w:pPr>
              <w:keepNext/>
              <w:keepLines/>
              <w:spacing w:after="0"/>
              <w:jc w:val="right"/>
              <w:rPr>
                <w:i/>
                <w:iCs/>
                <w:szCs w:val="22"/>
                <w:highlight w:val="yellow"/>
              </w:rPr>
            </w:pPr>
            <m:oMathPara>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35%</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40%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100%</m:t>
                    </m:r>
                  </m:sub>
                </m:sSub>
                <m:r>
                  <w:rPr>
                    <w:rFonts w:ascii="Cambria Math" w:hAnsi="Cambria Math"/>
                    <w:szCs w:val="22"/>
                  </w:rPr>
                  <m:t xml:space="preserve"> </m:t>
                </m:r>
              </m:oMath>
            </m:oMathPara>
          </w:p>
        </w:tc>
        <w:tc>
          <w:tcPr>
            <w:tcW w:w="960" w:type="dxa"/>
            <w:tcBorders>
              <w:top w:val="nil"/>
              <w:left w:val="nil"/>
              <w:bottom w:val="nil"/>
              <w:right w:val="nil"/>
            </w:tcBorders>
            <w:noWrap/>
            <w:vAlign w:val="bottom"/>
            <w:tcPrChange w:id="37" w:author="Ben.Williams" w:date="2020-10-30T12:43:00Z">
              <w:tcPr>
                <w:tcW w:w="960" w:type="dxa"/>
                <w:tcBorders>
                  <w:top w:val="nil"/>
                  <w:left w:val="nil"/>
                  <w:bottom w:val="nil"/>
                  <w:right w:val="nil"/>
                </w:tcBorders>
                <w:noWrap/>
                <w:vAlign w:val="bottom"/>
              </w:tcPr>
            </w:tcPrChange>
          </w:tcPr>
          <w:p w14:paraId="4713FC84" w14:textId="77777777" w:rsidR="00353282" w:rsidRDefault="00353282" w:rsidP="005E03F4">
            <w:pPr>
              <w:spacing w:after="0"/>
              <w:jc w:val="right"/>
              <w:rPr>
                <w:szCs w:val="22"/>
              </w:rPr>
            </w:pPr>
            <w:r>
              <w:rPr>
                <w:szCs w:val="22"/>
              </w:rPr>
              <w:t>3</w:t>
            </w:r>
          </w:p>
        </w:tc>
      </w:tr>
      <w:tr w:rsidR="00353282" w:rsidRPr="00650B62" w14:paraId="2BADED02" w14:textId="77777777" w:rsidTr="00115F0E">
        <w:trPr>
          <w:cantSplit/>
          <w:trHeight w:val="330"/>
          <w:jc w:val="center"/>
          <w:trPrChange w:id="38" w:author="Ben.Williams" w:date="2020-10-30T12:43:00Z">
            <w:trPr>
              <w:cantSplit/>
              <w:trHeight w:val="330"/>
            </w:trPr>
          </w:trPrChange>
        </w:trPr>
        <w:tc>
          <w:tcPr>
            <w:tcW w:w="3000" w:type="dxa"/>
            <w:tcBorders>
              <w:top w:val="nil"/>
              <w:left w:val="nil"/>
              <w:bottom w:val="nil"/>
              <w:right w:val="nil"/>
            </w:tcBorders>
            <w:noWrap/>
            <w:vAlign w:val="bottom"/>
            <w:tcPrChange w:id="39" w:author="Ben.Williams" w:date="2020-10-30T12:43:00Z">
              <w:tcPr>
                <w:tcW w:w="3000" w:type="dxa"/>
                <w:tcBorders>
                  <w:top w:val="nil"/>
                  <w:left w:val="nil"/>
                  <w:bottom w:val="nil"/>
                  <w:right w:val="nil"/>
                </w:tcBorders>
                <w:noWrap/>
                <w:vAlign w:val="bottom"/>
              </w:tcPr>
            </w:tcPrChange>
          </w:tcPr>
          <w:p w14:paraId="62AE2AA6" w14:textId="77777777" w:rsidR="00353282" w:rsidRPr="00650B62" w:rsidRDefault="00353282" w:rsidP="005C6917">
            <w:pPr>
              <w:keepNext/>
              <w:keepLines/>
              <w:spacing w:after="0"/>
              <w:rPr>
                <w:szCs w:val="22"/>
              </w:rPr>
            </w:pPr>
            <w:r>
              <w:rPr>
                <w:szCs w:val="22"/>
              </w:rPr>
              <w:t>Recruitment deviations</w:t>
            </w:r>
          </w:p>
        </w:tc>
        <w:tc>
          <w:tcPr>
            <w:tcW w:w="1480" w:type="dxa"/>
            <w:tcBorders>
              <w:top w:val="nil"/>
              <w:left w:val="nil"/>
              <w:bottom w:val="nil"/>
              <w:right w:val="nil"/>
            </w:tcBorders>
            <w:noWrap/>
            <w:vAlign w:val="bottom"/>
            <w:tcPrChange w:id="40" w:author="Ben.Williams" w:date="2020-10-30T12:43:00Z">
              <w:tcPr>
                <w:tcW w:w="1480" w:type="dxa"/>
                <w:tcBorders>
                  <w:top w:val="nil"/>
                  <w:left w:val="nil"/>
                  <w:bottom w:val="nil"/>
                  <w:right w:val="nil"/>
                </w:tcBorders>
                <w:noWrap/>
                <w:vAlign w:val="bottom"/>
              </w:tcPr>
            </w:tcPrChange>
          </w:tcPr>
          <w:p w14:paraId="4EA7044F" w14:textId="22C53301" w:rsidR="00353282" w:rsidRPr="00C16E34" w:rsidRDefault="00AA7383" w:rsidP="005C6917">
            <w:pPr>
              <w:keepNext/>
              <w:keepLines/>
              <w:spacing w:after="0"/>
              <w:jc w:val="right"/>
              <w:rPr>
                <w:rFonts w:ascii="Symbol" w:hAnsi="Symbol" w:cs="Arial"/>
                <w:i/>
                <w:iCs/>
                <w:szCs w:val="22"/>
                <w:highlight w:val="yellow"/>
              </w:rPr>
            </w:pPr>
            <m:oMathPara>
              <m:oMath>
                <m:sSubSup>
                  <m:sSubSupPr>
                    <m:ctrlPr>
                      <w:rPr>
                        <w:rFonts w:ascii="Cambria Math" w:hAnsi="Cambria Math"/>
                        <w:i/>
                        <w:szCs w:val="22"/>
                      </w:rPr>
                    </m:ctrlPr>
                  </m:sSubSupPr>
                  <m:e>
                    <m:r>
                      <w:rPr>
                        <w:rFonts w:ascii="Cambria Math" w:hAnsi="Cambria Math"/>
                        <w:szCs w:val="22"/>
                      </w:rPr>
                      <m:t>ε</m:t>
                    </m:r>
                  </m:e>
                  <m:sub>
                    <m:r>
                      <w:rPr>
                        <w:rFonts w:ascii="Cambria Math" w:hAnsi="Cambria Math"/>
                        <w:szCs w:val="22"/>
                      </w:rPr>
                      <m:t>y</m:t>
                    </m:r>
                  </m:sub>
                  <m:sup>
                    <m:r>
                      <w:rPr>
                        <w:rFonts w:ascii="Cambria Math" w:hAnsi="Cambria Math"/>
                        <w:szCs w:val="22"/>
                      </w:rPr>
                      <m:t>r</m:t>
                    </m:r>
                  </m:sup>
                </m:sSubSup>
              </m:oMath>
            </m:oMathPara>
          </w:p>
        </w:tc>
        <w:tc>
          <w:tcPr>
            <w:tcW w:w="960" w:type="dxa"/>
            <w:tcBorders>
              <w:top w:val="nil"/>
              <w:left w:val="nil"/>
              <w:bottom w:val="nil"/>
              <w:right w:val="nil"/>
            </w:tcBorders>
            <w:noWrap/>
            <w:vAlign w:val="bottom"/>
            <w:tcPrChange w:id="41" w:author="Ben.Williams" w:date="2020-10-30T12:43:00Z">
              <w:tcPr>
                <w:tcW w:w="960" w:type="dxa"/>
                <w:tcBorders>
                  <w:top w:val="nil"/>
                  <w:left w:val="nil"/>
                  <w:bottom w:val="nil"/>
                  <w:right w:val="nil"/>
                </w:tcBorders>
                <w:noWrap/>
                <w:vAlign w:val="bottom"/>
              </w:tcPr>
            </w:tcPrChange>
          </w:tcPr>
          <w:p w14:paraId="785D3B03" w14:textId="6C0D13EC" w:rsidR="00353282" w:rsidRDefault="009F49D3" w:rsidP="00EB517D">
            <w:pPr>
              <w:spacing w:after="0"/>
              <w:jc w:val="right"/>
              <w:rPr>
                <w:szCs w:val="22"/>
              </w:rPr>
            </w:pPr>
            <w:r>
              <w:rPr>
                <w:szCs w:val="22"/>
              </w:rPr>
              <w:t>86</w:t>
            </w:r>
          </w:p>
        </w:tc>
      </w:tr>
      <w:tr w:rsidR="00353282" w:rsidRPr="00650B62" w14:paraId="70A72919" w14:textId="77777777" w:rsidTr="00115F0E">
        <w:trPr>
          <w:cantSplit/>
          <w:trHeight w:val="330"/>
          <w:jc w:val="center"/>
          <w:trPrChange w:id="42" w:author="Ben.Williams" w:date="2020-10-30T12:43:00Z">
            <w:trPr>
              <w:cantSplit/>
              <w:trHeight w:val="330"/>
            </w:trPr>
          </w:trPrChange>
        </w:trPr>
        <w:tc>
          <w:tcPr>
            <w:tcW w:w="3000" w:type="dxa"/>
            <w:tcBorders>
              <w:top w:val="nil"/>
              <w:left w:val="nil"/>
              <w:bottom w:val="nil"/>
              <w:right w:val="nil"/>
            </w:tcBorders>
            <w:noWrap/>
            <w:vAlign w:val="bottom"/>
            <w:tcPrChange w:id="43" w:author="Ben.Williams" w:date="2020-10-30T12:43:00Z">
              <w:tcPr>
                <w:tcW w:w="3000" w:type="dxa"/>
                <w:tcBorders>
                  <w:top w:val="nil"/>
                  <w:left w:val="nil"/>
                  <w:bottom w:val="nil"/>
                  <w:right w:val="nil"/>
                </w:tcBorders>
                <w:noWrap/>
                <w:vAlign w:val="bottom"/>
              </w:tcPr>
            </w:tcPrChange>
          </w:tcPr>
          <w:p w14:paraId="4A6A3693" w14:textId="77777777" w:rsidR="00353282" w:rsidRPr="00650B62" w:rsidRDefault="00353282" w:rsidP="005C6917">
            <w:pPr>
              <w:keepNext/>
              <w:keepLines/>
              <w:spacing w:after="0"/>
              <w:rPr>
                <w:szCs w:val="22"/>
              </w:rPr>
            </w:pPr>
            <w:r>
              <w:rPr>
                <w:szCs w:val="22"/>
              </w:rPr>
              <w:t>Average fishing mortality</w:t>
            </w:r>
          </w:p>
        </w:tc>
        <w:tc>
          <w:tcPr>
            <w:tcW w:w="1480" w:type="dxa"/>
            <w:tcBorders>
              <w:top w:val="nil"/>
              <w:left w:val="nil"/>
              <w:bottom w:val="nil"/>
              <w:right w:val="nil"/>
            </w:tcBorders>
            <w:noWrap/>
            <w:vAlign w:val="bottom"/>
            <w:tcPrChange w:id="44" w:author="Ben.Williams" w:date="2020-10-30T12:43:00Z">
              <w:tcPr>
                <w:tcW w:w="1480" w:type="dxa"/>
                <w:tcBorders>
                  <w:top w:val="nil"/>
                  <w:left w:val="nil"/>
                  <w:bottom w:val="nil"/>
                  <w:right w:val="nil"/>
                </w:tcBorders>
                <w:noWrap/>
                <w:vAlign w:val="bottom"/>
              </w:tcPr>
            </w:tcPrChange>
          </w:tcPr>
          <w:p w14:paraId="67BC7EDD" w14:textId="1EC91B71" w:rsidR="00353282" w:rsidRPr="00C16E34" w:rsidRDefault="00AA7383" w:rsidP="005C6917">
            <w:pPr>
              <w:keepNext/>
              <w:keepLines/>
              <w:spacing w:after="0"/>
              <w:jc w:val="right"/>
              <w:rPr>
                <w:i/>
                <w:iCs/>
                <w:szCs w:val="22"/>
                <w:highlight w:val="yellow"/>
              </w:rPr>
            </w:pPr>
            <m:oMathPara>
              <m:oMath>
                <m:sSub>
                  <m:sSubPr>
                    <m:ctrlPr>
                      <w:rPr>
                        <w:rFonts w:ascii="Cambria Math" w:hAnsi="Cambria Math"/>
                        <w:i/>
                        <w:szCs w:val="22"/>
                      </w:rPr>
                    </m:ctrlPr>
                  </m:sSubPr>
                  <m:e>
                    <m:r>
                      <w:rPr>
                        <w:rFonts w:ascii="Cambria Math" w:hAnsi="Cambria Math"/>
                        <w:szCs w:val="22"/>
                      </w:rPr>
                      <m:t>μ</m:t>
                    </m:r>
                  </m:e>
                  <m:sub>
                    <m:r>
                      <w:rPr>
                        <w:rFonts w:ascii="Cambria Math" w:hAnsi="Cambria Math"/>
                        <w:szCs w:val="22"/>
                      </w:rPr>
                      <m:t>f</m:t>
                    </m:r>
                  </m:sub>
                </m:sSub>
              </m:oMath>
            </m:oMathPara>
          </w:p>
        </w:tc>
        <w:tc>
          <w:tcPr>
            <w:tcW w:w="960" w:type="dxa"/>
            <w:tcBorders>
              <w:top w:val="nil"/>
              <w:left w:val="nil"/>
              <w:bottom w:val="nil"/>
              <w:right w:val="nil"/>
            </w:tcBorders>
            <w:noWrap/>
            <w:vAlign w:val="bottom"/>
            <w:tcPrChange w:id="45" w:author="Ben.Williams" w:date="2020-10-30T12:43:00Z">
              <w:tcPr>
                <w:tcW w:w="960" w:type="dxa"/>
                <w:tcBorders>
                  <w:top w:val="nil"/>
                  <w:left w:val="nil"/>
                  <w:bottom w:val="nil"/>
                  <w:right w:val="nil"/>
                </w:tcBorders>
                <w:noWrap/>
                <w:vAlign w:val="bottom"/>
              </w:tcPr>
            </w:tcPrChange>
          </w:tcPr>
          <w:p w14:paraId="455BDFD8" w14:textId="77777777" w:rsidR="00353282" w:rsidRDefault="00353282" w:rsidP="005E03F4">
            <w:pPr>
              <w:spacing w:after="0"/>
              <w:jc w:val="right"/>
              <w:rPr>
                <w:szCs w:val="22"/>
              </w:rPr>
            </w:pPr>
            <w:r>
              <w:rPr>
                <w:szCs w:val="22"/>
              </w:rPr>
              <w:t>1</w:t>
            </w:r>
          </w:p>
        </w:tc>
      </w:tr>
      <w:tr w:rsidR="00353282" w:rsidRPr="00650B62" w14:paraId="7EB27E6A" w14:textId="77777777" w:rsidTr="00115F0E">
        <w:trPr>
          <w:cantSplit/>
          <w:trHeight w:val="330"/>
          <w:jc w:val="center"/>
          <w:trPrChange w:id="46" w:author="Ben.Williams" w:date="2020-10-30T12:43:00Z">
            <w:trPr>
              <w:cantSplit/>
              <w:trHeight w:val="330"/>
            </w:trPr>
          </w:trPrChange>
        </w:trPr>
        <w:tc>
          <w:tcPr>
            <w:tcW w:w="3000" w:type="dxa"/>
            <w:tcBorders>
              <w:top w:val="nil"/>
              <w:left w:val="nil"/>
              <w:bottom w:val="nil"/>
              <w:right w:val="nil"/>
            </w:tcBorders>
            <w:noWrap/>
            <w:vAlign w:val="bottom"/>
            <w:tcPrChange w:id="47" w:author="Ben.Williams" w:date="2020-10-30T12:43:00Z">
              <w:tcPr>
                <w:tcW w:w="3000" w:type="dxa"/>
                <w:tcBorders>
                  <w:top w:val="nil"/>
                  <w:left w:val="nil"/>
                  <w:bottom w:val="nil"/>
                  <w:right w:val="nil"/>
                </w:tcBorders>
                <w:noWrap/>
                <w:vAlign w:val="bottom"/>
              </w:tcPr>
            </w:tcPrChange>
          </w:tcPr>
          <w:p w14:paraId="57E096CC" w14:textId="77777777" w:rsidR="00353282" w:rsidRPr="00650B62" w:rsidRDefault="00353282" w:rsidP="005C6917">
            <w:pPr>
              <w:keepNext/>
              <w:keepLines/>
              <w:spacing w:after="0"/>
              <w:rPr>
                <w:szCs w:val="22"/>
              </w:rPr>
            </w:pPr>
            <w:r>
              <w:rPr>
                <w:szCs w:val="22"/>
              </w:rPr>
              <w:t>Fishing mortality deviations</w:t>
            </w:r>
          </w:p>
        </w:tc>
        <w:tc>
          <w:tcPr>
            <w:tcW w:w="1480" w:type="dxa"/>
            <w:tcBorders>
              <w:top w:val="nil"/>
              <w:left w:val="nil"/>
              <w:bottom w:val="nil"/>
              <w:right w:val="nil"/>
            </w:tcBorders>
            <w:noWrap/>
            <w:vAlign w:val="bottom"/>
            <w:tcPrChange w:id="48" w:author="Ben.Williams" w:date="2020-10-30T12:43:00Z">
              <w:tcPr>
                <w:tcW w:w="1480" w:type="dxa"/>
                <w:tcBorders>
                  <w:top w:val="nil"/>
                  <w:left w:val="nil"/>
                  <w:bottom w:val="nil"/>
                  <w:right w:val="nil"/>
                </w:tcBorders>
                <w:noWrap/>
                <w:vAlign w:val="bottom"/>
              </w:tcPr>
            </w:tcPrChange>
          </w:tcPr>
          <w:p w14:paraId="5E05ED8B" w14:textId="0E02069E" w:rsidR="00353282" w:rsidRPr="00C16E34" w:rsidRDefault="00AA7383" w:rsidP="005C6917">
            <w:pPr>
              <w:keepNext/>
              <w:keepLines/>
              <w:spacing w:after="0"/>
              <w:jc w:val="right"/>
              <w:rPr>
                <w:rFonts w:ascii="Symbol" w:hAnsi="Symbol" w:cs="Arial"/>
                <w:i/>
                <w:iCs/>
                <w:szCs w:val="22"/>
                <w:highlight w:val="yellow"/>
              </w:rPr>
            </w:pPr>
            <m:oMathPara>
              <m:oMath>
                <m:sSubSup>
                  <m:sSubSupPr>
                    <m:ctrlPr>
                      <w:rPr>
                        <w:rFonts w:ascii="Cambria Math" w:hAnsi="Cambria Math"/>
                        <w:i/>
                        <w:szCs w:val="22"/>
                      </w:rPr>
                    </m:ctrlPr>
                  </m:sSubSupPr>
                  <m:e>
                    <m:r>
                      <w:rPr>
                        <w:rFonts w:ascii="Cambria Math" w:hAnsi="Cambria Math"/>
                        <w:szCs w:val="22"/>
                      </w:rPr>
                      <m:t>ε</m:t>
                    </m:r>
                  </m:e>
                  <m:sub>
                    <m:r>
                      <w:rPr>
                        <w:rFonts w:ascii="Cambria Math" w:hAnsi="Cambria Math"/>
                        <w:szCs w:val="22"/>
                      </w:rPr>
                      <m:t>y</m:t>
                    </m:r>
                  </m:sub>
                  <m:sup>
                    <m:r>
                      <w:rPr>
                        <w:rFonts w:ascii="Cambria Math" w:hAnsi="Cambria Math"/>
                        <w:szCs w:val="22"/>
                      </w:rPr>
                      <m:t>f</m:t>
                    </m:r>
                  </m:sup>
                </m:sSubSup>
              </m:oMath>
            </m:oMathPara>
          </w:p>
        </w:tc>
        <w:tc>
          <w:tcPr>
            <w:tcW w:w="960" w:type="dxa"/>
            <w:tcBorders>
              <w:top w:val="nil"/>
              <w:left w:val="nil"/>
              <w:bottom w:val="nil"/>
              <w:right w:val="nil"/>
            </w:tcBorders>
            <w:noWrap/>
            <w:vAlign w:val="bottom"/>
            <w:tcPrChange w:id="49" w:author="Ben.Williams" w:date="2020-10-30T12:43:00Z">
              <w:tcPr>
                <w:tcW w:w="960" w:type="dxa"/>
                <w:tcBorders>
                  <w:top w:val="nil"/>
                  <w:left w:val="nil"/>
                  <w:bottom w:val="nil"/>
                  <w:right w:val="nil"/>
                </w:tcBorders>
                <w:noWrap/>
                <w:vAlign w:val="bottom"/>
              </w:tcPr>
            </w:tcPrChange>
          </w:tcPr>
          <w:p w14:paraId="2476DABE" w14:textId="5B1F5BFD" w:rsidR="00353282" w:rsidRDefault="009F49D3" w:rsidP="00EB517D">
            <w:pPr>
              <w:spacing w:after="0"/>
              <w:jc w:val="right"/>
              <w:rPr>
                <w:szCs w:val="22"/>
              </w:rPr>
            </w:pPr>
            <w:r>
              <w:rPr>
                <w:szCs w:val="22"/>
              </w:rPr>
              <w:t>60</w:t>
            </w:r>
          </w:p>
        </w:tc>
      </w:tr>
      <w:tr w:rsidR="00353282" w:rsidRPr="00650B62" w14:paraId="6B9F5864" w14:textId="77777777" w:rsidTr="00115F0E">
        <w:trPr>
          <w:cantSplit/>
          <w:trHeight w:val="330"/>
          <w:jc w:val="center"/>
          <w:trPrChange w:id="50" w:author="Ben.Williams" w:date="2020-10-30T12:43:00Z">
            <w:trPr>
              <w:cantSplit/>
              <w:trHeight w:val="330"/>
            </w:trPr>
          </w:trPrChange>
        </w:trPr>
        <w:tc>
          <w:tcPr>
            <w:tcW w:w="3000" w:type="dxa"/>
            <w:tcBorders>
              <w:top w:val="nil"/>
              <w:left w:val="nil"/>
              <w:bottom w:val="nil"/>
              <w:right w:val="nil"/>
            </w:tcBorders>
            <w:noWrap/>
            <w:vAlign w:val="bottom"/>
            <w:tcPrChange w:id="51" w:author="Ben.Williams" w:date="2020-10-30T12:43:00Z">
              <w:tcPr>
                <w:tcW w:w="3000" w:type="dxa"/>
                <w:tcBorders>
                  <w:top w:val="nil"/>
                  <w:left w:val="nil"/>
                  <w:bottom w:val="nil"/>
                  <w:right w:val="nil"/>
                </w:tcBorders>
                <w:noWrap/>
                <w:vAlign w:val="bottom"/>
              </w:tcPr>
            </w:tcPrChange>
          </w:tcPr>
          <w:p w14:paraId="20A8AF15" w14:textId="77777777" w:rsidR="00353282" w:rsidRPr="00650B62" w:rsidRDefault="00353282" w:rsidP="005C6917">
            <w:pPr>
              <w:keepNext/>
              <w:keepLines/>
              <w:spacing w:after="0"/>
              <w:rPr>
                <w:szCs w:val="22"/>
              </w:rPr>
            </w:pPr>
            <w:r>
              <w:rPr>
                <w:szCs w:val="22"/>
              </w:rPr>
              <w:t>Fishery selectivity coefficients</w:t>
            </w:r>
          </w:p>
        </w:tc>
        <w:tc>
          <w:tcPr>
            <w:tcW w:w="1480" w:type="dxa"/>
            <w:tcBorders>
              <w:top w:val="nil"/>
              <w:left w:val="nil"/>
              <w:bottom w:val="nil"/>
              <w:right w:val="nil"/>
            </w:tcBorders>
            <w:noWrap/>
            <w:vAlign w:val="bottom"/>
            <w:tcPrChange w:id="52" w:author="Ben.Williams" w:date="2020-10-30T12:43:00Z">
              <w:tcPr>
                <w:tcW w:w="1480" w:type="dxa"/>
                <w:tcBorders>
                  <w:top w:val="nil"/>
                  <w:left w:val="nil"/>
                  <w:bottom w:val="nil"/>
                  <w:right w:val="nil"/>
                </w:tcBorders>
                <w:noWrap/>
                <w:vAlign w:val="bottom"/>
              </w:tcPr>
            </w:tcPrChange>
          </w:tcPr>
          <w:p w14:paraId="025174CD" w14:textId="48D8598F" w:rsidR="00353282" w:rsidRPr="00C16E34" w:rsidRDefault="00AA7383" w:rsidP="005C6917">
            <w:pPr>
              <w:keepNext/>
              <w:keepLines/>
              <w:spacing w:after="0"/>
              <w:jc w:val="right"/>
              <w:rPr>
                <w:i/>
                <w:iCs/>
                <w:szCs w:val="22"/>
                <w:highlight w:val="yellow"/>
              </w:rPr>
            </w:pPr>
            <m:oMathPara>
              <m:oMath>
                <m:sSubSup>
                  <m:sSubSupPr>
                    <m:ctrlPr>
                      <w:rPr>
                        <w:rFonts w:ascii="Cambria Math" w:hAnsi="Cambria Math"/>
                        <w:i/>
                        <w:szCs w:val="22"/>
                      </w:rPr>
                    </m:ctrlPr>
                  </m:sSubSupPr>
                  <m:e>
                    <m:r>
                      <w:rPr>
                        <w:rFonts w:ascii="Cambria Math" w:hAnsi="Cambria Math"/>
                        <w:szCs w:val="22"/>
                      </w:rPr>
                      <m:t>s</m:t>
                    </m:r>
                  </m:e>
                  <m:sub>
                    <m:r>
                      <w:rPr>
                        <w:rFonts w:ascii="Cambria Math" w:hAnsi="Cambria Math"/>
                        <w:szCs w:val="22"/>
                      </w:rPr>
                      <m:t>a</m:t>
                    </m:r>
                  </m:sub>
                  <m:sup>
                    <m:r>
                      <w:rPr>
                        <w:rFonts w:ascii="Cambria Math" w:hAnsi="Cambria Math"/>
                        <w:szCs w:val="22"/>
                      </w:rPr>
                      <m:t>f</m:t>
                    </m:r>
                  </m:sup>
                </m:sSubSup>
              </m:oMath>
            </m:oMathPara>
          </w:p>
        </w:tc>
        <w:tc>
          <w:tcPr>
            <w:tcW w:w="960" w:type="dxa"/>
            <w:tcBorders>
              <w:top w:val="nil"/>
              <w:left w:val="nil"/>
              <w:bottom w:val="nil"/>
              <w:right w:val="nil"/>
            </w:tcBorders>
            <w:noWrap/>
            <w:vAlign w:val="bottom"/>
            <w:tcPrChange w:id="53" w:author="Ben.Williams" w:date="2020-10-30T12:43:00Z">
              <w:tcPr>
                <w:tcW w:w="960" w:type="dxa"/>
                <w:tcBorders>
                  <w:top w:val="nil"/>
                  <w:left w:val="nil"/>
                  <w:bottom w:val="nil"/>
                  <w:right w:val="nil"/>
                </w:tcBorders>
                <w:noWrap/>
                <w:vAlign w:val="bottom"/>
              </w:tcPr>
            </w:tcPrChange>
          </w:tcPr>
          <w:p w14:paraId="09FA8A7B" w14:textId="25A73AF8" w:rsidR="00353282" w:rsidRDefault="000824E1" w:rsidP="005E03F4">
            <w:pPr>
              <w:spacing w:after="0"/>
              <w:jc w:val="right"/>
              <w:rPr>
                <w:szCs w:val="22"/>
              </w:rPr>
            </w:pPr>
            <w:r>
              <w:rPr>
                <w:szCs w:val="22"/>
              </w:rPr>
              <w:t>6</w:t>
            </w:r>
          </w:p>
        </w:tc>
      </w:tr>
      <w:tr w:rsidR="00EB517D" w:rsidRPr="00650B62" w14:paraId="6A113F34" w14:textId="77777777" w:rsidTr="00115F0E">
        <w:trPr>
          <w:cantSplit/>
          <w:trHeight w:val="330"/>
          <w:jc w:val="center"/>
          <w:trPrChange w:id="54" w:author="Ben.Williams" w:date="2020-10-30T12:43:00Z">
            <w:trPr>
              <w:cantSplit/>
              <w:trHeight w:val="330"/>
            </w:trPr>
          </w:trPrChange>
        </w:trPr>
        <w:tc>
          <w:tcPr>
            <w:tcW w:w="3000" w:type="dxa"/>
            <w:tcBorders>
              <w:top w:val="nil"/>
              <w:left w:val="nil"/>
              <w:bottom w:val="nil"/>
              <w:right w:val="nil"/>
            </w:tcBorders>
            <w:noWrap/>
            <w:vAlign w:val="bottom"/>
            <w:tcPrChange w:id="55" w:author="Ben.Williams" w:date="2020-10-30T12:43:00Z">
              <w:tcPr>
                <w:tcW w:w="3000" w:type="dxa"/>
                <w:tcBorders>
                  <w:top w:val="nil"/>
                  <w:left w:val="nil"/>
                  <w:bottom w:val="nil"/>
                  <w:right w:val="nil"/>
                </w:tcBorders>
                <w:noWrap/>
                <w:vAlign w:val="bottom"/>
              </w:tcPr>
            </w:tcPrChange>
          </w:tcPr>
          <w:p w14:paraId="5B0EDEA4" w14:textId="77777777" w:rsidR="00EB517D" w:rsidRPr="00650B62" w:rsidRDefault="00EB517D" w:rsidP="00B16308">
            <w:pPr>
              <w:keepNext/>
              <w:keepLines/>
              <w:spacing w:after="0"/>
              <w:rPr>
                <w:szCs w:val="22"/>
              </w:rPr>
            </w:pPr>
            <w:r>
              <w:rPr>
                <w:szCs w:val="22"/>
              </w:rPr>
              <w:t>Survey selectivity coefficients</w:t>
            </w:r>
          </w:p>
        </w:tc>
        <w:tc>
          <w:tcPr>
            <w:tcW w:w="1480" w:type="dxa"/>
            <w:tcBorders>
              <w:top w:val="nil"/>
              <w:left w:val="nil"/>
              <w:bottom w:val="nil"/>
              <w:right w:val="nil"/>
            </w:tcBorders>
            <w:noWrap/>
            <w:vAlign w:val="bottom"/>
            <w:tcPrChange w:id="56" w:author="Ben.Williams" w:date="2020-10-30T12:43:00Z">
              <w:tcPr>
                <w:tcW w:w="1480" w:type="dxa"/>
                <w:tcBorders>
                  <w:top w:val="nil"/>
                  <w:left w:val="nil"/>
                  <w:bottom w:val="nil"/>
                  <w:right w:val="nil"/>
                </w:tcBorders>
                <w:noWrap/>
                <w:vAlign w:val="bottom"/>
              </w:tcPr>
            </w:tcPrChange>
          </w:tcPr>
          <w:p w14:paraId="648020E7" w14:textId="337BFBCF" w:rsidR="00EB517D" w:rsidRPr="00C16E34" w:rsidRDefault="00AA7383" w:rsidP="00B16308">
            <w:pPr>
              <w:keepNext/>
              <w:keepLines/>
              <w:spacing w:after="0"/>
              <w:jc w:val="right"/>
              <w:rPr>
                <w:i/>
                <w:iCs/>
                <w:szCs w:val="22"/>
                <w:highlight w:val="yellow"/>
              </w:rPr>
            </w:pPr>
            <m:oMathPara>
              <m:oMath>
                <m:sSubSup>
                  <m:sSubSupPr>
                    <m:ctrlPr>
                      <w:rPr>
                        <w:rFonts w:ascii="Cambria Math" w:hAnsi="Cambria Math"/>
                        <w:i/>
                        <w:szCs w:val="22"/>
                      </w:rPr>
                    </m:ctrlPr>
                  </m:sSubSupPr>
                  <m:e>
                    <m:r>
                      <w:rPr>
                        <w:rFonts w:ascii="Cambria Math" w:hAnsi="Cambria Math"/>
                        <w:szCs w:val="22"/>
                      </w:rPr>
                      <m:t>s</m:t>
                    </m:r>
                  </m:e>
                  <m:sub>
                    <m:r>
                      <w:rPr>
                        <w:rFonts w:ascii="Cambria Math" w:hAnsi="Cambria Math"/>
                        <w:szCs w:val="22"/>
                      </w:rPr>
                      <m:t>a</m:t>
                    </m:r>
                  </m:sub>
                  <m:sup>
                    <m:r>
                      <w:rPr>
                        <w:rFonts w:ascii="Cambria Math" w:hAnsi="Cambria Math"/>
                        <w:szCs w:val="22"/>
                      </w:rPr>
                      <m:t>t</m:t>
                    </m:r>
                  </m:sup>
                </m:sSubSup>
              </m:oMath>
            </m:oMathPara>
          </w:p>
        </w:tc>
        <w:tc>
          <w:tcPr>
            <w:tcW w:w="960" w:type="dxa"/>
            <w:tcBorders>
              <w:top w:val="nil"/>
              <w:left w:val="nil"/>
              <w:bottom w:val="nil"/>
              <w:right w:val="nil"/>
            </w:tcBorders>
            <w:noWrap/>
            <w:vAlign w:val="bottom"/>
            <w:tcPrChange w:id="57" w:author="Ben.Williams" w:date="2020-10-30T12:43:00Z">
              <w:tcPr>
                <w:tcW w:w="960" w:type="dxa"/>
                <w:tcBorders>
                  <w:top w:val="nil"/>
                  <w:left w:val="nil"/>
                  <w:bottom w:val="nil"/>
                  <w:right w:val="nil"/>
                </w:tcBorders>
                <w:noWrap/>
                <w:vAlign w:val="bottom"/>
              </w:tcPr>
            </w:tcPrChange>
          </w:tcPr>
          <w:p w14:paraId="227B2A44" w14:textId="77777777" w:rsidR="00EB517D" w:rsidRDefault="00EB517D" w:rsidP="00B16308">
            <w:pPr>
              <w:spacing w:after="0"/>
              <w:jc w:val="right"/>
              <w:rPr>
                <w:szCs w:val="22"/>
              </w:rPr>
            </w:pPr>
            <w:r>
              <w:rPr>
                <w:szCs w:val="22"/>
              </w:rPr>
              <w:t>2</w:t>
            </w:r>
          </w:p>
        </w:tc>
      </w:tr>
      <w:tr w:rsidR="00EB517D" w:rsidRPr="00650B62" w14:paraId="7149F97F" w14:textId="77777777" w:rsidTr="00115F0E">
        <w:trPr>
          <w:cantSplit/>
          <w:trHeight w:val="330"/>
          <w:jc w:val="center"/>
          <w:trPrChange w:id="58" w:author="Ben.Williams" w:date="2020-10-30T12:43:00Z">
            <w:trPr>
              <w:cantSplit/>
              <w:trHeight w:val="330"/>
            </w:trPr>
          </w:trPrChange>
        </w:trPr>
        <w:tc>
          <w:tcPr>
            <w:tcW w:w="3000" w:type="dxa"/>
            <w:tcBorders>
              <w:top w:val="nil"/>
              <w:left w:val="nil"/>
              <w:bottom w:val="single" w:sz="4" w:space="0" w:color="auto"/>
              <w:right w:val="nil"/>
            </w:tcBorders>
            <w:noWrap/>
            <w:vAlign w:val="bottom"/>
            <w:tcPrChange w:id="59" w:author="Ben.Williams" w:date="2020-10-30T12:43:00Z">
              <w:tcPr>
                <w:tcW w:w="3000" w:type="dxa"/>
                <w:tcBorders>
                  <w:top w:val="nil"/>
                  <w:left w:val="nil"/>
                  <w:bottom w:val="single" w:sz="4" w:space="0" w:color="auto"/>
                  <w:right w:val="nil"/>
                </w:tcBorders>
                <w:noWrap/>
                <w:vAlign w:val="bottom"/>
              </w:tcPr>
            </w:tcPrChange>
          </w:tcPr>
          <w:p w14:paraId="32B29930" w14:textId="77777777" w:rsidR="00EB517D" w:rsidRPr="00650B62" w:rsidRDefault="00EB517D" w:rsidP="005C6917">
            <w:pPr>
              <w:keepNext/>
              <w:keepLines/>
              <w:spacing w:after="0"/>
              <w:rPr>
                <w:szCs w:val="22"/>
              </w:rPr>
            </w:pPr>
            <w:r>
              <w:rPr>
                <w:szCs w:val="22"/>
              </w:rPr>
              <w:t>Maturity-at-age coefficients</w:t>
            </w:r>
          </w:p>
        </w:tc>
        <w:tc>
          <w:tcPr>
            <w:tcW w:w="1480" w:type="dxa"/>
            <w:tcBorders>
              <w:top w:val="nil"/>
              <w:left w:val="nil"/>
              <w:bottom w:val="single" w:sz="4" w:space="0" w:color="auto"/>
              <w:right w:val="nil"/>
            </w:tcBorders>
            <w:noWrap/>
            <w:vAlign w:val="bottom"/>
            <w:tcPrChange w:id="60" w:author="Ben.Williams" w:date="2020-10-30T12:43:00Z">
              <w:tcPr>
                <w:tcW w:w="1480" w:type="dxa"/>
                <w:tcBorders>
                  <w:top w:val="nil"/>
                  <w:left w:val="nil"/>
                  <w:bottom w:val="single" w:sz="4" w:space="0" w:color="auto"/>
                  <w:right w:val="nil"/>
                </w:tcBorders>
                <w:noWrap/>
                <w:vAlign w:val="bottom"/>
              </w:tcPr>
            </w:tcPrChange>
          </w:tcPr>
          <w:p w14:paraId="08ABA47A" w14:textId="08374FBE" w:rsidR="00EB517D" w:rsidRPr="00C16E34" w:rsidRDefault="00AA7383" w:rsidP="005C6917">
            <w:pPr>
              <w:keepNext/>
              <w:keepLines/>
              <w:spacing w:after="0"/>
              <w:jc w:val="right"/>
              <w:rPr>
                <w:i/>
                <w:iCs/>
                <w:szCs w:val="22"/>
                <w:highlight w:val="yellow"/>
              </w:rPr>
            </w:pPr>
            <m:oMathPara>
              <m:oMath>
                <m:sSub>
                  <m:sSubPr>
                    <m:ctrlPr>
                      <w:rPr>
                        <w:rFonts w:ascii="Cambria Math" w:hAnsi="Cambria Math"/>
                        <w:i/>
                        <w:szCs w:val="22"/>
                      </w:rPr>
                    </m:ctrlPr>
                  </m:sSubPr>
                  <m:e>
                    <m:acc>
                      <m:accPr>
                        <m:ctrlPr>
                          <w:rPr>
                            <w:rFonts w:ascii="Cambria Math" w:hAnsi="Cambria Math"/>
                            <w:i/>
                            <w:szCs w:val="22"/>
                          </w:rPr>
                        </m:ctrlPr>
                      </m:accPr>
                      <m:e>
                        <m:r>
                          <w:rPr>
                            <w:rFonts w:ascii="Cambria Math" w:hAnsi="Cambria Math"/>
                            <w:szCs w:val="22"/>
                          </w:rPr>
                          <m:t>m</m:t>
                        </m:r>
                      </m:e>
                    </m:acc>
                  </m:e>
                  <m:sub>
                    <m:r>
                      <w:rPr>
                        <w:rFonts w:ascii="Cambria Math" w:hAnsi="Cambria Math"/>
                        <w:szCs w:val="22"/>
                      </w:rPr>
                      <m:t>a</m:t>
                    </m:r>
                  </m:sub>
                </m:sSub>
              </m:oMath>
            </m:oMathPara>
          </w:p>
        </w:tc>
        <w:tc>
          <w:tcPr>
            <w:tcW w:w="960" w:type="dxa"/>
            <w:tcBorders>
              <w:top w:val="nil"/>
              <w:left w:val="nil"/>
              <w:bottom w:val="single" w:sz="4" w:space="0" w:color="auto"/>
              <w:right w:val="nil"/>
            </w:tcBorders>
            <w:noWrap/>
            <w:vAlign w:val="bottom"/>
            <w:tcPrChange w:id="61" w:author="Ben.Williams" w:date="2020-10-30T12:43:00Z">
              <w:tcPr>
                <w:tcW w:w="960" w:type="dxa"/>
                <w:tcBorders>
                  <w:top w:val="nil"/>
                  <w:left w:val="nil"/>
                  <w:bottom w:val="single" w:sz="4" w:space="0" w:color="auto"/>
                  <w:right w:val="nil"/>
                </w:tcBorders>
                <w:noWrap/>
                <w:vAlign w:val="bottom"/>
              </w:tcPr>
            </w:tcPrChange>
          </w:tcPr>
          <w:p w14:paraId="3BD18E39" w14:textId="77777777" w:rsidR="00EB517D" w:rsidRDefault="00EB517D" w:rsidP="005E03F4">
            <w:pPr>
              <w:spacing w:after="0"/>
              <w:jc w:val="right"/>
              <w:rPr>
                <w:szCs w:val="22"/>
              </w:rPr>
            </w:pPr>
            <w:r>
              <w:rPr>
                <w:szCs w:val="22"/>
              </w:rPr>
              <w:t>2</w:t>
            </w:r>
          </w:p>
        </w:tc>
      </w:tr>
      <w:tr w:rsidR="00EB517D" w:rsidRPr="00650B62" w14:paraId="3C3C67D4" w14:textId="77777777" w:rsidTr="00115F0E">
        <w:trPr>
          <w:cantSplit/>
          <w:trHeight w:val="300"/>
          <w:jc w:val="center"/>
          <w:trPrChange w:id="62" w:author="Ben.Williams" w:date="2020-10-30T12:43:00Z">
            <w:trPr>
              <w:cantSplit/>
              <w:trHeight w:val="300"/>
            </w:trPr>
          </w:trPrChange>
        </w:trPr>
        <w:tc>
          <w:tcPr>
            <w:tcW w:w="3000" w:type="dxa"/>
            <w:tcBorders>
              <w:top w:val="nil"/>
              <w:left w:val="nil"/>
              <w:bottom w:val="single" w:sz="4" w:space="0" w:color="auto"/>
              <w:right w:val="nil"/>
            </w:tcBorders>
            <w:noWrap/>
            <w:vAlign w:val="bottom"/>
            <w:tcPrChange w:id="63" w:author="Ben.Williams" w:date="2020-10-30T12:43:00Z">
              <w:tcPr>
                <w:tcW w:w="3000" w:type="dxa"/>
                <w:tcBorders>
                  <w:top w:val="nil"/>
                  <w:left w:val="nil"/>
                  <w:bottom w:val="single" w:sz="4" w:space="0" w:color="auto"/>
                  <w:right w:val="nil"/>
                </w:tcBorders>
                <w:noWrap/>
                <w:vAlign w:val="bottom"/>
              </w:tcPr>
            </w:tcPrChange>
          </w:tcPr>
          <w:p w14:paraId="3DF56058" w14:textId="77777777" w:rsidR="00EB517D" w:rsidRPr="00650B62" w:rsidRDefault="00EB517D" w:rsidP="005C6917">
            <w:pPr>
              <w:keepNext/>
              <w:keepLines/>
              <w:spacing w:after="0"/>
              <w:rPr>
                <w:szCs w:val="22"/>
              </w:rPr>
            </w:pPr>
            <w:r>
              <w:rPr>
                <w:szCs w:val="22"/>
              </w:rPr>
              <w:t>Total</w:t>
            </w:r>
          </w:p>
        </w:tc>
        <w:tc>
          <w:tcPr>
            <w:tcW w:w="1480" w:type="dxa"/>
            <w:tcBorders>
              <w:top w:val="nil"/>
              <w:left w:val="nil"/>
              <w:bottom w:val="single" w:sz="4" w:space="0" w:color="auto"/>
              <w:right w:val="nil"/>
            </w:tcBorders>
            <w:noWrap/>
            <w:vAlign w:val="bottom"/>
            <w:tcPrChange w:id="64" w:author="Ben.Williams" w:date="2020-10-30T12:43:00Z">
              <w:tcPr>
                <w:tcW w:w="1480" w:type="dxa"/>
                <w:tcBorders>
                  <w:top w:val="nil"/>
                  <w:left w:val="nil"/>
                  <w:bottom w:val="single" w:sz="4" w:space="0" w:color="auto"/>
                  <w:right w:val="nil"/>
                </w:tcBorders>
                <w:noWrap/>
                <w:vAlign w:val="bottom"/>
              </w:tcPr>
            </w:tcPrChange>
          </w:tcPr>
          <w:p w14:paraId="097DD654" w14:textId="77777777" w:rsidR="00EB517D" w:rsidRPr="00650B62" w:rsidRDefault="00EB517D" w:rsidP="005C6917">
            <w:pPr>
              <w:keepNext/>
              <w:keepLines/>
              <w:spacing w:after="0"/>
              <w:rPr>
                <w:rFonts w:ascii="Arial" w:hAnsi="Arial" w:cs="Arial"/>
                <w:szCs w:val="22"/>
              </w:rPr>
            </w:pPr>
            <w:r w:rsidRPr="00650B62">
              <w:rPr>
                <w:rFonts w:ascii="Arial" w:hAnsi="Arial" w:cs="Arial"/>
                <w:szCs w:val="22"/>
              </w:rPr>
              <w:t> </w:t>
            </w:r>
          </w:p>
        </w:tc>
        <w:tc>
          <w:tcPr>
            <w:tcW w:w="960" w:type="dxa"/>
            <w:tcBorders>
              <w:top w:val="nil"/>
              <w:left w:val="nil"/>
              <w:bottom w:val="single" w:sz="4" w:space="0" w:color="auto"/>
              <w:right w:val="nil"/>
            </w:tcBorders>
            <w:noWrap/>
            <w:vAlign w:val="bottom"/>
            <w:tcPrChange w:id="65" w:author="Ben.Williams" w:date="2020-10-30T12:43:00Z">
              <w:tcPr>
                <w:tcW w:w="960" w:type="dxa"/>
                <w:tcBorders>
                  <w:top w:val="nil"/>
                  <w:left w:val="nil"/>
                  <w:bottom w:val="single" w:sz="4" w:space="0" w:color="auto"/>
                  <w:right w:val="nil"/>
                </w:tcBorders>
                <w:noWrap/>
                <w:vAlign w:val="bottom"/>
              </w:tcPr>
            </w:tcPrChange>
          </w:tcPr>
          <w:p w14:paraId="3B941D7F" w14:textId="526CE87A" w:rsidR="00EB517D" w:rsidRDefault="009F49D3" w:rsidP="00EB517D">
            <w:pPr>
              <w:spacing w:after="0"/>
              <w:jc w:val="right"/>
              <w:rPr>
                <w:szCs w:val="22"/>
              </w:rPr>
            </w:pPr>
            <w:r>
              <w:rPr>
                <w:szCs w:val="22"/>
              </w:rPr>
              <w:t>164</w:t>
            </w:r>
          </w:p>
        </w:tc>
      </w:tr>
    </w:tbl>
    <w:p w14:paraId="74680FEC" w14:textId="77777777" w:rsidR="00353282" w:rsidRDefault="00353282" w:rsidP="00065CE7"/>
    <w:p w14:paraId="5737BDC1" w14:textId="77777777" w:rsidR="00353282" w:rsidRPr="00412322" w:rsidRDefault="00353282" w:rsidP="00A76A91">
      <w:pPr>
        <w:pStyle w:val="Heading4"/>
      </w:pPr>
      <w:r w:rsidRPr="00412322">
        <w:t>Uncertainty approach</w:t>
      </w:r>
    </w:p>
    <w:p w14:paraId="10777A0B" w14:textId="7C420DC7" w:rsidR="00353282" w:rsidRDefault="00353282" w:rsidP="005E0B6D">
      <w:r w:rsidRPr="00C2307E">
        <w:t>Evaluation of</w:t>
      </w:r>
      <w:r w:rsidR="00513F02">
        <w:t xml:space="preserve"> model uncertainty is obtained</w:t>
      </w:r>
      <w:r w:rsidRPr="00C2307E">
        <w:t xml:space="preserve"> through </w:t>
      </w:r>
      <w:r w:rsidR="00513F02">
        <w:t xml:space="preserve">a </w:t>
      </w:r>
      <w:r w:rsidRPr="00C2307E">
        <w:t xml:space="preserve">Markov Chain Monte Carlo (MCMC) </w:t>
      </w:r>
      <w:r w:rsidR="00513F02">
        <w:t>algorithm</w:t>
      </w:r>
      <w:r w:rsidRPr="00C2307E">
        <w:t xml:space="preserve"> (</w:t>
      </w:r>
      <w:proofErr w:type="spellStart"/>
      <w:r w:rsidRPr="00C2307E">
        <w:t>Gelman</w:t>
      </w:r>
      <w:proofErr w:type="spellEnd"/>
      <w:r w:rsidRPr="00C2307E">
        <w:t xml:space="preserve"> et al. 1995). </w:t>
      </w:r>
      <w:r w:rsidR="00513F02">
        <w:t xml:space="preserve">The chain length of the MCMC was 10,000,000 and was thinned to one iteration out of every 2,000. We omit the first 1,000,000 iterations to allow for a burn-in period. </w:t>
      </w:r>
      <w:r>
        <w:t>We use these MCMC methods to provide further evaluation of uncertainty in the results below including 95% credible intervals for some parameters</w:t>
      </w:r>
      <w:r w:rsidR="006F6319">
        <w:t xml:space="preserve"> (computed as the 5</w:t>
      </w:r>
      <w:r w:rsidR="006F6319" w:rsidRPr="006F6319">
        <w:rPr>
          <w:vertAlign w:val="superscript"/>
        </w:rPr>
        <w:t>th</w:t>
      </w:r>
      <w:r w:rsidR="006F6319">
        <w:t xml:space="preserve"> and 95</w:t>
      </w:r>
      <w:r w:rsidR="006F6319" w:rsidRPr="006F6319">
        <w:rPr>
          <w:vertAlign w:val="superscript"/>
        </w:rPr>
        <w:t>th</w:t>
      </w:r>
      <w:r w:rsidR="006F6319">
        <w:t xml:space="preserve"> percentiles of the MCMC samples)</w:t>
      </w:r>
      <w:r>
        <w:t>.</w:t>
      </w:r>
    </w:p>
    <w:p w14:paraId="48536CCC" w14:textId="77777777" w:rsidR="00353282" w:rsidRPr="00FA5BE7" w:rsidRDefault="00206D4B" w:rsidP="002162B1">
      <w:pPr>
        <w:pStyle w:val="Heading2"/>
      </w:pPr>
      <w:r w:rsidRPr="001D7668">
        <w:lastRenderedPageBreak/>
        <w:t>Results</w:t>
      </w:r>
    </w:p>
    <w:p w14:paraId="4381AA1F" w14:textId="77777777" w:rsidR="00353282" w:rsidRPr="00206D4B" w:rsidRDefault="00353282" w:rsidP="004E58D8">
      <w:pPr>
        <w:pStyle w:val="Heading3"/>
      </w:pPr>
      <w:r w:rsidRPr="009508EF">
        <w:t xml:space="preserve">Model </w:t>
      </w:r>
      <w:r w:rsidR="00206D4B" w:rsidRPr="009508EF">
        <w:t>Evaluation</w:t>
      </w:r>
    </w:p>
    <w:p w14:paraId="452DAA08" w14:textId="08B3EC56" w:rsidR="00907F64" w:rsidRPr="005A34F8" w:rsidRDefault="000824E1" w:rsidP="003D60F7">
      <w:pPr>
        <w:rPr>
          <w:highlight w:val="yellow"/>
        </w:rPr>
      </w:pPr>
      <w:r w:rsidRPr="005A34F8">
        <w:rPr>
          <w:highlight w:val="yellow"/>
        </w:rPr>
        <w:t>The model used in this assessment is the same as the model accep</w:t>
      </w:r>
      <w:r w:rsidR="005A34F8">
        <w:rPr>
          <w:highlight w:val="yellow"/>
        </w:rPr>
        <w:t>ted in 2019</w:t>
      </w:r>
      <w:r w:rsidRPr="005A34F8">
        <w:rPr>
          <w:highlight w:val="yellow"/>
        </w:rPr>
        <w:t xml:space="preserve"> with updated data</w:t>
      </w:r>
      <w:r w:rsidR="00F31416" w:rsidRPr="005A34F8">
        <w:rPr>
          <w:highlight w:val="yellow"/>
        </w:rPr>
        <w:t xml:space="preserve"> and parameter priors</w:t>
      </w:r>
      <w:r w:rsidR="00C20FF4" w:rsidRPr="005A34F8">
        <w:rPr>
          <w:highlight w:val="yellow"/>
        </w:rPr>
        <w:t>.</w:t>
      </w:r>
      <w:r w:rsidR="0043264E" w:rsidRPr="005A34F8">
        <w:rPr>
          <w:highlight w:val="yellow"/>
        </w:rPr>
        <w:t xml:space="preserve"> </w:t>
      </w:r>
      <w:r w:rsidR="003D60F7" w:rsidRPr="005A34F8">
        <w:rPr>
          <w:highlight w:val="yellow"/>
        </w:rPr>
        <w:t xml:space="preserve">When we present alternative model configurations, our usual criteria for choosing a superior model are: (1) the best overall fit to the data (in terms of negative log-likelihood), (2) biologically reasonable patterns of estimated recruitment, catchabilities, and </w:t>
      </w:r>
      <w:proofErr w:type="spellStart"/>
      <w:r w:rsidR="003D60F7" w:rsidRPr="005A34F8">
        <w:rPr>
          <w:highlight w:val="yellow"/>
        </w:rPr>
        <w:t>selectivities</w:t>
      </w:r>
      <w:proofErr w:type="spellEnd"/>
      <w:r w:rsidR="003D60F7" w:rsidRPr="005A34F8">
        <w:rPr>
          <w:highlight w:val="yellow"/>
        </w:rPr>
        <w:t>, (3) a good visual fit to length and age compositions, and</w:t>
      </w:r>
      <w:r w:rsidR="00907F64" w:rsidRPr="005A34F8">
        <w:rPr>
          <w:highlight w:val="yellow"/>
        </w:rPr>
        <w:t xml:space="preserve"> (4) parsimony.</w:t>
      </w:r>
      <w:r w:rsidRPr="005A34F8">
        <w:rPr>
          <w:highlight w:val="yellow"/>
        </w:rPr>
        <w:t xml:space="preserve"> Because the</w:t>
      </w:r>
      <w:r w:rsidR="005A34F8" w:rsidRPr="005A34F8">
        <w:rPr>
          <w:highlight w:val="yellow"/>
        </w:rPr>
        <w:t xml:space="preserve"> changes for the current assessment involve updating data and parameter priors we do not perform the usual model comparison. However, the figure below shows the influence on model estimates of spawning biomass and the percent difference in spawning biomass (compared to model 2017.1) for each of model scenarios 2017.1 (last year’s assessment model with updated data), 2017.1a-d (described above), and 2020.1 (which integrates all the changes made in scenarios 2017.1a-d).</w:t>
      </w:r>
    </w:p>
    <w:p w14:paraId="5B78B44B" w14:textId="18C787F0" w:rsidR="005A34F8" w:rsidRPr="005A34F8" w:rsidRDefault="005A34F8" w:rsidP="003D60F7">
      <w:pPr>
        <w:rPr>
          <w:highlight w:val="yellow"/>
        </w:rPr>
      </w:pPr>
      <w:r w:rsidRPr="005A34F8">
        <w:rPr>
          <w:noProof/>
          <w:highlight w:val="yellow"/>
        </w:rPr>
        <w:drawing>
          <wp:inline distT="0" distB="0" distL="0" distR="0" wp14:anchorId="58133558" wp14:editId="2257AE54">
            <wp:extent cx="5943600" cy="47409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40910"/>
                    </a:xfrm>
                    <a:prstGeom prst="rect">
                      <a:avLst/>
                    </a:prstGeom>
                  </pic:spPr>
                </pic:pic>
              </a:graphicData>
            </a:graphic>
          </wp:inline>
        </w:drawing>
      </w:r>
    </w:p>
    <w:p w14:paraId="39B6B73D" w14:textId="282C1F0A" w:rsidR="005A34F8" w:rsidRPr="005A34F8" w:rsidRDefault="005A34F8" w:rsidP="003D60F7">
      <w:pPr>
        <w:rPr>
          <w:highlight w:val="yellow"/>
        </w:rPr>
      </w:pPr>
    </w:p>
    <w:p w14:paraId="3FAF92BB" w14:textId="26DD4657" w:rsidR="005A34F8" w:rsidRPr="005A34F8" w:rsidRDefault="005A34F8" w:rsidP="003D60F7">
      <w:pPr>
        <w:rPr>
          <w:highlight w:val="yellow"/>
        </w:rPr>
      </w:pPr>
      <w:r w:rsidRPr="005A34F8">
        <w:rPr>
          <w:highlight w:val="yellow"/>
        </w:rPr>
        <w:t>The largest differences among model 2017.1 and scenarios 2017.1a-d are between 2017.1 and 2017.1a and 2017.1d. These differences are reflective of the updating of the ageing error matrix and its influence on recruitment estimates and the updating of the natural mortality parameter prior, which increases the model’s estimate of natural mortality. When all the updates are integrated in model 2020.1 the model estimates an increase in spawning biomass in comparison to model scenario 2017.1.</w:t>
      </w:r>
    </w:p>
    <w:p w14:paraId="4128C98F" w14:textId="77777777" w:rsidR="005A34F8" w:rsidRPr="005A34F8" w:rsidRDefault="005A34F8" w:rsidP="003D60F7">
      <w:pPr>
        <w:rPr>
          <w:highlight w:val="yellow"/>
        </w:rPr>
      </w:pPr>
    </w:p>
    <w:p w14:paraId="5A72FE64" w14:textId="6412DA4B" w:rsidR="00E24900" w:rsidRDefault="005A34F8" w:rsidP="003D60F7">
      <w:r w:rsidRPr="005A34F8">
        <w:rPr>
          <w:highlight w:val="yellow"/>
        </w:rPr>
        <w:t>Model 2020.1</w:t>
      </w:r>
      <w:r w:rsidR="00E24900" w:rsidRPr="005A34F8">
        <w:rPr>
          <w:highlight w:val="yellow"/>
        </w:rPr>
        <w:t xml:space="preserve"> generally results in reasonable fits to the data, estimates biologically plausible parameters, and produces consistent patterns in abundance compared to previous assessments. The assessment </w:t>
      </w:r>
      <w:r w:rsidR="000170B2" w:rsidRPr="005A34F8">
        <w:rPr>
          <w:highlight w:val="yellow"/>
        </w:rPr>
        <w:t xml:space="preserve">model </w:t>
      </w:r>
      <w:r w:rsidR="00E24900" w:rsidRPr="005A34F8">
        <w:rPr>
          <w:highlight w:val="yellow"/>
        </w:rPr>
        <w:t>continues to underestimate the trawl biomass since the 2013 survey, although, the retrospective pattern indicates that the model fit is continuing to improve to the trawl survey with additiona</w:t>
      </w:r>
      <w:r w:rsidRPr="005A34F8">
        <w:rPr>
          <w:highlight w:val="yellow"/>
        </w:rPr>
        <w:t>l assessments. Overall, model 2020.1</w:t>
      </w:r>
      <w:r w:rsidR="00E24900" w:rsidRPr="005A34F8">
        <w:rPr>
          <w:highlight w:val="yellow"/>
        </w:rPr>
        <w:t xml:space="preserve"> yields reasonable results and</w:t>
      </w:r>
      <w:r w:rsidRPr="005A34F8">
        <w:rPr>
          <w:highlight w:val="yellow"/>
        </w:rPr>
        <w:t xml:space="preserve"> we use it to recommend the 2021</w:t>
      </w:r>
      <w:r w:rsidR="00E24900" w:rsidRPr="005A34F8">
        <w:rPr>
          <w:highlight w:val="yellow"/>
        </w:rPr>
        <w:t xml:space="preserve"> ABC and OFL.</w:t>
      </w:r>
    </w:p>
    <w:p w14:paraId="728AA374" w14:textId="77777777" w:rsidR="00E804A2" w:rsidRDefault="00E804A2" w:rsidP="004E58D8">
      <w:pPr>
        <w:pStyle w:val="Heading3"/>
      </w:pPr>
      <w:r w:rsidRPr="009508EF">
        <w:t>Time Series Results</w:t>
      </w:r>
    </w:p>
    <w:p w14:paraId="4BAD881C" w14:textId="2A9181EA" w:rsidR="00353282" w:rsidRDefault="00353282" w:rsidP="00BB64B1">
      <w:r>
        <w:t xml:space="preserve">Key results have been </w:t>
      </w:r>
      <w:r w:rsidRPr="00230B98">
        <w:t xml:space="preserve">summarized in </w:t>
      </w:r>
      <w:r w:rsidR="00230B98" w:rsidRPr="00230B98">
        <w:t>Tables 9-14</w:t>
      </w:r>
      <w:r w:rsidRPr="00230B98">
        <w:t xml:space="preserve"> to </w:t>
      </w:r>
      <w:r w:rsidR="00230B98" w:rsidRPr="00230B98">
        <w:t>9-18</w:t>
      </w:r>
      <w:r w:rsidRPr="00230B98">
        <w:t xml:space="preserve">. Model predictions </w:t>
      </w:r>
      <w:r w:rsidR="00AD70A4" w:rsidRPr="00230B98">
        <w:t xml:space="preserve">generally </w:t>
      </w:r>
      <w:r w:rsidR="00850557">
        <w:t>fit</w:t>
      </w:r>
      <w:r w:rsidRPr="00230B98">
        <w:t xml:space="preserve"> the data well (</w:t>
      </w:r>
      <w:r w:rsidR="00230B98" w:rsidRPr="00230B98">
        <w:t>Figures 9-1, 9-2, 9-3, 9-4, and 9-6</w:t>
      </w:r>
      <w:r w:rsidRPr="00230B98">
        <w:t>) and</w:t>
      </w:r>
      <w:r>
        <w:t xml:space="preserve"> most parameter estimates</w:t>
      </w:r>
      <w:r w:rsidR="00FB3947">
        <w:t xml:space="preserve"> and likelihood functions</w:t>
      </w:r>
      <w:r>
        <w:t xml:space="preserve"> have remained similar to the last several years using this model</w:t>
      </w:r>
      <w:r w:rsidR="00FB3947">
        <w:t xml:space="preserve"> (Table 9-14)</w:t>
      </w:r>
      <w:r>
        <w:t xml:space="preserve">. </w:t>
      </w:r>
    </w:p>
    <w:p w14:paraId="5B4B7476" w14:textId="77777777" w:rsidR="00353282" w:rsidRPr="00412322" w:rsidRDefault="00353282" w:rsidP="00A76A91">
      <w:pPr>
        <w:pStyle w:val="Heading4"/>
      </w:pPr>
      <w:r w:rsidRPr="00412322">
        <w:t>Definitions</w:t>
      </w:r>
    </w:p>
    <w:p w14:paraId="78BFA7FC" w14:textId="4EB506A6" w:rsidR="00353282" w:rsidRDefault="00353282" w:rsidP="00693C0A">
      <w:r>
        <w:t xml:space="preserve">Spawning biomass is the biomass estimate of mature females. Total biomass is the biomass estimate of all </w:t>
      </w:r>
      <w:r w:rsidR="009B7831">
        <w:t>POP</w:t>
      </w:r>
      <w:r>
        <w:t xml:space="preserve"> age two and greater. Recruitment is measured as the number of age two </w:t>
      </w:r>
      <w:r w:rsidR="009B7831">
        <w:t>POP</w:t>
      </w:r>
      <w:r>
        <w:t xml:space="preserve">. Fishing mortality is the mortality at the age the fishery has fully selected the fish. </w:t>
      </w:r>
    </w:p>
    <w:p w14:paraId="6B9C5592" w14:textId="77777777" w:rsidR="00353282" w:rsidRPr="00412322" w:rsidRDefault="00353282" w:rsidP="00A76A91">
      <w:pPr>
        <w:pStyle w:val="Heading4"/>
      </w:pPr>
      <w:r w:rsidRPr="00412322">
        <w:t>Biomass and exploitation trends</w:t>
      </w:r>
    </w:p>
    <w:p w14:paraId="678BB8F3" w14:textId="7C3B913A" w:rsidR="00353282" w:rsidRPr="00850557" w:rsidRDefault="00353282" w:rsidP="00BB64B1">
      <w:r w:rsidRPr="00D062E0">
        <w:t>Estimated total biomass gradually increased from a lo</w:t>
      </w:r>
      <w:r w:rsidR="00180271" w:rsidRPr="00D062E0">
        <w:t xml:space="preserve">w near 85,000 t in 1980 to </w:t>
      </w:r>
      <w:r w:rsidR="00206DCA" w:rsidRPr="00D062E0">
        <w:t>over</w:t>
      </w:r>
      <w:r w:rsidR="00120338" w:rsidRPr="00D062E0">
        <w:t xml:space="preserve"> </w:t>
      </w:r>
      <w:r w:rsidR="009265DD">
        <w:t>596</w:t>
      </w:r>
      <w:r w:rsidR="006569D4" w:rsidRPr="00D062E0">
        <w:t>,000 t at the peak in</w:t>
      </w:r>
      <w:r w:rsidRPr="00D062E0">
        <w:t xml:space="preserve"> </w:t>
      </w:r>
      <w:r w:rsidR="000F42C1" w:rsidRPr="00D062E0">
        <w:t xml:space="preserve">2015 </w:t>
      </w:r>
      <w:r w:rsidRPr="00D062E0">
        <w:t>(</w:t>
      </w:r>
      <w:r w:rsidR="00653477">
        <w:t>Figure 9-9</w:t>
      </w:r>
      <w:r w:rsidRPr="00D062E0">
        <w:t xml:space="preserve">). MCMC credible intervals indicate that the historic low is reasonably certain while recent increases are not </w:t>
      </w:r>
      <w:r w:rsidRPr="000C581E">
        <w:t>quite as certain. These intervals also suggest that cu</w:t>
      </w:r>
      <w:r w:rsidR="00D00BC5" w:rsidRPr="000C581E">
        <w:t xml:space="preserve">rrent biomass is likely </w:t>
      </w:r>
      <w:r w:rsidR="00D00BC5" w:rsidRPr="00C2517F">
        <w:t>between</w:t>
      </w:r>
      <w:r w:rsidR="00206DCA" w:rsidRPr="00C2517F">
        <w:t xml:space="preserve"> </w:t>
      </w:r>
      <w:r w:rsidR="00C2517F" w:rsidRPr="00C2517F">
        <w:t>418</w:t>
      </w:r>
      <w:r w:rsidRPr="00C2517F">
        <w:t xml:space="preserve">,000 and </w:t>
      </w:r>
      <w:r w:rsidR="00C2517F" w:rsidRPr="00C2517F">
        <w:t>969</w:t>
      </w:r>
      <w:r w:rsidRPr="00C2517F">
        <w:t>,000 t</w:t>
      </w:r>
      <w:r w:rsidRPr="000C581E">
        <w:t>. Spawning</w:t>
      </w:r>
      <w:r w:rsidRPr="00D062E0">
        <w:t xml:space="preserve"> biomass shows a similar trend (</w:t>
      </w:r>
      <w:r w:rsidR="00653477">
        <w:t>Figure 9-9</w:t>
      </w:r>
      <w:r w:rsidRPr="00D062E0">
        <w:t xml:space="preserve">). </w:t>
      </w:r>
      <w:r w:rsidR="009265DD">
        <w:t>These</w:t>
      </w:r>
      <w:r w:rsidRPr="00D062E0">
        <w:t xml:space="preserve"> estimates show a rapid increase</w:t>
      </w:r>
      <w:r w:rsidR="006569D4" w:rsidRPr="00D062E0">
        <w:t xml:space="preserve"> since</w:t>
      </w:r>
      <w:r w:rsidRPr="00D062E0">
        <w:t xml:space="preserve"> 1992</w:t>
      </w:r>
      <w:r w:rsidR="006569D4" w:rsidRPr="00D062E0">
        <w:t>, which coincides with an increase in uncertainty</w:t>
      </w:r>
      <w:r w:rsidRPr="00D062E0">
        <w:t>.</w:t>
      </w:r>
      <w:r w:rsidR="009265DD">
        <w:t xml:space="preserve"> The recent estimates of spawning biomass are nearly at historical levels prior to the 1970s.</w:t>
      </w:r>
      <w:r w:rsidRPr="00D062E0">
        <w:t xml:space="preserve"> Age of 50% selection is 5</w:t>
      </w:r>
      <w:r w:rsidR="006569D4" w:rsidRPr="00D062E0">
        <w:t xml:space="preserve"> for the survey</w:t>
      </w:r>
      <w:r w:rsidRPr="00D062E0">
        <w:t xml:space="preserve"> and between 7 and 9 years for </w:t>
      </w:r>
      <w:r w:rsidR="0041551A" w:rsidRPr="00D062E0">
        <w:t>the</w:t>
      </w:r>
      <w:r w:rsidR="006569D4" w:rsidRPr="00D062E0">
        <w:t xml:space="preserve"> fishery </w:t>
      </w:r>
      <w:r w:rsidRPr="00D062E0">
        <w:t>(</w:t>
      </w:r>
      <w:r w:rsidR="00653477">
        <w:t>Figure 9-10</w:t>
      </w:r>
      <w:r w:rsidRPr="00D062E0">
        <w:t>). Fish</w:t>
      </w:r>
      <w:r>
        <w:t xml:space="preserve"> are fully selected by both fishery and survey </w:t>
      </w:r>
      <w:r w:rsidR="006569D4">
        <w:t>between 10 and 15</w:t>
      </w:r>
      <w:r>
        <w:t>. Current fishery selectivity is dome-shaped and</w:t>
      </w:r>
      <w:r w:rsidR="006569D4">
        <w:t xml:space="preserve"> with the addition of the recent time block after 2007</w:t>
      </w:r>
      <w:r>
        <w:t xml:space="preserve"> matches well with the ages caught by the fishery. </w:t>
      </w:r>
      <w:r w:rsidRPr="00AE31B7">
        <w:t xml:space="preserve">Catchability is </w:t>
      </w:r>
      <w:r w:rsidR="008B777A">
        <w:t>smaller (1.8</w:t>
      </w:r>
      <w:r w:rsidR="009265DD">
        <w:t>)</w:t>
      </w:r>
      <w:r w:rsidR="006569D4">
        <w:t xml:space="preserve"> </w:t>
      </w:r>
      <w:r w:rsidR="00180271">
        <w:t xml:space="preserve">than </w:t>
      </w:r>
      <w:r w:rsidR="008B777A">
        <w:t>that estimated in 2019 (2.0</w:t>
      </w:r>
      <w:r w:rsidR="009265DD">
        <w:t>1)</w:t>
      </w:r>
      <w:r w:rsidR="008E6180">
        <w:t xml:space="preserve">. The high catchability for POP </w:t>
      </w:r>
      <w:r w:rsidRPr="00AE31B7">
        <w:t>is supported by several empiri</w:t>
      </w:r>
      <w:r>
        <w:t>cal studies using line transect</w:t>
      </w:r>
      <w:r w:rsidRPr="00AE31B7">
        <w:t xml:space="preserve"> densities counted from a </w:t>
      </w:r>
      <w:r>
        <w:t>submersible</w:t>
      </w:r>
      <w:r w:rsidRPr="00AE31B7">
        <w:t xml:space="preserve"> compared to trawl survey densities (K</w:t>
      </w:r>
      <w:r>
        <w:t>rie</w:t>
      </w:r>
      <w:r w:rsidRPr="00AE31B7">
        <w:t>ger 1993</w:t>
      </w:r>
      <w:r w:rsidR="008E6180">
        <w:t xml:space="preserve"> [</w:t>
      </w:r>
      <w:r w:rsidR="008E6180">
        <w:rPr>
          <w:i/>
        </w:rPr>
        <w:t>q=</w:t>
      </w:r>
      <w:r w:rsidR="008E6180">
        <w:t>2.1]</w:t>
      </w:r>
      <w:r w:rsidRPr="00AE31B7">
        <w:t>, Krieger and Sigler 1996</w:t>
      </w:r>
      <w:r w:rsidR="008E6180">
        <w:t xml:space="preserve"> [</w:t>
      </w:r>
      <w:r w:rsidR="008E6180">
        <w:rPr>
          <w:i/>
        </w:rPr>
        <w:t>q=</w:t>
      </w:r>
      <w:r w:rsidR="008E6180">
        <w:t>1.3]</w:t>
      </w:r>
      <w:r w:rsidRPr="00AE31B7">
        <w:t xml:space="preserve">, </w:t>
      </w:r>
      <w:r w:rsidR="00DC3E14">
        <w:t xml:space="preserve">Jones et al. </w:t>
      </w:r>
      <w:r w:rsidR="00DC3E14">
        <w:rPr>
          <w:i/>
        </w:rPr>
        <w:t>In Review</w:t>
      </w:r>
      <w:r w:rsidR="00DC3E14">
        <w:t xml:space="preserve"> [</w:t>
      </w:r>
      <w:r w:rsidR="00DC3E14" w:rsidRPr="00DC3E14">
        <w:rPr>
          <w:i/>
        </w:rPr>
        <w:t>q</w:t>
      </w:r>
      <w:r w:rsidR="00DC3E14">
        <w:t>=1.15]</w:t>
      </w:r>
      <w:r w:rsidRPr="00AE31B7">
        <w:t>).</w:t>
      </w:r>
      <w:r w:rsidR="0056014C">
        <w:t xml:space="preserve"> Compared t</w:t>
      </w:r>
      <w:r w:rsidR="00094C75">
        <w:t>o the last full assessment,</w:t>
      </w:r>
      <w:r w:rsidR="0056014C">
        <w:t xml:space="preserve"> spawning biomass and age-6+ total </w:t>
      </w:r>
      <w:r w:rsidR="0056014C" w:rsidRPr="00D062E0">
        <w:t>biomass has increased in re</w:t>
      </w:r>
      <w:r w:rsidR="006569D4" w:rsidRPr="00D062E0">
        <w:t>sponse to fitting the large</w:t>
      </w:r>
      <w:r w:rsidR="0056014C" w:rsidRPr="00D062E0">
        <w:t xml:space="preserve"> trawl survey biomass</w:t>
      </w:r>
      <w:r w:rsidR="006569D4" w:rsidRPr="00D062E0">
        <w:t xml:space="preserve"> estimates since </w:t>
      </w:r>
      <w:r w:rsidR="006569D4" w:rsidRPr="00850557">
        <w:t>2013</w:t>
      </w:r>
      <w:r w:rsidR="0056014C" w:rsidRPr="00850557">
        <w:t xml:space="preserve"> (</w:t>
      </w:r>
      <w:r w:rsidR="008A4EED">
        <w:t>Table 9-15</w:t>
      </w:r>
      <w:r w:rsidR="00D062E0" w:rsidRPr="00850557">
        <w:t>).</w:t>
      </w:r>
    </w:p>
    <w:p w14:paraId="7643264E" w14:textId="1971FAE5" w:rsidR="00353282" w:rsidRPr="00850557" w:rsidRDefault="00353282" w:rsidP="00A5156E">
      <w:pPr>
        <w:autoSpaceDE w:val="0"/>
        <w:autoSpaceDN w:val="0"/>
        <w:adjustRightInd w:val="0"/>
        <w:spacing w:after="0"/>
        <w:rPr>
          <w:sz w:val="20"/>
        </w:rPr>
      </w:pPr>
      <w:r w:rsidRPr="00850557">
        <w:rPr>
          <w:szCs w:val="22"/>
        </w:rPr>
        <w:t>Fully-selected fishing mortality</w:t>
      </w:r>
      <w:r w:rsidR="008E6180" w:rsidRPr="00850557">
        <w:rPr>
          <w:szCs w:val="22"/>
        </w:rPr>
        <w:t xml:space="preserve"> s</w:t>
      </w:r>
      <w:r w:rsidRPr="00850557">
        <w:rPr>
          <w:szCs w:val="22"/>
        </w:rPr>
        <w:t>hows that fishing mortality has decreased dramatically from historic rates and has leveled out in the last decade (</w:t>
      </w:r>
      <w:r w:rsidR="00653477">
        <w:rPr>
          <w:szCs w:val="22"/>
        </w:rPr>
        <w:t>Figure 9-11</w:t>
      </w:r>
      <w:r w:rsidRPr="00850557">
        <w:rPr>
          <w:szCs w:val="22"/>
        </w:rPr>
        <w:t xml:space="preserve">). Goodman et al. (2002) suggested that stock assessment authors use a “management path” graph as a way to evaluate management and assessment performance over time. We chose to plot a phase plane plot of fishing mortality to </w:t>
      </w:r>
      <w:r w:rsidRPr="00850557">
        <w:rPr>
          <w:i/>
          <w:szCs w:val="22"/>
        </w:rPr>
        <w:t>F</w:t>
      </w:r>
      <w:r w:rsidRPr="00850557">
        <w:rPr>
          <w:i/>
          <w:szCs w:val="22"/>
          <w:vertAlign w:val="subscript"/>
        </w:rPr>
        <w:t>OFL</w:t>
      </w:r>
      <w:r w:rsidRPr="00850557">
        <w:rPr>
          <w:szCs w:val="22"/>
        </w:rPr>
        <w:t xml:space="preserve"> (</w:t>
      </w:r>
      <w:r w:rsidRPr="00850557">
        <w:rPr>
          <w:i/>
          <w:szCs w:val="22"/>
        </w:rPr>
        <w:t>F</w:t>
      </w:r>
      <w:r w:rsidRPr="00850557">
        <w:rPr>
          <w:i/>
          <w:szCs w:val="22"/>
          <w:vertAlign w:val="subscript"/>
        </w:rPr>
        <w:t>35%</w:t>
      </w:r>
      <w:r w:rsidRPr="00850557">
        <w:rPr>
          <w:szCs w:val="22"/>
        </w:rPr>
        <w:t>) and the estimated spawning biomass relative to unfished spawning biomass (</w:t>
      </w:r>
      <w:r w:rsidRPr="00850557">
        <w:rPr>
          <w:i/>
          <w:szCs w:val="22"/>
        </w:rPr>
        <w:t>B</w:t>
      </w:r>
      <w:r w:rsidRPr="00850557">
        <w:rPr>
          <w:i/>
          <w:szCs w:val="22"/>
          <w:vertAlign w:val="subscript"/>
        </w:rPr>
        <w:t>100%</w:t>
      </w:r>
      <w:r w:rsidRPr="00850557">
        <w:rPr>
          <w:szCs w:val="22"/>
        </w:rPr>
        <w:t xml:space="preserve">). Harvest control rules based on </w:t>
      </w:r>
      <w:r w:rsidRPr="00850557">
        <w:rPr>
          <w:i/>
          <w:szCs w:val="22"/>
        </w:rPr>
        <w:t>F</w:t>
      </w:r>
      <w:r w:rsidRPr="00850557">
        <w:rPr>
          <w:i/>
          <w:szCs w:val="22"/>
          <w:vertAlign w:val="subscript"/>
        </w:rPr>
        <w:t>35%</w:t>
      </w:r>
      <w:r w:rsidRPr="00850557">
        <w:rPr>
          <w:szCs w:val="22"/>
        </w:rPr>
        <w:t xml:space="preserve"> and </w:t>
      </w:r>
      <w:r w:rsidRPr="00850557">
        <w:rPr>
          <w:i/>
          <w:szCs w:val="22"/>
        </w:rPr>
        <w:t>F</w:t>
      </w:r>
      <w:r w:rsidRPr="00850557">
        <w:rPr>
          <w:i/>
          <w:szCs w:val="22"/>
          <w:vertAlign w:val="subscript"/>
        </w:rPr>
        <w:t>40%</w:t>
      </w:r>
      <w:r w:rsidRPr="00850557">
        <w:rPr>
          <w:szCs w:val="22"/>
        </w:rPr>
        <w:t xml:space="preserve"> and the tier 3b adjustment are provided for reference. The management path for </w:t>
      </w:r>
      <w:r w:rsidR="009B7831" w:rsidRPr="00850557">
        <w:rPr>
          <w:szCs w:val="22"/>
        </w:rPr>
        <w:t>POP</w:t>
      </w:r>
      <w:r w:rsidRPr="00850557">
        <w:rPr>
          <w:szCs w:val="22"/>
        </w:rPr>
        <w:t xml:space="preserve"> has been above the </w:t>
      </w:r>
      <w:r w:rsidRPr="00850557">
        <w:rPr>
          <w:i/>
          <w:szCs w:val="22"/>
        </w:rPr>
        <w:t>F</w:t>
      </w:r>
      <w:r w:rsidR="000D5807" w:rsidRPr="00850557">
        <w:rPr>
          <w:i/>
          <w:szCs w:val="22"/>
          <w:vertAlign w:val="subscript"/>
        </w:rPr>
        <w:t>35%</w:t>
      </w:r>
      <w:r w:rsidRPr="00850557">
        <w:rPr>
          <w:szCs w:val="22"/>
        </w:rPr>
        <w:t xml:space="preserve"> adjusted limit for most of the historical time series (</w:t>
      </w:r>
      <w:r w:rsidR="00653477">
        <w:rPr>
          <w:szCs w:val="22"/>
        </w:rPr>
        <w:t>Figure 9-12</w:t>
      </w:r>
      <w:r w:rsidR="00094C75">
        <w:rPr>
          <w:szCs w:val="22"/>
        </w:rPr>
        <w:t>). In addition, since 2004</w:t>
      </w:r>
      <w:r w:rsidRPr="00850557">
        <w:rPr>
          <w:szCs w:val="22"/>
        </w:rPr>
        <w:t xml:space="preserve">, </w:t>
      </w:r>
      <w:r w:rsidR="009B7831" w:rsidRPr="00850557">
        <w:rPr>
          <w:szCs w:val="22"/>
        </w:rPr>
        <w:t>POP</w:t>
      </w:r>
      <w:r w:rsidRPr="00850557">
        <w:rPr>
          <w:szCs w:val="22"/>
        </w:rPr>
        <w:t xml:space="preserve"> SSB has been above </w:t>
      </w:r>
      <w:r w:rsidRPr="00850557">
        <w:rPr>
          <w:i/>
          <w:szCs w:val="22"/>
        </w:rPr>
        <w:t>B</w:t>
      </w:r>
      <w:r w:rsidRPr="00850557">
        <w:rPr>
          <w:i/>
          <w:szCs w:val="22"/>
          <w:vertAlign w:val="subscript"/>
        </w:rPr>
        <w:t>40%</w:t>
      </w:r>
      <w:r w:rsidRPr="00850557">
        <w:rPr>
          <w:szCs w:val="22"/>
        </w:rPr>
        <w:t xml:space="preserve"> and fishing mortality has been below </w:t>
      </w:r>
      <w:r w:rsidRPr="00850557">
        <w:rPr>
          <w:i/>
          <w:szCs w:val="22"/>
        </w:rPr>
        <w:t>F</w:t>
      </w:r>
      <w:r w:rsidRPr="00850557">
        <w:rPr>
          <w:i/>
          <w:szCs w:val="22"/>
          <w:vertAlign w:val="subscript"/>
        </w:rPr>
        <w:t>40%</w:t>
      </w:r>
      <w:r w:rsidR="00094C75">
        <w:rPr>
          <w:szCs w:val="22"/>
        </w:rPr>
        <w:t xml:space="preserve"> since 1983.</w:t>
      </w:r>
      <w:r w:rsidRPr="00850557">
        <w:rPr>
          <w:szCs w:val="22"/>
        </w:rPr>
        <w:t xml:space="preserve"> </w:t>
      </w:r>
    </w:p>
    <w:p w14:paraId="09216AFC" w14:textId="77777777" w:rsidR="00353282" w:rsidRPr="00412322" w:rsidRDefault="00353282" w:rsidP="00A76A91">
      <w:pPr>
        <w:pStyle w:val="Heading4"/>
      </w:pPr>
      <w:r w:rsidRPr="00C2517F">
        <w:t>Recruitment</w:t>
      </w:r>
    </w:p>
    <w:p w14:paraId="621207B5" w14:textId="73A43D1A" w:rsidR="00353282" w:rsidRPr="009E28B7" w:rsidRDefault="00353282" w:rsidP="009E28B7">
      <w:r>
        <w:t xml:space="preserve">Recruitment (as measured by age 2 fish) for </w:t>
      </w:r>
      <w:r w:rsidR="009B7831">
        <w:t>POP</w:t>
      </w:r>
      <w:r>
        <w:t xml:space="preserve"> is highly variable and large recruitments comprise </w:t>
      </w:r>
      <w:r w:rsidRPr="009D29D4">
        <w:t xml:space="preserve">much of the biomass for </w:t>
      </w:r>
      <w:r w:rsidRPr="00D062E0">
        <w:t>future years (</w:t>
      </w:r>
      <w:r w:rsidR="00653477">
        <w:t>Figure 9-13</w:t>
      </w:r>
      <w:r w:rsidRPr="00D062E0">
        <w:t xml:space="preserve">). Recruitment </w:t>
      </w:r>
      <w:r w:rsidR="002824D4" w:rsidRPr="00D062E0">
        <w:t>has</w:t>
      </w:r>
      <w:r w:rsidRPr="00D062E0">
        <w:t xml:space="preserve"> increased since the early 1970s, </w:t>
      </w:r>
      <w:r w:rsidR="00094C75">
        <w:t xml:space="preserve">starting </w:t>
      </w:r>
      <w:r w:rsidRPr="00D062E0">
        <w:t xml:space="preserve">with the 1986 </w:t>
      </w:r>
      <w:r w:rsidR="00993E15" w:rsidRPr="00D062E0">
        <w:t>year class</w:t>
      </w:r>
      <w:r w:rsidR="00094C75">
        <w:t>. Since t</w:t>
      </w:r>
      <w:r w:rsidRPr="00D062E0">
        <w:t>he 1990s</w:t>
      </w:r>
      <w:r w:rsidR="00094C75">
        <w:t xml:space="preserve"> there have been several larger than average year classes, with the largest resulting in 2006</w:t>
      </w:r>
      <w:r w:rsidRPr="00D062E0">
        <w:t xml:space="preserve">. </w:t>
      </w:r>
      <w:r w:rsidR="005A76E7" w:rsidRPr="00D062E0">
        <w:t>The largest differences in estimated recruitment</w:t>
      </w:r>
      <w:r w:rsidR="00BE564D">
        <w:t xml:space="preserve"> between the</w:t>
      </w:r>
      <w:r w:rsidR="00BD3BB0">
        <w:t xml:space="preserve"> current assessment and the 2019</w:t>
      </w:r>
      <w:r w:rsidR="00BE564D">
        <w:t xml:space="preserve"> assessment</w:t>
      </w:r>
      <w:r w:rsidR="005A76E7" w:rsidRPr="00D062E0">
        <w:t xml:space="preserve"> </w:t>
      </w:r>
      <w:r w:rsidR="00742F00">
        <w:t>resulted at the end of the time series</w:t>
      </w:r>
      <w:r w:rsidR="005A76E7">
        <w:t xml:space="preserve"> </w:t>
      </w:r>
      <w:r w:rsidR="005A76E7" w:rsidRPr="00D062E0">
        <w:t>(</w:t>
      </w:r>
      <w:r w:rsidR="008A4EED">
        <w:t>Table 9-15</w:t>
      </w:r>
      <w:r w:rsidR="005A76E7" w:rsidRPr="00D062E0">
        <w:t xml:space="preserve"> </w:t>
      </w:r>
      <w:r w:rsidR="00653477">
        <w:t>and Figures 9-13 and 9-14</w:t>
      </w:r>
      <w:r w:rsidR="005A76E7" w:rsidRPr="00D062E0">
        <w:t xml:space="preserve">), which should not be unexpected given </w:t>
      </w:r>
      <w:r w:rsidR="00094C75">
        <w:t xml:space="preserve">the influence of additional age composition data on </w:t>
      </w:r>
      <w:r w:rsidR="00094C75">
        <w:lastRenderedPageBreak/>
        <w:t>recent recruitment estimates</w:t>
      </w:r>
      <w:r w:rsidR="005A76E7">
        <w:t xml:space="preserve">. </w:t>
      </w:r>
      <w:r w:rsidRPr="00D062E0">
        <w:t xml:space="preserve">The addition of new </w:t>
      </w:r>
      <w:r w:rsidR="0041551A" w:rsidRPr="00D062E0">
        <w:t xml:space="preserve">survey </w:t>
      </w:r>
      <w:r w:rsidRPr="00D062E0">
        <w:t xml:space="preserve">age data </w:t>
      </w:r>
      <w:r w:rsidR="00860DB6" w:rsidRPr="00D062E0">
        <w:t xml:space="preserve">and the large </w:t>
      </w:r>
      <w:r w:rsidR="005A76E7">
        <w:t>2013-</w:t>
      </w:r>
      <w:r w:rsidR="00094C75">
        <w:t>2019</w:t>
      </w:r>
      <w:r w:rsidR="0041551A" w:rsidRPr="00D062E0">
        <w:t xml:space="preserve"> survey biomass </w:t>
      </w:r>
      <w:r w:rsidR="002162B1" w:rsidRPr="00D062E0">
        <w:t xml:space="preserve">suggests that the </w:t>
      </w:r>
      <w:r w:rsidRPr="00D062E0">
        <w:t>2006</w:t>
      </w:r>
      <w:r w:rsidR="00BD3BB0">
        <w:t xml:space="preserve">-2009, 2010, </w:t>
      </w:r>
      <w:r w:rsidR="00094C75">
        <w:t>2012</w:t>
      </w:r>
      <w:r w:rsidR="00BD3BB0">
        <w:t>, and 2016</w:t>
      </w:r>
      <w:r w:rsidRPr="00D062E0">
        <w:t xml:space="preserve"> year class</w:t>
      </w:r>
      <w:r w:rsidR="00895F58">
        <w:t>es</w:t>
      </w:r>
      <w:r w:rsidR="002162B1" w:rsidRPr="00D062E0">
        <w:t xml:space="preserve"> may be above average</w:t>
      </w:r>
      <w:r w:rsidR="00094C75">
        <w:t xml:space="preserve"> </w:t>
      </w:r>
      <w:r w:rsidR="00F2374D">
        <w:t>(</w:t>
      </w:r>
      <w:r w:rsidR="00653477">
        <w:t>Figure 9-14</w:t>
      </w:r>
      <w:r w:rsidRPr="00D062E0">
        <w:t xml:space="preserve">). However, these </w:t>
      </w:r>
      <w:r w:rsidR="000D5807" w:rsidRPr="00D062E0">
        <w:t xml:space="preserve">recent </w:t>
      </w:r>
      <w:r w:rsidRPr="00D062E0">
        <w:t>recruitments</w:t>
      </w:r>
      <w:r w:rsidR="000D5807" w:rsidRPr="00D062E0">
        <w:t xml:space="preserve"> </w:t>
      </w:r>
      <w:r w:rsidRPr="00D062E0">
        <w:t>are still highly uncertain as indicated by the MCMC credible intervals in Figure 9-1</w:t>
      </w:r>
      <w:r w:rsidR="00653477">
        <w:t>3</w:t>
      </w:r>
      <w:r w:rsidRPr="00D062E0">
        <w:t xml:space="preserve">. </w:t>
      </w:r>
      <w:r w:rsidR="009B7831">
        <w:t>POP</w:t>
      </w:r>
      <w:r w:rsidRPr="00D062E0">
        <w:t xml:space="preserve"> do not seem to exhibit much of a stock-recruitment relationship because large recruitments have occurred during periods of high and low biomass (</w:t>
      </w:r>
      <w:r w:rsidR="00653477">
        <w:t>Figure 9-13</w:t>
      </w:r>
      <w:r w:rsidRPr="00D062E0">
        <w:t>).</w:t>
      </w:r>
    </w:p>
    <w:p w14:paraId="68BE9380" w14:textId="77777777" w:rsidR="00353282" w:rsidRPr="00412322" w:rsidRDefault="00353282" w:rsidP="00A76A91">
      <w:pPr>
        <w:pStyle w:val="Heading4"/>
      </w:pPr>
      <w:r w:rsidRPr="000C581E">
        <w:t>Uncertainty results</w:t>
      </w:r>
    </w:p>
    <w:p w14:paraId="722D9327" w14:textId="2EF13EA1" w:rsidR="00353282" w:rsidRPr="005A76E7" w:rsidRDefault="00353282" w:rsidP="00A5156E">
      <w:pPr>
        <w:keepLines/>
      </w:pPr>
      <w:r w:rsidRPr="009D29D4">
        <w:t xml:space="preserve">From the MCMC chains described in </w:t>
      </w:r>
      <w:r w:rsidR="00A738DC" w:rsidRPr="009D29D4">
        <w:rPr>
          <w:i/>
        </w:rPr>
        <w:t>Uncertainty approach</w:t>
      </w:r>
      <w:r w:rsidRPr="009D29D4">
        <w:t xml:space="preserve">, we summarize the posterior densities of key </w:t>
      </w:r>
      <w:r w:rsidRPr="005A76E7">
        <w:t>parameters for the recommended model using histograms (</w:t>
      </w:r>
      <w:r w:rsidR="00653477">
        <w:t>Figure 9-15</w:t>
      </w:r>
      <w:r w:rsidRPr="005A76E7">
        <w:t>) and credible intervals (Table</w:t>
      </w:r>
      <w:r w:rsidR="005A76E7" w:rsidRPr="005A76E7">
        <w:t xml:space="preserve"> </w:t>
      </w:r>
      <w:r w:rsidR="008A4EED">
        <w:t>9-16</w:t>
      </w:r>
      <w:r w:rsidR="00F27A80" w:rsidRPr="005A76E7">
        <w:t xml:space="preserve"> and</w:t>
      </w:r>
      <w:r w:rsidRPr="005A76E7">
        <w:t xml:space="preserve"> 9-1</w:t>
      </w:r>
      <w:r w:rsidR="008A4EED">
        <w:t>7</w:t>
      </w:r>
      <w:r w:rsidRPr="005A76E7">
        <w:t xml:space="preserve">). We also use these posterior distributions to show uncertainty around time series estimates </w:t>
      </w:r>
      <w:r w:rsidR="009A2174">
        <w:t xml:space="preserve">of </w:t>
      </w:r>
      <w:r w:rsidR="005A76E7" w:rsidRPr="005A76E7">
        <w:t>survey biomass (Figure 9-4), total and</w:t>
      </w:r>
      <w:r w:rsidRPr="005A76E7">
        <w:t xml:space="preserve"> spawning biomass</w:t>
      </w:r>
      <w:r w:rsidR="00653477">
        <w:t xml:space="preserve"> (Figure 9-9</w:t>
      </w:r>
      <w:r w:rsidR="005A76E7" w:rsidRPr="005A76E7">
        <w:t>)</w:t>
      </w:r>
      <w:r w:rsidRPr="005A76E7">
        <w:t>,</w:t>
      </w:r>
      <w:r w:rsidR="005A76E7" w:rsidRPr="005A76E7">
        <w:t xml:space="preserve"> fully selected fi</w:t>
      </w:r>
      <w:r w:rsidR="00653477">
        <w:t>shing mortality (Figure 9-11</w:t>
      </w:r>
      <w:r w:rsidR="005A76E7" w:rsidRPr="005A76E7">
        <w:t>) and recruitment (</w:t>
      </w:r>
      <w:r w:rsidRPr="005A76E7">
        <w:t>Fig</w:t>
      </w:r>
      <w:r w:rsidR="00653477">
        <w:t>ure 9-13</w:t>
      </w:r>
      <w:r w:rsidRPr="005A76E7">
        <w:t>).</w:t>
      </w:r>
    </w:p>
    <w:p w14:paraId="59733075" w14:textId="133223FD" w:rsidR="00353282" w:rsidRDefault="00353282" w:rsidP="00BB64B1">
      <w:r w:rsidRPr="005A76E7">
        <w:t>Table 9-</w:t>
      </w:r>
      <w:r w:rsidR="00B46D5A" w:rsidRPr="005A76E7">
        <w:t>1</w:t>
      </w:r>
      <w:r w:rsidR="008A4EED">
        <w:t>6</w:t>
      </w:r>
      <w:r w:rsidRPr="005A76E7">
        <w:t xml:space="preserve"> shows the maximum likelihood estimate (MLE) of key parameters with their corresponding standard deviation derived from the Hessian matrix. Also shown are the MCMC, mean, median, standard deviation and the corresponding Bayesian 95% credible intervals (BCI). The Hessian and MCMC standard deviations are similar for </w:t>
      </w:r>
      <w:r w:rsidRPr="005A76E7">
        <w:rPr>
          <w:i/>
        </w:rPr>
        <w:t xml:space="preserve">q, </w:t>
      </w:r>
      <w:r w:rsidR="00B46D5A" w:rsidRPr="005A76E7">
        <w:rPr>
          <w:i/>
        </w:rPr>
        <w:t xml:space="preserve">M, </w:t>
      </w:r>
      <w:r w:rsidR="009114AB" w:rsidRPr="005A76E7">
        <w:t xml:space="preserve">and </w:t>
      </w:r>
      <w:r w:rsidRPr="005A76E7">
        <w:rPr>
          <w:i/>
        </w:rPr>
        <w:t>F</w:t>
      </w:r>
      <w:r w:rsidRPr="005A76E7">
        <w:rPr>
          <w:i/>
          <w:vertAlign w:val="subscript"/>
        </w:rPr>
        <w:t>40</w:t>
      </w:r>
      <w:r w:rsidRPr="005A76E7">
        <w:rPr>
          <w:vertAlign w:val="subscript"/>
        </w:rPr>
        <w:t>%</w:t>
      </w:r>
      <w:r w:rsidRPr="005A76E7">
        <w:t xml:space="preserve">, but the MCMC standard deviations are larger for the estimates of </w:t>
      </w:r>
      <w:r w:rsidR="009114AB" w:rsidRPr="005A76E7">
        <w:t xml:space="preserve">female spawning biomass and </w:t>
      </w:r>
      <w:r w:rsidRPr="005A76E7">
        <w:t>ABC.</w:t>
      </w:r>
      <w:r w:rsidRPr="005A76E7">
        <w:rPr>
          <w:i/>
        </w:rPr>
        <w:t xml:space="preserve"> </w:t>
      </w:r>
      <w:r w:rsidRPr="005A76E7">
        <w:t>These larger standard deviations indicate that these parameters are more uncertain than indicated by the Hessian approximation. The distribution</w:t>
      </w:r>
      <w:r w:rsidR="009114AB" w:rsidRPr="005A76E7">
        <w:t>s</w:t>
      </w:r>
      <w:r w:rsidRPr="005A76E7">
        <w:t xml:space="preserve"> of </w:t>
      </w:r>
      <w:r w:rsidR="009114AB" w:rsidRPr="005A76E7">
        <w:t xml:space="preserve">these parameters with the exception of natural mortality are slightly </w:t>
      </w:r>
      <w:r w:rsidRPr="005A76E7">
        <w:t>skewed</w:t>
      </w:r>
      <w:r w:rsidR="00EC0C85" w:rsidRPr="005A76E7">
        <w:t xml:space="preserve"> </w:t>
      </w:r>
      <w:r w:rsidR="009114AB" w:rsidRPr="005A76E7">
        <w:t xml:space="preserve">with </w:t>
      </w:r>
      <w:r w:rsidR="00EC0C85" w:rsidRPr="005A76E7">
        <w:t xml:space="preserve">higher </w:t>
      </w:r>
      <w:r w:rsidR="00F27A80" w:rsidRPr="005A76E7">
        <w:t xml:space="preserve">means than </w:t>
      </w:r>
      <w:r w:rsidR="00EC0C85" w:rsidRPr="005A76E7">
        <w:t>medians</w:t>
      </w:r>
      <w:r w:rsidR="009114AB" w:rsidRPr="005A76E7">
        <w:t xml:space="preserve"> for </w:t>
      </w:r>
      <w:r w:rsidR="005A76E7">
        <w:t xml:space="preserve">current </w:t>
      </w:r>
      <w:r w:rsidR="009114AB" w:rsidRPr="005A76E7">
        <w:t>spawning biomass and ABC</w:t>
      </w:r>
      <w:r w:rsidRPr="005A76E7">
        <w:t>, indicating possibilities of hig</w:t>
      </w:r>
      <w:r w:rsidR="005A76E7" w:rsidRPr="005A76E7">
        <w:t>her biomass estimates (</w:t>
      </w:r>
      <w:r w:rsidRPr="005A76E7">
        <w:t>Figure 9-1</w:t>
      </w:r>
      <w:r w:rsidR="00653477">
        <w:t>5</w:t>
      </w:r>
      <w:r w:rsidRPr="005A76E7">
        <w:t>).</w:t>
      </w:r>
      <w:r w:rsidR="005A76E7">
        <w:t xml:space="preserve"> Uncertainty estimates in the time series of spawning biomass also result in a skewed distribution towards higher values,</w:t>
      </w:r>
      <w:r w:rsidR="00776892">
        <w:t xml:space="preserve"> </w:t>
      </w:r>
      <w:r w:rsidR="005A76E7">
        <w:t xml:space="preserve">particularly at the end of the time series and into the </w:t>
      </w:r>
      <w:r w:rsidR="00776892">
        <w:t xml:space="preserve">15 year </w:t>
      </w:r>
      <w:r w:rsidR="005A76E7">
        <w:t>projected times series</w:t>
      </w:r>
      <w:r>
        <w:t xml:space="preserve"> </w:t>
      </w:r>
      <w:r w:rsidR="00653477">
        <w:t>(Figure 9-16</w:t>
      </w:r>
      <w:r w:rsidR="00776892">
        <w:t>).</w:t>
      </w:r>
    </w:p>
    <w:p w14:paraId="3316EAEC" w14:textId="77777777" w:rsidR="00412322" w:rsidRPr="00412322" w:rsidRDefault="00412322" w:rsidP="00A76A91">
      <w:pPr>
        <w:pStyle w:val="Heading4"/>
      </w:pPr>
      <w:r>
        <w:t>Retrospective analysis</w:t>
      </w:r>
    </w:p>
    <w:p w14:paraId="113F213A" w14:textId="49859D1B" w:rsidR="00412322" w:rsidRPr="00412322" w:rsidRDefault="00A06889" w:rsidP="00BB64B1">
      <w:r w:rsidRPr="00AB52F2">
        <w:t xml:space="preserve">A within-model retrospective analysis of the recommended model was conducted for the last 10 years of the time-series by dropping data one year at a time. The revised </w:t>
      </w:r>
      <w:proofErr w:type="spellStart"/>
      <w:r w:rsidRPr="00AB52F2">
        <w:t>Mohn’s</w:t>
      </w:r>
      <w:proofErr w:type="spellEnd"/>
      <w:r w:rsidRPr="00AB52F2">
        <w:t xml:space="preserve"> “rho” statistic (</w:t>
      </w:r>
      <w:proofErr w:type="spellStart"/>
      <w:r w:rsidR="00A738DC" w:rsidRPr="00AB52F2">
        <w:t>Hanselman</w:t>
      </w:r>
      <w:proofErr w:type="spellEnd"/>
      <w:r w:rsidR="00A738DC" w:rsidRPr="00AB52F2">
        <w:t xml:space="preserve"> et al. 2013</w:t>
      </w:r>
      <w:r w:rsidRPr="00AB52F2">
        <w:t>) in fe</w:t>
      </w:r>
      <w:r w:rsidR="009D29D4" w:rsidRPr="00AB52F2">
        <w:t>male spaw</w:t>
      </w:r>
      <w:r w:rsidR="00BD3BB0">
        <w:t>ning biomass was -0.15 (better than the 2019</w:t>
      </w:r>
      <w:r w:rsidR="00F2374D">
        <w:t xml:space="preserve"> value of -0.2</w:t>
      </w:r>
      <w:r w:rsidR="00BD3BB0">
        <w:t>7</w:t>
      </w:r>
      <w:r w:rsidR="00F2374D">
        <w:t>)</w:t>
      </w:r>
      <w:r w:rsidR="00860DB6" w:rsidRPr="00AB52F2">
        <w:t>, indicating that the model in</w:t>
      </w:r>
      <w:r w:rsidR="002734A4" w:rsidRPr="00AB52F2">
        <w:t>creases the estimate of female spawning biomass in recent years as data is added to the assessment</w:t>
      </w:r>
      <w:r w:rsidRPr="00AB52F2">
        <w:t xml:space="preserve">. The </w:t>
      </w:r>
      <w:r w:rsidR="00BD322C" w:rsidRPr="00AB52F2">
        <w:t>retrospective</w:t>
      </w:r>
      <w:r w:rsidRPr="00AB52F2">
        <w:t xml:space="preserve"> female spawning biomass a</w:t>
      </w:r>
      <w:r w:rsidRPr="00776892">
        <w:t>nd the relative difference in female spa</w:t>
      </w:r>
      <w:r w:rsidR="00BD322C" w:rsidRPr="00776892">
        <w:t>w</w:t>
      </w:r>
      <w:r w:rsidRPr="00776892">
        <w:t xml:space="preserve">ning biomass from the model in the </w:t>
      </w:r>
      <w:r w:rsidR="00BD322C" w:rsidRPr="00776892">
        <w:t>terminal year are</w:t>
      </w:r>
      <w:r w:rsidRPr="00776892">
        <w:t xml:space="preserve"> shown in </w:t>
      </w:r>
      <w:r w:rsidR="00653477">
        <w:t>Figure 9-17</w:t>
      </w:r>
      <w:r w:rsidR="00BD322C" w:rsidRPr="00776892">
        <w:t xml:space="preserve"> (with 95% credible intervals from MCMC). In general the relative difference in female spawning biom</w:t>
      </w:r>
      <w:r w:rsidR="009D29D4" w:rsidRPr="00776892">
        <w:t>as</w:t>
      </w:r>
      <w:r w:rsidR="009D29D4" w:rsidRPr="00AB52F2">
        <w:t>s</w:t>
      </w:r>
      <w:r w:rsidR="00AB52F2">
        <w:t xml:space="preserve"> early in the time series is low,</w:t>
      </w:r>
      <w:r w:rsidR="00860DB6" w:rsidRPr="00AB52F2">
        <w:t xml:space="preserve"> in recent years</w:t>
      </w:r>
      <w:r w:rsidR="00AB52F2">
        <w:t xml:space="preserve"> the increases in spawning biomass have been up to 30% compared to the terminal year</w:t>
      </w:r>
      <w:r w:rsidR="002734A4" w:rsidRPr="00AB52F2">
        <w:t>.</w:t>
      </w:r>
      <w:r w:rsidR="00776892">
        <w:t xml:space="preserve"> This result is not unexpected as given the large trawl survey biomass estimates since 2013; the model is responding to this data by increasing the estimates of biomass in each subsequent year.</w:t>
      </w:r>
    </w:p>
    <w:p w14:paraId="3DEA581B" w14:textId="77777777" w:rsidR="00353282" w:rsidRPr="00FA5BE7" w:rsidRDefault="00E804A2" w:rsidP="004E58D8">
      <w:pPr>
        <w:pStyle w:val="Heading3"/>
      </w:pPr>
      <w:r w:rsidRPr="000C581E">
        <w:t>Harvest Recommendations</w:t>
      </w:r>
    </w:p>
    <w:p w14:paraId="6242D9D3" w14:textId="77777777" w:rsidR="00353282" w:rsidRPr="00AF223C" w:rsidRDefault="00353282" w:rsidP="00A76A91">
      <w:pPr>
        <w:pStyle w:val="Heading4"/>
      </w:pPr>
      <w:r w:rsidRPr="00AF223C">
        <w:t xml:space="preserve"> Amendment 56 Reference Points</w:t>
      </w:r>
    </w:p>
    <w:p w14:paraId="39AB6193" w14:textId="77777777" w:rsidR="00353282" w:rsidRPr="00AF223C" w:rsidRDefault="00353282" w:rsidP="00B12EEC">
      <w:pPr>
        <w:autoSpaceDE w:val="0"/>
        <w:autoSpaceDN w:val="0"/>
        <w:adjustRightInd w:val="0"/>
        <w:spacing w:after="0"/>
        <w:rPr>
          <w:szCs w:val="22"/>
        </w:rPr>
      </w:pPr>
      <w:r w:rsidRPr="00AF223C">
        <w:rPr>
          <w:szCs w:val="22"/>
        </w:rPr>
        <w:t xml:space="preserve">Amendment 56 to the GOA </w:t>
      </w:r>
      <w:proofErr w:type="spellStart"/>
      <w:r w:rsidRPr="00AF223C">
        <w:rPr>
          <w:szCs w:val="22"/>
        </w:rPr>
        <w:t>Groundfish</w:t>
      </w:r>
      <w:proofErr w:type="spellEnd"/>
      <w:r w:rsidRPr="00AF223C">
        <w:rPr>
          <w:szCs w:val="22"/>
        </w:rPr>
        <w:t xml:space="preserve"> Fishery Management Plan defines the “overfishing level”</w:t>
      </w:r>
    </w:p>
    <w:p w14:paraId="7ECB09C8" w14:textId="379944BF" w:rsidR="00353282" w:rsidRPr="00AF223C" w:rsidRDefault="00353282" w:rsidP="00B12EEC">
      <w:pPr>
        <w:autoSpaceDE w:val="0"/>
        <w:autoSpaceDN w:val="0"/>
        <w:adjustRightInd w:val="0"/>
        <w:spacing w:after="0"/>
        <w:rPr>
          <w:szCs w:val="22"/>
        </w:rPr>
      </w:pPr>
      <w:r w:rsidRPr="00AF223C">
        <w:rPr>
          <w:szCs w:val="22"/>
        </w:rPr>
        <w:t>(OFL), the fishing mortality rate used to set OFL (</w:t>
      </w:r>
      <w:r w:rsidRPr="00AF223C">
        <w:rPr>
          <w:i/>
          <w:szCs w:val="22"/>
        </w:rPr>
        <w:t>F</w:t>
      </w:r>
      <w:r w:rsidRPr="00AF223C">
        <w:rPr>
          <w:i/>
          <w:szCs w:val="22"/>
          <w:vertAlign w:val="subscript"/>
        </w:rPr>
        <w:t>OFL</w:t>
      </w:r>
      <w:r w:rsidRPr="00AF223C">
        <w:rPr>
          <w:szCs w:val="22"/>
        </w:rPr>
        <w:t>), the maximum permissible ABC, and the fishing mortality rate used to set the maximum permissible ABC. The fishing mortality rate used to set ABC (</w:t>
      </w:r>
      <w:r w:rsidRPr="00AF223C">
        <w:rPr>
          <w:i/>
          <w:szCs w:val="22"/>
        </w:rPr>
        <w:t>F</w:t>
      </w:r>
      <w:r w:rsidRPr="00AF223C">
        <w:rPr>
          <w:i/>
          <w:szCs w:val="22"/>
          <w:vertAlign w:val="subscript"/>
        </w:rPr>
        <w:t>ABC</w:t>
      </w:r>
      <w:r w:rsidRPr="00AF223C">
        <w:rPr>
          <w:szCs w:val="22"/>
        </w:rPr>
        <w:t xml:space="preserve">) may be less than this maximum permissible level, but not greater. Because reliable estimates of reference points related to maximum sustainable yield (MSY) are currently not available but reliable estimates of reference points related to spawning per recruit are available, </w:t>
      </w:r>
      <w:r w:rsidR="009B7831" w:rsidRPr="00AF223C">
        <w:rPr>
          <w:szCs w:val="22"/>
        </w:rPr>
        <w:t>POP</w:t>
      </w:r>
      <w:r w:rsidRPr="00AF223C">
        <w:rPr>
          <w:szCs w:val="22"/>
        </w:rPr>
        <w:t xml:space="preserve"> in the GOA are managed under Tier 3 of Amendment 56. Tier 3 uses the following reference points: </w:t>
      </w:r>
      <w:r w:rsidRPr="00AF223C">
        <w:rPr>
          <w:i/>
          <w:szCs w:val="22"/>
        </w:rPr>
        <w:t>B</w:t>
      </w:r>
      <w:r w:rsidRPr="00AF223C">
        <w:rPr>
          <w:i/>
          <w:szCs w:val="22"/>
          <w:vertAlign w:val="subscript"/>
        </w:rPr>
        <w:t>40%</w:t>
      </w:r>
      <w:r w:rsidRPr="00AF223C">
        <w:rPr>
          <w:szCs w:val="22"/>
        </w:rPr>
        <w:t xml:space="preserve">, equal to 40% of the equilibrium spawning biomass that would be obtained in the absence of fishing; </w:t>
      </w:r>
      <w:r w:rsidRPr="00AF223C">
        <w:rPr>
          <w:i/>
          <w:szCs w:val="22"/>
        </w:rPr>
        <w:t>F</w:t>
      </w:r>
      <w:r w:rsidRPr="00AF223C">
        <w:rPr>
          <w:i/>
          <w:szCs w:val="22"/>
          <w:vertAlign w:val="subscript"/>
        </w:rPr>
        <w:t>35%</w:t>
      </w:r>
      <w:r w:rsidRPr="00AF223C">
        <w:rPr>
          <w:i/>
          <w:szCs w:val="22"/>
        </w:rPr>
        <w:t>,,</w:t>
      </w:r>
      <w:r w:rsidRPr="00AF223C">
        <w:rPr>
          <w:szCs w:val="22"/>
        </w:rPr>
        <w:t xml:space="preserve">equal to the fishing mortality rate that reduces the equilibrium level of spawning per recruit to 35% of the level that would be obtained in the absence of fishing; and </w:t>
      </w:r>
      <w:r w:rsidRPr="00AF223C">
        <w:rPr>
          <w:i/>
          <w:szCs w:val="22"/>
        </w:rPr>
        <w:t>F</w:t>
      </w:r>
      <w:r w:rsidRPr="00AF223C">
        <w:rPr>
          <w:i/>
          <w:szCs w:val="22"/>
          <w:vertAlign w:val="subscript"/>
        </w:rPr>
        <w:t>40%</w:t>
      </w:r>
      <w:r w:rsidRPr="00AF223C">
        <w:rPr>
          <w:szCs w:val="22"/>
        </w:rPr>
        <w:t xml:space="preserve">, equal to the fishing mortality rate that reduces the </w:t>
      </w:r>
      <w:r w:rsidRPr="00AF223C">
        <w:rPr>
          <w:szCs w:val="22"/>
        </w:rPr>
        <w:lastRenderedPageBreak/>
        <w:t>equilibrium level of spawning per recruit to 40% of the level that would be obtained in the absence of fishing.</w:t>
      </w:r>
    </w:p>
    <w:p w14:paraId="4E434580" w14:textId="77777777" w:rsidR="00353282" w:rsidRPr="00AF223C" w:rsidRDefault="00353282" w:rsidP="008A6D63">
      <w:pPr>
        <w:autoSpaceDE w:val="0"/>
        <w:autoSpaceDN w:val="0"/>
        <w:adjustRightInd w:val="0"/>
        <w:spacing w:after="0"/>
        <w:rPr>
          <w:szCs w:val="22"/>
        </w:rPr>
      </w:pPr>
    </w:p>
    <w:p w14:paraId="05CE257B" w14:textId="2A61E1AE" w:rsidR="00353282" w:rsidRPr="00AF223C" w:rsidRDefault="00353282" w:rsidP="00A5156E">
      <w:pPr>
        <w:autoSpaceDE w:val="0"/>
        <w:autoSpaceDN w:val="0"/>
        <w:adjustRightInd w:val="0"/>
        <w:rPr>
          <w:szCs w:val="22"/>
        </w:rPr>
      </w:pPr>
      <w:r w:rsidRPr="00AF223C">
        <w:rPr>
          <w:szCs w:val="22"/>
        </w:rPr>
        <w:t xml:space="preserve">Estimation of the </w:t>
      </w:r>
      <w:r w:rsidRPr="00AF223C">
        <w:rPr>
          <w:i/>
          <w:szCs w:val="22"/>
        </w:rPr>
        <w:t>B</w:t>
      </w:r>
      <w:r w:rsidRPr="00AF223C">
        <w:rPr>
          <w:i/>
          <w:szCs w:val="22"/>
          <w:vertAlign w:val="subscript"/>
        </w:rPr>
        <w:t xml:space="preserve">40% </w:t>
      </w:r>
      <w:r w:rsidRPr="00AF223C">
        <w:rPr>
          <w:iCs/>
          <w:szCs w:val="22"/>
        </w:rPr>
        <w:t>reference</w:t>
      </w:r>
      <w:r w:rsidRPr="00AF223C">
        <w:rPr>
          <w:szCs w:val="22"/>
        </w:rPr>
        <w:t xml:space="preserve"> point requires an assumption regarding the equilibrium level of recruitment. In this assessment, it is assumed that the equilibrium level of recruitment is equal to the average of age-2 recruitments between 1979 and 20</w:t>
      </w:r>
      <w:r w:rsidR="00BD3BB0">
        <w:rPr>
          <w:szCs w:val="22"/>
        </w:rPr>
        <w:t>18 (i.e., the 1977 – 2016</w:t>
      </w:r>
      <w:r w:rsidR="00993E15" w:rsidRPr="00AF223C">
        <w:rPr>
          <w:szCs w:val="22"/>
        </w:rPr>
        <w:t xml:space="preserve"> year classes)</w:t>
      </w:r>
      <w:r w:rsidRPr="00AF223C">
        <w:rPr>
          <w:szCs w:val="22"/>
        </w:rPr>
        <w:t xml:space="preserve">. Because of uncertainty in very recent recruitment estimates, we lag 2 years behind model estimates in our projection. Other useful biomass reference points which can be calculated using this assumption are </w:t>
      </w:r>
      <w:r w:rsidRPr="00AF223C">
        <w:rPr>
          <w:i/>
          <w:iCs/>
          <w:szCs w:val="22"/>
        </w:rPr>
        <w:t>B</w:t>
      </w:r>
      <w:r w:rsidRPr="00AF223C">
        <w:rPr>
          <w:i/>
          <w:iCs/>
          <w:szCs w:val="22"/>
          <w:vertAlign w:val="subscript"/>
        </w:rPr>
        <w:t>100%</w:t>
      </w:r>
      <w:r w:rsidRPr="00AF223C">
        <w:rPr>
          <w:i/>
          <w:iCs/>
          <w:szCs w:val="22"/>
        </w:rPr>
        <w:t xml:space="preserve"> </w:t>
      </w:r>
      <w:r w:rsidRPr="00AF223C">
        <w:rPr>
          <w:szCs w:val="22"/>
        </w:rPr>
        <w:t xml:space="preserve">and </w:t>
      </w:r>
      <w:r w:rsidRPr="00AF223C">
        <w:rPr>
          <w:i/>
          <w:iCs/>
          <w:szCs w:val="22"/>
        </w:rPr>
        <w:t>B</w:t>
      </w:r>
      <w:r w:rsidRPr="00AF223C">
        <w:rPr>
          <w:i/>
          <w:iCs/>
          <w:szCs w:val="22"/>
          <w:vertAlign w:val="subscript"/>
        </w:rPr>
        <w:t>35%</w:t>
      </w:r>
      <w:r w:rsidRPr="00AF223C">
        <w:rPr>
          <w:szCs w:val="22"/>
        </w:rPr>
        <w:t xml:space="preserve">, defined analogously to </w:t>
      </w:r>
      <w:r w:rsidRPr="00AF223C">
        <w:rPr>
          <w:i/>
          <w:iCs/>
          <w:szCs w:val="22"/>
        </w:rPr>
        <w:t>B</w:t>
      </w:r>
      <w:r w:rsidRPr="00AF223C">
        <w:rPr>
          <w:i/>
          <w:iCs/>
          <w:szCs w:val="22"/>
          <w:vertAlign w:val="subscript"/>
        </w:rPr>
        <w:t>40%</w:t>
      </w:r>
      <w:r w:rsidRPr="00AF223C">
        <w:rPr>
          <w:szCs w:val="22"/>
        </w:rPr>
        <w:t xml:space="preserve">. The </w:t>
      </w:r>
      <w:r w:rsidR="00BD3BB0">
        <w:t>2020</w:t>
      </w:r>
      <w:r w:rsidRPr="00AF223C">
        <w:rPr>
          <w:szCs w:val="22"/>
        </w:rPr>
        <w:t xml:space="preserve"> estimates of these reference points are: </w:t>
      </w:r>
    </w:p>
    <w:tbl>
      <w:tblPr>
        <w:tblW w:w="2587" w:type="dxa"/>
        <w:tblInd w:w="3345" w:type="dxa"/>
        <w:tblBorders>
          <w:top w:val="single" w:sz="4" w:space="0" w:color="auto"/>
          <w:bottom w:val="single" w:sz="4" w:space="0" w:color="auto"/>
        </w:tblBorders>
        <w:tblLook w:val="04A0" w:firstRow="1" w:lastRow="0" w:firstColumn="1" w:lastColumn="0" w:noHBand="0" w:noVBand="1"/>
      </w:tblPr>
      <w:tblGrid>
        <w:gridCol w:w="1139"/>
        <w:gridCol w:w="1448"/>
      </w:tblGrid>
      <w:tr w:rsidR="0029065B" w:rsidRPr="00AF223C" w14:paraId="078E0795" w14:textId="77777777" w:rsidTr="00331A2E">
        <w:trPr>
          <w:trHeight w:val="332"/>
        </w:trPr>
        <w:tc>
          <w:tcPr>
            <w:tcW w:w="1139" w:type="dxa"/>
            <w:shd w:val="clear" w:color="auto" w:fill="auto"/>
            <w:vAlign w:val="center"/>
            <w:hideMark/>
          </w:tcPr>
          <w:p w14:paraId="0B9ED2CF" w14:textId="022F9855" w:rsidR="0029065B" w:rsidRPr="00AF223C" w:rsidRDefault="0029065B" w:rsidP="0029065B">
            <w:pPr>
              <w:spacing w:after="0"/>
              <w:jc w:val="center"/>
              <w:rPr>
                <w:i/>
                <w:iCs/>
                <w:szCs w:val="22"/>
              </w:rPr>
            </w:pPr>
            <w:r w:rsidRPr="00AF223C">
              <w:rPr>
                <w:i/>
                <w:iCs/>
                <w:szCs w:val="22"/>
              </w:rPr>
              <w:t>B</w:t>
            </w:r>
            <w:r w:rsidRPr="00AF223C">
              <w:rPr>
                <w:i/>
                <w:iCs/>
                <w:szCs w:val="22"/>
                <w:vertAlign w:val="subscript"/>
              </w:rPr>
              <w:t>100%</w:t>
            </w:r>
          </w:p>
        </w:tc>
        <w:tc>
          <w:tcPr>
            <w:tcW w:w="1448" w:type="dxa"/>
            <w:shd w:val="clear" w:color="auto" w:fill="auto"/>
            <w:noWrap/>
            <w:vAlign w:val="center"/>
            <w:hideMark/>
          </w:tcPr>
          <w:p w14:paraId="670A0C7D" w14:textId="1E7B22A4" w:rsidR="0029065B" w:rsidRPr="00AF223C" w:rsidRDefault="00BD3BB0" w:rsidP="0029065B">
            <w:pPr>
              <w:spacing w:after="0"/>
              <w:jc w:val="center"/>
              <w:rPr>
                <w:color w:val="000000"/>
                <w:szCs w:val="22"/>
              </w:rPr>
            </w:pPr>
            <w:r>
              <w:rPr>
                <w:color w:val="000000"/>
                <w:szCs w:val="22"/>
              </w:rPr>
              <w:t>317,035</w:t>
            </w:r>
          </w:p>
        </w:tc>
      </w:tr>
      <w:tr w:rsidR="0029065B" w:rsidRPr="00AF223C" w14:paraId="0F024E5A" w14:textId="77777777" w:rsidTr="00331A2E">
        <w:trPr>
          <w:trHeight w:val="332"/>
        </w:trPr>
        <w:tc>
          <w:tcPr>
            <w:tcW w:w="1139" w:type="dxa"/>
            <w:shd w:val="clear" w:color="auto" w:fill="auto"/>
            <w:vAlign w:val="center"/>
            <w:hideMark/>
          </w:tcPr>
          <w:p w14:paraId="6EC58F61" w14:textId="22661FDF" w:rsidR="0029065B" w:rsidRPr="00AF223C" w:rsidRDefault="0029065B" w:rsidP="0029065B">
            <w:pPr>
              <w:spacing w:after="0"/>
              <w:jc w:val="center"/>
              <w:rPr>
                <w:i/>
                <w:iCs/>
                <w:szCs w:val="22"/>
              </w:rPr>
            </w:pPr>
            <w:r w:rsidRPr="00AF223C">
              <w:rPr>
                <w:i/>
                <w:iCs/>
                <w:szCs w:val="22"/>
              </w:rPr>
              <w:t>B</w:t>
            </w:r>
            <w:r w:rsidRPr="00AF223C">
              <w:rPr>
                <w:i/>
                <w:iCs/>
                <w:szCs w:val="22"/>
                <w:vertAlign w:val="subscript"/>
              </w:rPr>
              <w:t>40%</w:t>
            </w:r>
          </w:p>
        </w:tc>
        <w:tc>
          <w:tcPr>
            <w:tcW w:w="1448" w:type="dxa"/>
            <w:shd w:val="clear" w:color="auto" w:fill="auto"/>
            <w:noWrap/>
            <w:vAlign w:val="center"/>
            <w:hideMark/>
          </w:tcPr>
          <w:p w14:paraId="2C1A7B8B" w14:textId="0D5056BA" w:rsidR="0029065B" w:rsidRPr="00AF223C" w:rsidRDefault="00BD3BB0" w:rsidP="0029065B">
            <w:pPr>
              <w:spacing w:after="0"/>
              <w:jc w:val="center"/>
              <w:rPr>
                <w:color w:val="000000"/>
                <w:szCs w:val="22"/>
              </w:rPr>
            </w:pPr>
            <w:r>
              <w:rPr>
                <w:color w:val="000000"/>
                <w:szCs w:val="22"/>
              </w:rPr>
              <w:t>126,814</w:t>
            </w:r>
          </w:p>
        </w:tc>
      </w:tr>
      <w:tr w:rsidR="0029065B" w:rsidRPr="00AF223C" w14:paraId="5C6795BA" w14:textId="77777777" w:rsidTr="00331A2E">
        <w:trPr>
          <w:trHeight w:val="332"/>
        </w:trPr>
        <w:tc>
          <w:tcPr>
            <w:tcW w:w="1139" w:type="dxa"/>
            <w:shd w:val="clear" w:color="auto" w:fill="auto"/>
            <w:vAlign w:val="center"/>
            <w:hideMark/>
          </w:tcPr>
          <w:p w14:paraId="668497C7" w14:textId="4EF08AD7" w:rsidR="0029065B" w:rsidRPr="00AF223C" w:rsidRDefault="0029065B" w:rsidP="0029065B">
            <w:pPr>
              <w:spacing w:after="0"/>
              <w:jc w:val="center"/>
              <w:rPr>
                <w:i/>
                <w:iCs/>
                <w:szCs w:val="22"/>
              </w:rPr>
            </w:pPr>
            <w:r w:rsidRPr="00AF223C">
              <w:rPr>
                <w:i/>
                <w:iCs/>
                <w:szCs w:val="22"/>
              </w:rPr>
              <w:t>B</w:t>
            </w:r>
            <w:r w:rsidRPr="00AF223C">
              <w:rPr>
                <w:i/>
                <w:iCs/>
                <w:szCs w:val="22"/>
                <w:vertAlign w:val="subscript"/>
              </w:rPr>
              <w:t>35%</w:t>
            </w:r>
          </w:p>
        </w:tc>
        <w:tc>
          <w:tcPr>
            <w:tcW w:w="1448" w:type="dxa"/>
            <w:shd w:val="clear" w:color="auto" w:fill="auto"/>
            <w:noWrap/>
            <w:vAlign w:val="center"/>
            <w:hideMark/>
          </w:tcPr>
          <w:p w14:paraId="07BF9945" w14:textId="1D5DFCDA" w:rsidR="0029065B" w:rsidRPr="00AF223C" w:rsidRDefault="00BD3BB0" w:rsidP="0029065B">
            <w:pPr>
              <w:spacing w:after="0"/>
              <w:jc w:val="center"/>
              <w:rPr>
                <w:color w:val="000000"/>
                <w:szCs w:val="22"/>
              </w:rPr>
            </w:pPr>
            <w:r>
              <w:rPr>
                <w:color w:val="000000"/>
                <w:szCs w:val="22"/>
              </w:rPr>
              <w:t>110,962</w:t>
            </w:r>
          </w:p>
        </w:tc>
      </w:tr>
      <w:tr w:rsidR="0029065B" w:rsidRPr="00AF223C" w14:paraId="6C5BE6C0" w14:textId="77777777" w:rsidTr="00331A2E">
        <w:trPr>
          <w:trHeight w:val="332"/>
        </w:trPr>
        <w:tc>
          <w:tcPr>
            <w:tcW w:w="1139" w:type="dxa"/>
            <w:shd w:val="clear" w:color="auto" w:fill="auto"/>
            <w:vAlign w:val="center"/>
            <w:hideMark/>
          </w:tcPr>
          <w:p w14:paraId="0CE7DA1D" w14:textId="59D123FB" w:rsidR="0029065B" w:rsidRPr="00AF223C" w:rsidRDefault="0029065B" w:rsidP="0029065B">
            <w:pPr>
              <w:spacing w:after="0"/>
              <w:jc w:val="center"/>
              <w:rPr>
                <w:i/>
                <w:iCs/>
                <w:szCs w:val="22"/>
              </w:rPr>
            </w:pPr>
            <w:r w:rsidRPr="00AF223C">
              <w:rPr>
                <w:i/>
                <w:iCs/>
                <w:szCs w:val="22"/>
              </w:rPr>
              <w:t>F</w:t>
            </w:r>
            <w:r w:rsidRPr="00AF223C">
              <w:rPr>
                <w:i/>
                <w:iCs/>
                <w:szCs w:val="22"/>
                <w:vertAlign w:val="subscript"/>
              </w:rPr>
              <w:t>40%</w:t>
            </w:r>
          </w:p>
        </w:tc>
        <w:tc>
          <w:tcPr>
            <w:tcW w:w="1448" w:type="dxa"/>
            <w:shd w:val="clear" w:color="auto" w:fill="auto"/>
            <w:noWrap/>
            <w:vAlign w:val="center"/>
            <w:hideMark/>
          </w:tcPr>
          <w:p w14:paraId="35A74056" w14:textId="153FD35D" w:rsidR="0029065B" w:rsidRPr="00AF223C" w:rsidRDefault="00BD3BB0" w:rsidP="0029065B">
            <w:pPr>
              <w:spacing w:after="0"/>
              <w:jc w:val="center"/>
              <w:rPr>
                <w:color w:val="000000"/>
                <w:szCs w:val="22"/>
              </w:rPr>
            </w:pPr>
            <w:r>
              <w:rPr>
                <w:color w:val="000000"/>
                <w:szCs w:val="22"/>
              </w:rPr>
              <w:t>0.10</w:t>
            </w:r>
          </w:p>
        </w:tc>
      </w:tr>
      <w:tr w:rsidR="0029065B" w:rsidRPr="00AF223C" w14:paraId="0F2B3897" w14:textId="77777777" w:rsidTr="00331A2E">
        <w:trPr>
          <w:trHeight w:val="332"/>
        </w:trPr>
        <w:tc>
          <w:tcPr>
            <w:tcW w:w="1139" w:type="dxa"/>
            <w:shd w:val="clear" w:color="auto" w:fill="auto"/>
            <w:vAlign w:val="center"/>
            <w:hideMark/>
          </w:tcPr>
          <w:p w14:paraId="1CB046D8" w14:textId="475E27F4" w:rsidR="0029065B" w:rsidRPr="00AF223C" w:rsidRDefault="0029065B" w:rsidP="0029065B">
            <w:pPr>
              <w:spacing w:after="0"/>
              <w:jc w:val="center"/>
              <w:rPr>
                <w:i/>
                <w:iCs/>
                <w:szCs w:val="22"/>
              </w:rPr>
            </w:pPr>
            <w:r w:rsidRPr="00AF223C">
              <w:rPr>
                <w:i/>
                <w:iCs/>
                <w:szCs w:val="22"/>
              </w:rPr>
              <w:t>F</w:t>
            </w:r>
            <w:r w:rsidRPr="00AF223C">
              <w:rPr>
                <w:i/>
                <w:iCs/>
                <w:szCs w:val="22"/>
                <w:vertAlign w:val="subscript"/>
              </w:rPr>
              <w:t>35%</w:t>
            </w:r>
          </w:p>
        </w:tc>
        <w:tc>
          <w:tcPr>
            <w:tcW w:w="1448" w:type="dxa"/>
            <w:shd w:val="clear" w:color="auto" w:fill="auto"/>
            <w:noWrap/>
            <w:vAlign w:val="center"/>
            <w:hideMark/>
          </w:tcPr>
          <w:p w14:paraId="319A7FF2" w14:textId="263C7511" w:rsidR="0029065B" w:rsidRPr="00AF223C" w:rsidRDefault="00BD3BB0" w:rsidP="0029065B">
            <w:pPr>
              <w:spacing w:after="0"/>
              <w:jc w:val="center"/>
              <w:rPr>
                <w:color w:val="000000"/>
                <w:szCs w:val="22"/>
              </w:rPr>
            </w:pPr>
            <w:r>
              <w:rPr>
                <w:color w:val="000000"/>
                <w:szCs w:val="22"/>
              </w:rPr>
              <w:t>0.12</w:t>
            </w:r>
          </w:p>
        </w:tc>
      </w:tr>
    </w:tbl>
    <w:p w14:paraId="706C5219" w14:textId="77777777" w:rsidR="0029065B" w:rsidRPr="00AF223C" w:rsidRDefault="0029065B" w:rsidP="0029065B">
      <w:pPr>
        <w:autoSpaceDE w:val="0"/>
        <w:autoSpaceDN w:val="0"/>
        <w:adjustRightInd w:val="0"/>
        <w:jc w:val="center"/>
        <w:rPr>
          <w:szCs w:val="22"/>
        </w:rPr>
      </w:pPr>
    </w:p>
    <w:p w14:paraId="1FC0ADEE" w14:textId="77777777" w:rsidR="00353282" w:rsidRPr="00AF223C" w:rsidRDefault="00353282" w:rsidP="00A76A91">
      <w:pPr>
        <w:pStyle w:val="Heading4"/>
      </w:pPr>
      <w:r w:rsidRPr="00AF223C">
        <w:t>Specification of OFL and Maximum Permissible ABC</w:t>
      </w:r>
    </w:p>
    <w:p w14:paraId="3DDD428D" w14:textId="4E5573BD" w:rsidR="00353282" w:rsidRPr="00AF223C" w:rsidRDefault="00353282" w:rsidP="00A5156E">
      <w:pPr>
        <w:keepLines/>
        <w:autoSpaceDE w:val="0"/>
        <w:autoSpaceDN w:val="0"/>
        <w:adjustRightInd w:val="0"/>
        <w:spacing w:after="0"/>
        <w:rPr>
          <w:iCs/>
          <w:szCs w:val="22"/>
        </w:rPr>
      </w:pPr>
      <w:r w:rsidRPr="00AF223C">
        <w:rPr>
          <w:szCs w:val="22"/>
        </w:rPr>
        <w:t xml:space="preserve">Female spawning biomass for </w:t>
      </w:r>
      <w:r w:rsidR="00BD3BB0">
        <w:rPr>
          <w:szCs w:val="22"/>
        </w:rPr>
        <w:t>2021</w:t>
      </w:r>
      <w:r w:rsidRPr="00AF223C">
        <w:rPr>
          <w:szCs w:val="22"/>
        </w:rPr>
        <w:t xml:space="preserve"> is estimated at </w:t>
      </w:r>
      <w:r w:rsidR="00BD3BB0">
        <w:rPr>
          <w:szCs w:val="22"/>
        </w:rPr>
        <w:t>207,096</w:t>
      </w:r>
      <w:r w:rsidRPr="00AF223C">
        <w:rPr>
          <w:szCs w:val="22"/>
        </w:rPr>
        <w:t xml:space="preserve"> t. This is above the </w:t>
      </w:r>
      <w:r w:rsidRPr="00AF223C">
        <w:rPr>
          <w:i/>
          <w:iCs/>
          <w:szCs w:val="22"/>
        </w:rPr>
        <w:t>B</w:t>
      </w:r>
      <w:r w:rsidRPr="00AF223C">
        <w:rPr>
          <w:i/>
          <w:iCs/>
          <w:szCs w:val="22"/>
          <w:vertAlign w:val="subscript"/>
        </w:rPr>
        <w:t>40%</w:t>
      </w:r>
      <w:r w:rsidRPr="00AF223C">
        <w:rPr>
          <w:szCs w:val="22"/>
        </w:rPr>
        <w:t xml:space="preserve"> value of </w:t>
      </w:r>
      <w:r w:rsidR="00BD3BB0">
        <w:rPr>
          <w:color w:val="000000"/>
          <w:szCs w:val="22"/>
        </w:rPr>
        <w:t>126,814</w:t>
      </w:r>
      <w:r w:rsidR="00AB6F32">
        <w:rPr>
          <w:color w:val="000000"/>
          <w:szCs w:val="22"/>
        </w:rPr>
        <w:t xml:space="preserve"> </w:t>
      </w:r>
      <w:r w:rsidRPr="00AF223C">
        <w:rPr>
          <w:szCs w:val="22"/>
        </w:rPr>
        <w:t xml:space="preserve">t. Under Amendment 56, Tier 3, the maximum permissible fishing mortality for ABC is </w:t>
      </w:r>
      <w:r w:rsidRPr="00AF223C">
        <w:rPr>
          <w:i/>
          <w:iCs/>
          <w:szCs w:val="22"/>
        </w:rPr>
        <w:t>F</w:t>
      </w:r>
      <w:r w:rsidRPr="00AF223C">
        <w:rPr>
          <w:i/>
          <w:iCs/>
          <w:szCs w:val="22"/>
          <w:vertAlign w:val="subscript"/>
        </w:rPr>
        <w:t>40%</w:t>
      </w:r>
      <w:r w:rsidRPr="00AF223C">
        <w:rPr>
          <w:i/>
          <w:iCs/>
          <w:szCs w:val="22"/>
        </w:rPr>
        <w:t xml:space="preserve"> </w:t>
      </w:r>
      <w:r w:rsidRPr="00AF223C">
        <w:rPr>
          <w:iCs/>
          <w:szCs w:val="22"/>
        </w:rPr>
        <w:t>and</w:t>
      </w:r>
      <w:r w:rsidRPr="00AF223C">
        <w:rPr>
          <w:i/>
          <w:iCs/>
          <w:szCs w:val="22"/>
        </w:rPr>
        <w:t xml:space="preserve"> </w:t>
      </w:r>
      <w:r w:rsidRPr="00AF223C">
        <w:rPr>
          <w:iCs/>
          <w:szCs w:val="22"/>
        </w:rPr>
        <w:t xml:space="preserve">fishing mortality for OFL is </w:t>
      </w:r>
      <w:r w:rsidRPr="00AF223C">
        <w:rPr>
          <w:i/>
          <w:iCs/>
          <w:szCs w:val="22"/>
        </w:rPr>
        <w:t>F</w:t>
      </w:r>
      <w:r w:rsidRPr="00AF223C">
        <w:rPr>
          <w:i/>
          <w:iCs/>
          <w:szCs w:val="22"/>
          <w:vertAlign w:val="subscript"/>
        </w:rPr>
        <w:t>35%</w:t>
      </w:r>
      <w:r w:rsidRPr="00AF223C">
        <w:rPr>
          <w:i/>
          <w:iCs/>
          <w:szCs w:val="22"/>
        </w:rPr>
        <w:t>.</w:t>
      </w:r>
      <w:r w:rsidRPr="00AF223C">
        <w:rPr>
          <w:i/>
          <w:iCs/>
          <w:szCs w:val="22"/>
          <w:vertAlign w:val="subscript"/>
        </w:rPr>
        <w:t xml:space="preserve"> </w:t>
      </w:r>
      <w:r w:rsidRPr="00AF223C">
        <w:rPr>
          <w:iCs/>
          <w:szCs w:val="22"/>
        </w:rPr>
        <w:t>Applying these fishing mortality rates for</w:t>
      </w:r>
      <w:r w:rsidR="00A848A2" w:rsidRPr="00AF223C">
        <w:rPr>
          <w:iCs/>
          <w:szCs w:val="22"/>
        </w:rPr>
        <w:t xml:space="preserve"> </w:t>
      </w:r>
      <w:r w:rsidR="00BD3BB0">
        <w:rPr>
          <w:iCs/>
          <w:szCs w:val="22"/>
        </w:rPr>
        <w:t>2021</w:t>
      </w:r>
      <w:r w:rsidRPr="00AF223C">
        <w:rPr>
          <w:iCs/>
          <w:szCs w:val="22"/>
        </w:rPr>
        <w:t>, yields the following ABC and OFL:</w:t>
      </w:r>
    </w:p>
    <w:tbl>
      <w:tblPr>
        <w:tblW w:w="0" w:type="auto"/>
        <w:jc w:val="center"/>
        <w:tblBorders>
          <w:top w:val="single" w:sz="4" w:space="0" w:color="auto"/>
          <w:bottom w:val="single" w:sz="4" w:space="0" w:color="auto"/>
        </w:tblBorders>
        <w:tblLook w:val="01E0" w:firstRow="1" w:lastRow="1" w:firstColumn="1" w:lastColumn="1" w:noHBand="0" w:noVBand="0"/>
      </w:tblPr>
      <w:tblGrid>
        <w:gridCol w:w="1184"/>
        <w:gridCol w:w="1439"/>
      </w:tblGrid>
      <w:tr w:rsidR="00353282" w:rsidRPr="00A5156E" w14:paraId="656F5DB7" w14:textId="77777777" w:rsidTr="00D768D2">
        <w:trPr>
          <w:cantSplit/>
          <w:jc w:val="center"/>
        </w:trPr>
        <w:tc>
          <w:tcPr>
            <w:tcW w:w="1184" w:type="dxa"/>
            <w:tcBorders>
              <w:top w:val="single" w:sz="4" w:space="0" w:color="auto"/>
            </w:tcBorders>
          </w:tcPr>
          <w:p w14:paraId="6C4EF2D0" w14:textId="77777777" w:rsidR="00353282" w:rsidRPr="00A5156E" w:rsidRDefault="00353282" w:rsidP="00D768D2">
            <w:pPr>
              <w:keepNext/>
              <w:autoSpaceDE w:val="0"/>
              <w:autoSpaceDN w:val="0"/>
              <w:adjustRightInd w:val="0"/>
              <w:spacing w:after="0"/>
            </w:pPr>
            <w:r w:rsidRPr="00D768D2">
              <w:rPr>
                <w:i/>
              </w:rPr>
              <w:t>F</w:t>
            </w:r>
            <w:r w:rsidRPr="00D768D2">
              <w:rPr>
                <w:i/>
                <w:vertAlign w:val="subscript"/>
              </w:rPr>
              <w:t>40%</w:t>
            </w:r>
            <w:r>
              <w:t xml:space="preserve"> </w:t>
            </w:r>
          </w:p>
        </w:tc>
        <w:tc>
          <w:tcPr>
            <w:tcW w:w="1439" w:type="dxa"/>
            <w:tcBorders>
              <w:top w:val="single" w:sz="4" w:space="0" w:color="auto"/>
            </w:tcBorders>
          </w:tcPr>
          <w:p w14:paraId="2BC5FC5E" w14:textId="5DA6BFA3" w:rsidR="00353282" w:rsidRPr="00A5156E" w:rsidRDefault="00BD3BB0" w:rsidP="00D768D2">
            <w:pPr>
              <w:keepNext/>
              <w:autoSpaceDE w:val="0"/>
              <w:autoSpaceDN w:val="0"/>
              <w:adjustRightInd w:val="0"/>
              <w:spacing w:after="0"/>
              <w:jc w:val="right"/>
            </w:pPr>
            <w:r>
              <w:t>0.10</w:t>
            </w:r>
          </w:p>
        </w:tc>
      </w:tr>
      <w:tr w:rsidR="00353282" w:rsidRPr="00A5156E" w14:paraId="4350BDB3" w14:textId="77777777" w:rsidTr="00D768D2">
        <w:trPr>
          <w:cantSplit/>
          <w:jc w:val="center"/>
        </w:trPr>
        <w:tc>
          <w:tcPr>
            <w:tcW w:w="1184" w:type="dxa"/>
          </w:tcPr>
          <w:p w14:paraId="7C6B1ED4" w14:textId="77777777" w:rsidR="00353282" w:rsidRPr="00A5156E" w:rsidRDefault="00353282" w:rsidP="00D768D2">
            <w:pPr>
              <w:keepNext/>
              <w:autoSpaceDE w:val="0"/>
              <w:autoSpaceDN w:val="0"/>
              <w:adjustRightInd w:val="0"/>
              <w:spacing w:after="0"/>
            </w:pPr>
            <w:r w:rsidRPr="00A5156E">
              <w:t>ABC</w:t>
            </w:r>
          </w:p>
        </w:tc>
        <w:tc>
          <w:tcPr>
            <w:tcW w:w="1439" w:type="dxa"/>
          </w:tcPr>
          <w:p w14:paraId="348A93B1" w14:textId="4A3CB98E" w:rsidR="00353282" w:rsidRPr="00A5156E" w:rsidRDefault="00BD3BB0" w:rsidP="00D768D2">
            <w:pPr>
              <w:keepNext/>
              <w:autoSpaceDE w:val="0"/>
              <w:autoSpaceDN w:val="0"/>
              <w:adjustRightInd w:val="0"/>
              <w:spacing w:after="0"/>
              <w:jc w:val="right"/>
            </w:pPr>
            <w:r>
              <w:t>36,177</w:t>
            </w:r>
          </w:p>
        </w:tc>
      </w:tr>
      <w:tr w:rsidR="00353282" w:rsidRPr="00A5156E" w14:paraId="7571C5C0" w14:textId="77777777" w:rsidTr="00D768D2">
        <w:trPr>
          <w:cantSplit/>
          <w:jc w:val="center"/>
        </w:trPr>
        <w:tc>
          <w:tcPr>
            <w:tcW w:w="1184" w:type="dxa"/>
          </w:tcPr>
          <w:p w14:paraId="0B8A520C" w14:textId="77777777" w:rsidR="00353282" w:rsidRPr="00A5156E" w:rsidRDefault="00353282" w:rsidP="00D768D2">
            <w:pPr>
              <w:keepNext/>
              <w:autoSpaceDE w:val="0"/>
              <w:autoSpaceDN w:val="0"/>
              <w:adjustRightInd w:val="0"/>
              <w:spacing w:after="0"/>
            </w:pPr>
            <w:r w:rsidRPr="00D768D2">
              <w:rPr>
                <w:i/>
              </w:rPr>
              <w:t>F</w:t>
            </w:r>
            <w:r w:rsidRPr="00D768D2">
              <w:rPr>
                <w:i/>
                <w:vertAlign w:val="subscript"/>
              </w:rPr>
              <w:t>35%</w:t>
            </w:r>
            <w:r>
              <w:t xml:space="preserve"> </w:t>
            </w:r>
            <w:r w:rsidRPr="00A5156E">
              <w:t xml:space="preserve"> </w:t>
            </w:r>
          </w:p>
        </w:tc>
        <w:tc>
          <w:tcPr>
            <w:tcW w:w="1439" w:type="dxa"/>
          </w:tcPr>
          <w:p w14:paraId="547A5DEA" w14:textId="336589F6" w:rsidR="00353282" w:rsidRPr="00A5156E" w:rsidRDefault="00BD3BB0" w:rsidP="00D768D2">
            <w:pPr>
              <w:keepNext/>
              <w:autoSpaceDE w:val="0"/>
              <w:autoSpaceDN w:val="0"/>
              <w:adjustRightInd w:val="0"/>
              <w:spacing w:after="0"/>
              <w:jc w:val="right"/>
            </w:pPr>
            <w:r>
              <w:t>0.12</w:t>
            </w:r>
          </w:p>
        </w:tc>
      </w:tr>
      <w:tr w:rsidR="00353282" w:rsidRPr="00A5156E" w14:paraId="7204072B" w14:textId="77777777" w:rsidTr="00D768D2">
        <w:trPr>
          <w:cantSplit/>
          <w:jc w:val="center"/>
        </w:trPr>
        <w:tc>
          <w:tcPr>
            <w:tcW w:w="1184" w:type="dxa"/>
            <w:tcBorders>
              <w:bottom w:val="single" w:sz="4" w:space="0" w:color="auto"/>
            </w:tcBorders>
          </w:tcPr>
          <w:p w14:paraId="28BC5E99" w14:textId="77777777" w:rsidR="00353282" w:rsidRPr="00A5156E" w:rsidRDefault="00353282" w:rsidP="00D768D2">
            <w:pPr>
              <w:keepNext/>
              <w:autoSpaceDE w:val="0"/>
              <w:autoSpaceDN w:val="0"/>
              <w:adjustRightInd w:val="0"/>
              <w:spacing w:after="0"/>
            </w:pPr>
            <w:r w:rsidRPr="00A5156E">
              <w:t>OFL</w:t>
            </w:r>
          </w:p>
        </w:tc>
        <w:tc>
          <w:tcPr>
            <w:tcW w:w="1439" w:type="dxa"/>
            <w:tcBorders>
              <w:bottom w:val="single" w:sz="4" w:space="0" w:color="auto"/>
            </w:tcBorders>
          </w:tcPr>
          <w:p w14:paraId="5D85D332" w14:textId="3B796B3E" w:rsidR="00353282" w:rsidRPr="006D6F0B" w:rsidRDefault="00BD3BB0" w:rsidP="00D768D2">
            <w:pPr>
              <w:keepNext/>
              <w:autoSpaceDE w:val="0"/>
              <w:autoSpaceDN w:val="0"/>
              <w:adjustRightInd w:val="0"/>
              <w:spacing w:after="0"/>
              <w:jc w:val="right"/>
              <w:rPr>
                <w:b/>
              </w:rPr>
            </w:pPr>
            <w:r>
              <w:rPr>
                <w:b/>
              </w:rPr>
              <w:t>42,977</w:t>
            </w:r>
          </w:p>
        </w:tc>
      </w:tr>
    </w:tbl>
    <w:p w14:paraId="1F93ECF1" w14:textId="77777777" w:rsidR="0041551A" w:rsidRDefault="0041551A" w:rsidP="00B12EEC">
      <w:pPr>
        <w:autoSpaceDE w:val="0"/>
        <w:autoSpaceDN w:val="0"/>
        <w:adjustRightInd w:val="0"/>
        <w:spacing w:after="0"/>
        <w:rPr>
          <w:rFonts w:ascii="TimesNewRomanPSMT" w:hAnsi="TimesNewRomanPSMT" w:cs="TimesNewRomanPSMT"/>
          <w:szCs w:val="22"/>
        </w:rPr>
      </w:pPr>
    </w:p>
    <w:p w14:paraId="0A9302A1" w14:textId="77777777"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A standard set of projections is required for each stock managed under Tiers 1, 2, or 3 of Amendment 56. This set of projections encompasses seven harvest scenarios designed to satisfy the requirements of Amendment 56, the National Environmental Policy Act, and the Magnuson-Stevens Fishery Conservation and Management Act (MSFCMA).</w:t>
      </w:r>
    </w:p>
    <w:p w14:paraId="44D891EF" w14:textId="27C6C3B5"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 xml:space="preserve">For each scenario, the projections begin with the vector of </w:t>
      </w:r>
      <w:r w:rsidR="00BD3BB0">
        <w:t>2020</w:t>
      </w:r>
      <w:r>
        <w:t xml:space="preserve"> numbers at age as estimated in the assessment</w:t>
      </w:r>
      <w:r w:rsidR="00FB3947">
        <w:t xml:space="preserve"> </w:t>
      </w:r>
      <w:r w:rsidR="00FB3947" w:rsidRPr="008A4EED">
        <w:t>(</w:t>
      </w:r>
      <w:r w:rsidR="008A4EED" w:rsidRPr="008A4EED">
        <w:t>Table 9-18</w:t>
      </w:r>
      <w:r w:rsidR="00FB3947" w:rsidRPr="008A4EED">
        <w:t>)</w:t>
      </w:r>
      <w:r w:rsidRPr="008A4EED">
        <w:t>.</w:t>
      </w:r>
      <w:r>
        <w:t xml:space="preserve"> This vector is then projected forward to the beginning of </w:t>
      </w:r>
      <w:r w:rsidR="00BD3BB0">
        <w:t>2021</w:t>
      </w:r>
      <w:r w:rsidR="00AB6F32">
        <w:t xml:space="preserve"> </w:t>
      </w:r>
      <w:r>
        <w:t>using the schedules of natural mortality and selectivity described in the assessment and the best available estimate of total (year-end) catch for</w:t>
      </w:r>
      <w:r w:rsidR="00BD3BB0">
        <w:t xml:space="preserve"> 2020</w:t>
      </w:r>
      <w:r>
        <w:t xml:space="preserve">. In each subsequent year, the fishing mortality rate is prescribed on the basis of the spawning biomass in that year and the respective harvest scenario. In each year, recruitment is drawn from an inverse Gaussian distribution whose parameters consist of maximum likelihood estimates determined from recruitments estimated in the assessment. Spawning biomass is computed in each year based on the time of peak spawning and the maturity and weight schedules described in the assessment. Total catch after </w:t>
      </w:r>
      <w:r w:rsidR="00BD3BB0">
        <w:t>2020</w:t>
      </w:r>
      <w:r>
        <w:t xml:space="preserve"> is assumed to equal the catch associated with the respective harvest scenario in all years. This projection scheme is run 1,000 times to obtain distributions of possible future stock sizes, fishing mortality rates, and catches.</w:t>
      </w:r>
    </w:p>
    <w:p w14:paraId="581EE885" w14:textId="77777777" w:rsidR="00202580" w:rsidRDefault="00202580" w:rsidP="00202580">
      <w:pPr>
        <w:rPr>
          <w:b/>
          <w:i/>
        </w:rPr>
      </w:pPr>
      <w:r w:rsidRPr="00DE60B4">
        <w:t xml:space="preserve">In response to </w:t>
      </w:r>
      <w:r>
        <w:t>GOA</w:t>
      </w:r>
      <w:r w:rsidRPr="00DE60B4">
        <w:t xml:space="preserve"> Plan Team minutes in 2010, we have established a consistent methodology for estimating current-year and future year catches in order to provide more accurate two-year projections of ABC and OFL to management. In the past, two standard approaches in rockfish models have been employed; assume the full TAC will be taken, or use a certain date prior to publication of assessments as a final estimate of catch for that year. Both methods have disadvantages. If the author assumes the full TAC is taken every year, but it rarely is, the ABC will consistently be underestimated. Conversely, if the </w:t>
      </w:r>
      <w:r w:rsidRPr="00DE60B4">
        <w:lastRenderedPageBreak/>
        <w:t xml:space="preserve">author assumes that the catch taken by around October is the final catch, and substantial catch is taken thereafter, ABC will consistently be overestimated. Therefore, going forward in the </w:t>
      </w:r>
      <w:r>
        <w:t>GOA</w:t>
      </w:r>
      <w:r w:rsidRPr="00DE60B4">
        <w:t xml:space="preserve"> rockfish assessments, for current year catch, we are </w:t>
      </w:r>
      <w:r>
        <w:t>applying</w:t>
      </w:r>
      <w:r w:rsidRPr="00DE60B4">
        <w:t xml:space="preserve"> an expansion factor to the </w:t>
      </w:r>
      <w:r>
        <w:t xml:space="preserve">official </w:t>
      </w:r>
      <w:r w:rsidRPr="00DE60B4">
        <w:t>catch</w:t>
      </w:r>
      <w:r>
        <w:t xml:space="preserve"> on or near October 1</w:t>
      </w:r>
      <w:r w:rsidRPr="00DE60B4">
        <w:t xml:space="preserve"> by the 3-year average of catch taken between October 1 and December 31 in the last thre</w:t>
      </w:r>
      <w:r>
        <w:t xml:space="preserve">e complete catch years (e.g. 2017-2019 </w:t>
      </w:r>
      <w:r w:rsidRPr="00DE60B4">
        <w:t xml:space="preserve">for this year). For </w:t>
      </w:r>
      <w:r>
        <w:t>POP</w:t>
      </w:r>
      <w:r w:rsidRPr="00DE60B4">
        <w:t xml:space="preserve">, the expansion factor for </w:t>
      </w:r>
      <w:r>
        <w:t>2020</w:t>
      </w:r>
      <w:r w:rsidRPr="00DE60B4">
        <w:t xml:space="preserve"> catch </w:t>
      </w:r>
      <w:r>
        <w:t>is 1.12</w:t>
      </w:r>
      <w:r w:rsidRPr="00532DFB">
        <w:t>.</w:t>
      </w:r>
    </w:p>
    <w:p w14:paraId="0F4EABBB" w14:textId="377BD93F" w:rsidR="00202580" w:rsidRPr="00202580" w:rsidRDefault="00202580" w:rsidP="00202580">
      <w:pPr>
        <w:rPr>
          <w:b/>
          <w:i/>
        </w:rPr>
      </w:pPr>
      <w:r w:rsidRPr="00DE60B4">
        <w:t xml:space="preserve">For catch projections into the next two years, we are using the ratio of the last three official catches to the last three TACs multiplied against the future two years’ ABCs (if TAC is normally the same as ABC). This method results in slightly higher ABCs in each of the future two years of the projection, based on both the lower catch in the first year out, and based on the amount of catch taken before spawning in the projection two years out. </w:t>
      </w:r>
      <w:r>
        <w:t>To estimate future catches, we updated the yield ratio (0.91), which was the average of the ratio of catch to ABC for the last three complete catch years (2017-2019).  This yield ratio was multiplied by the projected ABCs for 2021 and 2022 from the assessment model to generate catches for those years.</w:t>
      </w:r>
    </w:p>
    <w:p w14:paraId="4363678C" w14:textId="6588CA1A"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Five of the seven standard scenarios will be used in an Environmental Assessment prepared in conjunction with the final SAFE. These five scenarios, which are designed to provide a range of harvest alternatives that are likely to bracket the final TAC for</w:t>
      </w:r>
      <w:r w:rsidR="00A848A2">
        <w:t xml:space="preserve"> </w:t>
      </w:r>
      <w:r w:rsidR="00BD3BB0">
        <w:t>2021</w:t>
      </w:r>
      <w:r>
        <w:t>, are as follow (“</w:t>
      </w:r>
      <w:r>
        <w:rPr>
          <w:i/>
        </w:rPr>
        <w:t>max</w:t>
      </w:r>
      <w:r>
        <w:t xml:space="preserve"> </w:t>
      </w:r>
      <w:r>
        <w:rPr>
          <w:i/>
        </w:rPr>
        <w:t>F</w:t>
      </w:r>
      <w:r>
        <w:rPr>
          <w:i/>
          <w:vertAlign w:val="subscript"/>
        </w:rPr>
        <w:t>ABC</w:t>
      </w:r>
      <w:r>
        <w:t xml:space="preserve">” refers to the maximum permissible value of </w:t>
      </w:r>
      <w:r>
        <w:rPr>
          <w:i/>
        </w:rPr>
        <w:t>F</w:t>
      </w:r>
      <w:r>
        <w:rPr>
          <w:i/>
          <w:vertAlign w:val="subscript"/>
        </w:rPr>
        <w:t>ABC</w:t>
      </w:r>
      <w:r>
        <w:t xml:space="preserve"> under Amendment 56):</w:t>
      </w:r>
    </w:p>
    <w:p w14:paraId="57884B03" w14:textId="77777777"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1</w:t>
      </w:r>
      <w:r>
        <w:t xml:space="preserve">:  In all future years, </w:t>
      </w:r>
      <w:r>
        <w:rPr>
          <w:i/>
        </w:rPr>
        <w:t>F</w:t>
      </w:r>
      <w:r>
        <w:t xml:space="preserve"> is set equal to </w:t>
      </w:r>
      <w:r>
        <w:rPr>
          <w:i/>
        </w:rPr>
        <w:t>max</w:t>
      </w:r>
      <w:r>
        <w:t xml:space="preserve"> </w:t>
      </w:r>
      <w:r>
        <w:rPr>
          <w:i/>
        </w:rPr>
        <w:t>F</w:t>
      </w:r>
      <w:r>
        <w:rPr>
          <w:i/>
          <w:vertAlign w:val="subscript"/>
        </w:rPr>
        <w:t>ABC</w:t>
      </w:r>
      <w:r>
        <w:t>. (Rationale:  Historically, TAC has been constrained by ABC, so this scenario provides a likely upper limit on future TACs.)</w:t>
      </w:r>
    </w:p>
    <w:p w14:paraId="22B2942C" w14:textId="49EA3881"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2</w:t>
      </w:r>
      <w:r>
        <w:t xml:space="preserve">:  In </w:t>
      </w:r>
      <w:r w:rsidR="00BD3BB0">
        <w:t>2021</w:t>
      </w:r>
      <w:r>
        <w:t xml:space="preserve"> and</w:t>
      </w:r>
      <w:r w:rsidR="00BD3BB0">
        <w:t xml:space="preserve"> 2022</w:t>
      </w:r>
      <w:r>
        <w:t xml:space="preserve">, </w:t>
      </w:r>
      <w:r>
        <w:rPr>
          <w:i/>
        </w:rPr>
        <w:t>F</w:t>
      </w:r>
      <w:r>
        <w:t xml:space="preserve"> is set equal to a constant fraction of </w:t>
      </w:r>
      <w:r>
        <w:rPr>
          <w:i/>
        </w:rPr>
        <w:t>max</w:t>
      </w:r>
      <w:r>
        <w:t xml:space="preserve"> </w:t>
      </w:r>
      <w:r>
        <w:rPr>
          <w:i/>
        </w:rPr>
        <w:t>F</w:t>
      </w:r>
      <w:r>
        <w:rPr>
          <w:i/>
          <w:vertAlign w:val="subscript"/>
        </w:rPr>
        <w:t>ABC</w:t>
      </w:r>
      <w:r>
        <w:t>, where this fraction is equal to the ratio of the realized catches in 20</w:t>
      </w:r>
      <w:r w:rsidR="00BD3BB0">
        <w:t>17</w:t>
      </w:r>
      <w:r>
        <w:t>-</w:t>
      </w:r>
      <w:r w:rsidR="00BD3BB0">
        <w:t>2019</w:t>
      </w:r>
      <w:r>
        <w:t xml:space="preserve"> to the ABC recommended in the assessment for each of those years. For the remainder of the future years, maximum permissible ABC is used. (Rationale:  In many fisheries the ABC is routinely not fully utilized, so assuming an average ratio </w:t>
      </w:r>
      <w:r w:rsidR="000D5807">
        <w:t>catch to ABC will yield</w:t>
      </w:r>
      <w:r>
        <w:t xml:space="preserve"> more realistic projections.) </w:t>
      </w:r>
    </w:p>
    <w:p w14:paraId="37EB2CE8" w14:textId="77777777"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3</w:t>
      </w:r>
      <w:r>
        <w:t xml:space="preserve">:  In all future years, </w:t>
      </w:r>
      <w:r>
        <w:rPr>
          <w:i/>
        </w:rPr>
        <w:t>F</w:t>
      </w:r>
      <w:r>
        <w:t xml:space="preserve"> is set equal to 50% of max </w:t>
      </w:r>
      <w:r>
        <w:rPr>
          <w:i/>
        </w:rPr>
        <w:t>F</w:t>
      </w:r>
      <w:r>
        <w:rPr>
          <w:i/>
          <w:vertAlign w:val="subscript"/>
        </w:rPr>
        <w:t>ABC</w:t>
      </w:r>
      <w:r>
        <w:t xml:space="preserve">. (Rationale:  This scenario provides a likely lower bound on </w:t>
      </w:r>
      <w:r>
        <w:rPr>
          <w:i/>
        </w:rPr>
        <w:t>F</w:t>
      </w:r>
      <w:r>
        <w:rPr>
          <w:i/>
          <w:vertAlign w:val="subscript"/>
        </w:rPr>
        <w:t>ABC</w:t>
      </w:r>
      <w:r>
        <w:t xml:space="preserve"> that still allows future harvest rates to be adjusted downward when stocks fall below reference levels.)</w:t>
      </w:r>
    </w:p>
    <w:p w14:paraId="5426A0B7" w14:textId="50A5B0F0"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4</w:t>
      </w:r>
      <w:r>
        <w:t xml:space="preserve">:  In all future years, </w:t>
      </w:r>
      <w:r>
        <w:rPr>
          <w:i/>
        </w:rPr>
        <w:t>F</w:t>
      </w:r>
      <w:r w:rsidR="00AB6F32">
        <w:t xml:space="preserve"> is set equal to the 2014</w:t>
      </w:r>
      <w:r>
        <w:t>-</w:t>
      </w:r>
      <w:r w:rsidR="00AB6F32">
        <w:t>2018</w:t>
      </w:r>
      <w:r>
        <w:t xml:space="preserve"> average </w:t>
      </w:r>
      <w:r>
        <w:rPr>
          <w:i/>
        </w:rPr>
        <w:t>F</w:t>
      </w:r>
      <w:r>
        <w:t xml:space="preserve">. (Rationale:  For some stocks, TAC can be well below ABC, and recent average </w:t>
      </w:r>
      <w:r>
        <w:rPr>
          <w:i/>
        </w:rPr>
        <w:t>F</w:t>
      </w:r>
      <w:r>
        <w:t xml:space="preserve"> may provide a better indicator of </w:t>
      </w:r>
      <w:r>
        <w:rPr>
          <w:i/>
        </w:rPr>
        <w:t>F</w:t>
      </w:r>
      <w:r>
        <w:rPr>
          <w:i/>
          <w:vertAlign w:val="subscript"/>
        </w:rPr>
        <w:t>TAC</w:t>
      </w:r>
      <w:r>
        <w:t xml:space="preserve"> than </w:t>
      </w:r>
      <w:r>
        <w:rPr>
          <w:i/>
        </w:rPr>
        <w:t>F</w:t>
      </w:r>
      <w:r>
        <w:rPr>
          <w:i/>
          <w:vertAlign w:val="subscript"/>
        </w:rPr>
        <w:t>ABC</w:t>
      </w:r>
      <w:r>
        <w:t>.)</w:t>
      </w:r>
    </w:p>
    <w:p w14:paraId="68F05D8D" w14:textId="77777777"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5</w:t>
      </w:r>
      <w:r>
        <w:t xml:space="preserve">:  In all future years, </w:t>
      </w:r>
      <w:r>
        <w:rPr>
          <w:i/>
        </w:rPr>
        <w:t>F</w:t>
      </w:r>
      <w:r>
        <w:t xml:space="preserve"> is set equal to zero. (Rationale:  In extreme cases, TAC may be set at a level close to zero.)</w:t>
      </w:r>
    </w:p>
    <w:p w14:paraId="6841D897" w14:textId="77777777"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Two other scenarios are needed to satisfy the MSFCMA’s requirement to determine whether a stock is currently in an overfished condition or is appro</w:t>
      </w:r>
      <w:r w:rsidR="002867D8">
        <w:t>aching an overfished condition.</w:t>
      </w:r>
      <w:r>
        <w:t xml:space="preserve"> These two scenarios are as follow (for Tier 3 stocks, the MSY level is defined as </w:t>
      </w:r>
      <w:r>
        <w:rPr>
          <w:i/>
        </w:rPr>
        <w:t>B</w:t>
      </w:r>
      <w:r>
        <w:rPr>
          <w:i/>
          <w:vertAlign w:val="subscript"/>
        </w:rPr>
        <w:t>35%</w:t>
      </w:r>
      <w:r>
        <w:t>):</w:t>
      </w:r>
    </w:p>
    <w:p w14:paraId="411F080D" w14:textId="44638DA2"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6</w:t>
      </w:r>
      <w:r>
        <w:t xml:space="preserve">:  In all future years, </w:t>
      </w:r>
      <w:r>
        <w:rPr>
          <w:i/>
        </w:rPr>
        <w:t>F</w:t>
      </w:r>
      <w:r>
        <w:t xml:space="preserve"> is set equal to </w:t>
      </w:r>
      <w:r>
        <w:rPr>
          <w:i/>
        </w:rPr>
        <w:t>F</w:t>
      </w:r>
      <w:r>
        <w:rPr>
          <w:i/>
          <w:vertAlign w:val="subscript"/>
        </w:rPr>
        <w:t>OFL</w:t>
      </w:r>
      <w:r>
        <w:t xml:space="preserve">. (Rationale:  This scenario determines whether a stock is overfished. If the stock is expected to be above 1) above its MSY level in </w:t>
      </w:r>
      <w:r w:rsidR="00AB6F32">
        <w:t>2019</w:t>
      </w:r>
      <w:r>
        <w:t xml:space="preserve"> or 2) above ½ of its MSY level in </w:t>
      </w:r>
      <w:r w:rsidR="00AB6F32">
        <w:t>2019</w:t>
      </w:r>
      <w:r w:rsidR="002867D8">
        <w:t xml:space="preserve"> and above its MSY level in 202</w:t>
      </w:r>
      <w:r w:rsidR="00AB6F32">
        <w:t>9</w:t>
      </w:r>
      <w:r>
        <w:t xml:space="preserve"> under this scenario, then the stock is not overfished.)</w:t>
      </w:r>
    </w:p>
    <w:p w14:paraId="5E84A37A" w14:textId="1E191D83"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7</w:t>
      </w:r>
      <w:r>
        <w:t xml:space="preserve">:  In </w:t>
      </w:r>
      <w:r w:rsidR="00AB6F32">
        <w:t>2020 and 2021</w:t>
      </w:r>
      <w:r>
        <w:t xml:space="preserve">, </w:t>
      </w:r>
      <w:r>
        <w:rPr>
          <w:i/>
        </w:rPr>
        <w:t>F</w:t>
      </w:r>
      <w:r>
        <w:t xml:space="preserve"> is set equal to </w:t>
      </w:r>
      <w:r>
        <w:rPr>
          <w:i/>
        </w:rPr>
        <w:t>max</w:t>
      </w:r>
      <w:r>
        <w:t xml:space="preserve"> </w:t>
      </w:r>
      <w:r>
        <w:rPr>
          <w:i/>
        </w:rPr>
        <w:t>F</w:t>
      </w:r>
      <w:r>
        <w:rPr>
          <w:i/>
          <w:vertAlign w:val="subscript"/>
        </w:rPr>
        <w:t>ABC</w:t>
      </w:r>
      <w:r>
        <w:t xml:space="preserve">, and in all subsequent years </w:t>
      </w:r>
      <w:r>
        <w:rPr>
          <w:i/>
        </w:rPr>
        <w:t>F</w:t>
      </w:r>
      <w:r>
        <w:t xml:space="preserve"> is set equal to </w:t>
      </w:r>
      <w:r>
        <w:rPr>
          <w:i/>
        </w:rPr>
        <w:t>F</w:t>
      </w:r>
      <w:r>
        <w:rPr>
          <w:i/>
          <w:vertAlign w:val="subscript"/>
        </w:rPr>
        <w:t>OFL</w:t>
      </w:r>
      <w:r>
        <w:t xml:space="preserve">. </w:t>
      </w:r>
      <w:r w:rsidR="00F27A80" w:rsidRPr="003662D5">
        <w:t xml:space="preserve">(Rationale: </w:t>
      </w:r>
      <w:r w:rsidR="00F27A80">
        <w:t xml:space="preserve">This scenario determines whether a stock is approaching an overfished condition. If the stock is 1) above its MSY level in </w:t>
      </w:r>
      <w:r w:rsidR="00AB6F32">
        <w:t>2021</w:t>
      </w:r>
      <w:r w:rsidR="00F27A80">
        <w:t xml:space="preserve"> or 2) above 1/2 of its MSY level in </w:t>
      </w:r>
      <w:r w:rsidR="00AB6F32">
        <w:t>2021</w:t>
      </w:r>
      <w:r w:rsidR="00F27A80">
        <w:t xml:space="preserve"> and expected to be above its MSY</w:t>
      </w:r>
      <w:r w:rsidR="00AB6F32">
        <w:t xml:space="preserve"> level in 2031</w:t>
      </w:r>
      <w:r w:rsidR="00F27A80">
        <w:t xml:space="preserve"> under this scenario, then the stock is not approaching an overfished condition.)</w:t>
      </w:r>
    </w:p>
    <w:p w14:paraId="21806779" w14:textId="342C4B67"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rsidRPr="00776892">
        <w:t>Spawning biomass, fishing mortality, and yield are tabulated for the seven standard projection scenarios (</w:t>
      </w:r>
      <w:r w:rsidR="00776892" w:rsidRPr="00776892">
        <w:t>Table 9-19</w:t>
      </w:r>
      <w:r w:rsidRPr="00776892">
        <w:t>). The difference for this assessment for projections is in Scenario 2 (Author’s F); we use pre-</w:t>
      </w:r>
      <w:r w:rsidRPr="00776892">
        <w:lastRenderedPageBreak/>
        <w:t>specified catches</w:t>
      </w:r>
      <w:r>
        <w:t xml:space="preserve"> to increase accuracy of short-term projections in fisheries (such as POP) where the catch is usually less than the ABC. This was suggested to help management with setting preliminary ABCs and OFLs for two year ahead specifications.</w:t>
      </w:r>
      <w:r w:rsidR="00F27A80">
        <w:t xml:space="preserve"> The methodology for determining these pre-specified catches is described below in </w:t>
      </w:r>
      <w:r w:rsidR="00F27A80" w:rsidRPr="0067438E">
        <w:rPr>
          <w:i/>
        </w:rPr>
        <w:t>Specified catch estimation.</w:t>
      </w:r>
    </w:p>
    <w:p w14:paraId="7E8DD42E" w14:textId="254A1BD5" w:rsidR="00353282" w:rsidRDefault="00353282" w:rsidP="0067438E">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 xml:space="preserve">In addition to the seven standard harvest scenarios, Amendments 48/48 to the BSAI and GOA </w:t>
      </w:r>
      <w:proofErr w:type="spellStart"/>
      <w:r>
        <w:t>Groundfish</w:t>
      </w:r>
      <w:proofErr w:type="spellEnd"/>
      <w:r>
        <w:t xml:space="preserve"> Fishery Management Plans require projections of the likely OFL two years into the future. While Scenario 6 gives the best estimate of OFL for</w:t>
      </w:r>
      <w:r w:rsidR="00AB6F32">
        <w:t xml:space="preserve"> 2020</w:t>
      </w:r>
      <w:r>
        <w:t xml:space="preserve">, it does not provide </w:t>
      </w:r>
      <w:r w:rsidR="00AB6F32">
        <w:t>the best estimate of OFL for 2021</w:t>
      </w:r>
      <w:r>
        <w:t xml:space="preserve">, because the mean </w:t>
      </w:r>
      <w:r w:rsidR="00AB6F32">
        <w:t>2020</w:t>
      </w:r>
      <w:r>
        <w:t xml:space="preserve"> catch under Scenario 6 is predicated on the </w:t>
      </w:r>
      <w:r w:rsidR="00AB6F32">
        <w:t>2020</w:t>
      </w:r>
      <w:r>
        <w:t xml:space="preserve"> catch being equal to the </w:t>
      </w:r>
      <w:r w:rsidR="00AB6F32">
        <w:t>2020</w:t>
      </w:r>
      <w:r w:rsidR="00827FF0">
        <w:t xml:space="preserve"> </w:t>
      </w:r>
      <w:r>
        <w:t xml:space="preserve">OFL, whereas the actual </w:t>
      </w:r>
      <w:r w:rsidR="00AB6F32">
        <w:t>2020</w:t>
      </w:r>
      <w:r>
        <w:t xml:space="preserve"> catch will likely be less than the </w:t>
      </w:r>
      <w:r w:rsidR="00AB6F32">
        <w:t>2020</w:t>
      </w:r>
      <w:r>
        <w:t xml:space="preserve"> OFL. The executive summary contains the appropriate one- and two-year ahead projections for both ABC and OFL. </w:t>
      </w:r>
    </w:p>
    <w:p w14:paraId="0FE312BD" w14:textId="77777777" w:rsidR="00202580" w:rsidRPr="00EE7CAC" w:rsidRDefault="00202580" w:rsidP="00202580">
      <w:r>
        <w:t xml:space="preserve">During the 2006 CIE review, it was suggested that projections should account for uncertainty in the entire assessment, not just recruitment from the endpoint of the assessment. We continue to present an alternative projection scenario using the uncertainty of the full assessment model, harvesting </w:t>
      </w:r>
      <w:r w:rsidRPr="00A10E40">
        <w:t xml:space="preserve">at </w:t>
      </w:r>
      <w:r>
        <w:t xml:space="preserve">the same estimated yield ratio as Scenario 2, </w:t>
      </w:r>
      <w:r w:rsidRPr="00776892">
        <w:t>except for all years instead of the next two. This projection propagates uncertainty throughout the entire assessment procedure based on MCMC. The projection shows wide credibility intervals on future spawning biomass (</w:t>
      </w:r>
      <w:r>
        <w:t>Figure 9-17</w:t>
      </w:r>
      <w:r w:rsidRPr="00776892">
        <w:t xml:space="preserve">). The </w:t>
      </w:r>
      <w:r w:rsidRPr="00776892">
        <w:rPr>
          <w:rFonts w:ascii="TimesNewRoman,Italic" w:hAnsi="TimesNewRoman,Italic" w:cs="TimesNewRoman,Italic"/>
          <w:i/>
          <w:iCs/>
        </w:rPr>
        <w:t>B</w:t>
      </w:r>
      <w:r w:rsidRPr="00776892">
        <w:rPr>
          <w:rFonts w:ascii="TimesNewRoman,Italic" w:hAnsi="TimesNewRoman,Italic" w:cs="TimesNewRoman,Italic"/>
          <w:i/>
          <w:iCs/>
          <w:vertAlign w:val="subscript"/>
        </w:rPr>
        <w:t>35%</w:t>
      </w:r>
      <w:r w:rsidRPr="00776892">
        <w:rPr>
          <w:rFonts w:ascii="TimesNewRoman,Italic" w:hAnsi="TimesNewRoman,Italic" w:cs="TimesNewRoman,Italic"/>
          <w:i/>
          <w:iCs/>
        </w:rPr>
        <w:t xml:space="preserve"> </w:t>
      </w:r>
      <w:r w:rsidRPr="00776892">
        <w:rPr>
          <w:rFonts w:ascii="TimesNewRoman,Italic" w:hAnsi="TimesNewRoman,Italic" w:cs="TimesNewRoman,Italic"/>
          <w:iCs/>
        </w:rPr>
        <w:t xml:space="preserve">and </w:t>
      </w:r>
      <w:r w:rsidRPr="00776892">
        <w:rPr>
          <w:rFonts w:ascii="TimesNewRoman,Italic" w:hAnsi="TimesNewRoman,Italic" w:cs="TimesNewRoman,Italic"/>
          <w:i/>
          <w:iCs/>
        </w:rPr>
        <w:t>B</w:t>
      </w:r>
      <w:r w:rsidRPr="00776892">
        <w:rPr>
          <w:rFonts w:ascii="TimesNewRoman,Italic" w:hAnsi="TimesNewRoman,Italic" w:cs="TimesNewRoman,Italic"/>
          <w:i/>
          <w:iCs/>
          <w:vertAlign w:val="subscript"/>
        </w:rPr>
        <w:t>40%</w:t>
      </w:r>
      <w:r w:rsidRPr="00776892">
        <w:rPr>
          <w:rFonts w:ascii="TimesNewRoman,Italic" w:hAnsi="TimesNewRoman,Italic" w:cs="TimesNewRoman,Italic"/>
          <w:i/>
          <w:iCs/>
        </w:rPr>
        <w:t xml:space="preserve"> </w:t>
      </w:r>
      <w:r w:rsidRPr="00776892">
        <w:rPr>
          <w:rFonts w:ascii="TimesNewRoman,Italic" w:hAnsi="TimesNewRoman,Italic" w:cs="TimesNewRoman,Italic"/>
          <w:iCs/>
        </w:rPr>
        <w:t>reference points and future recruit</w:t>
      </w:r>
      <w:r>
        <w:rPr>
          <w:rFonts w:ascii="TimesNewRoman,Italic" w:hAnsi="TimesNewRoman,Italic" w:cs="TimesNewRoman,Italic"/>
          <w:iCs/>
        </w:rPr>
        <w:t>ments are based on the 1979-2018</w:t>
      </w:r>
      <w:r w:rsidRPr="00776892">
        <w:rPr>
          <w:rFonts w:ascii="TimesNewRoman,Italic" w:hAnsi="TimesNewRoman,Italic" w:cs="TimesNewRoman,Italic"/>
          <w:iCs/>
        </w:rPr>
        <w:t xml:space="preserve"> age-2 recruitments, and this projection predicts that the median spawning biomass will eventually tend toward these reference</w:t>
      </w:r>
      <w:r>
        <w:rPr>
          <w:rFonts w:ascii="TimesNewRoman,Italic" w:hAnsi="TimesNewRoman,Italic" w:cs="TimesNewRoman,Italic"/>
          <w:iCs/>
        </w:rPr>
        <w:t xml:space="preserve"> points while at harvesting at </w:t>
      </w:r>
      <w:r>
        <w:rPr>
          <w:i/>
        </w:rPr>
        <w:t>F</w:t>
      </w:r>
      <w:r>
        <w:rPr>
          <w:i/>
          <w:vertAlign w:val="subscript"/>
        </w:rPr>
        <w:t>40%</w:t>
      </w:r>
      <w:r>
        <w:rPr>
          <w:rFonts w:ascii="TimesNewRoman,Italic" w:hAnsi="TimesNewRoman,Italic" w:cs="TimesNewRoman,Italic"/>
          <w:iCs/>
        </w:rPr>
        <w:t xml:space="preserve">. </w:t>
      </w:r>
    </w:p>
    <w:p w14:paraId="1A1F46EB" w14:textId="3BE487F9" w:rsidR="00202580" w:rsidRPr="00A76A91" w:rsidRDefault="00202580" w:rsidP="00202580">
      <w:pPr>
        <w:pStyle w:val="Heading4"/>
      </w:pPr>
      <w:r>
        <w:t>Risk Table and ABC Recommendation</w:t>
      </w:r>
      <w:r w:rsidRPr="00A76A91">
        <w:t xml:space="preserve"> </w:t>
      </w:r>
    </w:p>
    <w:p w14:paraId="3CF0698E" w14:textId="42CEB8AD" w:rsidR="00202580" w:rsidRDefault="00202580" w:rsidP="00202580">
      <w:pPr>
        <w:spacing w:after="240"/>
      </w:pPr>
      <w:r>
        <w:t xml:space="preserve">The SSC in its December 2018 minutes recommended that all assessment authors use the risk table when determining whether to recommend an ABC lower than the maximum permissible. </w:t>
      </w:r>
      <w:r w:rsidR="00A259A0">
        <w:t>The following template is used to complete the risk table:</w:t>
      </w:r>
    </w:p>
    <w:tbl>
      <w:tblPr>
        <w:tblW w:w="9630" w:type="dxa"/>
        <w:tblBorders>
          <w:top w:val="nil"/>
          <w:left w:val="nil"/>
          <w:bottom w:val="nil"/>
          <w:right w:val="nil"/>
          <w:insideH w:val="nil"/>
          <w:insideV w:val="nil"/>
        </w:tblBorders>
        <w:tblLayout w:type="fixed"/>
        <w:tblLook w:val="0400" w:firstRow="0" w:lastRow="0" w:firstColumn="0" w:lastColumn="0" w:noHBand="0" w:noVBand="1"/>
      </w:tblPr>
      <w:tblGrid>
        <w:gridCol w:w="1440"/>
        <w:gridCol w:w="1890"/>
        <w:gridCol w:w="1980"/>
        <w:gridCol w:w="2520"/>
        <w:gridCol w:w="1800"/>
      </w:tblGrid>
      <w:tr w:rsidR="00202580" w14:paraId="334C67E2" w14:textId="77777777" w:rsidTr="00F52E8D">
        <w:tc>
          <w:tcPr>
            <w:tcW w:w="1440" w:type="dxa"/>
            <w:tcBorders>
              <w:top w:val="single" w:sz="4" w:space="0" w:color="000000"/>
              <w:bottom w:val="single" w:sz="4" w:space="0" w:color="000000"/>
            </w:tcBorders>
          </w:tcPr>
          <w:p w14:paraId="6E0E51A9" w14:textId="77777777" w:rsidR="00202580" w:rsidRDefault="00202580" w:rsidP="00F52E8D">
            <w:pPr>
              <w:rPr>
                <w:i/>
              </w:rPr>
            </w:pPr>
          </w:p>
        </w:tc>
        <w:tc>
          <w:tcPr>
            <w:tcW w:w="1890" w:type="dxa"/>
            <w:tcBorders>
              <w:top w:val="single" w:sz="4" w:space="0" w:color="000000"/>
              <w:bottom w:val="single" w:sz="4" w:space="0" w:color="000000"/>
            </w:tcBorders>
          </w:tcPr>
          <w:p w14:paraId="365FC1DF" w14:textId="77777777" w:rsidR="00202580" w:rsidRDefault="00202580" w:rsidP="00F52E8D">
            <w:pPr>
              <w:rPr>
                <w:i/>
              </w:rPr>
            </w:pPr>
            <w:r>
              <w:rPr>
                <w:i/>
              </w:rPr>
              <w:t>Assessment-related considerations</w:t>
            </w:r>
          </w:p>
        </w:tc>
        <w:tc>
          <w:tcPr>
            <w:tcW w:w="1980" w:type="dxa"/>
            <w:tcBorders>
              <w:top w:val="single" w:sz="4" w:space="0" w:color="000000"/>
              <w:bottom w:val="single" w:sz="4" w:space="0" w:color="000000"/>
            </w:tcBorders>
          </w:tcPr>
          <w:p w14:paraId="129D5D0F" w14:textId="77777777" w:rsidR="00202580" w:rsidRDefault="00202580" w:rsidP="00F52E8D">
            <w:pPr>
              <w:rPr>
                <w:i/>
              </w:rPr>
            </w:pPr>
            <w:r>
              <w:rPr>
                <w:i/>
              </w:rPr>
              <w:t>Population dynamics considerations</w:t>
            </w:r>
          </w:p>
        </w:tc>
        <w:tc>
          <w:tcPr>
            <w:tcW w:w="2520" w:type="dxa"/>
            <w:tcBorders>
              <w:top w:val="single" w:sz="4" w:space="0" w:color="000000"/>
              <w:bottom w:val="single" w:sz="4" w:space="0" w:color="000000"/>
            </w:tcBorders>
          </w:tcPr>
          <w:p w14:paraId="3A07C225" w14:textId="77777777" w:rsidR="00202580" w:rsidRDefault="00202580" w:rsidP="00F52E8D">
            <w:pPr>
              <w:rPr>
                <w:i/>
              </w:rPr>
            </w:pPr>
            <w:r>
              <w:rPr>
                <w:i/>
              </w:rPr>
              <w:t>Environmental/ecosystem considerations</w:t>
            </w:r>
          </w:p>
        </w:tc>
        <w:tc>
          <w:tcPr>
            <w:tcW w:w="1800" w:type="dxa"/>
            <w:tcBorders>
              <w:top w:val="single" w:sz="4" w:space="0" w:color="000000"/>
              <w:bottom w:val="single" w:sz="4" w:space="0" w:color="000000"/>
            </w:tcBorders>
          </w:tcPr>
          <w:p w14:paraId="56AFDA09" w14:textId="77777777" w:rsidR="00202580" w:rsidRDefault="00202580" w:rsidP="00F52E8D">
            <w:pPr>
              <w:rPr>
                <w:i/>
              </w:rPr>
            </w:pPr>
            <w:r>
              <w:rPr>
                <w:i/>
              </w:rPr>
              <w:t>Fishery Performance</w:t>
            </w:r>
          </w:p>
        </w:tc>
      </w:tr>
      <w:tr w:rsidR="00202580" w14:paraId="5041D796" w14:textId="77777777" w:rsidTr="00F52E8D">
        <w:tc>
          <w:tcPr>
            <w:tcW w:w="1440" w:type="dxa"/>
            <w:tcBorders>
              <w:top w:val="single" w:sz="4" w:space="0" w:color="000000"/>
              <w:bottom w:val="single" w:sz="4" w:space="0" w:color="000000"/>
            </w:tcBorders>
          </w:tcPr>
          <w:p w14:paraId="153A1010" w14:textId="77777777" w:rsidR="00202580" w:rsidRDefault="00202580" w:rsidP="00F52E8D">
            <w:r>
              <w:t>Level 1: Normal</w:t>
            </w:r>
          </w:p>
        </w:tc>
        <w:tc>
          <w:tcPr>
            <w:tcW w:w="1890" w:type="dxa"/>
            <w:tcBorders>
              <w:top w:val="single" w:sz="4" w:space="0" w:color="000000"/>
              <w:bottom w:val="single" w:sz="4" w:space="0" w:color="000000"/>
            </w:tcBorders>
          </w:tcPr>
          <w:p w14:paraId="6F86E9CF" w14:textId="77777777" w:rsidR="00202580" w:rsidRDefault="00202580" w:rsidP="00F52E8D">
            <w:r>
              <w:t>Typical to moderately increased uncertainty/minor unresolved issues in assessment.</w:t>
            </w:r>
          </w:p>
        </w:tc>
        <w:tc>
          <w:tcPr>
            <w:tcW w:w="1980" w:type="dxa"/>
            <w:tcBorders>
              <w:top w:val="single" w:sz="4" w:space="0" w:color="000000"/>
              <w:bottom w:val="single" w:sz="4" w:space="0" w:color="000000"/>
            </w:tcBorders>
          </w:tcPr>
          <w:p w14:paraId="25C4ACA7" w14:textId="77777777" w:rsidR="00202580" w:rsidRDefault="00202580" w:rsidP="00F52E8D">
            <w:r>
              <w:t>Stock trends are typical for the stock; recent recruitment is within normal range.</w:t>
            </w:r>
          </w:p>
        </w:tc>
        <w:tc>
          <w:tcPr>
            <w:tcW w:w="2520" w:type="dxa"/>
            <w:tcBorders>
              <w:top w:val="single" w:sz="4" w:space="0" w:color="000000"/>
              <w:bottom w:val="single" w:sz="4" w:space="0" w:color="000000"/>
            </w:tcBorders>
          </w:tcPr>
          <w:p w14:paraId="05203F4A" w14:textId="77777777" w:rsidR="00202580" w:rsidRDefault="00202580" w:rsidP="00F52E8D">
            <w:r>
              <w:t>No apparent environmental/ecosystem concerns</w:t>
            </w:r>
          </w:p>
        </w:tc>
        <w:tc>
          <w:tcPr>
            <w:tcW w:w="1800" w:type="dxa"/>
            <w:tcBorders>
              <w:top w:val="single" w:sz="4" w:space="0" w:color="000000"/>
              <w:bottom w:val="single" w:sz="4" w:space="0" w:color="000000"/>
            </w:tcBorders>
          </w:tcPr>
          <w:p w14:paraId="4128AB56" w14:textId="77777777" w:rsidR="00202580" w:rsidRDefault="00202580" w:rsidP="00F52E8D">
            <w:r>
              <w:t>No apparent fishery/resource-use performance and/or behavior concerns</w:t>
            </w:r>
          </w:p>
        </w:tc>
      </w:tr>
      <w:tr w:rsidR="00202580" w14:paraId="3F216CE6" w14:textId="77777777" w:rsidTr="00F52E8D">
        <w:tc>
          <w:tcPr>
            <w:tcW w:w="1440" w:type="dxa"/>
            <w:tcBorders>
              <w:top w:val="single" w:sz="4" w:space="0" w:color="000000"/>
              <w:bottom w:val="single" w:sz="4" w:space="0" w:color="000000"/>
            </w:tcBorders>
          </w:tcPr>
          <w:p w14:paraId="08F86B10" w14:textId="77777777" w:rsidR="00202580" w:rsidRDefault="00202580" w:rsidP="00F52E8D">
            <w:r>
              <w:t xml:space="preserve">Level 2: Substantially increased concerns </w:t>
            </w:r>
          </w:p>
        </w:tc>
        <w:tc>
          <w:tcPr>
            <w:tcW w:w="1890" w:type="dxa"/>
            <w:tcBorders>
              <w:top w:val="single" w:sz="4" w:space="0" w:color="000000"/>
              <w:bottom w:val="single" w:sz="4" w:space="0" w:color="000000"/>
            </w:tcBorders>
          </w:tcPr>
          <w:p w14:paraId="3D3008EC" w14:textId="77777777" w:rsidR="00202580" w:rsidRDefault="00202580" w:rsidP="00F52E8D">
            <w:r>
              <w:t>Substantially increased assessment uncertainty/ unresolved issues.</w:t>
            </w:r>
          </w:p>
        </w:tc>
        <w:tc>
          <w:tcPr>
            <w:tcW w:w="1980" w:type="dxa"/>
            <w:tcBorders>
              <w:top w:val="single" w:sz="4" w:space="0" w:color="000000"/>
              <w:bottom w:val="single" w:sz="4" w:space="0" w:color="000000"/>
            </w:tcBorders>
          </w:tcPr>
          <w:p w14:paraId="76D323D7" w14:textId="77777777" w:rsidR="00202580" w:rsidRDefault="00202580" w:rsidP="00F52E8D">
            <w:r>
              <w:t xml:space="preserve">Stock trends are unusual; abundance increasing or decreasing faster than has been seen recently, or recruitment pattern is atypical. </w:t>
            </w:r>
          </w:p>
        </w:tc>
        <w:tc>
          <w:tcPr>
            <w:tcW w:w="2520" w:type="dxa"/>
            <w:tcBorders>
              <w:top w:val="single" w:sz="4" w:space="0" w:color="000000"/>
              <w:bottom w:val="single" w:sz="4" w:space="0" w:color="000000"/>
            </w:tcBorders>
          </w:tcPr>
          <w:p w14:paraId="1D12F4B4" w14:textId="77777777" w:rsidR="00202580" w:rsidRDefault="00202580" w:rsidP="00F52E8D">
            <w:bookmarkStart w:id="66" w:name="_heading=h.gjdgxs" w:colFirst="0" w:colLast="0"/>
            <w:bookmarkEnd w:id="66"/>
            <w:r>
              <w:t>Some indicators showing an adverse signals relevant to the stock but the pattern is not consistent across all indicators.</w:t>
            </w:r>
          </w:p>
        </w:tc>
        <w:tc>
          <w:tcPr>
            <w:tcW w:w="1800" w:type="dxa"/>
            <w:tcBorders>
              <w:top w:val="single" w:sz="4" w:space="0" w:color="000000"/>
              <w:bottom w:val="single" w:sz="4" w:space="0" w:color="000000"/>
            </w:tcBorders>
          </w:tcPr>
          <w:p w14:paraId="7B427222" w14:textId="77777777" w:rsidR="00202580" w:rsidRDefault="00202580" w:rsidP="00F52E8D">
            <w:r>
              <w:t>Some indicators showing adverse signals but the pattern is not consistent across all indicators</w:t>
            </w:r>
          </w:p>
        </w:tc>
      </w:tr>
      <w:tr w:rsidR="00202580" w14:paraId="5F212C4B" w14:textId="77777777" w:rsidTr="00F52E8D">
        <w:tc>
          <w:tcPr>
            <w:tcW w:w="1440" w:type="dxa"/>
            <w:tcBorders>
              <w:top w:val="single" w:sz="4" w:space="0" w:color="000000"/>
              <w:bottom w:val="single" w:sz="4" w:space="0" w:color="000000"/>
            </w:tcBorders>
          </w:tcPr>
          <w:p w14:paraId="005B98C9" w14:textId="77777777" w:rsidR="00202580" w:rsidRDefault="00202580" w:rsidP="00F52E8D">
            <w:r>
              <w:t>Level 3: Major Concern</w:t>
            </w:r>
          </w:p>
        </w:tc>
        <w:tc>
          <w:tcPr>
            <w:tcW w:w="1890" w:type="dxa"/>
            <w:tcBorders>
              <w:top w:val="single" w:sz="4" w:space="0" w:color="000000"/>
              <w:bottom w:val="single" w:sz="4" w:space="0" w:color="000000"/>
            </w:tcBorders>
          </w:tcPr>
          <w:p w14:paraId="550119B4" w14:textId="77777777" w:rsidR="00202580" w:rsidRDefault="00202580" w:rsidP="00F52E8D">
            <w:r>
              <w:t xml:space="preserve">Major problems with the stock assessment; very poor fits to data; high level of </w:t>
            </w:r>
            <w:r>
              <w:lastRenderedPageBreak/>
              <w:t>uncertainty; strong retrospective bias.</w:t>
            </w:r>
          </w:p>
        </w:tc>
        <w:tc>
          <w:tcPr>
            <w:tcW w:w="1980" w:type="dxa"/>
            <w:tcBorders>
              <w:top w:val="single" w:sz="4" w:space="0" w:color="000000"/>
              <w:bottom w:val="single" w:sz="4" w:space="0" w:color="000000"/>
            </w:tcBorders>
          </w:tcPr>
          <w:p w14:paraId="2644018F" w14:textId="77777777" w:rsidR="00202580" w:rsidRDefault="00202580" w:rsidP="00F52E8D">
            <w:r>
              <w:lastRenderedPageBreak/>
              <w:t xml:space="preserve">Stock trends are highly unusual; very rapid changes in stock abundance, or highly atypical </w:t>
            </w:r>
            <w:r>
              <w:lastRenderedPageBreak/>
              <w:t>recruitment patterns.</w:t>
            </w:r>
          </w:p>
        </w:tc>
        <w:tc>
          <w:tcPr>
            <w:tcW w:w="2520" w:type="dxa"/>
            <w:tcBorders>
              <w:top w:val="single" w:sz="4" w:space="0" w:color="000000"/>
              <w:bottom w:val="single" w:sz="4" w:space="0" w:color="000000"/>
            </w:tcBorders>
          </w:tcPr>
          <w:p w14:paraId="19FC93C8" w14:textId="77777777" w:rsidR="00202580" w:rsidRDefault="00202580" w:rsidP="00F52E8D">
            <w:r>
              <w:lastRenderedPageBreak/>
              <w:t xml:space="preserve">Multiple indicators showing consistent adverse signals a) across the same trophic level as the stock, and/or b) up or down trophic levels (i.e., </w:t>
            </w:r>
            <w:r>
              <w:lastRenderedPageBreak/>
              <w:t>predators and prey of the stock)</w:t>
            </w:r>
          </w:p>
        </w:tc>
        <w:tc>
          <w:tcPr>
            <w:tcW w:w="1800" w:type="dxa"/>
            <w:tcBorders>
              <w:top w:val="single" w:sz="4" w:space="0" w:color="000000"/>
              <w:bottom w:val="single" w:sz="4" w:space="0" w:color="000000"/>
            </w:tcBorders>
          </w:tcPr>
          <w:p w14:paraId="09BE286A" w14:textId="77777777" w:rsidR="00202580" w:rsidRDefault="00202580" w:rsidP="00F52E8D">
            <w:r>
              <w:lastRenderedPageBreak/>
              <w:t xml:space="preserve">Multiple indicators showing consistent adverse signals a) across different sectors, and/or b) </w:t>
            </w:r>
            <w:r>
              <w:lastRenderedPageBreak/>
              <w:t>different gear types</w:t>
            </w:r>
          </w:p>
        </w:tc>
      </w:tr>
      <w:tr w:rsidR="00202580" w14:paraId="16D3136F" w14:textId="77777777" w:rsidTr="00F52E8D">
        <w:tc>
          <w:tcPr>
            <w:tcW w:w="1440" w:type="dxa"/>
            <w:tcBorders>
              <w:top w:val="single" w:sz="4" w:space="0" w:color="000000"/>
              <w:bottom w:val="single" w:sz="4" w:space="0" w:color="000000"/>
            </w:tcBorders>
          </w:tcPr>
          <w:p w14:paraId="16AD2585" w14:textId="77777777" w:rsidR="00202580" w:rsidRDefault="00202580" w:rsidP="00F52E8D">
            <w:r>
              <w:lastRenderedPageBreak/>
              <w:t>Level 4: Extreme concern</w:t>
            </w:r>
          </w:p>
        </w:tc>
        <w:tc>
          <w:tcPr>
            <w:tcW w:w="1890" w:type="dxa"/>
            <w:tcBorders>
              <w:top w:val="single" w:sz="4" w:space="0" w:color="000000"/>
              <w:bottom w:val="single" w:sz="4" w:space="0" w:color="000000"/>
            </w:tcBorders>
          </w:tcPr>
          <w:p w14:paraId="0B8524DA" w14:textId="77777777" w:rsidR="00202580" w:rsidRDefault="00202580" w:rsidP="00F52E8D">
            <w:r>
              <w:t>Severe problems with the stock assessment; severe retrospective bias. Assessment considered unreliable.</w:t>
            </w:r>
          </w:p>
        </w:tc>
        <w:tc>
          <w:tcPr>
            <w:tcW w:w="1980" w:type="dxa"/>
            <w:tcBorders>
              <w:top w:val="single" w:sz="4" w:space="0" w:color="000000"/>
              <w:bottom w:val="single" w:sz="4" w:space="0" w:color="000000"/>
            </w:tcBorders>
          </w:tcPr>
          <w:p w14:paraId="0DE38841" w14:textId="77777777" w:rsidR="00202580" w:rsidRDefault="00202580" w:rsidP="00F52E8D">
            <w:r>
              <w:t>Stock trends are unprecedented; More rapid changes in stock abundance than have ever been seen previously, or a very long stretch of poor recruitment compared to previous patterns.</w:t>
            </w:r>
          </w:p>
        </w:tc>
        <w:tc>
          <w:tcPr>
            <w:tcW w:w="2520" w:type="dxa"/>
            <w:tcBorders>
              <w:top w:val="single" w:sz="4" w:space="0" w:color="000000"/>
              <w:bottom w:val="single" w:sz="4" w:space="0" w:color="000000"/>
            </w:tcBorders>
          </w:tcPr>
          <w:p w14:paraId="6CEEDCE8" w14:textId="77777777" w:rsidR="00202580" w:rsidRDefault="00202580" w:rsidP="00F52E8D">
            <w:r>
              <w:t>Extreme anomalies in multiple ecosystem indicators that are highly likely to impact the stock; Potential for cascading effects on other ecosystem components</w:t>
            </w:r>
          </w:p>
        </w:tc>
        <w:tc>
          <w:tcPr>
            <w:tcW w:w="1800" w:type="dxa"/>
            <w:tcBorders>
              <w:top w:val="single" w:sz="4" w:space="0" w:color="000000"/>
              <w:bottom w:val="single" w:sz="4" w:space="0" w:color="000000"/>
            </w:tcBorders>
          </w:tcPr>
          <w:p w14:paraId="229DB26F" w14:textId="77777777" w:rsidR="00202580" w:rsidRDefault="00202580" w:rsidP="00F52E8D">
            <w:r>
              <w:t>Extreme anomalies in multiple performance  indicators that are highly likely to impact the stock</w:t>
            </w:r>
          </w:p>
        </w:tc>
      </w:tr>
    </w:tbl>
    <w:p w14:paraId="3A9D4B43" w14:textId="77777777" w:rsidR="00202580" w:rsidRDefault="00202580" w:rsidP="00202580"/>
    <w:p w14:paraId="3F5D1D2F" w14:textId="77777777" w:rsidR="00202580" w:rsidRDefault="00202580" w:rsidP="00202580">
      <w:pPr>
        <w:pBdr>
          <w:top w:val="nil"/>
          <w:left w:val="nil"/>
          <w:bottom w:val="nil"/>
          <w:right w:val="nil"/>
          <w:between w:val="nil"/>
        </w:pBdr>
        <w:spacing w:after="160"/>
        <w:rPr>
          <w:color w:val="000000"/>
        </w:rPr>
      </w:pPr>
      <w:r>
        <w:rPr>
          <w:color w:val="000000"/>
        </w:rPr>
        <w:t xml:space="preserve">The table is applied by evaluating the severity of four types of considerations that could be used to support a scientific recommendation to reduce the ABC from the maximum permissible. These considerations are stock assessment considerations, population dynamics considerations, environmental/ecosystem considerations, and fishery performance. Examples of the types of concerns that might be relevant include the following: </w:t>
      </w:r>
    </w:p>
    <w:p w14:paraId="723577BA" w14:textId="77777777" w:rsidR="00202580" w:rsidRDefault="00202580" w:rsidP="00202580">
      <w:pPr>
        <w:numPr>
          <w:ilvl w:val="0"/>
          <w:numId w:val="6"/>
        </w:numPr>
        <w:pBdr>
          <w:top w:val="nil"/>
          <w:left w:val="nil"/>
          <w:bottom w:val="nil"/>
          <w:right w:val="nil"/>
          <w:between w:val="nil"/>
        </w:pBdr>
        <w:spacing w:after="240" w:line="259" w:lineRule="auto"/>
        <w:rPr>
          <w:color w:val="000000"/>
        </w:rPr>
      </w:pPr>
      <w:r>
        <w:rPr>
          <w:color w:val="000000"/>
        </w:rPr>
        <w:t>Assessment considerations—data-inputs: biased ages, skipped surveys, lack of fishery-independent trend data; model fits: poor fits to fits to fishery or survey data, inability to simultaneously fit multiple data inputs; model performance: poor model convergence, multiple minima in the likelihood surface, parameters hitting bounds; estimation uncertainty: poorly-estimated but influential year classes; retrospective bias in biomass estimates.</w:t>
      </w:r>
    </w:p>
    <w:p w14:paraId="083F0ABE" w14:textId="77777777" w:rsidR="00202580" w:rsidRDefault="00202580" w:rsidP="00202580">
      <w:pPr>
        <w:numPr>
          <w:ilvl w:val="0"/>
          <w:numId w:val="6"/>
        </w:numPr>
        <w:pBdr>
          <w:top w:val="nil"/>
          <w:left w:val="nil"/>
          <w:bottom w:val="nil"/>
          <w:right w:val="nil"/>
          <w:between w:val="nil"/>
        </w:pBdr>
        <w:spacing w:after="240" w:line="259" w:lineRule="auto"/>
        <w:rPr>
          <w:color w:val="000000"/>
        </w:rPr>
      </w:pPr>
      <w:r>
        <w:rPr>
          <w:color w:val="000000"/>
        </w:rPr>
        <w:t>Population dynamics considerations—decreasing biomass trend, poor recent recruitment, inability of the stock to rebuild, abrupt increase or decrease in stock abundance.</w:t>
      </w:r>
    </w:p>
    <w:p w14:paraId="758BCB59" w14:textId="77777777" w:rsidR="00202580" w:rsidRDefault="00202580" w:rsidP="00202580">
      <w:pPr>
        <w:numPr>
          <w:ilvl w:val="0"/>
          <w:numId w:val="6"/>
        </w:numPr>
        <w:pBdr>
          <w:top w:val="nil"/>
          <w:left w:val="nil"/>
          <w:bottom w:val="nil"/>
          <w:right w:val="nil"/>
          <w:between w:val="nil"/>
        </w:pBdr>
        <w:spacing w:after="240" w:line="259" w:lineRule="auto"/>
        <w:rPr>
          <w:color w:val="000000"/>
        </w:rPr>
      </w:pPr>
      <w:r>
        <w:rPr>
          <w:color w:val="000000"/>
        </w:rPr>
        <w:t>Environmental/ecosystem considerations—adverse trends in environmental/ecosystem indicators, ecosystem model results, decreases in ecosystem productivity, decreases in prey abundance or availability, increases or increases in predator abundance or productivity.</w:t>
      </w:r>
    </w:p>
    <w:p w14:paraId="0F051B9B" w14:textId="77777777" w:rsidR="00202580" w:rsidRDefault="00202580" w:rsidP="00202580">
      <w:pPr>
        <w:numPr>
          <w:ilvl w:val="0"/>
          <w:numId w:val="6"/>
        </w:numPr>
        <w:pBdr>
          <w:top w:val="nil"/>
          <w:left w:val="nil"/>
          <w:bottom w:val="nil"/>
          <w:right w:val="nil"/>
          <w:between w:val="nil"/>
        </w:pBdr>
        <w:spacing w:after="240" w:line="259" w:lineRule="auto"/>
        <w:rPr>
          <w:color w:val="000000"/>
        </w:rPr>
      </w:pPr>
      <w:r>
        <w:rPr>
          <w:color w:val="000000"/>
        </w:rPr>
        <w:t>Fishery performance—fishery CPUE is showing a contrasting pattern from the stock biomass trend, unusual spatial pattern of fishing, changes in the percent of TAC taken, changes in the duration of fishery openings.</w:t>
      </w:r>
    </w:p>
    <w:p w14:paraId="12FE6C21" w14:textId="19D58105" w:rsidR="00A259A0" w:rsidRPr="00A259A0" w:rsidRDefault="00A259A0" w:rsidP="00202580">
      <w:pPr>
        <w:pBdr>
          <w:top w:val="nil"/>
          <w:left w:val="nil"/>
          <w:bottom w:val="nil"/>
          <w:right w:val="nil"/>
          <w:between w:val="nil"/>
        </w:pBdr>
        <w:spacing w:after="160"/>
        <w:rPr>
          <w:color w:val="000000"/>
          <w:highlight w:val="yellow"/>
          <w:u w:val="single"/>
        </w:rPr>
      </w:pPr>
      <w:r>
        <w:rPr>
          <w:color w:val="000000"/>
          <w:highlight w:val="yellow"/>
          <w:u w:val="single"/>
        </w:rPr>
        <w:t>Assessment considerations</w:t>
      </w:r>
    </w:p>
    <w:p w14:paraId="04371B97" w14:textId="0F8F9972" w:rsidR="00202580" w:rsidRPr="00A37FCA" w:rsidRDefault="00202580" w:rsidP="00202580">
      <w:pPr>
        <w:pBdr>
          <w:top w:val="nil"/>
          <w:left w:val="nil"/>
          <w:bottom w:val="nil"/>
          <w:right w:val="nil"/>
          <w:between w:val="nil"/>
        </w:pBdr>
        <w:spacing w:after="160"/>
        <w:rPr>
          <w:color w:val="000000"/>
          <w:highlight w:val="yellow"/>
        </w:rPr>
      </w:pPr>
      <w:r w:rsidRPr="00A37FCA">
        <w:rPr>
          <w:color w:val="000000"/>
          <w:highlight w:val="yellow"/>
        </w:rPr>
        <w:t>In recent assessments the GOA POP assessment model has resulted in a negative retrospective pattern, which is interpreted as the model continually increasing spawning biomass as new data are added (-0.27 in 2019 and -0.15 in the current assessment, Figure 9-17). While the assessment fits to composition data from the survey (age) and fishery (age and length) are generally adequate (Figures 9-2, 9-3, and 9-6), the retrospective pattern is driven by increases in the trawl survey biomass estimates since 2013. The assessment model has underestimated each survey biomass estimate since 2013, resulting in four consecutive years of negative residuals (Figure 9-4). While this negative residual pattern is present in the assessment model, the percent increase in recommended ABCs since 2011 has tracked with the percent increase in the bottom trawl survey biomass since 2011. In the figure below we present the percent difference between the bottom trawl survey biomass and recommended ABCs after 2012 compared to the average biomass and ABC from 2001 to 2011.</w:t>
      </w:r>
    </w:p>
    <w:p w14:paraId="512A0FB3" w14:textId="77777777" w:rsidR="00202580" w:rsidRPr="00A37FCA" w:rsidRDefault="00202580" w:rsidP="00202580">
      <w:pPr>
        <w:pBdr>
          <w:top w:val="nil"/>
          <w:left w:val="nil"/>
          <w:bottom w:val="nil"/>
          <w:right w:val="nil"/>
          <w:between w:val="nil"/>
        </w:pBdr>
        <w:spacing w:after="160"/>
        <w:rPr>
          <w:color w:val="000000"/>
          <w:highlight w:val="yellow"/>
        </w:rPr>
      </w:pPr>
      <w:r w:rsidRPr="00A37FCA">
        <w:rPr>
          <w:noProof/>
          <w:highlight w:val="yellow"/>
        </w:rPr>
        <w:lastRenderedPageBreak/>
        <w:drawing>
          <wp:inline distT="0" distB="0" distL="0" distR="0" wp14:anchorId="01691276" wp14:editId="36F5FA0E">
            <wp:extent cx="5943600" cy="26625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62555"/>
                    </a:xfrm>
                    <a:prstGeom prst="rect">
                      <a:avLst/>
                    </a:prstGeom>
                  </pic:spPr>
                </pic:pic>
              </a:graphicData>
            </a:graphic>
          </wp:inline>
        </w:drawing>
      </w:r>
    </w:p>
    <w:p w14:paraId="55A9276F" w14:textId="77777777" w:rsidR="00202580" w:rsidRDefault="00202580" w:rsidP="00202580">
      <w:pPr>
        <w:pBdr>
          <w:top w:val="nil"/>
          <w:left w:val="nil"/>
          <w:bottom w:val="nil"/>
          <w:right w:val="nil"/>
          <w:between w:val="nil"/>
        </w:pBdr>
        <w:spacing w:after="160"/>
        <w:rPr>
          <w:color w:val="000000"/>
        </w:rPr>
      </w:pPr>
      <w:r w:rsidRPr="00A37FCA">
        <w:rPr>
          <w:color w:val="000000"/>
          <w:highlight w:val="yellow"/>
        </w:rPr>
        <w:t>Since 2011 the largest increase in bottom trawl survey biomass has been around 125%, and the 2021 recommended ABC in the current assessment is a 150% increase compared to the pre-2011 average recommended ABCs. While the assessment model is underestimating survey biomass, due to potential discrepancies in how we are modeling the population dynamics of the population, the assessment as a whole is tracking the increase in biomass as indicated by the bottom trawl survey. It is for this reason that we reduce the assessment-related concern from level 2, a substantially increased concern, to level 1, typical or moderately increased concern.</w:t>
      </w:r>
    </w:p>
    <w:p w14:paraId="17001281" w14:textId="3BAC5137" w:rsidR="00A259A0" w:rsidRPr="00A259A0" w:rsidRDefault="00A259A0" w:rsidP="00202580">
      <w:pPr>
        <w:pBdr>
          <w:top w:val="nil"/>
          <w:left w:val="nil"/>
          <w:bottom w:val="nil"/>
          <w:right w:val="nil"/>
          <w:between w:val="nil"/>
        </w:pBdr>
        <w:spacing w:after="160"/>
        <w:rPr>
          <w:color w:val="000000"/>
          <w:highlight w:val="yellow"/>
          <w:u w:val="single"/>
        </w:rPr>
      </w:pPr>
      <w:r>
        <w:rPr>
          <w:color w:val="000000"/>
          <w:highlight w:val="yellow"/>
          <w:u w:val="single"/>
        </w:rPr>
        <w:t>Population dynamics considerations</w:t>
      </w:r>
    </w:p>
    <w:p w14:paraId="128F3F23" w14:textId="2EC3577D" w:rsidR="00202580" w:rsidRPr="006453E9" w:rsidRDefault="00202580" w:rsidP="00202580">
      <w:pPr>
        <w:pBdr>
          <w:top w:val="nil"/>
          <w:left w:val="nil"/>
          <w:bottom w:val="nil"/>
          <w:right w:val="nil"/>
          <w:between w:val="nil"/>
        </w:pBdr>
        <w:spacing w:after="160"/>
        <w:rPr>
          <w:color w:val="000000"/>
        </w:rPr>
      </w:pPr>
      <w:r w:rsidRPr="00A37FCA">
        <w:rPr>
          <w:color w:val="000000"/>
          <w:highlight w:val="yellow"/>
        </w:rPr>
        <w:t xml:space="preserve">As discussed in the </w:t>
      </w:r>
      <w:r w:rsidRPr="00A37FCA">
        <w:rPr>
          <w:i/>
          <w:color w:val="000000"/>
          <w:highlight w:val="yellow"/>
        </w:rPr>
        <w:t>Assessment considerations</w:t>
      </w:r>
      <w:r w:rsidRPr="00A37FCA">
        <w:rPr>
          <w:color w:val="000000"/>
          <w:highlight w:val="yellow"/>
        </w:rPr>
        <w:t xml:space="preserve"> section above, the recent increase in POP biomass since 2011 is an unusual increase that has not been seen in the time series of biomass prior. In order to fit these large bottom trawl survey biomass estimates the assessment model has indicated several above average recruitment events in recent years (Figures 9-13 and 9-14), most notably in the mid-1980s, mid- and late-1990s, and since 2000. </w:t>
      </w:r>
      <w:r>
        <w:rPr>
          <w:color w:val="000000"/>
          <w:highlight w:val="yellow"/>
        </w:rPr>
        <w:t xml:space="preserve">However, even with these above average recruitments the model is still not able to fit the increase bottom trawl survey biomass satisfactorily. </w:t>
      </w:r>
      <w:r w:rsidRPr="00A37FCA">
        <w:rPr>
          <w:color w:val="000000"/>
          <w:highlight w:val="yellow"/>
        </w:rPr>
        <w:t>In comparison to many stocks in the North Pacific, this increase in biomass coinciding with warmer temperatures is atypical (with the exception of sablefish). This stock trend is unusual because both the stock trend and recruitment estimates have been increasing faster than seen recently, and as such, we rated the population-dynamics concern as level 2, a substantially increased concern.</w:t>
      </w:r>
    </w:p>
    <w:p w14:paraId="10F14526" w14:textId="0C6B371C" w:rsidR="00A259A0" w:rsidRPr="00A259A0" w:rsidRDefault="00A259A0" w:rsidP="00202580">
      <w:pPr>
        <w:pBdr>
          <w:top w:val="nil"/>
          <w:left w:val="nil"/>
          <w:bottom w:val="nil"/>
          <w:right w:val="nil"/>
          <w:between w:val="nil"/>
        </w:pBdr>
        <w:spacing w:after="160"/>
        <w:rPr>
          <w:color w:val="000000"/>
          <w:u w:val="single"/>
        </w:rPr>
      </w:pPr>
      <w:r>
        <w:rPr>
          <w:color w:val="000000"/>
          <w:u w:val="single"/>
        </w:rPr>
        <w:t>Environmental/Ecosystem considerations</w:t>
      </w:r>
    </w:p>
    <w:p w14:paraId="736E9D35" w14:textId="7E13E9B6" w:rsidR="00202580" w:rsidRDefault="00202580" w:rsidP="00202580">
      <w:pPr>
        <w:pBdr>
          <w:top w:val="nil"/>
          <w:left w:val="nil"/>
          <w:bottom w:val="nil"/>
          <w:right w:val="nil"/>
          <w:between w:val="nil"/>
        </w:pBdr>
        <w:spacing w:after="160"/>
        <w:rPr>
          <w:color w:val="000000"/>
        </w:rPr>
      </w:pPr>
      <w:r w:rsidRPr="00777698">
        <w:rPr>
          <w:color w:val="000000"/>
        </w:rPr>
        <w:t xml:space="preserve">Pacific </w:t>
      </w:r>
      <w:proofErr w:type="gramStart"/>
      <w:r w:rsidRPr="00777698">
        <w:rPr>
          <w:color w:val="000000"/>
        </w:rPr>
        <w:t>ocean</w:t>
      </w:r>
      <w:proofErr w:type="gramEnd"/>
      <w:r w:rsidRPr="00777698">
        <w:rPr>
          <w:color w:val="000000"/>
        </w:rPr>
        <w:t xml:space="preserve"> perch are benthic, continental slope (150-300 m depths) dwellers as adults, with a pelagic then inshore benthic juvenile stage (age 1 to 3) in the Gulf of Alaska (GOA) (Carlson and Haight 1976, Love et al. 2002, </w:t>
      </w:r>
      <w:proofErr w:type="spellStart"/>
      <w:r w:rsidRPr="00777698">
        <w:rPr>
          <w:color w:val="000000"/>
        </w:rPr>
        <w:t>Rooper</w:t>
      </w:r>
      <w:proofErr w:type="spellEnd"/>
      <w:r w:rsidRPr="00777698">
        <w:rPr>
          <w:color w:val="000000"/>
        </w:rPr>
        <w:t xml:space="preserve"> and Bolt 2005, </w:t>
      </w:r>
      <w:proofErr w:type="spellStart"/>
      <w:r w:rsidRPr="00777698">
        <w:rPr>
          <w:color w:val="000000"/>
        </w:rPr>
        <w:t>Rooper</w:t>
      </w:r>
      <w:proofErr w:type="spellEnd"/>
      <w:r w:rsidRPr="00777698">
        <w:rPr>
          <w:color w:val="000000"/>
        </w:rPr>
        <w:t xml:space="preserve"> et al. 2007, NPFMC 2010). Spawning occurs during winter and early spring, larvae are released in highly variable ocean conditions and settle to the benthos within 3-6 months (Love et al. 2002). The fecundity is a function of the food available (which itself is an indirect function of temperature via oceanographic conditions) and temperature-dependent metabolic rates (Love et al. 2002). These factors also affect the rate of embryonic development and the date of parturition (Love et al. 2002). The limited information available on temperature, zooplankton, and conditions of other marine species indicate average foraging and growing conditions for the </w:t>
      </w:r>
      <w:proofErr w:type="spellStart"/>
      <w:r w:rsidRPr="00777698">
        <w:rPr>
          <w:color w:val="000000"/>
        </w:rPr>
        <w:t>zooplanktivorous</w:t>
      </w:r>
      <w:proofErr w:type="spellEnd"/>
      <w:r w:rsidRPr="00777698">
        <w:rPr>
          <w:color w:val="000000"/>
        </w:rPr>
        <w:t xml:space="preserve"> Pacific Ocean Perch during 2020. Heat wave conditions occurred during 2020 but were not as severe as 2019 during the summer and fall in the GOA (</w:t>
      </w:r>
      <w:del w:id="67" w:author="Ben.Williams" w:date="2020-10-30T13:21:00Z">
        <w:r w:rsidRPr="00777698" w:rsidDel="00214CEC">
          <w:rPr>
            <w:color w:val="000000"/>
          </w:rPr>
          <w:delText xml:space="preserve">Barbeaux </w:delText>
        </w:r>
      </w:del>
      <w:ins w:id="68" w:author="Ben.Williams" w:date="2020-10-30T13:21:00Z">
        <w:r w:rsidR="00214CEC">
          <w:rPr>
            <w:color w:val="000000"/>
          </w:rPr>
          <w:t>Watson</w:t>
        </w:r>
      </w:ins>
      <w:del w:id="69" w:author="Ben.Williams" w:date="2020-10-30T13:21:00Z">
        <w:r w:rsidRPr="00777698" w:rsidDel="00214CEC">
          <w:rPr>
            <w:color w:val="000000"/>
          </w:rPr>
          <w:delText>et al.</w:delText>
        </w:r>
      </w:del>
      <w:r w:rsidRPr="00777698">
        <w:rPr>
          <w:color w:val="000000"/>
        </w:rPr>
        <w:t xml:space="preserve"> 2020). Sea surface temperatures were about 1°C above normal in the western GOA and average in the eastern GOA during the 2020 summer </w:t>
      </w:r>
      <w:r w:rsidRPr="00777698">
        <w:rPr>
          <w:color w:val="000000"/>
        </w:rPr>
        <w:lastRenderedPageBreak/>
        <w:t xml:space="preserve">(Alaska Center for Climate Assessment &amp; Policy ACCAP, </w:t>
      </w:r>
      <w:proofErr w:type="spellStart"/>
      <w:r w:rsidRPr="00777698">
        <w:rPr>
          <w:color w:val="000000"/>
        </w:rPr>
        <w:t>Thoman</w:t>
      </w:r>
      <w:proofErr w:type="spellEnd"/>
      <w:r w:rsidRPr="00777698">
        <w:rPr>
          <w:color w:val="000000"/>
        </w:rPr>
        <w:t xml:space="preserve"> personal communication). Inside waters of the GOA were slightly more anomalously warm than offshore temperatures (ACCAP). Offshore of Kodiak, waters above the continental shelf along the GAK line remained anomalously warm (0.5°C) at 200-250 m depth in 2020 but cooler than 2019 (Daniels</w:t>
      </w:r>
      <w:ins w:id="70" w:author="Ben.Williams" w:date="2020-10-30T13:54:00Z">
        <w:r w:rsidR="00C46B5A">
          <w:rPr>
            <w:color w:val="000000"/>
          </w:rPr>
          <w:t>o</w:t>
        </w:r>
      </w:ins>
      <w:del w:id="71" w:author="Ben.Williams" w:date="2020-10-30T13:54:00Z">
        <w:r w:rsidRPr="00777698" w:rsidDel="00C46B5A">
          <w:rPr>
            <w:color w:val="000000"/>
          </w:rPr>
          <w:delText>e</w:delText>
        </w:r>
      </w:del>
      <w:r w:rsidRPr="00777698">
        <w:rPr>
          <w:color w:val="000000"/>
        </w:rPr>
        <w:t>n and Hopcroft 2020). Along the GOA slope, the AFSC Longline Survey Subsurface Temperature Index indicates above average temperatures at the surface and at depth (250 m) in 2020 relative to the 2005-2019 time series and cooler temperatures in 2020 relative to 2019 (</w:t>
      </w:r>
      <w:proofErr w:type="spellStart"/>
      <w:r w:rsidRPr="00777698">
        <w:rPr>
          <w:color w:val="000000"/>
        </w:rPr>
        <w:t>Siwicke</w:t>
      </w:r>
      <w:proofErr w:type="spellEnd"/>
      <w:r w:rsidRPr="00777698">
        <w:rPr>
          <w:color w:val="000000"/>
        </w:rPr>
        <w:t xml:space="preserve"> personal communication). In the inside waters, Prince William Sound has remained warm since 2014 (</w:t>
      </w:r>
      <w:ins w:id="72" w:author="Ben.Williams" w:date="2020-10-30T13:29:00Z">
        <w:r w:rsidR="00773A4D">
          <w:rPr>
            <w:color w:val="000000"/>
            <w:szCs w:val="22"/>
          </w:rPr>
          <w:t xml:space="preserve">Campbell and </w:t>
        </w:r>
        <w:proofErr w:type="spellStart"/>
        <w:r w:rsidR="00773A4D">
          <w:rPr>
            <w:color w:val="000000"/>
            <w:szCs w:val="22"/>
          </w:rPr>
          <w:t>McKinstry</w:t>
        </w:r>
        <w:proofErr w:type="spellEnd"/>
        <w:r w:rsidR="00773A4D" w:rsidRPr="00777698" w:rsidDel="00773A4D">
          <w:rPr>
            <w:color w:val="000000"/>
          </w:rPr>
          <w:t xml:space="preserve"> </w:t>
        </w:r>
      </w:ins>
      <w:del w:id="73" w:author="Ben.Williams" w:date="2020-10-30T13:29:00Z">
        <w:r w:rsidRPr="00777698" w:rsidDel="00773A4D">
          <w:rPr>
            <w:color w:val="000000"/>
          </w:rPr>
          <w:delText xml:space="preserve">Danielson </w:delText>
        </w:r>
      </w:del>
      <w:r w:rsidRPr="00777698">
        <w:rPr>
          <w:color w:val="000000"/>
        </w:rPr>
        <w:t xml:space="preserve">2020). However, for the inside waters of the eastern GOA, the top 20 m temperatures of Icy Strait in northern southeast Alaska during summer were slightly below average (8.8°C) in 2020 relative to the 23 year time series (1997-2019) (Fergusson </w:t>
      </w:r>
      <w:ins w:id="74" w:author="Ben.Williams" w:date="2020-10-30T13:56:00Z">
        <w:r w:rsidR="00C46B5A">
          <w:rPr>
            <w:color w:val="000000"/>
          </w:rPr>
          <w:t xml:space="preserve">and Rogers </w:t>
        </w:r>
      </w:ins>
      <w:r w:rsidRPr="00777698">
        <w:rPr>
          <w:color w:val="000000"/>
        </w:rPr>
        <w:t>2020).  It is reasonable to expect that the recent heat wave may impact age-0 rockfish in pelagic waters during a time when they are growing to a size that promotes over winter survival, however, it is unknown what this impact will be. Further, a recent study published on the U.S. West Coast suggests that the warming that occurred during 2014-2016 may have been beneficial for rockfish recruitment (Morgan et al. 2019). It is reasonable to expect that the current temperature condition would not adversely impact age-0 rockfish in pelagic waters during a time when they are growing to a size that promotes over winter survival.</w:t>
      </w:r>
    </w:p>
    <w:p w14:paraId="78C15499" w14:textId="633478F1" w:rsidR="00202580" w:rsidRDefault="00202580" w:rsidP="00A259A0">
      <w:pPr>
        <w:pBdr>
          <w:top w:val="nil"/>
          <w:left w:val="nil"/>
          <w:bottom w:val="nil"/>
          <w:right w:val="nil"/>
          <w:between w:val="nil"/>
        </w:pBdr>
        <w:spacing w:after="160"/>
        <w:rPr>
          <w:color w:val="000000"/>
        </w:rPr>
      </w:pPr>
      <w:r w:rsidRPr="00777698">
        <w:rPr>
          <w:color w:val="000000"/>
        </w:rPr>
        <w:t xml:space="preserve">The primary prey of the adult Pacific Ocean Perch include </w:t>
      </w:r>
      <w:proofErr w:type="spellStart"/>
      <w:r w:rsidRPr="00777698">
        <w:rPr>
          <w:color w:val="000000"/>
        </w:rPr>
        <w:t>calanoid</w:t>
      </w:r>
      <w:proofErr w:type="spellEnd"/>
      <w:r w:rsidRPr="00777698">
        <w:rPr>
          <w:color w:val="000000"/>
        </w:rPr>
        <w:t xml:space="preserve"> copepods, </w:t>
      </w:r>
      <w:proofErr w:type="spellStart"/>
      <w:r w:rsidRPr="00777698">
        <w:rPr>
          <w:color w:val="000000"/>
        </w:rPr>
        <w:t>euphausiids</w:t>
      </w:r>
      <w:proofErr w:type="spellEnd"/>
      <w:r w:rsidRPr="00777698">
        <w:rPr>
          <w:color w:val="000000"/>
        </w:rPr>
        <w:t xml:space="preserve">, </w:t>
      </w:r>
      <w:proofErr w:type="spellStart"/>
      <w:r w:rsidRPr="00777698">
        <w:rPr>
          <w:color w:val="000000"/>
        </w:rPr>
        <w:t>myctophids</w:t>
      </w:r>
      <w:proofErr w:type="spellEnd"/>
      <w:r w:rsidRPr="00777698">
        <w:rPr>
          <w:color w:val="000000"/>
        </w:rPr>
        <w:t>, and miscellaneous prey in the GOA (</w:t>
      </w:r>
      <w:proofErr w:type="spellStart"/>
      <w:r w:rsidRPr="00777698">
        <w:rPr>
          <w:color w:val="000000"/>
        </w:rPr>
        <w:t>Byerly</w:t>
      </w:r>
      <w:proofErr w:type="spellEnd"/>
      <w:r w:rsidRPr="00777698">
        <w:rPr>
          <w:color w:val="000000"/>
        </w:rPr>
        <w:t xml:space="preserve"> 2001, Yang 2000, </w:t>
      </w:r>
      <w:proofErr w:type="gramStart"/>
      <w:r w:rsidRPr="00777698">
        <w:rPr>
          <w:color w:val="000000"/>
        </w:rPr>
        <w:t>Yang</w:t>
      </w:r>
      <w:proofErr w:type="gramEnd"/>
      <w:r w:rsidRPr="00777698">
        <w:rPr>
          <w:color w:val="000000"/>
        </w:rPr>
        <w:t xml:space="preserve"> 2003). Warm conditions tend to be associated with zooplankton communities that are dominated by smaller and less lipid rich species in the GOA (Kimmel et al. 2019). There was limited information on zooplankton in 2020. In Icy Strait, northern southeast Alaska, the lipid content of all zooplankton taxa combined examined during 2020 was average for the time series (1997-2020) and similar to 2019. By taxa, lipid content was above average for the large </w:t>
      </w:r>
      <w:proofErr w:type="spellStart"/>
      <w:r w:rsidRPr="00777698">
        <w:rPr>
          <w:color w:val="000000"/>
        </w:rPr>
        <w:t>calanoid</w:t>
      </w:r>
      <w:proofErr w:type="spellEnd"/>
      <w:r w:rsidRPr="00777698">
        <w:rPr>
          <w:color w:val="000000"/>
        </w:rPr>
        <w:t xml:space="preserve"> copepods, average for </w:t>
      </w:r>
      <w:proofErr w:type="spellStart"/>
      <w:r w:rsidRPr="00777698">
        <w:rPr>
          <w:color w:val="000000"/>
        </w:rPr>
        <w:t>hyperiid</w:t>
      </w:r>
      <w:proofErr w:type="spellEnd"/>
      <w:r w:rsidRPr="00777698">
        <w:rPr>
          <w:color w:val="000000"/>
        </w:rPr>
        <w:t xml:space="preserve"> amphipods, but lower than average for </w:t>
      </w:r>
      <w:proofErr w:type="spellStart"/>
      <w:r w:rsidRPr="00777698">
        <w:rPr>
          <w:color w:val="000000"/>
        </w:rPr>
        <w:t>euphausiids</w:t>
      </w:r>
      <w:proofErr w:type="spellEnd"/>
      <w:r w:rsidRPr="00777698">
        <w:rPr>
          <w:color w:val="000000"/>
        </w:rPr>
        <w:t xml:space="preserve">, small copepods and gastropods indicating average nutritional quality of the prey field utilized by larval and juvenile fish (Fergusson and Rogers 2020). In the western GOA, the mean biomass of large </w:t>
      </w:r>
      <w:proofErr w:type="spellStart"/>
      <w:r w:rsidRPr="00777698">
        <w:rPr>
          <w:color w:val="000000"/>
        </w:rPr>
        <w:t>calanoids</w:t>
      </w:r>
      <w:proofErr w:type="spellEnd"/>
      <w:r w:rsidRPr="00777698">
        <w:rPr>
          <w:color w:val="000000"/>
        </w:rPr>
        <w:t xml:space="preserve"> and </w:t>
      </w:r>
      <w:proofErr w:type="spellStart"/>
      <w:r w:rsidRPr="00777698">
        <w:rPr>
          <w:color w:val="000000"/>
        </w:rPr>
        <w:t>euphausiids</w:t>
      </w:r>
      <w:proofErr w:type="spellEnd"/>
      <w:r w:rsidRPr="00777698">
        <w:rPr>
          <w:color w:val="000000"/>
        </w:rPr>
        <w:t xml:space="preserve"> averaged over the top 100m south of Seward Alaska during May were about average in 2020 relative to the time series, 1998-2019 (Hopcroft and Coyle 2020). On the outer edge of the continental shelf in the central Gulf of Alaska, the breeding success as an indication for foraging success and nutrient prey was above average for sea birds on Middleton Island indicating good ocean conditions during 2020 (Hatch et al. 2020). Little is known about the impacts of predators, such as fish and marine mammals, on Pacific Ocean Perch. However, survival of larvae POP are thought more related to the abundance and timing of prey availability than predation, due to the lack of rockfish as a prey item (Love et al. 2002, Yang 2003). The 2020 foraging conditions were likely average, although data limited, for the largely </w:t>
      </w:r>
      <w:proofErr w:type="spellStart"/>
      <w:r w:rsidRPr="00777698">
        <w:rPr>
          <w:color w:val="000000"/>
        </w:rPr>
        <w:t>zooplanktivorous</w:t>
      </w:r>
      <w:proofErr w:type="spellEnd"/>
      <w:r w:rsidRPr="00777698">
        <w:rPr>
          <w:color w:val="000000"/>
        </w:rPr>
        <w:t xml:space="preserve"> Pacific Ocean Perch rockfish in the GOA. Given cooler conditions in 2020 than in 2019 and average densities and body condition of zooplankton with limited information on rockfish, we scored this category as level 1, as normal concern. There are some indicators showing positive and negative signals relevant to the stock but the pattern was not consistent across all indicators, an</w:t>
      </w:r>
      <w:r w:rsidR="00A259A0">
        <w:rPr>
          <w:color w:val="000000"/>
        </w:rPr>
        <w:t>d the actual effect is unknown.</w:t>
      </w:r>
    </w:p>
    <w:p w14:paraId="6F10A45E" w14:textId="2203299B" w:rsidR="00A259A0" w:rsidRPr="00A259A0" w:rsidRDefault="00A259A0" w:rsidP="00A259A0">
      <w:pPr>
        <w:pBdr>
          <w:top w:val="nil"/>
          <w:left w:val="nil"/>
          <w:bottom w:val="nil"/>
          <w:right w:val="nil"/>
          <w:between w:val="nil"/>
        </w:pBdr>
        <w:spacing w:after="160"/>
        <w:rPr>
          <w:color w:val="000000"/>
          <w:u w:val="single"/>
        </w:rPr>
      </w:pPr>
      <w:r>
        <w:rPr>
          <w:color w:val="000000"/>
          <w:u w:val="single"/>
        </w:rPr>
        <w:t>Fishery performance</w:t>
      </w:r>
    </w:p>
    <w:p w14:paraId="2BD765CC" w14:textId="6C3DE3BA" w:rsidR="00202580" w:rsidRDefault="00202580" w:rsidP="00202580">
      <w:r>
        <w:t>In general, fishery CPUE shows consistent patterns in abundance similar to the bottom trawl survey and there have been no recent changes to spatial distribution of catch, percent of TAC taken, or fishing duration. The exception to agreement between fishery CPUE and bottom trawl survey trends is in the Western GOA. In 2019 the Western GOA bottom trawl survey biomass decreased by nearly 80% (Figure 9-18), while the fishery CPUE increased in 2018 and 2019 compared to 2017. While there are differences between the trawl survey and fishery CPUE in the Western GOA, overall there are no indications of adverse signals or concerns about the fishery in terms of resource-use, performance, or behavior and thus we scored the fishery-performance concern as level 1, no apparent concern. We will continue to monitor the fishery performance as it pertains to the COVID-19 pandemic.</w:t>
      </w:r>
    </w:p>
    <w:p w14:paraId="71DD845F" w14:textId="5EF25EB3" w:rsidR="00A259A0" w:rsidRDefault="00A259A0" w:rsidP="00202580">
      <w:r>
        <w:rPr>
          <w:u w:val="single"/>
        </w:rPr>
        <w:lastRenderedPageBreak/>
        <w:t>Summary and ABC recommendation</w:t>
      </w:r>
    </w:p>
    <w:p w14:paraId="5291AD79" w14:textId="0334B78E" w:rsidR="00A259A0" w:rsidRDefault="00A259A0" w:rsidP="00A259A0">
      <w:pPr>
        <w:autoSpaceDE w:val="0"/>
        <w:autoSpaceDN w:val="0"/>
        <w:adjustRightInd w:val="0"/>
        <w:spacing w:after="60"/>
      </w:pPr>
      <w:r>
        <w:t>The following is a summary of the risk table:</w:t>
      </w:r>
    </w:p>
    <w:p w14:paraId="39B8D8EB" w14:textId="77777777" w:rsidR="00A259A0" w:rsidRDefault="00A259A0" w:rsidP="00A259A0">
      <w:pPr>
        <w:autoSpaceDE w:val="0"/>
        <w:autoSpaceDN w:val="0"/>
        <w:adjustRightInd w:val="0"/>
        <w:spacing w:after="60"/>
      </w:pPr>
    </w:p>
    <w:tbl>
      <w:tblPr>
        <w:tblW w:w="8888"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2222"/>
        <w:gridCol w:w="2222"/>
        <w:gridCol w:w="2222"/>
        <w:gridCol w:w="2222"/>
      </w:tblGrid>
      <w:tr w:rsidR="00A259A0" w14:paraId="5222BCE9" w14:textId="77777777" w:rsidTr="00A259A0">
        <w:trPr>
          <w:trHeight w:val="362"/>
        </w:trPr>
        <w:tc>
          <w:tcPr>
            <w:tcW w:w="2222" w:type="dxa"/>
            <w:tcBorders>
              <w:top w:val="single" w:sz="4" w:space="0" w:color="000000"/>
              <w:bottom w:val="single" w:sz="4" w:space="0" w:color="000000"/>
            </w:tcBorders>
            <w:vAlign w:val="center"/>
          </w:tcPr>
          <w:p w14:paraId="036680AC" w14:textId="77777777" w:rsidR="00A259A0" w:rsidRDefault="00A259A0" w:rsidP="00A259A0">
            <w:pPr>
              <w:jc w:val="center"/>
              <w:rPr>
                <w:i/>
              </w:rPr>
            </w:pPr>
            <w:r>
              <w:rPr>
                <w:i/>
              </w:rPr>
              <w:t>Assessment-related considerations</w:t>
            </w:r>
          </w:p>
        </w:tc>
        <w:tc>
          <w:tcPr>
            <w:tcW w:w="2222" w:type="dxa"/>
            <w:tcBorders>
              <w:top w:val="single" w:sz="4" w:space="0" w:color="000000"/>
              <w:bottom w:val="single" w:sz="4" w:space="0" w:color="000000"/>
            </w:tcBorders>
            <w:vAlign w:val="center"/>
          </w:tcPr>
          <w:p w14:paraId="0E62FD09" w14:textId="77777777" w:rsidR="00A259A0" w:rsidRDefault="00A259A0" w:rsidP="00A259A0">
            <w:pPr>
              <w:jc w:val="center"/>
              <w:rPr>
                <w:i/>
              </w:rPr>
            </w:pPr>
            <w:r>
              <w:rPr>
                <w:i/>
              </w:rPr>
              <w:t>Population dynamics considerations</w:t>
            </w:r>
          </w:p>
        </w:tc>
        <w:tc>
          <w:tcPr>
            <w:tcW w:w="2222" w:type="dxa"/>
            <w:tcBorders>
              <w:top w:val="single" w:sz="4" w:space="0" w:color="000000"/>
              <w:bottom w:val="single" w:sz="4" w:space="0" w:color="000000"/>
            </w:tcBorders>
            <w:vAlign w:val="center"/>
          </w:tcPr>
          <w:p w14:paraId="29E6628B" w14:textId="3F0C24C4" w:rsidR="00A259A0" w:rsidRDefault="00A259A0" w:rsidP="00A259A0">
            <w:pPr>
              <w:jc w:val="center"/>
              <w:rPr>
                <w:i/>
              </w:rPr>
            </w:pPr>
            <w:r>
              <w:rPr>
                <w:i/>
              </w:rPr>
              <w:t>Environmental/ ecosystem considerations</w:t>
            </w:r>
          </w:p>
        </w:tc>
        <w:tc>
          <w:tcPr>
            <w:tcW w:w="2222" w:type="dxa"/>
            <w:tcBorders>
              <w:top w:val="single" w:sz="4" w:space="0" w:color="000000"/>
              <w:bottom w:val="single" w:sz="4" w:space="0" w:color="000000"/>
            </w:tcBorders>
            <w:vAlign w:val="center"/>
          </w:tcPr>
          <w:p w14:paraId="065F25B9" w14:textId="77777777" w:rsidR="00A259A0" w:rsidRDefault="00A259A0" w:rsidP="00A259A0">
            <w:pPr>
              <w:jc w:val="center"/>
              <w:rPr>
                <w:i/>
              </w:rPr>
            </w:pPr>
            <w:r>
              <w:rPr>
                <w:i/>
              </w:rPr>
              <w:t>Fishery Performance considerations</w:t>
            </w:r>
          </w:p>
        </w:tc>
      </w:tr>
      <w:tr w:rsidR="00A259A0" w14:paraId="6D3F1BE9" w14:textId="77777777" w:rsidTr="00A259A0">
        <w:trPr>
          <w:trHeight w:val="362"/>
        </w:trPr>
        <w:tc>
          <w:tcPr>
            <w:tcW w:w="2222" w:type="dxa"/>
            <w:tcBorders>
              <w:top w:val="single" w:sz="4" w:space="0" w:color="000000"/>
            </w:tcBorders>
          </w:tcPr>
          <w:p w14:paraId="19B6179B" w14:textId="16416A95" w:rsidR="00A259A0" w:rsidRDefault="00A259A0" w:rsidP="00F52E8D">
            <w:r>
              <w:t>Level 1: No apparent concern</w:t>
            </w:r>
          </w:p>
        </w:tc>
        <w:tc>
          <w:tcPr>
            <w:tcW w:w="2222" w:type="dxa"/>
            <w:tcBorders>
              <w:top w:val="single" w:sz="4" w:space="0" w:color="000000"/>
            </w:tcBorders>
          </w:tcPr>
          <w:p w14:paraId="79B44A6E" w14:textId="77777777" w:rsidR="00A259A0" w:rsidRDefault="00A259A0" w:rsidP="00F52E8D">
            <w:r>
              <w:t>Level 2: Substantially increased concerns</w:t>
            </w:r>
          </w:p>
        </w:tc>
        <w:tc>
          <w:tcPr>
            <w:tcW w:w="2222" w:type="dxa"/>
            <w:tcBorders>
              <w:top w:val="single" w:sz="4" w:space="0" w:color="000000"/>
            </w:tcBorders>
          </w:tcPr>
          <w:p w14:paraId="149855D9" w14:textId="77777777" w:rsidR="00A259A0" w:rsidRDefault="00A259A0" w:rsidP="00F52E8D">
            <w:r>
              <w:t>Level 1: No apparent concern</w:t>
            </w:r>
          </w:p>
        </w:tc>
        <w:tc>
          <w:tcPr>
            <w:tcW w:w="2222" w:type="dxa"/>
            <w:tcBorders>
              <w:top w:val="single" w:sz="4" w:space="0" w:color="000000"/>
            </w:tcBorders>
          </w:tcPr>
          <w:p w14:paraId="33223149" w14:textId="77777777" w:rsidR="00A259A0" w:rsidRDefault="00A259A0" w:rsidP="00F52E8D">
            <w:r>
              <w:t>Level 1: No apparent concern</w:t>
            </w:r>
          </w:p>
        </w:tc>
      </w:tr>
    </w:tbl>
    <w:p w14:paraId="291EB308" w14:textId="77777777" w:rsidR="00A259A0" w:rsidRDefault="00A259A0" w:rsidP="00A259A0">
      <w:pPr>
        <w:pBdr>
          <w:top w:val="nil"/>
          <w:left w:val="nil"/>
          <w:bottom w:val="nil"/>
          <w:right w:val="nil"/>
          <w:between w:val="nil"/>
        </w:pBdr>
        <w:spacing w:after="160"/>
        <w:rPr>
          <w:color w:val="000000"/>
        </w:rPr>
      </w:pPr>
    </w:p>
    <w:p w14:paraId="2FFEB9C7" w14:textId="1C354473" w:rsidR="00202580" w:rsidRPr="00A259A0" w:rsidRDefault="00A259A0" w:rsidP="00A259A0">
      <w:pPr>
        <w:pBdr>
          <w:top w:val="nil"/>
          <w:left w:val="nil"/>
          <w:bottom w:val="nil"/>
          <w:right w:val="nil"/>
          <w:between w:val="nil"/>
        </w:pBdr>
        <w:spacing w:after="160"/>
        <w:rPr>
          <w:color w:val="000000"/>
        </w:rPr>
      </w:pPr>
      <w:r>
        <w:rPr>
          <w:color w:val="000000"/>
        </w:rPr>
        <w:t>Bottom trawl survey estimates of POP biomass in the GOA indicate an unprecedented increase in abundance, which has not been properly explained by the population dynamics defined in</w:t>
      </w:r>
      <w:r w:rsidR="00C70BAD">
        <w:rPr>
          <w:color w:val="000000"/>
        </w:rPr>
        <w:t xml:space="preserve"> the current assessment model. Even though we rate the population dynamics considerations at a level 2, w</w:t>
      </w:r>
      <w:r>
        <w:rPr>
          <w:color w:val="000000"/>
        </w:rPr>
        <w:t>e do not, however, recommend a reduction in ABC as the retrospective pattern in this assessment continues to indicate increasing population abundance.</w:t>
      </w:r>
    </w:p>
    <w:p w14:paraId="2B04313E" w14:textId="5435DEED" w:rsidR="00353282" w:rsidRPr="002734A4" w:rsidRDefault="00A259A0" w:rsidP="00A76A91">
      <w:pPr>
        <w:pStyle w:val="Heading4"/>
      </w:pPr>
      <w:r>
        <w:t>Area Allocation</w:t>
      </w:r>
      <w:r w:rsidR="00353282" w:rsidRPr="00C2517F">
        <w:t xml:space="preserve"> of Harvests</w:t>
      </w:r>
    </w:p>
    <w:p w14:paraId="290C4D6D" w14:textId="24A39939" w:rsidR="00C22E09" w:rsidRDefault="00B918EF" w:rsidP="0098447D">
      <w:r>
        <w:t>A</w:t>
      </w:r>
      <w:r w:rsidR="00E81457">
        <w:t xml:space="preserve">pportionment of ABC and OFL among regulatory areas has been based on </w:t>
      </w:r>
      <w:r>
        <w:t xml:space="preserve">the </w:t>
      </w:r>
      <w:r w:rsidR="00A07BEC">
        <w:t>random effects model</w:t>
      </w:r>
      <w:r w:rsidR="00E81457">
        <w:t xml:space="preserve"> </w:t>
      </w:r>
      <w:r>
        <w:t>developed</w:t>
      </w:r>
      <w:r w:rsidR="00A07BEC">
        <w:t xml:space="preserve"> by the survey averaging working gro</w:t>
      </w:r>
      <w:r>
        <w:t>up</w:t>
      </w:r>
      <w:r w:rsidR="00E81457">
        <w:t xml:space="preserve">. The random effects model was fit to the survey biomass estimates (with associated variance) for the Western, Central, and Eastern </w:t>
      </w:r>
      <w:r w:rsidR="009B7831">
        <w:t>GOA</w:t>
      </w:r>
      <w:r w:rsidR="00E81457">
        <w:t>. The random effects model estimates a process error parameter (constraining the variability of the modeled estimates among years) and random effects parameters in each year modeled. The fit</w:t>
      </w:r>
      <w:r w:rsidR="00C22E09">
        <w:t xml:space="preserve"> of the random effects model</w:t>
      </w:r>
      <w:r w:rsidR="00E81457">
        <w:t xml:space="preserve"> to</w:t>
      </w:r>
      <w:r w:rsidR="00C22E09">
        <w:t xml:space="preserve"> survey biomass in</w:t>
      </w:r>
      <w:r w:rsidR="00E81457">
        <w:t xml:space="preserve"> each area is shown in </w:t>
      </w:r>
      <w:r w:rsidR="00653477">
        <w:t>Figure 9-18</w:t>
      </w:r>
      <w:r w:rsidR="00E81457">
        <w:t>.</w:t>
      </w:r>
    </w:p>
    <w:p w14:paraId="251E0E57" w14:textId="2FD16310" w:rsidR="0010162D" w:rsidRDefault="00967C10" w:rsidP="00471CE9">
      <w:r>
        <w:t>In general the random effects model fits the area-specific survey biomass reasonably well.</w:t>
      </w:r>
      <w:r w:rsidR="006176A6">
        <w:t xml:space="preserve"> The random effects model estimates </w:t>
      </w:r>
      <w:r w:rsidR="009B6EE9">
        <w:t>increases i</w:t>
      </w:r>
      <w:r w:rsidR="00EE780A">
        <w:t>n biomass in all regions in 2019 compared to 2017</w:t>
      </w:r>
      <w:r w:rsidR="009B6EE9">
        <w:t xml:space="preserve">. </w:t>
      </w:r>
      <w:r w:rsidR="00471CE9">
        <w:t>Using the random effects model estimates of survey biomass</w:t>
      </w:r>
      <w:r w:rsidR="009A2174">
        <w:t xml:space="preserve"> for</w:t>
      </w:r>
      <w:r w:rsidR="00471CE9">
        <w:t xml:space="preserve"> t</w:t>
      </w:r>
      <w:r w:rsidR="00E91D3F">
        <w:t xml:space="preserve">he apportionment </w:t>
      </w:r>
      <w:r w:rsidR="00EE780A">
        <w:t>results in 4.</w:t>
      </w:r>
      <w:r w:rsidR="00742F00">
        <w:t>6</w:t>
      </w:r>
      <w:r w:rsidR="00E91D3F">
        <w:t>% for the Western area</w:t>
      </w:r>
      <w:r w:rsidR="009B6EE9">
        <w:t xml:space="preserve"> (</w:t>
      </w:r>
      <w:r w:rsidR="00EE780A">
        <w:t>down from 11.2% in 2017</w:t>
      </w:r>
      <w:r w:rsidR="00AE4A0E">
        <w:t>)</w:t>
      </w:r>
      <w:r w:rsidR="00EE780A">
        <w:t>, 75.8</w:t>
      </w:r>
      <w:r w:rsidR="00E91D3F">
        <w:t>% for the Central area</w:t>
      </w:r>
      <w:r w:rsidR="00EE780A">
        <w:t xml:space="preserve"> (up from 68.8% in 2017</w:t>
      </w:r>
      <w:r w:rsidR="00AE4A0E">
        <w:t>)</w:t>
      </w:r>
      <w:r w:rsidR="00EE780A">
        <w:t>, and 19.6</w:t>
      </w:r>
      <w:r w:rsidR="00471CE9">
        <w:t>% for the Eastern area</w:t>
      </w:r>
      <w:r w:rsidR="00EE780A">
        <w:t xml:space="preserve"> (down slightly from 19.9% in 2017</w:t>
      </w:r>
      <w:r w:rsidR="00AE4A0E">
        <w:t>)</w:t>
      </w:r>
      <w:r w:rsidR="00471CE9">
        <w:t>.</w:t>
      </w:r>
    </w:p>
    <w:p w14:paraId="682272C5" w14:textId="0ED22160" w:rsidR="0010162D" w:rsidRDefault="0010162D" w:rsidP="00471CE9">
      <w:r>
        <w:t xml:space="preserve">The decrease in apportionment in the Western Gulf compared </w:t>
      </w:r>
      <w:r w:rsidR="008B11D3">
        <w:t>to previous years</w:t>
      </w:r>
      <w:r>
        <w:t xml:space="preserve"> is large and is due to fewer large catches of POP </w:t>
      </w:r>
      <w:r w:rsidR="008B11D3">
        <w:t xml:space="preserve">in the bottom trawl survey </w:t>
      </w:r>
      <w:r>
        <w:t>in 2019 compared to 2017 (see map below). This results in both a smaller estimate of biomass and reduced uncertainty in the biomass es</w:t>
      </w:r>
      <w:r w:rsidR="007A47E0">
        <w:t xml:space="preserve">timate. </w:t>
      </w:r>
      <w:r w:rsidR="008B11D3">
        <w:t xml:space="preserve">There are no apparent errors or anomalies in these estimates. </w:t>
      </w:r>
      <w:r w:rsidR="007A47E0">
        <w:t>T</w:t>
      </w:r>
      <w:r>
        <w:t>he number of hauls performed by the trawl survey in the Western Gulf were nearly identical between 2017 and 2019 and the number of hauls that capture POP increased in 2019 compared to 2017</w:t>
      </w:r>
      <w:r w:rsidR="007A47E0">
        <w:t xml:space="preserve"> (see text in map below)</w:t>
      </w:r>
      <w:r w:rsidR="008B11D3">
        <w:t xml:space="preserve"> despite fewer large catches</w:t>
      </w:r>
      <w:r w:rsidR="00050608">
        <w:t>. Further,</w:t>
      </w:r>
      <w:r w:rsidR="00D91470">
        <w:t xml:space="preserve"> ther</w:t>
      </w:r>
      <w:r w:rsidR="00050608">
        <w:t>e were no significant changes in design or station placement of</w:t>
      </w:r>
      <w:r w:rsidR="00D91470">
        <w:t xml:space="preserve"> the survey in 2019 compared to previous years</w:t>
      </w:r>
      <w:r>
        <w:t>.</w:t>
      </w:r>
    </w:p>
    <w:p w14:paraId="43F514FA" w14:textId="07DD4DDD" w:rsidR="0010162D" w:rsidRDefault="0010162D" w:rsidP="00471CE9">
      <w:r w:rsidRPr="0010162D">
        <w:rPr>
          <w:noProof/>
        </w:rPr>
        <w:lastRenderedPageBreak/>
        <w:drawing>
          <wp:inline distT="0" distB="0" distL="0" distR="0" wp14:anchorId="1487836E" wp14:editId="56C2D6F5">
            <wp:extent cx="5943002" cy="3981450"/>
            <wp:effectExtent l="0" t="0" r="635" b="0"/>
            <wp:docPr id="37" name="Picture 37" descr="\\nmfs.local\AKC-ABL\MESA\SAFES2019\POP\POP_Trawl Catch_15_17_ with haul locatio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mfs.local\AKC-ABL\MESA\SAFES2019\POP\POP_Trawl Catch_15_17_ with haul locations2.jpg"/>
                    <pic:cNvPicPr>
                      <a:picLocks noChangeAspect="1" noChangeArrowheads="1"/>
                    </pic:cNvPicPr>
                  </pic:nvPicPr>
                  <pic:blipFill rotWithShape="1">
                    <a:blip r:embed="rId16">
                      <a:extLst>
                        <a:ext uri="{28A0092B-C50C-407E-A947-70E740481C1C}">
                          <a14:useLocalDpi xmlns:a14="http://schemas.microsoft.com/office/drawing/2010/main" val="0"/>
                        </a:ext>
                      </a:extLst>
                    </a:blip>
                    <a:srcRect b="13302"/>
                    <a:stretch/>
                  </pic:blipFill>
                  <pic:spPr bwMode="auto">
                    <a:xfrm>
                      <a:off x="0" y="0"/>
                      <a:ext cx="5943600" cy="3981851"/>
                    </a:xfrm>
                    <a:prstGeom prst="rect">
                      <a:avLst/>
                    </a:prstGeom>
                    <a:noFill/>
                    <a:ln>
                      <a:noFill/>
                    </a:ln>
                    <a:extLst>
                      <a:ext uri="{53640926-AAD7-44D8-BBD7-CCE9431645EC}">
                        <a14:shadowObscured xmlns:a14="http://schemas.microsoft.com/office/drawing/2010/main"/>
                      </a:ext>
                    </a:extLst>
                  </pic:spPr>
                </pic:pic>
              </a:graphicData>
            </a:graphic>
          </wp:inline>
        </w:drawing>
      </w:r>
    </w:p>
    <w:p w14:paraId="58030704" w14:textId="78FF694E" w:rsidR="00471CE9" w:rsidRDefault="006176A6" w:rsidP="00471CE9">
      <w:pPr>
        <w:rPr>
          <w:szCs w:val="22"/>
        </w:rPr>
      </w:pPr>
      <w:r>
        <w:t>Using the resul</w:t>
      </w:r>
      <w:r w:rsidR="009A2174">
        <w:t>ts of the random effects model</w:t>
      </w:r>
      <w:r w:rsidR="00353282" w:rsidRPr="009114AB">
        <w:t xml:space="preserve"> results in recommended ABC’s of </w:t>
      </w:r>
      <w:r w:rsidR="00C2517F">
        <w:rPr>
          <w:b/>
        </w:rPr>
        <w:t>1,643</w:t>
      </w:r>
      <w:r w:rsidR="00353282" w:rsidRPr="009114AB">
        <w:t xml:space="preserve"> t for the Western area, </w:t>
      </w:r>
      <w:r w:rsidR="00C2517F">
        <w:rPr>
          <w:b/>
        </w:rPr>
        <w:t>27,429</w:t>
      </w:r>
      <w:r w:rsidR="00E91D3F">
        <w:t xml:space="preserve"> </w:t>
      </w:r>
      <w:r w:rsidR="00353282" w:rsidRPr="009114AB">
        <w:rPr>
          <w:szCs w:val="22"/>
        </w:rPr>
        <w:t>t for the Central</w:t>
      </w:r>
      <w:r w:rsidR="00353282" w:rsidRPr="0044615D">
        <w:rPr>
          <w:szCs w:val="22"/>
        </w:rPr>
        <w:t xml:space="preserve"> area, and </w:t>
      </w:r>
      <w:r w:rsidR="00C2517F">
        <w:rPr>
          <w:b/>
        </w:rPr>
        <w:t>7,105</w:t>
      </w:r>
      <w:r w:rsidR="00353282" w:rsidRPr="0044615D">
        <w:rPr>
          <w:szCs w:val="22"/>
        </w:rPr>
        <w:t xml:space="preserve"> t for the Eastern area.</w:t>
      </w:r>
    </w:p>
    <w:p w14:paraId="07311C0B" w14:textId="29C30059" w:rsidR="00353282" w:rsidRDefault="00353282" w:rsidP="00471CE9">
      <w:pPr>
        <w:rPr>
          <w:szCs w:val="22"/>
        </w:rPr>
      </w:pPr>
      <w:r w:rsidRPr="001D60D4">
        <w:rPr>
          <w:szCs w:val="22"/>
        </w:rPr>
        <w:t>Amendment 41 prohibited trawling in the Eastern area east of 140° W longitude. In the past, the Plan Team has calculated an apportionment for the West Yakutat area that is still open to trawling (between 147</w:t>
      </w:r>
      <w:r w:rsidRPr="001D60D4">
        <w:rPr>
          <w:szCs w:val="22"/>
          <w:vertAlign w:val="superscript"/>
        </w:rPr>
        <w:t>o</w:t>
      </w:r>
      <w:r w:rsidRPr="001D60D4">
        <w:rPr>
          <w:szCs w:val="22"/>
        </w:rPr>
        <w:t>W and 140</w:t>
      </w:r>
      <w:r w:rsidRPr="001D60D4">
        <w:rPr>
          <w:szCs w:val="22"/>
          <w:vertAlign w:val="superscript"/>
        </w:rPr>
        <w:t>o</w:t>
      </w:r>
      <w:r w:rsidRPr="001D60D4">
        <w:rPr>
          <w:szCs w:val="22"/>
        </w:rPr>
        <w:t xml:space="preserve">W). We calculated this apportionment using the ratio of estimated biomass in the closed area and open area. This calculation was based on the team’s previous recommendation that we use the weighted average of the upper 95% confidence interval for the W. Yakutat. We computed this interval this year using the weighted average of the ratio for </w:t>
      </w:r>
      <w:r w:rsidR="005B32E0">
        <w:rPr>
          <w:szCs w:val="22"/>
        </w:rPr>
        <w:t>2015</w:t>
      </w:r>
      <w:r w:rsidRPr="001D60D4">
        <w:rPr>
          <w:szCs w:val="22"/>
        </w:rPr>
        <w:t>, 20</w:t>
      </w:r>
      <w:r w:rsidR="005B32E0">
        <w:rPr>
          <w:szCs w:val="22"/>
        </w:rPr>
        <w:t>17</w:t>
      </w:r>
      <w:r w:rsidRPr="001D60D4">
        <w:rPr>
          <w:szCs w:val="22"/>
        </w:rPr>
        <w:t>, and</w:t>
      </w:r>
      <w:r w:rsidR="005B32E0">
        <w:t xml:space="preserve"> 2019</w:t>
      </w:r>
      <w:r w:rsidRPr="001D60D4">
        <w:rPr>
          <w:szCs w:val="22"/>
        </w:rPr>
        <w:t xml:space="preserve">. We calculated the approximate upper 95% confidence interval using the variance </w:t>
      </w:r>
      <w:r w:rsidR="008803BE">
        <w:rPr>
          <w:szCs w:val="22"/>
        </w:rPr>
        <w:t xml:space="preserve">of a weighted mean for </w:t>
      </w:r>
      <w:r w:rsidR="005B32E0">
        <w:rPr>
          <w:szCs w:val="22"/>
        </w:rPr>
        <w:t>the 2015</w:t>
      </w:r>
      <w:r w:rsidRPr="00C6388A">
        <w:rPr>
          <w:szCs w:val="22"/>
        </w:rPr>
        <w:t>-</w:t>
      </w:r>
      <w:r w:rsidR="005B32E0">
        <w:t>2019</w:t>
      </w:r>
      <w:r w:rsidR="008803BE">
        <w:t xml:space="preserve"> weighed mean</w:t>
      </w:r>
      <w:r w:rsidRPr="008E6180">
        <w:rPr>
          <w:sz w:val="20"/>
          <w:szCs w:val="22"/>
        </w:rPr>
        <w:t xml:space="preserve"> </w:t>
      </w:r>
      <w:r w:rsidR="008803BE">
        <w:rPr>
          <w:szCs w:val="22"/>
        </w:rPr>
        <w:t>ratio</w:t>
      </w:r>
      <w:r w:rsidR="004E58D8">
        <w:rPr>
          <w:szCs w:val="22"/>
        </w:rPr>
        <w:t>. This resulted in a</w:t>
      </w:r>
      <w:r w:rsidRPr="001D60D4">
        <w:rPr>
          <w:szCs w:val="22"/>
        </w:rPr>
        <w:t xml:space="preserve"> ratio </w:t>
      </w:r>
      <w:r w:rsidR="000D5807">
        <w:rPr>
          <w:szCs w:val="22"/>
        </w:rPr>
        <w:t>of 0.</w:t>
      </w:r>
      <w:r w:rsidR="005B32E0">
        <w:rPr>
          <w:szCs w:val="22"/>
        </w:rPr>
        <w:t>24</w:t>
      </w:r>
      <w:r w:rsidR="000D5807">
        <w:rPr>
          <w:szCs w:val="22"/>
        </w:rPr>
        <w:t xml:space="preserve">, </w:t>
      </w:r>
      <w:r w:rsidR="002C6623">
        <w:rPr>
          <w:szCs w:val="22"/>
        </w:rPr>
        <w:t>down</w:t>
      </w:r>
      <w:r w:rsidR="000D5807">
        <w:rPr>
          <w:szCs w:val="22"/>
        </w:rPr>
        <w:t xml:space="preserve"> from</w:t>
      </w:r>
      <w:r w:rsidRPr="001D60D4">
        <w:rPr>
          <w:szCs w:val="22"/>
        </w:rPr>
        <w:t xml:space="preserve"> 0.</w:t>
      </w:r>
      <w:r w:rsidR="005B32E0">
        <w:rPr>
          <w:szCs w:val="22"/>
        </w:rPr>
        <w:t>58 in 2017</w:t>
      </w:r>
      <w:r w:rsidRPr="001D60D4">
        <w:rPr>
          <w:szCs w:val="22"/>
        </w:rPr>
        <w:t xml:space="preserve">. </w:t>
      </w:r>
      <w:r w:rsidR="005B32E0">
        <w:rPr>
          <w:szCs w:val="22"/>
        </w:rPr>
        <w:t>This decrease is due to the large 2013 fraction of biomass in the W. Yakutat area moving out of the three year weighted average window; the 2019 fraction</w:t>
      </w:r>
      <w:r w:rsidR="00050608">
        <w:rPr>
          <w:szCs w:val="22"/>
        </w:rPr>
        <w:t xml:space="preserve"> (0.19)</w:t>
      </w:r>
      <w:r w:rsidR="005B32E0">
        <w:rPr>
          <w:szCs w:val="22"/>
        </w:rPr>
        <w:t xml:space="preserve"> is consistent with the 2015</w:t>
      </w:r>
      <w:r w:rsidR="00050608">
        <w:rPr>
          <w:szCs w:val="22"/>
        </w:rPr>
        <w:t xml:space="preserve"> (0.15)</w:t>
      </w:r>
      <w:r w:rsidR="005B32E0">
        <w:rPr>
          <w:szCs w:val="22"/>
        </w:rPr>
        <w:t xml:space="preserve"> and 2017</w:t>
      </w:r>
      <w:r w:rsidR="00050608">
        <w:rPr>
          <w:szCs w:val="22"/>
        </w:rPr>
        <w:t xml:space="preserve"> (0.22)</w:t>
      </w:r>
      <w:r w:rsidR="005B32E0">
        <w:rPr>
          <w:szCs w:val="22"/>
        </w:rPr>
        <w:t xml:space="preserve"> fractions.  </w:t>
      </w:r>
      <w:r w:rsidRPr="001D60D4">
        <w:rPr>
          <w:szCs w:val="22"/>
        </w:rPr>
        <w:t>This results in an ABC apportionment of</w:t>
      </w:r>
      <w:r w:rsidR="00F02173">
        <w:rPr>
          <w:szCs w:val="22"/>
        </w:rPr>
        <w:t xml:space="preserve"> </w:t>
      </w:r>
      <w:r w:rsidR="00C2517F">
        <w:rPr>
          <w:b/>
          <w:szCs w:val="22"/>
        </w:rPr>
        <w:t>1,705</w:t>
      </w:r>
      <w:r w:rsidR="009114AB">
        <w:rPr>
          <w:szCs w:val="22"/>
        </w:rPr>
        <w:t xml:space="preserve"> </w:t>
      </w:r>
      <w:r w:rsidRPr="001D60D4">
        <w:rPr>
          <w:szCs w:val="22"/>
        </w:rPr>
        <w:t xml:space="preserve">t to the W. Yakutat area which would leave </w:t>
      </w:r>
      <w:r w:rsidR="00C2517F">
        <w:rPr>
          <w:b/>
        </w:rPr>
        <w:t>5,400</w:t>
      </w:r>
      <w:r w:rsidRPr="001D60D4">
        <w:rPr>
          <w:szCs w:val="22"/>
        </w:rPr>
        <w:t xml:space="preserve"> t unharvested in the Southeast/Outside area.</w:t>
      </w:r>
    </w:p>
    <w:p w14:paraId="0439B19F" w14:textId="77777777" w:rsidR="00C70BAD" w:rsidRDefault="00C70BAD" w:rsidP="00C70BAD">
      <w:r w:rsidRPr="00C73267">
        <w:t xml:space="preserve">Based on the definitions for overfishing in Amendment 44 in tier 3a (i.e., </w:t>
      </w:r>
      <w:r w:rsidRPr="00D83B52">
        <w:rPr>
          <w:i/>
        </w:rPr>
        <w:t>F</w:t>
      </w:r>
      <w:r w:rsidRPr="00D83B52">
        <w:rPr>
          <w:i/>
          <w:vertAlign w:val="subscript"/>
        </w:rPr>
        <w:t>OFL</w:t>
      </w:r>
      <w:r w:rsidRPr="00C73267">
        <w:t xml:space="preserve"> = </w:t>
      </w:r>
      <w:r w:rsidRPr="00D83B52">
        <w:rPr>
          <w:i/>
        </w:rPr>
        <w:t>F</w:t>
      </w:r>
      <w:r w:rsidRPr="00D83B52">
        <w:rPr>
          <w:i/>
          <w:vertAlign w:val="subscript"/>
        </w:rPr>
        <w:t>35%</w:t>
      </w:r>
      <w:r w:rsidRPr="00C73267">
        <w:t>=</w:t>
      </w:r>
      <w:r>
        <w:t>0.12)</w:t>
      </w:r>
      <w:r w:rsidRPr="00C73267">
        <w:t>, overfishing is set equal to</w:t>
      </w:r>
      <w:r w:rsidRPr="002B32B6">
        <w:t xml:space="preserve"> </w:t>
      </w:r>
      <w:r>
        <w:t>42,977</w:t>
      </w:r>
      <w:r w:rsidRPr="00C73267">
        <w:t xml:space="preserve"> </w:t>
      </w:r>
      <w:r>
        <w:t>t</w:t>
      </w:r>
      <w:r w:rsidRPr="00C73267">
        <w:t xml:space="preserve"> for </w:t>
      </w:r>
      <w:r>
        <w:t>POP</w:t>
      </w:r>
      <w:r w:rsidRPr="00C73267">
        <w:t xml:space="preserve">. The overfishing level is apportioned by area for </w:t>
      </w:r>
      <w:r>
        <w:t xml:space="preserve">POP and historically used the </w:t>
      </w:r>
      <w:r w:rsidRPr="00C73267">
        <w:t xml:space="preserve">apportionment </w:t>
      </w:r>
      <w:r>
        <w:t xml:space="preserve">described above for setting area specific OFLs. However, in 2012, area OFLs were combined for the Western, Central, and West Yakutat (W/C/WYK) areas, while East Yakutat/Southeast (SEO) was separated to allow for concerns over stock structure. This </w:t>
      </w:r>
      <w:r w:rsidRPr="00C73267">
        <w:t xml:space="preserve">results in overfishing levels </w:t>
      </w:r>
      <w:r>
        <w:t xml:space="preserve">for W/C/WYK area of </w:t>
      </w:r>
      <w:r>
        <w:rPr>
          <w:b/>
        </w:rPr>
        <w:t>45,003</w:t>
      </w:r>
      <w:r>
        <w:t xml:space="preserve"> t and</w:t>
      </w:r>
      <w:r w:rsidRPr="00993E15">
        <w:rPr>
          <w:b/>
        </w:rPr>
        <w:t xml:space="preserve"> </w:t>
      </w:r>
      <w:r>
        <w:rPr>
          <w:b/>
        </w:rPr>
        <w:t>6,414</w:t>
      </w:r>
      <w:r>
        <w:t xml:space="preserve"> t in the SEO area. </w:t>
      </w:r>
    </w:p>
    <w:p w14:paraId="020D8194" w14:textId="4DD9376D" w:rsidR="00353282" w:rsidRPr="002734A4" w:rsidRDefault="00A259A0" w:rsidP="00A76A91">
      <w:pPr>
        <w:pStyle w:val="Heading4"/>
      </w:pPr>
      <w:r>
        <w:t>Status Determination</w:t>
      </w:r>
    </w:p>
    <w:p w14:paraId="4F02542E" w14:textId="77777777" w:rsidR="00A259A0"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 xml:space="preserve">Under the MSFCMA, the Secretary of Commerce is required to report on the status of each U.S. fishery with respect to overfishing. This report involves the answers to three questions: 1) </w:t>
      </w:r>
      <w:proofErr w:type="gramStart"/>
      <w:r>
        <w:t>Is</w:t>
      </w:r>
      <w:proofErr w:type="gramEnd"/>
      <w:r>
        <w:t xml:space="preserve"> the stock being </w:t>
      </w:r>
      <w:r>
        <w:lastRenderedPageBreak/>
        <w:t>subjected to overfishing? 2) Is the stock currently overfished? 3) Is the stock approaching an overfished condition?</w:t>
      </w:r>
    </w:p>
    <w:p w14:paraId="27643F1B" w14:textId="77777777" w:rsidR="00A259A0"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rPr>
          <w:i/>
        </w:rPr>
        <w:t xml:space="preserve">1) </w:t>
      </w:r>
      <w:r w:rsidRPr="0067438E">
        <w:rPr>
          <w:i/>
        </w:rPr>
        <w:t>Is the stock being subjected to overfishing?</w:t>
      </w:r>
      <w:r w:rsidRPr="0067438E">
        <w:t xml:space="preserve"> </w:t>
      </w:r>
      <w:r>
        <w:t xml:space="preserve">The official catch estimate for the most recent complete year (2019) is 25,470 </w:t>
      </w:r>
      <w:r w:rsidRPr="004E37C4">
        <w:t>t. This is less than</w:t>
      </w:r>
      <w:r>
        <w:t xml:space="preserve"> the 2019 OFL of 33,951 t. Therefore, the stock is not being subjected to overfishing.</w:t>
      </w:r>
    </w:p>
    <w:p w14:paraId="4BD5B2D8" w14:textId="77777777" w:rsidR="00A259A0"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 xml:space="preserve">Harvest Scenarios #6 and #7 are intended to permit determination of the status of a stock with respect to its minimum stock size threshold (MSST). Any stock that is below its MSST is defined to be </w:t>
      </w:r>
      <w:r w:rsidRPr="0067438E">
        <w:t>overfished</w:t>
      </w:r>
      <w:r>
        <w:t xml:space="preserve">. Any stock that is expected to fall below its MSST in the next two years is defined to be </w:t>
      </w:r>
      <w:r w:rsidRPr="0067438E">
        <w:t xml:space="preserve">approaching </w:t>
      </w:r>
      <w:r>
        <w:t>an overfished condition. Harvest Scenarios #6 and #7 are used in these determinations as follows:</w:t>
      </w:r>
    </w:p>
    <w:p w14:paraId="603ADF9C" w14:textId="77777777" w:rsidR="00A259A0"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 w:lineRule="atLeast"/>
      </w:pPr>
      <w:r>
        <w:rPr>
          <w:i/>
        </w:rPr>
        <w:t xml:space="preserve">2) </w:t>
      </w:r>
      <w:r w:rsidRPr="0067438E">
        <w:rPr>
          <w:i/>
        </w:rPr>
        <w:t>Is the stock currently overfished?</w:t>
      </w:r>
      <w:r w:rsidRPr="0067438E">
        <w:t xml:space="preserve"> </w:t>
      </w:r>
      <w:r>
        <w:t>This depends on the stock’s estimated spawning biomass in 2020:</w:t>
      </w:r>
    </w:p>
    <w:p w14:paraId="4DA14707" w14:textId="77777777" w:rsidR="00A259A0"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 w:lineRule="atLeast"/>
      </w:pPr>
      <w:r>
        <w:t xml:space="preserve">a. If spawning biomass for 2020 is estimated to be below ½ </w:t>
      </w:r>
      <w:r w:rsidRPr="00BD3BB0">
        <w:rPr>
          <w:i/>
        </w:rPr>
        <w:t>B</w:t>
      </w:r>
      <w:r w:rsidRPr="00BD3BB0">
        <w:rPr>
          <w:i/>
          <w:vertAlign w:val="subscript"/>
        </w:rPr>
        <w:t>35%</w:t>
      </w:r>
      <w:r>
        <w:t>, the stock is below its MSST.</w:t>
      </w:r>
    </w:p>
    <w:p w14:paraId="3F2EABD6" w14:textId="77777777" w:rsidR="00A259A0" w:rsidRPr="006D6F0B"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 w:lineRule="atLeast"/>
      </w:pPr>
      <w:r>
        <w:t xml:space="preserve">b. If spawning biomass for 2020 is estimated to be </w:t>
      </w:r>
      <w:r w:rsidRPr="006D6F0B">
        <w:t xml:space="preserve">above </w:t>
      </w:r>
      <w:r w:rsidRPr="00BD3BB0">
        <w:rPr>
          <w:i/>
        </w:rPr>
        <w:t>B</w:t>
      </w:r>
      <w:r w:rsidRPr="00BD3BB0">
        <w:rPr>
          <w:i/>
          <w:vertAlign w:val="subscript"/>
        </w:rPr>
        <w:t>35%</w:t>
      </w:r>
      <w:r>
        <w:rPr>
          <w:i/>
          <w:vertAlign w:val="subscript"/>
        </w:rPr>
        <w:t xml:space="preserve"> </w:t>
      </w:r>
      <w:r w:rsidRPr="006D6F0B">
        <w:t>the stock is above its MSST.</w:t>
      </w:r>
    </w:p>
    <w:p w14:paraId="7C8317D7" w14:textId="77777777" w:rsidR="00A259A0" w:rsidRPr="00776892"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rsidRPr="006D6F0B">
        <w:t xml:space="preserve">c. If spawning biomass for </w:t>
      </w:r>
      <w:r>
        <w:t>2020</w:t>
      </w:r>
      <w:r w:rsidRPr="006D6F0B">
        <w:t xml:space="preserve"> is </w:t>
      </w:r>
      <w:r w:rsidRPr="00776892">
        <w:t xml:space="preserve">estimated to be above ½ </w:t>
      </w:r>
      <w:r w:rsidRPr="00BD3BB0">
        <w:rPr>
          <w:i/>
        </w:rPr>
        <w:t>B</w:t>
      </w:r>
      <w:r w:rsidRPr="00BD3BB0">
        <w:rPr>
          <w:i/>
          <w:vertAlign w:val="subscript"/>
        </w:rPr>
        <w:t>35%</w:t>
      </w:r>
      <w:r w:rsidRPr="0067438E">
        <w:t xml:space="preserve"> </w:t>
      </w:r>
      <w:r w:rsidRPr="00776892">
        <w:t xml:space="preserve">but below </w:t>
      </w:r>
      <w:r w:rsidRPr="00BD3BB0">
        <w:rPr>
          <w:i/>
        </w:rPr>
        <w:t>B</w:t>
      </w:r>
      <w:r w:rsidRPr="00BD3BB0">
        <w:rPr>
          <w:i/>
          <w:vertAlign w:val="subscript"/>
        </w:rPr>
        <w:t>35%</w:t>
      </w:r>
      <w:r w:rsidRPr="00776892">
        <w:t>, the stock’s status relative to MSST is determined by referring to harvest Scenario #6 (Table 9-19). If t</w:t>
      </w:r>
      <w:r>
        <w:t>he mean spawning biomass for 2030</w:t>
      </w:r>
      <w:r w:rsidRPr="00776892">
        <w:t xml:space="preserve"> is below </w:t>
      </w:r>
      <w:r w:rsidRPr="00BD3BB0">
        <w:rPr>
          <w:i/>
        </w:rPr>
        <w:t>B</w:t>
      </w:r>
      <w:r w:rsidRPr="00BD3BB0">
        <w:rPr>
          <w:i/>
          <w:vertAlign w:val="subscript"/>
        </w:rPr>
        <w:t>35%</w:t>
      </w:r>
      <w:r w:rsidRPr="00776892">
        <w:t>, the stock is below its MSST. Otherwise, the stock is above its MSST.</w:t>
      </w:r>
    </w:p>
    <w:p w14:paraId="4C3690E9" w14:textId="77777777" w:rsidR="00A259A0" w:rsidRPr="00776892"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 w:lineRule="atLeast"/>
      </w:pPr>
      <w:r>
        <w:rPr>
          <w:i/>
        </w:rPr>
        <w:t xml:space="preserve">3) </w:t>
      </w:r>
      <w:r w:rsidRPr="0067438E">
        <w:rPr>
          <w:i/>
        </w:rPr>
        <w:t>Is the stock approaching an overfished condition?</w:t>
      </w:r>
      <w:r w:rsidRPr="0067438E">
        <w:t xml:space="preserve"> </w:t>
      </w:r>
      <w:r w:rsidRPr="00776892">
        <w:t>This is determined by referring to harvest Scenario #7:</w:t>
      </w:r>
    </w:p>
    <w:p w14:paraId="64621395" w14:textId="77777777" w:rsidR="00A259A0" w:rsidRPr="00776892"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 w:lineRule="atLeast"/>
      </w:pPr>
      <w:r w:rsidRPr="00776892">
        <w:t>a. If t</w:t>
      </w:r>
      <w:r>
        <w:t>he mean spawning biomass for 2022</w:t>
      </w:r>
      <w:r w:rsidRPr="00776892">
        <w:t xml:space="preserve"> is below 1/2 </w:t>
      </w:r>
      <w:r w:rsidRPr="00BD3BB0">
        <w:rPr>
          <w:i/>
        </w:rPr>
        <w:t>B</w:t>
      </w:r>
      <w:r w:rsidRPr="00BD3BB0">
        <w:rPr>
          <w:i/>
          <w:vertAlign w:val="subscript"/>
        </w:rPr>
        <w:t>35%</w:t>
      </w:r>
      <w:r w:rsidRPr="00776892">
        <w:t>, the stock is approaching an overfished condition.</w:t>
      </w:r>
    </w:p>
    <w:p w14:paraId="21962C46" w14:textId="77777777" w:rsidR="00A259A0" w:rsidRPr="00776892"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 w:lineRule="atLeast"/>
      </w:pPr>
      <w:r w:rsidRPr="00776892">
        <w:t>b. If t</w:t>
      </w:r>
      <w:r>
        <w:t>he mean spawning biomass for 2022</w:t>
      </w:r>
      <w:r w:rsidRPr="00776892">
        <w:t xml:space="preserve"> is above </w:t>
      </w:r>
      <w:r w:rsidRPr="00BD3BB0">
        <w:rPr>
          <w:i/>
        </w:rPr>
        <w:t>B</w:t>
      </w:r>
      <w:r w:rsidRPr="00BD3BB0">
        <w:rPr>
          <w:i/>
          <w:vertAlign w:val="subscript"/>
        </w:rPr>
        <w:t>35%</w:t>
      </w:r>
      <w:r w:rsidRPr="00776892">
        <w:t xml:space="preserve">, the stock is not approaching an overfished condition. </w:t>
      </w:r>
    </w:p>
    <w:p w14:paraId="192D378C" w14:textId="77777777" w:rsidR="00A259A0" w:rsidRPr="00776892"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rsidRPr="00776892">
        <w:t>c. If t</w:t>
      </w:r>
      <w:r>
        <w:t>he mean spawning biomass for 2022</w:t>
      </w:r>
      <w:r w:rsidRPr="00776892">
        <w:t xml:space="preserve"> is above 1/2 </w:t>
      </w:r>
      <w:r w:rsidRPr="00BD3BB0">
        <w:rPr>
          <w:i/>
        </w:rPr>
        <w:t>B</w:t>
      </w:r>
      <w:r w:rsidRPr="00BD3BB0">
        <w:rPr>
          <w:i/>
          <w:vertAlign w:val="subscript"/>
        </w:rPr>
        <w:t>35%</w:t>
      </w:r>
      <w:r w:rsidRPr="0067438E">
        <w:t xml:space="preserve"> </w:t>
      </w:r>
      <w:r w:rsidRPr="00776892">
        <w:t xml:space="preserve">but below </w:t>
      </w:r>
      <w:r w:rsidRPr="00BD3BB0">
        <w:rPr>
          <w:i/>
        </w:rPr>
        <w:t>B</w:t>
      </w:r>
      <w:r w:rsidRPr="00BD3BB0">
        <w:rPr>
          <w:i/>
          <w:vertAlign w:val="subscript"/>
        </w:rPr>
        <w:t>35%</w:t>
      </w:r>
      <w:r w:rsidRPr="00776892">
        <w:t>, the determination depends on t</w:t>
      </w:r>
      <w:r>
        <w:t>he mean spawning biomass for 2032</w:t>
      </w:r>
      <w:r w:rsidRPr="00776892">
        <w:t>. If t</w:t>
      </w:r>
      <w:r>
        <w:t>he mean spawning biomass for 2032</w:t>
      </w:r>
      <w:r w:rsidRPr="00776892">
        <w:t xml:space="preserve"> is below </w:t>
      </w:r>
      <w:r w:rsidRPr="00BD3BB0">
        <w:rPr>
          <w:i/>
        </w:rPr>
        <w:t>B</w:t>
      </w:r>
      <w:r w:rsidRPr="00BD3BB0">
        <w:rPr>
          <w:i/>
          <w:vertAlign w:val="subscript"/>
        </w:rPr>
        <w:t>35%</w:t>
      </w:r>
      <w:r w:rsidRPr="00776892">
        <w:t>, the stock is approaching an overfished condition. Otherwise, the stock is not approaching an overfished condition.</w:t>
      </w:r>
    </w:p>
    <w:p w14:paraId="034F0526" w14:textId="5D4B5B49" w:rsidR="00A76A91" w:rsidRPr="00FA5BE7" w:rsidRDefault="00A259A0" w:rsidP="00C70BAD">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rsidRPr="00776892">
        <w:t>Based on the above criteria and Table 9-19, the stock</w:t>
      </w:r>
      <w:r w:rsidRPr="006D6F0B">
        <w:t xml:space="preserve"> is not overfished and is not approaching an overfished condition.</w:t>
      </w:r>
      <w:r w:rsidR="00C70BAD">
        <w:t xml:space="preserve"> The </w:t>
      </w:r>
      <w:r w:rsidR="00C70BAD">
        <w:rPr>
          <w:i/>
        </w:rPr>
        <w:t>F</w:t>
      </w:r>
      <w:r w:rsidR="00C70BAD">
        <w:t xml:space="preserve"> that would have produced a catch for 2019 equal to the OFL of 2019 was 0.10.</w:t>
      </w:r>
    </w:p>
    <w:p w14:paraId="79F62B90" w14:textId="77777777" w:rsidR="00353282" w:rsidRPr="00FA5BE7" w:rsidRDefault="00353282" w:rsidP="002162B1">
      <w:pPr>
        <w:pStyle w:val="Heading2"/>
      </w:pPr>
      <w:r w:rsidRPr="009508EF">
        <w:t>Ecosystem Considerations</w:t>
      </w:r>
      <w:r w:rsidR="005F4003">
        <w:t xml:space="preserve"> </w:t>
      </w:r>
    </w:p>
    <w:p w14:paraId="73F22B6B" w14:textId="657E97EE" w:rsidR="00353282" w:rsidRPr="00C73267" w:rsidRDefault="00353282" w:rsidP="00FA5BE7">
      <w:r w:rsidRPr="00C73267">
        <w:t xml:space="preserve">In general, a determination of ecosystem considerations for </w:t>
      </w:r>
      <w:r w:rsidR="009B7831">
        <w:t>POP</w:t>
      </w:r>
      <w:r w:rsidRPr="00C73267">
        <w:t xml:space="preserve"> is hampered by the lack of biological </w:t>
      </w:r>
      <w:r w:rsidRPr="002C6623">
        <w:t xml:space="preserve">and habitat information. A summary of the ecosystem considerations presented in this section is listed in Table </w:t>
      </w:r>
      <w:r w:rsidR="00776892">
        <w:t>9-20</w:t>
      </w:r>
      <w:r w:rsidRPr="002C6623">
        <w:t>.</w:t>
      </w:r>
    </w:p>
    <w:p w14:paraId="2C78AEAB" w14:textId="77777777" w:rsidR="00353282" w:rsidRPr="00FA5BE7" w:rsidRDefault="00353282" w:rsidP="004E58D8">
      <w:pPr>
        <w:pStyle w:val="Heading3"/>
      </w:pPr>
      <w:r w:rsidRPr="00381F55">
        <w:t>Ecosystem Effects on the Stock</w:t>
      </w:r>
    </w:p>
    <w:p w14:paraId="2CD1A745" w14:textId="112A956E" w:rsidR="00353282" w:rsidRPr="00C73267" w:rsidRDefault="00353282" w:rsidP="00FA5BE7">
      <w:r w:rsidRPr="00C73267">
        <w:rPr>
          <w:i/>
          <w:iCs/>
        </w:rPr>
        <w:t>Prey availability/abundance trends</w:t>
      </w:r>
      <w:r>
        <w:t>: S</w:t>
      </w:r>
      <w:r w:rsidRPr="00C73267">
        <w:t xml:space="preserve">imilar to many other rockfish species, stock condition of </w:t>
      </w:r>
      <w:r w:rsidR="009B7831">
        <w:t>POP</w:t>
      </w:r>
      <w:r w:rsidRPr="00C73267">
        <w:t xml:space="preserve"> appears to be influenced by periodic abundant year classes. Availability of suitable zooplankton prey items in sufficient quantity for larval or post-larval </w:t>
      </w:r>
      <w:r w:rsidR="009B7831">
        <w:t>POP</w:t>
      </w:r>
      <w:r w:rsidRPr="00C73267">
        <w:t xml:space="preserve"> may be an important determining factor of year class strength. Unfortunately, there is no information on the food habits of larval or post-larval rockfish to help determine possible relationships between prey availability and year class strength; moreover, identification to the species level for field collected larval slope rockfish is difficult. Visual identification is not possible though genetic techniques allow identification to species level for larval slope rockfish (</w:t>
      </w:r>
      <w:proofErr w:type="spellStart"/>
      <w:r w:rsidRPr="00C73267">
        <w:t>Gharrett</w:t>
      </w:r>
      <w:proofErr w:type="spellEnd"/>
      <w:r w:rsidRPr="00C73267">
        <w:t xml:space="preserve"> et. al 2001). Some juvenile rockfish found in inshore habitat feed on shrimp, amphipods, and other crustaceans, as well as some mollusk and fish (</w:t>
      </w:r>
      <w:proofErr w:type="spellStart"/>
      <w:r w:rsidRPr="00C73267">
        <w:t>Byerly</w:t>
      </w:r>
      <w:proofErr w:type="spellEnd"/>
      <w:r w:rsidRPr="00C73267">
        <w:t xml:space="preserve"> 2001). Adult </w:t>
      </w:r>
      <w:r w:rsidR="009B7831">
        <w:t>POP</w:t>
      </w:r>
      <w:r w:rsidRPr="00C73267">
        <w:t xml:space="preserve"> feed primarily on </w:t>
      </w:r>
      <w:proofErr w:type="spellStart"/>
      <w:r w:rsidRPr="00C73267">
        <w:t>euphausiids</w:t>
      </w:r>
      <w:proofErr w:type="spellEnd"/>
      <w:r w:rsidRPr="00C73267">
        <w:t xml:space="preserve">. Little if anything is known about abundance trends of likely rockfish prey items. </w:t>
      </w:r>
      <w:proofErr w:type="spellStart"/>
      <w:r w:rsidRPr="00C73267">
        <w:t>Euphausiids</w:t>
      </w:r>
      <w:proofErr w:type="spellEnd"/>
      <w:r w:rsidRPr="00C73267">
        <w:t xml:space="preserve"> are also a major item in the diet of walleye </w:t>
      </w:r>
      <w:proofErr w:type="spellStart"/>
      <w:r w:rsidRPr="00C73267">
        <w:t>pollock</w:t>
      </w:r>
      <w:proofErr w:type="spellEnd"/>
      <w:r w:rsidRPr="00C73267">
        <w:t xml:space="preserve">. </w:t>
      </w:r>
      <w:r>
        <w:t xml:space="preserve">Recent declines in the biomass of walleye </w:t>
      </w:r>
      <w:proofErr w:type="spellStart"/>
      <w:r>
        <w:t>pollock</w:t>
      </w:r>
      <w:proofErr w:type="spellEnd"/>
      <w:r>
        <w:t>,</w:t>
      </w:r>
      <w:r w:rsidRPr="00C73267">
        <w:t xml:space="preserve"> could lead to a corollary change in the availability of </w:t>
      </w:r>
      <w:proofErr w:type="spellStart"/>
      <w:r w:rsidRPr="00C73267">
        <w:t>euphausiids</w:t>
      </w:r>
      <w:proofErr w:type="spellEnd"/>
      <w:r w:rsidRPr="00C73267">
        <w:t>, which would then have a</w:t>
      </w:r>
      <w:r>
        <w:t xml:space="preserve"> positive</w:t>
      </w:r>
      <w:r w:rsidRPr="00C73267">
        <w:t xml:space="preserve"> impact on </w:t>
      </w:r>
      <w:r w:rsidR="009B7831">
        <w:t>POP</w:t>
      </w:r>
      <w:r>
        <w:t xml:space="preserve"> abundance</w:t>
      </w:r>
      <w:r w:rsidRPr="00C73267">
        <w:t>.</w:t>
      </w:r>
    </w:p>
    <w:p w14:paraId="020AD10C" w14:textId="60ED95AA" w:rsidR="00353282" w:rsidRPr="00C73267" w:rsidRDefault="00353282" w:rsidP="00FA5BE7">
      <w:r w:rsidRPr="00C73267">
        <w:rPr>
          <w:i/>
          <w:iCs/>
        </w:rPr>
        <w:lastRenderedPageBreak/>
        <w:t>Predator population trends</w:t>
      </w:r>
      <w:r w:rsidRPr="00C73267">
        <w:t xml:space="preserve">:  </w:t>
      </w:r>
      <w:r w:rsidR="009B7831">
        <w:t>POP</w:t>
      </w:r>
      <w:r w:rsidRPr="00C73267">
        <w:t xml:space="preserve"> are preyed </w:t>
      </w:r>
      <w:r>
        <w:t>up</w:t>
      </w:r>
      <w:r w:rsidRPr="00C73267">
        <w:t>on by a variety of other fish at all life stages, and to some extent marine mammals during late juvenile and adult stages. Whether the impact of any particular predator is significant or dominant is unknown. Predator effects would likely be more important on larval, post-larval, and small juvenile slope rockfish, but information on these life stages and their predators is scarce.</w:t>
      </w:r>
    </w:p>
    <w:p w14:paraId="740257B4" w14:textId="6F1F816C" w:rsidR="00353282" w:rsidRDefault="00353282" w:rsidP="00F2018B">
      <w:r w:rsidRPr="00C73267">
        <w:rPr>
          <w:i/>
          <w:iCs/>
        </w:rPr>
        <w:t>Changes in physical environment</w:t>
      </w:r>
      <w:r w:rsidRPr="00C73267">
        <w:t>: Strong</w:t>
      </w:r>
      <w:r>
        <w:t>er</w:t>
      </w:r>
      <w:r w:rsidRPr="00C73267">
        <w:t xml:space="preserve"> year classes corresponding to the period around 1977 have been reported for many species of </w:t>
      </w:r>
      <w:proofErr w:type="spellStart"/>
      <w:r w:rsidRPr="00C73267">
        <w:t>groundfish</w:t>
      </w:r>
      <w:proofErr w:type="spellEnd"/>
      <w:r w:rsidRPr="00C73267">
        <w:t xml:space="preserve"> in the </w:t>
      </w:r>
      <w:r w:rsidR="009B7831">
        <w:t>GOA</w:t>
      </w:r>
      <w:r w:rsidRPr="00C73267">
        <w:t xml:space="preserve">, including </w:t>
      </w:r>
      <w:r w:rsidR="009B7831">
        <w:t>POP</w:t>
      </w:r>
      <w:r w:rsidRPr="00C73267">
        <w:t xml:space="preserve">, northern rockfish, sablefish, and Pacific cod. Therefore, it appears that environmental conditions may have changed during this period in such a way that survival of young-of-the-year fish increased for many </w:t>
      </w:r>
      <w:proofErr w:type="spellStart"/>
      <w:r w:rsidRPr="00C73267">
        <w:t>groundfish</w:t>
      </w:r>
      <w:proofErr w:type="spellEnd"/>
      <w:r w:rsidRPr="00C73267">
        <w:t xml:space="preserve"> species, including slope rockfish. </w:t>
      </w:r>
      <w:r w:rsidR="009B7831">
        <w:t>POP</w:t>
      </w:r>
      <w:r>
        <w:t xml:space="preserve"> appeared to have</w:t>
      </w:r>
      <w:r w:rsidRPr="00C73267">
        <w:t xml:space="preserve"> strong 198</w:t>
      </w:r>
      <w:r>
        <w:t>6</w:t>
      </w:r>
      <w:r w:rsidRPr="00C73267">
        <w:t>-8</w:t>
      </w:r>
      <w:r>
        <w:t>8</w:t>
      </w:r>
      <w:r w:rsidR="009A2174">
        <w:t xml:space="preserve"> year classes, and ther</w:t>
      </w:r>
      <w:r w:rsidRPr="00C73267">
        <w:t xml:space="preserve">e may be other years when environmental conditions were especially favorable for rockfish species. The environmental mechanism for this increased survival remains unknown. Changes in water temperature and currents could </w:t>
      </w:r>
      <w:r>
        <w:t>a</w:t>
      </w:r>
      <w:r w:rsidRPr="00C73267">
        <w:t xml:space="preserve">ffect prey abundance and </w:t>
      </w:r>
      <w:r>
        <w:t>the survival</w:t>
      </w:r>
      <w:r w:rsidRPr="00C73267">
        <w:t xml:space="preserve"> of rockfish from </w:t>
      </w:r>
      <w:r>
        <w:t xml:space="preserve">the </w:t>
      </w:r>
      <w:r w:rsidRPr="00C73267">
        <w:t xml:space="preserve">pelagic to demersal stage. Rockfish in early juvenile stage have been found in floating kelp patches which would be subject to ocean currents. Changes in bottom habitat due to natural or anthropogenic causes could alter survival rates by altering available shelter, prey, or other functions. </w:t>
      </w:r>
      <w:r>
        <w:t xml:space="preserve">Carlson and </w:t>
      </w:r>
      <w:proofErr w:type="spellStart"/>
      <w:r>
        <w:t>Straty</w:t>
      </w:r>
      <w:proofErr w:type="spellEnd"/>
      <w:r>
        <w:t xml:space="preserve"> (1981), </w:t>
      </w:r>
      <w:proofErr w:type="spellStart"/>
      <w:r>
        <w:t>Pearcy</w:t>
      </w:r>
      <w:proofErr w:type="spellEnd"/>
      <w:r>
        <w:t xml:space="preserve"> et al (1989), and Love et al (1991) have noted associations of juvenile rockfish with biotic and abiotic structure. Research by </w:t>
      </w:r>
      <w:proofErr w:type="spellStart"/>
      <w:r>
        <w:t>Rooper</w:t>
      </w:r>
      <w:proofErr w:type="spellEnd"/>
      <w:r>
        <w:t xml:space="preserve"> and </w:t>
      </w:r>
      <w:proofErr w:type="spellStart"/>
      <w:r>
        <w:t>Boldt</w:t>
      </w:r>
      <w:proofErr w:type="spellEnd"/>
      <w:r>
        <w:t xml:space="preserve"> (2005) found juvenile POP </w:t>
      </w:r>
      <w:r w:rsidR="009A2174">
        <w:t>abundance was</w:t>
      </w:r>
      <w:r>
        <w:t xml:space="preserve"> positively correlated with sponge and coral. </w:t>
      </w:r>
    </w:p>
    <w:p w14:paraId="18EB83E4" w14:textId="785EE607" w:rsidR="00353282" w:rsidRPr="00C73267" w:rsidRDefault="00353282" w:rsidP="00F2018B">
      <w:r>
        <w:t>The</w:t>
      </w:r>
      <w:r w:rsidRPr="0010435A">
        <w:t xml:space="preserve"> </w:t>
      </w:r>
      <w:r>
        <w:t xml:space="preserve">Essential Fish Habitat Environmental Impact Statement (EFH EIS) (NMFS 2005) concluded that the </w:t>
      </w:r>
      <w:r w:rsidRPr="00A30980">
        <w:t xml:space="preserve">effects of </w:t>
      </w:r>
      <w:r>
        <w:t xml:space="preserve">commercial fishing on the habitat of </w:t>
      </w:r>
      <w:proofErr w:type="spellStart"/>
      <w:r>
        <w:t>groundfish</w:t>
      </w:r>
      <w:proofErr w:type="spellEnd"/>
      <w:r>
        <w:t xml:space="preserve"> is minimal or temporary. The continuing upward trend in abundance of </w:t>
      </w:r>
      <w:r w:rsidR="009B7831">
        <w:t>POP</w:t>
      </w:r>
      <w:r>
        <w:t xml:space="preserve"> suggests that at current abundance and exploitation levels,</w:t>
      </w:r>
      <w:r w:rsidR="009A2174">
        <w:t xml:space="preserve"> habitat effects from fishing are</w:t>
      </w:r>
      <w:r>
        <w:t xml:space="preserve"> not limiting this stock.</w:t>
      </w:r>
    </w:p>
    <w:p w14:paraId="1E2F70D0" w14:textId="3BD86020" w:rsidR="00353282" w:rsidRPr="00FA5BE7" w:rsidRDefault="00353282" w:rsidP="004E58D8">
      <w:pPr>
        <w:pStyle w:val="Heading3"/>
      </w:pPr>
      <w:r w:rsidRPr="00381F55">
        <w:t xml:space="preserve">Effects of </w:t>
      </w:r>
      <w:r w:rsidR="009B7831" w:rsidRPr="00381F55">
        <w:t>POP</w:t>
      </w:r>
      <w:r w:rsidRPr="00381F55">
        <w:t xml:space="preserve"> Fishery on the Ecosystem</w:t>
      </w:r>
    </w:p>
    <w:p w14:paraId="1D078AC5" w14:textId="323F78FE" w:rsidR="00353282" w:rsidRPr="002C6623" w:rsidRDefault="00353282" w:rsidP="00FA5BE7">
      <w:r w:rsidRPr="00C73267">
        <w:rPr>
          <w:i/>
          <w:iCs/>
        </w:rPr>
        <w:t>Fishery-specific contribution to bycatch of HAPC biota</w:t>
      </w:r>
      <w:r w:rsidRPr="00C73267">
        <w:t xml:space="preserve">: In the </w:t>
      </w:r>
      <w:r w:rsidR="009B7831">
        <w:t>GOA</w:t>
      </w:r>
      <w:r w:rsidRPr="00C73267">
        <w:t xml:space="preserve">, bottom trawl fisheries for </w:t>
      </w:r>
      <w:proofErr w:type="spellStart"/>
      <w:r w:rsidRPr="00C73267">
        <w:t>pollock</w:t>
      </w:r>
      <w:proofErr w:type="spellEnd"/>
      <w:r w:rsidRPr="00C73267">
        <w:t xml:space="preserve">, </w:t>
      </w:r>
      <w:proofErr w:type="spellStart"/>
      <w:r w:rsidRPr="00C73267">
        <w:t>deepwater</w:t>
      </w:r>
      <w:proofErr w:type="spellEnd"/>
      <w:r w:rsidRPr="00C73267">
        <w:t xml:space="preserve"> flatfish, and </w:t>
      </w:r>
      <w:r w:rsidR="009B7831">
        <w:t>POP</w:t>
      </w:r>
      <w:r w:rsidRPr="00C73267">
        <w:t xml:space="preserve"> account for most of the observed bycatch of coral, while </w:t>
      </w:r>
      <w:r w:rsidRPr="002C6623">
        <w:t xml:space="preserve">rockfish fisheries account for little of the bycatch of sea anemones or of sea whips and sea pens. The bottom trawl fisheries for </w:t>
      </w:r>
      <w:r w:rsidR="009B7831">
        <w:t>POP</w:t>
      </w:r>
      <w:r w:rsidRPr="002C6623">
        <w:t xml:space="preserve"> and Pacific cod and the pot fishery for Pacifi</w:t>
      </w:r>
      <w:r w:rsidR="009A2174">
        <w:t>c cod account</w:t>
      </w:r>
      <w:r w:rsidRPr="002C6623">
        <w:t xml:space="preserve"> for most of the observed bycatch of sponges (Table 9-5). </w:t>
      </w:r>
    </w:p>
    <w:p w14:paraId="45636BAD" w14:textId="61F5ED00" w:rsidR="00353282" w:rsidRPr="002C6623" w:rsidRDefault="00353282" w:rsidP="00FA5BE7">
      <w:r w:rsidRPr="002C6623">
        <w:rPr>
          <w:i/>
        </w:rPr>
        <w:t>Fishery-specific concentration of target catch in space and time relative to predator needs in space and time (if known) and relative to spawning components</w:t>
      </w:r>
      <w:r w:rsidRPr="002C6623">
        <w:t>:  The directed slope rockfish trawl fisheries used to begin in July</w:t>
      </w:r>
      <w:r w:rsidR="009A2174">
        <w:t>, were</w:t>
      </w:r>
      <w:r w:rsidRPr="002C6623">
        <w:t xml:space="preserve"> concentrated in known areas of abundance</w:t>
      </w:r>
      <w:r w:rsidR="009A2174">
        <w:t>,</w:t>
      </w:r>
      <w:r w:rsidRPr="002C6623">
        <w:t xml:space="preserve"> and typically lasted only a few weeks. The Rockfish Pilot project has spread the harvest throughout the year in the Central </w:t>
      </w:r>
      <w:r w:rsidR="009B7831">
        <w:t>GOA</w:t>
      </w:r>
      <w:r w:rsidRPr="002C6623">
        <w:t>. The recent annual exploitation rates on rockfish are thought to be quite low. Insemination is likely in the fall or winter, and parturition is likely mostly in the spring. Hence, reproductive activities are probably not directly affected by the commercial fishery. There is momentum for extending the rockfish fishery over a longer period, which could have minor effects on reproductive output.</w:t>
      </w:r>
    </w:p>
    <w:p w14:paraId="1226A9F6" w14:textId="10C54A43" w:rsidR="00353282" w:rsidRPr="002C6623" w:rsidRDefault="00353282" w:rsidP="00FA5BE7">
      <w:r w:rsidRPr="002C6623">
        <w:rPr>
          <w:i/>
          <w:iCs/>
        </w:rPr>
        <w:t>Fishery-specific effects on amount of large size target fish</w:t>
      </w:r>
      <w:r w:rsidRPr="002C6623">
        <w:t xml:space="preserve">: The proportion of older fish </w:t>
      </w:r>
      <w:r w:rsidR="00C02AF9">
        <w:t>has increased in the trawl survey and the estimated selectivity for the fishery in recent years in dome-shaped, thus, the fishery seems to be having negligible impact on the amount of older fish in the population.</w:t>
      </w:r>
    </w:p>
    <w:p w14:paraId="7052FB3C" w14:textId="5565588C" w:rsidR="00353282" w:rsidRPr="002C6623" w:rsidRDefault="00353282" w:rsidP="00FA5BE7">
      <w:r w:rsidRPr="002C6623">
        <w:rPr>
          <w:i/>
          <w:iCs/>
        </w:rPr>
        <w:t>Fishery contribution to discards and offal production</w:t>
      </w:r>
      <w:r w:rsidRPr="002C6623">
        <w:t xml:space="preserve">: </w:t>
      </w:r>
      <w:r w:rsidRPr="003A4287">
        <w:t xml:space="preserve">Fishery discard rates for the whole rockfish trawl fishery </w:t>
      </w:r>
      <w:r w:rsidR="003A4287">
        <w:t xml:space="preserve">since 2000 </w:t>
      </w:r>
      <w:r w:rsidR="00381F55">
        <w:t>are on average 33% and have ranged from 27% to 43%</w:t>
      </w:r>
      <w:r w:rsidRPr="003A4287">
        <w:t>.</w:t>
      </w:r>
      <w:r w:rsidRPr="002C6623">
        <w:t xml:space="preserve"> </w:t>
      </w:r>
      <w:proofErr w:type="spellStart"/>
      <w:r w:rsidRPr="002C6623">
        <w:t>Arrowtoot</w:t>
      </w:r>
      <w:r w:rsidR="00381F55">
        <w:t>h</w:t>
      </w:r>
      <w:proofErr w:type="spellEnd"/>
      <w:r w:rsidR="00381F55">
        <w:t xml:space="preserve"> flounder comprised 7-44</w:t>
      </w:r>
      <w:r w:rsidRPr="002C6623">
        <w:t>% of these discards</w:t>
      </w:r>
      <w:r w:rsidR="00381F55">
        <w:t xml:space="preserve"> since 2000, and have been less than 20% since 2008</w:t>
      </w:r>
      <w:r w:rsidRPr="002C6623">
        <w:t>. Non-target discards are summarized in Table 9-5, with grenadiers (</w:t>
      </w:r>
      <w:proofErr w:type="spellStart"/>
      <w:r w:rsidRPr="002C6623">
        <w:rPr>
          <w:i/>
        </w:rPr>
        <w:t>Macrouridae</w:t>
      </w:r>
      <w:proofErr w:type="spellEnd"/>
      <w:r w:rsidRPr="002C6623">
        <w:rPr>
          <w:i/>
        </w:rPr>
        <w:t xml:space="preserve"> sp.</w:t>
      </w:r>
      <w:r w:rsidRPr="002C6623">
        <w:t>) dominating the non-target discards.</w:t>
      </w:r>
    </w:p>
    <w:p w14:paraId="3A7D27D4" w14:textId="77777777" w:rsidR="00353282" w:rsidRPr="002C6623" w:rsidRDefault="00353282" w:rsidP="00FA5BE7">
      <w:r w:rsidRPr="002C6623">
        <w:rPr>
          <w:i/>
          <w:iCs/>
        </w:rPr>
        <w:t>Fishery-specific effects on age-at-maturity and fecundity of the target fishery</w:t>
      </w:r>
      <w:r w:rsidRPr="002C6623">
        <w:t xml:space="preserve">:  </w:t>
      </w:r>
      <w:r w:rsidRPr="00381F55">
        <w:t>Research is under way to examine whether the loss of older fish is detrimental to spawning potential.</w:t>
      </w:r>
    </w:p>
    <w:p w14:paraId="6E6DD3BE" w14:textId="5112DC83" w:rsidR="000D5807" w:rsidRDefault="00353282" w:rsidP="000D5807">
      <w:r w:rsidRPr="009A2174">
        <w:rPr>
          <w:i/>
        </w:rPr>
        <w:lastRenderedPageBreak/>
        <w:t>Fishery-specific effects on EFH non-living substrate</w:t>
      </w:r>
      <w:r w:rsidRPr="002C6623">
        <w:t>: Effects on non-living substrate are unknown, but the heavy-duty “</w:t>
      </w:r>
      <w:proofErr w:type="spellStart"/>
      <w:r w:rsidRPr="002C6623">
        <w:t>rockhopper</w:t>
      </w:r>
      <w:proofErr w:type="spellEnd"/>
      <w:r w:rsidRPr="002C6623">
        <w:t xml:space="preserve">” trawl gear commonly used in the fishery is suspected to move around rocks and boulders on the bottom. Table 9-5 </w:t>
      </w:r>
      <w:r w:rsidR="000D5807" w:rsidRPr="002C6623">
        <w:t xml:space="preserve">shows the estimated bycatch of living structure such as benthic </w:t>
      </w:r>
      <w:proofErr w:type="spellStart"/>
      <w:r w:rsidR="000D5807" w:rsidRPr="002C6623">
        <w:t>urochordates</w:t>
      </w:r>
      <w:proofErr w:type="spellEnd"/>
      <w:r w:rsidR="000D5807" w:rsidRPr="002C6623">
        <w:t>, corals, sponges, sea pens, and sea anemones</w:t>
      </w:r>
      <w:r w:rsidR="000D5807" w:rsidRPr="00056138">
        <w:t xml:space="preserve"> b</w:t>
      </w:r>
      <w:r w:rsidR="009A2174">
        <w:t xml:space="preserve">y the GOA rockfish fisheries.  </w:t>
      </w:r>
      <w:r w:rsidR="000D5807" w:rsidRPr="00056138">
        <w:t>The avera</w:t>
      </w:r>
      <w:r w:rsidR="003A4287">
        <w:t>ge bycatch of corals/bryozoans</w:t>
      </w:r>
      <w:r w:rsidR="00E82272" w:rsidRPr="00056138" w:rsidDel="0007087C">
        <w:t xml:space="preserve"> </w:t>
      </w:r>
      <w:r w:rsidR="00E82272" w:rsidRPr="00056138">
        <w:t>and</w:t>
      </w:r>
      <w:r w:rsidR="003A4287">
        <w:t xml:space="preserve"> sponges</w:t>
      </w:r>
      <w:r w:rsidR="000D5807" w:rsidRPr="00056138">
        <w:t xml:space="preserve"> by rockfish fisheries </w:t>
      </w:r>
      <w:r w:rsidR="000D5807">
        <w:t xml:space="preserve">are a large proportion of the catch </w:t>
      </w:r>
      <w:r w:rsidR="000D5807" w:rsidRPr="00056138">
        <w:t>of those species taken by all Gulf</w:t>
      </w:r>
      <w:r w:rsidR="00993E15">
        <w:t>-</w:t>
      </w:r>
      <w:r w:rsidR="000D5807" w:rsidRPr="00056138">
        <w:t>wide fisheries.</w:t>
      </w:r>
    </w:p>
    <w:p w14:paraId="5B6D59BB" w14:textId="0F929D9C" w:rsidR="00EB1D86" w:rsidRPr="00FA5BE7" w:rsidRDefault="00EB1D86" w:rsidP="00EB1D86">
      <w:pPr>
        <w:pStyle w:val="Heading2"/>
      </w:pPr>
      <w:r w:rsidRPr="009508EF">
        <w:t>GOA Rockfish Econ</w:t>
      </w:r>
      <w:r w:rsidR="008B777A" w:rsidRPr="009508EF">
        <w:t>omic Performance Report for 2019</w:t>
      </w:r>
      <w:r>
        <w:t xml:space="preserve"> </w:t>
      </w:r>
    </w:p>
    <w:p w14:paraId="0F0E762B" w14:textId="36E08A78" w:rsidR="008B777A" w:rsidRDefault="008B777A" w:rsidP="008B777A">
      <w:r>
        <w:t>Rockfish total catch in the Gulf of Alaska was virtually unchanged at 34 thousand t in 2019 relative to 2018 and retained catch decreased slightly to 30.8 thousand t (Table 9-21). Catch remains near the recent high in 2016 over the last decade. Rockfish are an important component of the catch portfolio of GOA fisheries. Ex-vessel value in the GOA rockfish fisheries in 2019 was $14.5 million down 2% from 2018. The change in ex-vessel value was combined effect of marginal decreases in catch and prices (Table 9-21). First-wholesale value was down 26% in 2019 to $33.7 million with a significant decrease in the first-wholesale price (Table 9-22).</w:t>
      </w:r>
    </w:p>
    <w:p w14:paraId="1834B2E4" w14:textId="5A62AACA" w:rsidR="008B777A" w:rsidRDefault="008B777A" w:rsidP="008B777A">
      <w:r>
        <w:t xml:space="preserve">The most significant species in terms of market volume and value is Pacific ocean perch which has accounted for upwards of 70% of the retained catch since 2017 (Table 9-22). Harvest levels of Pacific </w:t>
      </w:r>
      <w:proofErr w:type="gramStart"/>
      <w:r>
        <w:t>ocean</w:t>
      </w:r>
      <w:proofErr w:type="gramEnd"/>
      <w:r>
        <w:t xml:space="preserve"> perch are near the total allowable catch (TAC) and has been strong in recent years reflecting the underlying health of the stock. The GOA rockfish fisheries catch a diverse set of rockfish species and the other major species caught are northern and dusky (Table 9-22). Typically, 75%-90% of the northern rockfish TAC is harvested, and since 2017 this has dropped to roughly 60%. In 2019 retained catch of northern rockfish increased to 2.6, and retained catch of Dusky rockfish decreased to 2.2 thousand t in 2019. Other rockfish caught in the GOA include </w:t>
      </w:r>
      <w:proofErr w:type="spellStart"/>
      <w:r>
        <w:t>rougheye</w:t>
      </w:r>
      <w:proofErr w:type="spellEnd"/>
      <w:r>
        <w:t xml:space="preserve">, </w:t>
      </w:r>
      <w:proofErr w:type="spellStart"/>
      <w:r>
        <w:t>shortraker</w:t>
      </w:r>
      <w:proofErr w:type="spellEnd"/>
      <w:r>
        <w:t xml:space="preserve">, and </w:t>
      </w:r>
      <w:proofErr w:type="spellStart"/>
      <w:r>
        <w:t>thornyhead</w:t>
      </w:r>
      <w:proofErr w:type="spellEnd"/>
      <w:r>
        <w:t xml:space="preserve">. In recent years, approximately 85% of the retained rockfish catch has occurred in the Central Gulf in recent years. In 2019 the Central Gulf’s share fell to 81%, though this is within the range of the pre-2015 historical share. The Western Gulf’s share of retained catch was 19%. In the Central Gulf, where the majority of rockfish are caught, rockfish comprised 15% of the retained catch and 13% of the ex-vessel value, which is up in part because of reduced catch and value in other fisheries, in particular Pacific cod. Catch in the GOA is distributed approximately evenly between catcher vessels and catcher processors, although there are a far greater number of catch vessels. The number of catcher vessels harvesting rockfish has increase from an average of 177 in 2010-2014 to 181 in 2019. Rockfish are primarily targeted using trawl gear. </w:t>
      </w:r>
    </w:p>
    <w:p w14:paraId="47CE9420" w14:textId="77777777" w:rsidR="008B777A" w:rsidRDefault="008B777A" w:rsidP="008B777A">
      <w:r>
        <w:t>The Central Gulf of Alaska rockfish fisheries are managed under a catch share program designed to reduce bycatch and discards and to improve quality and value. The Rockfish Program began in 2012 and followed a pilot program from 2007-2011. Quota is allocated to catcher vessel and catcher processor cooperatives. Catch shares have had the effect of spreading the production out over the year which enabled delivered product to be processed more strategically thereby increasing the quality of the product.</w:t>
      </w:r>
    </w:p>
    <w:p w14:paraId="44DD96E3" w14:textId="616BE743" w:rsidR="008B777A" w:rsidRDefault="008B777A" w:rsidP="008B777A">
      <w:r>
        <w:t xml:space="preserve">The majority of rockfish produced in the U.S. are exported, primarily to Asian markets. Pacific </w:t>
      </w:r>
      <w:proofErr w:type="gramStart"/>
      <w:r>
        <w:t>ocean</w:t>
      </w:r>
      <w:proofErr w:type="gramEnd"/>
      <w:r>
        <w:t xml:space="preserve"> perch is the only rockfish species with specific information in the U.S. trade data. Other species are aggregated into a non-specific category. Approximately 70% of the Pacific ocean perch exported from the U.S. went to China in 2019 (Table 9-23). This is an increase relative to recent years where approximately 60% of exports went to China. Exported H&amp;G rockfish to China is re-processed (e.g., as fillets) and re-exported to domestic and international markets. Rockfish are also sold to Chinese consumers, as whole fish. The U.S. has accounted for just over 15% of global rockfish production in recent years and 85-90% of global Pacific </w:t>
      </w:r>
      <w:proofErr w:type="gramStart"/>
      <w:r>
        <w:t>ocean</w:t>
      </w:r>
      <w:proofErr w:type="gramEnd"/>
      <w:r>
        <w:t xml:space="preserve"> perch production. Global production of rockfish has increased 15% from the 2010-2014 average to 337 thousand t in 2017 and global production of Pacific </w:t>
      </w:r>
      <w:proofErr w:type="gramStart"/>
      <w:r>
        <w:t>ocean</w:t>
      </w:r>
      <w:proofErr w:type="gramEnd"/>
      <w:r>
        <w:t xml:space="preserve"> perch has increased 22%. Global production of Atlantic redfish, a market competitor to Pacific </w:t>
      </w:r>
      <w:proofErr w:type="gramStart"/>
      <w:r>
        <w:t>ocean</w:t>
      </w:r>
      <w:proofErr w:type="gramEnd"/>
      <w:r>
        <w:t xml:space="preserve"> perch, increased slightly to 52 thousand t but in recent years has remained relatively stable at roughly 50 thousand t. The U.S. dollar was relative stability in 2019 against other currencies, such as the Chinese Yuan, which mitigates its potential impact on market price. B</w:t>
      </w:r>
      <w:r w:rsidRPr="00B2173A">
        <w:t>ecause of China’s signif</w:t>
      </w:r>
      <w:r>
        <w:t>icance as a re-processor of rock</w:t>
      </w:r>
      <w:r w:rsidRPr="00B2173A">
        <w:t xml:space="preserve">fish </w:t>
      </w:r>
      <w:r w:rsidRPr="00B2173A">
        <w:lastRenderedPageBreak/>
        <w:t>products</w:t>
      </w:r>
      <w:r>
        <w:t>,</w:t>
      </w:r>
      <w:r w:rsidRPr="00B2173A">
        <w:t xml:space="preserve"> </w:t>
      </w:r>
      <w:r>
        <w:t>the t</w:t>
      </w:r>
      <w:r w:rsidRPr="00B2173A">
        <w:t xml:space="preserve">ariffs between the U.S. and China </w:t>
      </w:r>
      <w:r>
        <w:t>have put downward pressure on rockfish prices which has inhibited value growth in rock</w:t>
      </w:r>
      <w:r w:rsidRPr="00B2173A">
        <w:t>fish markets</w:t>
      </w:r>
      <w:r>
        <w:t>. Industry lacks immediate alternative reprocessing options to China.</w:t>
      </w:r>
      <w:r w:rsidRPr="00B2173A">
        <w:t xml:space="preserve"> Export quantities of </w:t>
      </w:r>
      <w:r>
        <w:t xml:space="preserve">Pacific </w:t>
      </w:r>
      <w:proofErr w:type="gramStart"/>
      <w:r>
        <w:t>ocean</w:t>
      </w:r>
      <w:proofErr w:type="gramEnd"/>
      <w:r>
        <w:t xml:space="preserve"> perch decreased in 2019</w:t>
      </w:r>
      <w:r w:rsidRPr="00B2173A">
        <w:t xml:space="preserve"> from </w:t>
      </w:r>
      <w:r>
        <w:t>2018 and the share of exports to China increased despite declining export prices and increased production (Table 9-23).</w:t>
      </w:r>
    </w:p>
    <w:p w14:paraId="4B58C63F" w14:textId="5FA12A38" w:rsidR="0083521D" w:rsidRDefault="0083521D" w:rsidP="0083521D"/>
    <w:p w14:paraId="0661172A" w14:textId="77777777" w:rsidR="00353282" w:rsidRPr="007D5443" w:rsidRDefault="00353282" w:rsidP="002162B1">
      <w:pPr>
        <w:pStyle w:val="Heading2"/>
      </w:pPr>
      <w:r w:rsidRPr="009508EF">
        <w:t>Data Gaps and Research Priorities</w:t>
      </w:r>
      <w:r w:rsidR="00DC46A5">
        <w:t xml:space="preserve"> </w:t>
      </w:r>
    </w:p>
    <w:p w14:paraId="55C2528A" w14:textId="54E542D6" w:rsidR="00FC3494" w:rsidRDefault="007D5443" w:rsidP="00FC3494">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3662D5">
        <w:t xml:space="preserve">There is little information on early life history of </w:t>
      </w:r>
      <w:r w:rsidR="009B7831">
        <w:t>POP</w:t>
      </w:r>
      <w:r w:rsidRPr="003662D5">
        <w:t xml:space="preserve"> and recruitment processes. A better understanding of juvenile distribution, habitat utilization, and species interactions would improve understanding of the processes that determine the productivity of the stock.</w:t>
      </w:r>
      <w:r w:rsidR="00FC3494">
        <w:t xml:space="preserve"> In addition, modeling investigations into the potential relationships between recruitment or natural mortality and environmental indices should be conducted to enable the model to better describe the increase in biomass observed by the bottom trawl survey.</w:t>
      </w:r>
      <w:r w:rsidRPr="003662D5">
        <w:t xml:space="preserve"> Better estimation of recruitment and year class strength would improve assessment and management of the </w:t>
      </w:r>
      <w:r w:rsidR="000D5807">
        <w:t xml:space="preserve">POP </w:t>
      </w:r>
      <w:r w:rsidRPr="003662D5">
        <w:t xml:space="preserve">population. </w:t>
      </w:r>
      <w:r>
        <w:t xml:space="preserve">Studies to improve our understanding of POP density between </w:t>
      </w:r>
      <w:proofErr w:type="spellStart"/>
      <w:r>
        <w:t>trawlable</w:t>
      </w:r>
      <w:proofErr w:type="spellEnd"/>
      <w:r>
        <w:t xml:space="preserve"> and </w:t>
      </w:r>
      <w:proofErr w:type="spellStart"/>
      <w:r>
        <w:t>untrawlable</w:t>
      </w:r>
      <w:proofErr w:type="spellEnd"/>
      <w:r>
        <w:t xml:space="preserve"> grounds and other habitat associations would help in our determination of catchability parameters.</w:t>
      </w:r>
      <w:r w:rsidR="00FC3494">
        <w:t xml:space="preserve"> Further investigations of spatial population dynamics of </w:t>
      </w:r>
      <w:r w:rsidR="001D7668">
        <w:t>POP</w:t>
      </w:r>
      <w:r w:rsidR="00FC3494">
        <w:t xml:space="preserve"> across the GOA may enable improved assessment as well, given the closed area in the Eastern GOA and the recent increases in biomass in this area and the potential differences in population dynamics among the regions of the GOA. Incorporation of acoustics information that have been collected by the Mid-water Assessment and Conservation Engineering (MACE) group would also aid the assessment and would allow increased understanding of the changes to POP distribution in conjunction with the recent increases in biomass. Interaction with other species in the fishery, such as Walleye Pollock, should also be evaluated to determine the influence of POP population expansion. This research could potentially be done in a Management Strategy Evaluation (MSE) framework as well as Maximum Economic Yield (MEY) framework. </w:t>
      </w:r>
    </w:p>
    <w:p w14:paraId="352AEBDC" w14:textId="71CCCF45" w:rsidR="00353282" w:rsidRPr="00827FF0" w:rsidRDefault="00353282" w:rsidP="00827FF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827FF0">
        <w:rPr>
          <w:sz w:val="20"/>
        </w:rPr>
        <w:br w:type="page"/>
      </w:r>
    </w:p>
    <w:p w14:paraId="4AA730D6" w14:textId="77777777" w:rsidR="00353282" w:rsidRPr="00FA5BE7" w:rsidRDefault="00353282" w:rsidP="002162B1">
      <w:pPr>
        <w:pStyle w:val="Heading2"/>
      </w:pPr>
      <w:r w:rsidRPr="001D7668">
        <w:lastRenderedPageBreak/>
        <w:t>Literature Cited</w:t>
      </w:r>
    </w:p>
    <w:p w14:paraId="0B095A63" w14:textId="77777777" w:rsidR="00353282" w:rsidRPr="002F4EC9" w:rsidRDefault="00353282" w:rsidP="00605EBB">
      <w:pPr>
        <w:pStyle w:val="lc"/>
        <w:rPr>
          <w:szCs w:val="22"/>
        </w:rPr>
      </w:pPr>
      <w:proofErr w:type="spellStart"/>
      <w:r w:rsidRPr="002F4EC9">
        <w:rPr>
          <w:szCs w:val="22"/>
        </w:rPr>
        <w:t>Ainley</w:t>
      </w:r>
      <w:proofErr w:type="spellEnd"/>
      <w:r w:rsidRPr="002F4EC9">
        <w:rPr>
          <w:szCs w:val="22"/>
        </w:rPr>
        <w:t xml:space="preserve">, D.G., </w:t>
      </w:r>
      <w:proofErr w:type="spellStart"/>
      <w:r w:rsidRPr="002F4EC9">
        <w:rPr>
          <w:szCs w:val="22"/>
        </w:rPr>
        <w:t>Sydeman</w:t>
      </w:r>
      <w:proofErr w:type="spellEnd"/>
      <w:r w:rsidRPr="002F4EC9">
        <w:rPr>
          <w:szCs w:val="22"/>
        </w:rPr>
        <w:t xml:space="preserve">, W.J., Parrish, R.H., and </w:t>
      </w:r>
      <w:proofErr w:type="spellStart"/>
      <w:r w:rsidRPr="002F4EC9">
        <w:rPr>
          <w:szCs w:val="22"/>
        </w:rPr>
        <w:t>Lenarz</w:t>
      </w:r>
      <w:proofErr w:type="spellEnd"/>
      <w:r w:rsidRPr="002F4EC9">
        <w:rPr>
          <w:szCs w:val="22"/>
        </w:rPr>
        <w:t xml:space="preserve">, W.H. 1993. Oceanic factors influencing distribution of young rockfish (Sebastes) in central California: A predator's perspective. </w:t>
      </w:r>
      <w:proofErr w:type="spellStart"/>
      <w:r w:rsidRPr="002F4EC9">
        <w:rPr>
          <w:szCs w:val="22"/>
        </w:rPr>
        <w:t>CalCOFI</w:t>
      </w:r>
      <w:proofErr w:type="spellEnd"/>
      <w:r w:rsidRPr="002F4EC9">
        <w:rPr>
          <w:szCs w:val="22"/>
        </w:rPr>
        <w:t xml:space="preserve"> Report 34: 133-139.</w:t>
      </w:r>
    </w:p>
    <w:p w14:paraId="00DD36E0" w14:textId="77777777" w:rsidR="00353282" w:rsidRDefault="00353282" w:rsidP="000F52A5">
      <w:pPr>
        <w:pStyle w:val="lc"/>
        <w:rPr>
          <w:szCs w:val="22"/>
        </w:rPr>
      </w:pPr>
      <w:r>
        <w:rPr>
          <w:szCs w:val="22"/>
        </w:rPr>
        <w:t>Allen, M .</w:t>
      </w:r>
      <w:proofErr w:type="gramStart"/>
      <w:r>
        <w:rPr>
          <w:szCs w:val="22"/>
        </w:rPr>
        <w:t>J.,</w:t>
      </w:r>
      <w:proofErr w:type="gramEnd"/>
      <w:r>
        <w:rPr>
          <w:szCs w:val="22"/>
        </w:rPr>
        <w:t xml:space="preserve"> and G. B. Smith.  1988.  Atlas and zoogeography of common fishes in the Bering Sea and northeastern Pacific. U.S. Dep. </w:t>
      </w:r>
      <w:proofErr w:type="spellStart"/>
      <w:r>
        <w:rPr>
          <w:szCs w:val="22"/>
        </w:rPr>
        <w:t>Commer</w:t>
      </w:r>
      <w:proofErr w:type="spellEnd"/>
      <w:r>
        <w:rPr>
          <w:szCs w:val="22"/>
        </w:rPr>
        <w:t>., NOAA Tech. Rept. NMFS 66, 151 p.</w:t>
      </w:r>
    </w:p>
    <w:p w14:paraId="418ED79D" w14:textId="3AC7C464" w:rsidR="00353282" w:rsidRDefault="00353282" w:rsidP="000F52A5">
      <w:pPr>
        <w:pStyle w:val="lc"/>
        <w:rPr>
          <w:szCs w:val="22"/>
        </w:rPr>
      </w:pPr>
      <w:r w:rsidRPr="002F4EC9">
        <w:rPr>
          <w:szCs w:val="22"/>
        </w:rPr>
        <w:t xml:space="preserve">Archibald, C. P., W. Shaw, and B. M. </w:t>
      </w:r>
      <w:proofErr w:type="spellStart"/>
      <w:r w:rsidRPr="002F4EC9">
        <w:rPr>
          <w:szCs w:val="22"/>
        </w:rPr>
        <w:t>Leaman</w:t>
      </w:r>
      <w:proofErr w:type="spellEnd"/>
      <w:r w:rsidRPr="002F4EC9">
        <w:rPr>
          <w:szCs w:val="22"/>
        </w:rPr>
        <w:t>.  1981. Growth and mortality estimates of rockfishes (</w:t>
      </w:r>
      <w:proofErr w:type="spellStart"/>
      <w:r w:rsidRPr="002F4EC9">
        <w:rPr>
          <w:szCs w:val="22"/>
        </w:rPr>
        <w:t>Scorpaenidae</w:t>
      </w:r>
      <w:proofErr w:type="spellEnd"/>
      <w:r w:rsidRPr="002F4EC9">
        <w:rPr>
          <w:szCs w:val="22"/>
        </w:rPr>
        <w:t xml:space="preserve">) from B.C. coastal waters, 1977-1979. Can. Tech. Rep. Fish. </w:t>
      </w:r>
      <w:proofErr w:type="spellStart"/>
      <w:r w:rsidRPr="002F4EC9">
        <w:rPr>
          <w:szCs w:val="22"/>
        </w:rPr>
        <w:t>Aquat</w:t>
      </w:r>
      <w:proofErr w:type="spellEnd"/>
      <w:r w:rsidRPr="002F4EC9">
        <w:rPr>
          <w:szCs w:val="22"/>
        </w:rPr>
        <w:t xml:space="preserve">. Sci. 1048: </w:t>
      </w:r>
      <w:proofErr w:type="gramStart"/>
      <w:r w:rsidRPr="002F4EC9">
        <w:rPr>
          <w:szCs w:val="22"/>
        </w:rPr>
        <w:t>iv</w:t>
      </w:r>
      <w:proofErr w:type="gramEnd"/>
      <w:r w:rsidRPr="002F4EC9">
        <w:rPr>
          <w:szCs w:val="22"/>
        </w:rPr>
        <w:t xml:space="preserve"> +57 p.</w:t>
      </w:r>
    </w:p>
    <w:p w14:paraId="1CC6127D" w14:textId="789CAC56" w:rsidR="00DC3E14" w:rsidDel="00C46B5A" w:rsidRDefault="00DC3E14" w:rsidP="000F52A5">
      <w:pPr>
        <w:pStyle w:val="lc"/>
        <w:rPr>
          <w:del w:id="75" w:author="Ben.Williams" w:date="2020-10-30T13:52:00Z"/>
          <w:szCs w:val="22"/>
        </w:rPr>
      </w:pPr>
      <w:del w:id="76" w:author="Ben.Williams" w:date="2020-10-30T13:52:00Z">
        <w:r w:rsidDel="00C46B5A">
          <w:rPr>
            <w:szCs w:val="22"/>
          </w:rPr>
          <w:delText>Arnold, L.M/, W.D. Smith, P.D. Spencer, A.N. Evans, S.A. Heppell, and S.S. Heppell. 2018. The role of maternal age and contec-dependent maternal effects on the offspring provisioning of a long-lived marine teleost. R. Soc. Open sci. 5:170966.</w:delText>
        </w:r>
      </w:del>
    </w:p>
    <w:p w14:paraId="740B545B" w14:textId="73814974" w:rsidR="00777698" w:rsidDel="00214CEC" w:rsidRDefault="00777698" w:rsidP="002427DD">
      <w:pPr>
        <w:pStyle w:val="lc"/>
        <w:rPr>
          <w:del w:id="77" w:author="Ben.Williams" w:date="2020-10-30T13:21:00Z"/>
          <w:szCs w:val="22"/>
        </w:rPr>
      </w:pPr>
      <w:del w:id="78" w:author="Ben.Williams" w:date="2020-10-30T13:21:00Z">
        <w:r w:rsidDel="00214CEC">
          <w:rPr>
            <w:szCs w:val="22"/>
          </w:rPr>
          <w:delText xml:space="preserve">Barbeaux S. 2020. Fall 2020 marine heatwave. In </w:delText>
        </w:r>
        <w:r w:rsidDel="00214CEC">
          <w:rPr>
            <w:szCs w:val="22"/>
            <w:shd w:val="clear" w:color="auto" w:fill="FFFFFF"/>
          </w:rPr>
          <w:delText>Ferriss, B., and Zador, S. 2020. Ecosystem Status Report 2020: Gulf of Alaska, Stock Assessment and Fishery Evaluation Report, North Pacific Fishery Management Council, 605 W 4th Ave, Suite 306, Anchorage, AK 99501.</w:delText>
        </w:r>
      </w:del>
    </w:p>
    <w:p w14:paraId="1FF26A45" w14:textId="77777777" w:rsidR="00353282" w:rsidRDefault="00353282" w:rsidP="000B2EE2">
      <w:pPr>
        <w:pStyle w:val="lc"/>
        <w:rPr>
          <w:szCs w:val="22"/>
        </w:rPr>
      </w:pPr>
      <w:r w:rsidRPr="002F4EC9">
        <w:rPr>
          <w:szCs w:val="22"/>
        </w:rPr>
        <w:t xml:space="preserve">Berkeley, S. A., C. Chapman, and S. M. </w:t>
      </w:r>
      <w:proofErr w:type="spellStart"/>
      <w:r w:rsidRPr="002F4EC9">
        <w:rPr>
          <w:szCs w:val="22"/>
        </w:rPr>
        <w:t>Sogard</w:t>
      </w:r>
      <w:proofErr w:type="spellEnd"/>
      <w:r w:rsidRPr="002F4EC9">
        <w:rPr>
          <w:szCs w:val="22"/>
        </w:rPr>
        <w:t xml:space="preserve">. 2004. Maternal age as a determinant of larval growth and survival in a marine fish, Sebastes </w:t>
      </w:r>
      <w:proofErr w:type="spellStart"/>
      <w:r w:rsidRPr="002F4EC9">
        <w:rPr>
          <w:szCs w:val="22"/>
        </w:rPr>
        <w:t>melanops</w:t>
      </w:r>
      <w:proofErr w:type="spellEnd"/>
      <w:r w:rsidRPr="002F4EC9">
        <w:rPr>
          <w:szCs w:val="22"/>
        </w:rPr>
        <w:t>. Ecology 85(5):1258-1264.</w:t>
      </w:r>
    </w:p>
    <w:p w14:paraId="31E39BE7" w14:textId="44BE965A" w:rsidR="00353282" w:rsidRPr="002F4EC9" w:rsidRDefault="00353282" w:rsidP="000B2EE2">
      <w:pPr>
        <w:pStyle w:val="lc"/>
        <w:rPr>
          <w:szCs w:val="22"/>
          <w:lang w:val="en-CA"/>
        </w:rPr>
      </w:pPr>
      <w:proofErr w:type="spellStart"/>
      <w:r w:rsidRPr="002F4EC9">
        <w:rPr>
          <w:szCs w:val="22"/>
        </w:rPr>
        <w:t>Bobko</w:t>
      </w:r>
      <w:proofErr w:type="spellEnd"/>
      <w:r w:rsidRPr="002F4EC9">
        <w:rPr>
          <w:szCs w:val="22"/>
        </w:rPr>
        <w:t xml:space="preserve">, S.J. and S.A. Berkeley. 2004. </w:t>
      </w:r>
      <w:hyperlink r:id="rId17" w:anchor="bobko" w:history="1">
        <w:r w:rsidRPr="002F4EC9">
          <w:rPr>
            <w:szCs w:val="22"/>
          </w:rPr>
          <w:t xml:space="preserve">Maturity, ovarian cycle, fecundity, and age-specific parturition of black rockfish (Sebastes </w:t>
        </w:r>
        <w:proofErr w:type="spellStart"/>
        <w:r w:rsidRPr="002F4EC9">
          <w:rPr>
            <w:szCs w:val="22"/>
          </w:rPr>
          <w:t>melanops</w:t>
        </w:r>
        <w:proofErr w:type="spellEnd"/>
        <w:r w:rsidRPr="002F4EC9">
          <w:rPr>
            <w:szCs w:val="22"/>
          </w:rPr>
          <w:t>)</w:t>
        </w:r>
      </w:hyperlink>
      <w:r w:rsidRPr="002F4EC9">
        <w:rPr>
          <w:szCs w:val="22"/>
          <w:lang w:val="en-CA"/>
        </w:rPr>
        <w:t xml:space="preserve">. Fisheries Bulletin 102:418-429. </w:t>
      </w:r>
    </w:p>
    <w:p w14:paraId="03E0C7A9" w14:textId="77777777" w:rsidR="00353282" w:rsidRDefault="00353282" w:rsidP="00F2018B">
      <w:pPr>
        <w:ind w:left="720" w:hanging="720"/>
      </w:pPr>
      <w:proofErr w:type="spellStart"/>
      <w:r>
        <w:t>Brodeur</w:t>
      </w:r>
      <w:proofErr w:type="spellEnd"/>
      <w:r>
        <w:t xml:space="preserve">, R. D. 2001. Habitat-specific distribution of Pacific ocean perch (Sebastes </w:t>
      </w:r>
      <w:proofErr w:type="spellStart"/>
      <w:r>
        <w:t>alutus</w:t>
      </w:r>
      <w:proofErr w:type="spellEnd"/>
      <w:r>
        <w:t>) in Pribilof Canyon, Bering Sea. Continent. Shelf Res., 21:207-224.</w:t>
      </w:r>
    </w:p>
    <w:p w14:paraId="61585098" w14:textId="14E3A619" w:rsidR="00353282" w:rsidRDefault="00353282" w:rsidP="000F52A5">
      <w:pPr>
        <w:pStyle w:val="lc"/>
        <w:rPr>
          <w:ins w:id="79" w:author="Ben.Williams" w:date="2020-10-30T13:28:00Z"/>
          <w:szCs w:val="22"/>
        </w:rPr>
      </w:pPr>
      <w:proofErr w:type="spellStart"/>
      <w:r w:rsidRPr="002F4EC9">
        <w:rPr>
          <w:szCs w:val="22"/>
        </w:rPr>
        <w:t>Byerly</w:t>
      </w:r>
      <w:proofErr w:type="spellEnd"/>
      <w:r w:rsidRPr="002F4EC9">
        <w:rPr>
          <w:szCs w:val="22"/>
        </w:rPr>
        <w:t xml:space="preserve">, Michael M. 2001.  The ecology of age-1 Copper Rockfish (Sebastes </w:t>
      </w:r>
      <w:proofErr w:type="spellStart"/>
      <w:r w:rsidRPr="002F4EC9">
        <w:rPr>
          <w:szCs w:val="22"/>
        </w:rPr>
        <w:t>caurinus</w:t>
      </w:r>
      <w:proofErr w:type="spellEnd"/>
      <w:r w:rsidRPr="002F4EC9">
        <w:rPr>
          <w:szCs w:val="22"/>
        </w:rPr>
        <w:t>) in vegetated habitats of Sitka sound, Alaska.  M.S. thesis. University of Alaska, Fairbanks. Fisheries Division, 11120 Glacier Hwy, Juneau, AK 99801.</w:t>
      </w:r>
    </w:p>
    <w:p w14:paraId="7C67C8A6" w14:textId="7CC893B7" w:rsidR="00214CEC" w:rsidRPr="002F4EC9" w:rsidRDefault="00214CEC" w:rsidP="000F52A5">
      <w:pPr>
        <w:pStyle w:val="lc"/>
        <w:rPr>
          <w:szCs w:val="22"/>
        </w:rPr>
      </w:pPr>
      <w:ins w:id="80" w:author="Ben.Williams" w:date="2020-10-30T13:28:00Z">
        <w:r>
          <w:rPr>
            <w:szCs w:val="22"/>
            <w:shd w:val="clear" w:color="auto" w:fill="FFFFFF"/>
          </w:rPr>
          <w:t xml:space="preserve">Campbell, R. and </w:t>
        </w:r>
        <w:proofErr w:type="spellStart"/>
        <w:r>
          <w:rPr>
            <w:szCs w:val="22"/>
            <w:shd w:val="clear" w:color="auto" w:fill="FFFFFF"/>
          </w:rPr>
          <w:t>McKinstry</w:t>
        </w:r>
        <w:proofErr w:type="spellEnd"/>
        <w:r>
          <w:rPr>
            <w:szCs w:val="22"/>
            <w:shd w:val="clear" w:color="auto" w:fill="FFFFFF"/>
          </w:rPr>
          <w:t xml:space="preserve">, K. 2020. Temperature trends in the near surface waters of Prince William Sound. In </w:t>
        </w:r>
        <w:proofErr w:type="spellStart"/>
        <w:r>
          <w:rPr>
            <w:szCs w:val="22"/>
            <w:shd w:val="clear" w:color="auto" w:fill="FFFFFF"/>
          </w:rPr>
          <w:t>Ferriss</w:t>
        </w:r>
        <w:proofErr w:type="spellEnd"/>
        <w:r>
          <w:rPr>
            <w:szCs w:val="22"/>
            <w:shd w:val="clear" w:color="auto" w:fill="FFFFFF"/>
          </w:rPr>
          <w:t xml:space="preserve">, B., and </w:t>
        </w:r>
        <w:proofErr w:type="spellStart"/>
        <w:r>
          <w:rPr>
            <w:szCs w:val="22"/>
            <w:shd w:val="clear" w:color="auto" w:fill="FFFFFF"/>
          </w:rPr>
          <w:t>Zador</w:t>
        </w:r>
        <w:proofErr w:type="spellEnd"/>
        <w:r>
          <w:rPr>
            <w:szCs w:val="22"/>
            <w:shd w:val="clear" w:color="auto" w:fill="FFFFFF"/>
          </w:rPr>
          <w:t>, S., 2020. Ecosystem Status Report 2020: Gulf of Alaska, Stock Assessment and Fishery Evaluation Report, North Pacific Fishery Management Council, 605 W 4th Ave, Suite 306, Anchorage, AK 99501.</w:t>
        </w:r>
      </w:ins>
    </w:p>
    <w:p w14:paraId="1418CBE3" w14:textId="77777777" w:rsidR="00353282" w:rsidRDefault="00353282" w:rsidP="00A5156E">
      <w:pPr>
        <w:pStyle w:val="lc"/>
      </w:pPr>
      <w:r>
        <w:t xml:space="preserve">Carlson, H. R., and R. E. Haight.  1976.  Juvenile life of Pacific </w:t>
      </w:r>
      <w:proofErr w:type="gramStart"/>
      <w:r>
        <w:t>ocean</w:t>
      </w:r>
      <w:proofErr w:type="gramEnd"/>
      <w:r>
        <w:t xml:space="preserve"> perch, </w:t>
      </w:r>
      <w:r>
        <w:rPr>
          <w:i/>
          <w:iCs/>
        </w:rPr>
        <w:t xml:space="preserve">Sebastes </w:t>
      </w:r>
      <w:proofErr w:type="spellStart"/>
      <w:r>
        <w:rPr>
          <w:i/>
          <w:iCs/>
        </w:rPr>
        <w:t>alutus</w:t>
      </w:r>
      <w:proofErr w:type="spellEnd"/>
      <w:r>
        <w:t>, in coastal fiords of southeastern Alaska: their environment, growth, food habits, and schooling behavior.  Trans. Am. Fish. Soc. 105:191-201.</w:t>
      </w:r>
    </w:p>
    <w:p w14:paraId="16526FD3" w14:textId="77777777" w:rsidR="00353282" w:rsidRDefault="00353282" w:rsidP="00A5156E">
      <w:pPr>
        <w:pStyle w:val="lc"/>
      </w:pPr>
      <w:r>
        <w:t xml:space="preserve">Carlson, H. R., and R. R. </w:t>
      </w:r>
      <w:proofErr w:type="spellStart"/>
      <w:r>
        <w:t>Straty</w:t>
      </w:r>
      <w:proofErr w:type="spellEnd"/>
      <w:r>
        <w:t xml:space="preserve">.  1981.  Habitat and nursery grounds of Pacific rockfish, </w:t>
      </w:r>
      <w:r>
        <w:rPr>
          <w:i/>
          <w:iCs/>
        </w:rPr>
        <w:t>Sebastes</w:t>
      </w:r>
      <w:r>
        <w:t xml:space="preserve"> spp., in rocky coastal areas of Southeastern Alaska.  Mar. Fish. Rev. 43: 13-19.</w:t>
      </w:r>
    </w:p>
    <w:p w14:paraId="7398B981" w14:textId="77777777" w:rsidR="00353282" w:rsidRPr="00DB0F4A" w:rsidRDefault="00353282" w:rsidP="00A5156E">
      <w:pPr>
        <w:pStyle w:val="lc"/>
      </w:pPr>
      <w:r w:rsidRPr="00DB0F4A">
        <w:t xml:space="preserve">Carlson, H.R., D.H. Ito, R.E. Haight, T.L. </w:t>
      </w:r>
      <w:proofErr w:type="spellStart"/>
      <w:r w:rsidRPr="00DB0F4A">
        <w:t>Rutecki</w:t>
      </w:r>
      <w:proofErr w:type="spellEnd"/>
      <w:r w:rsidRPr="00DB0F4A">
        <w:t xml:space="preserve">, and J.F. </w:t>
      </w:r>
      <w:proofErr w:type="spellStart"/>
      <w:r w:rsidRPr="00DB0F4A">
        <w:t>Karinen</w:t>
      </w:r>
      <w:proofErr w:type="spellEnd"/>
      <w:r w:rsidRPr="00DB0F4A">
        <w:t xml:space="preserve">. 1986.  Pacific ocean perch.  </w:t>
      </w:r>
      <w:r w:rsidRPr="00DB0F4A">
        <w:rPr>
          <w:u w:val="single"/>
        </w:rPr>
        <w:t>In</w:t>
      </w:r>
      <w:r w:rsidRPr="00DB0F4A">
        <w:t xml:space="preserve"> R.L. Major (editor), Condition of </w:t>
      </w:r>
      <w:proofErr w:type="spellStart"/>
      <w:r w:rsidRPr="00DB0F4A">
        <w:t>groundfish</w:t>
      </w:r>
      <w:proofErr w:type="spellEnd"/>
      <w:r w:rsidRPr="00DB0F4A">
        <w:t xml:space="preserve"> resources of the Gulf of Alaska region as assessed in 1985, p. 155-209. U.S. Dept. </w:t>
      </w:r>
      <w:proofErr w:type="spellStart"/>
      <w:proofErr w:type="gramStart"/>
      <w:r w:rsidRPr="00DB0F4A">
        <w:t>Commer</w:t>
      </w:r>
      <w:proofErr w:type="spellEnd"/>
      <w:r w:rsidRPr="00DB0F4A">
        <w:t>.,</w:t>
      </w:r>
      <w:proofErr w:type="gramEnd"/>
      <w:r w:rsidRPr="00DB0F4A">
        <w:t xml:space="preserve"> NOAA Tech. Memo. NMFS F/NWC-106.</w:t>
      </w:r>
    </w:p>
    <w:p w14:paraId="4511917C" w14:textId="77777777" w:rsidR="00353282" w:rsidRDefault="00353282" w:rsidP="00A5156E">
      <w:pPr>
        <w:pStyle w:val="lc"/>
      </w:pPr>
      <w:r w:rsidRPr="00DB0F4A">
        <w:t xml:space="preserve">Chilton, D.E. and R.J. Beamish. 1982.  Age determination methods for fishes studied by the </w:t>
      </w:r>
      <w:proofErr w:type="spellStart"/>
      <w:r w:rsidRPr="00DB0F4A">
        <w:t>groundfish</w:t>
      </w:r>
      <w:proofErr w:type="spellEnd"/>
      <w:r w:rsidRPr="00DB0F4A">
        <w:t xml:space="preserve"> program at the Pacific Biological Station.  Can. Spec. Pub. Fish. </w:t>
      </w:r>
      <w:proofErr w:type="spellStart"/>
      <w:r w:rsidRPr="00DB0F4A">
        <w:t>Aquat</w:t>
      </w:r>
      <w:proofErr w:type="spellEnd"/>
      <w:r w:rsidRPr="00DB0F4A">
        <w:t>. Sci. 60.</w:t>
      </w:r>
    </w:p>
    <w:p w14:paraId="4E071332" w14:textId="77777777" w:rsidR="00B31B7F" w:rsidRPr="00DB0F4A" w:rsidRDefault="00B31B7F" w:rsidP="00A5156E">
      <w:pPr>
        <w:pStyle w:val="lc"/>
      </w:pPr>
      <w:proofErr w:type="spellStart"/>
      <w:r w:rsidRPr="00B31B7F">
        <w:t>Conrath</w:t>
      </w:r>
      <w:proofErr w:type="spellEnd"/>
      <w:r w:rsidRPr="00B31B7F">
        <w:t xml:space="preserve">, C. L. and B. </w:t>
      </w:r>
      <w:proofErr w:type="spellStart"/>
      <w:r w:rsidRPr="00B31B7F">
        <w:t>Knoth</w:t>
      </w:r>
      <w:proofErr w:type="spellEnd"/>
      <w:r>
        <w:t xml:space="preserve">. </w:t>
      </w:r>
      <w:r w:rsidRPr="00B31B7F">
        <w:t xml:space="preserve">2013. Reproductive </w:t>
      </w:r>
      <w:r>
        <w:t>b</w:t>
      </w:r>
      <w:r w:rsidRPr="00B31B7F">
        <w:t xml:space="preserve">iology of Pacific </w:t>
      </w:r>
      <w:proofErr w:type="gramStart"/>
      <w:r>
        <w:t>o</w:t>
      </w:r>
      <w:r w:rsidRPr="00B31B7F">
        <w:t>cean</w:t>
      </w:r>
      <w:proofErr w:type="gramEnd"/>
      <w:r w:rsidRPr="00B31B7F">
        <w:t xml:space="preserve"> </w:t>
      </w:r>
      <w:r>
        <w:t>p</w:t>
      </w:r>
      <w:r w:rsidRPr="00B31B7F">
        <w:t>erch in the Gulf of Alaska. Marine and Coastal Fisheries: Dynamics, Management, and Ecosystem Science 5: 21-27.</w:t>
      </w:r>
    </w:p>
    <w:p w14:paraId="1E750DCA" w14:textId="142EDC2D" w:rsidR="00353282" w:rsidRDefault="00353282" w:rsidP="000F5BCD">
      <w:pPr>
        <w:pStyle w:val="lc"/>
      </w:pPr>
      <w:r w:rsidRPr="000F5BCD">
        <w:t xml:space="preserve">Courtney, D.L., J. N. </w:t>
      </w:r>
      <w:proofErr w:type="spellStart"/>
      <w:r w:rsidRPr="000F5BCD">
        <w:t>Ianelli</w:t>
      </w:r>
      <w:proofErr w:type="spellEnd"/>
      <w:r w:rsidRPr="000F5BCD">
        <w:t xml:space="preserve">, D. </w:t>
      </w:r>
      <w:proofErr w:type="spellStart"/>
      <w:r w:rsidRPr="000F5BCD">
        <w:t>Hanselman</w:t>
      </w:r>
      <w:proofErr w:type="spellEnd"/>
      <w:r w:rsidRPr="000F5BCD">
        <w:t xml:space="preserve">, and J. Heifetz. 2007. Extending statistical age-structured assessment approaches to Gulf of Alaska rockfish (Sebastes spp.).  In: Heifetz, J., </w:t>
      </w:r>
      <w:proofErr w:type="spellStart"/>
      <w:r w:rsidRPr="000F5BCD">
        <w:t>DiCosimo</w:t>
      </w:r>
      <w:proofErr w:type="spellEnd"/>
      <w:r w:rsidRPr="000F5BCD">
        <w:t xml:space="preserve"> J., </w:t>
      </w:r>
      <w:proofErr w:type="spellStart"/>
      <w:r w:rsidRPr="000F5BCD">
        <w:t>Gharrett</w:t>
      </w:r>
      <w:proofErr w:type="spellEnd"/>
      <w:r w:rsidRPr="000F5BCD">
        <w:t>, A.J., Love, M.S, O'Connell, V.M, and Stanley, R.D. (</w:t>
      </w:r>
      <w:proofErr w:type="gramStart"/>
      <w:r w:rsidRPr="000F5BCD">
        <w:t>eds</w:t>
      </w:r>
      <w:proofErr w:type="gramEnd"/>
      <w:r w:rsidRPr="000F5BCD">
        <w:t xml:space="preserve">.).  Biology, Assessment, and </w:t>
      </w:r>
      <w:r w:rsidRPr="000F5BCD">
        <w:lastRenderedPageBreak/>
        <w:t xml:space="preserve">Management of North Pacific Rockfishes.  Alaska Sea Grant, University of Alaska Fairbanks. pp 429–449. </w:t>
      </w:r>
    </w:p>
    <w:p w14:paraId="770242C9" w14:textId="77777777" w:rsidR="00777698" w:rsidRDefault="00777698" w:rsidP="00A5156E">
      <w:pPr>
        <w:pStyle w:val="lc"/>
        <w:rPr>
          <w:szCs w:val="22"/>
          <w:shd w:val="clear" w:color="auto" w:fill="FFFFFF"/>
        </w:rPr>
      </w:pPr>
      <w:r>
        <w:rPr>
          <w:szCs w:val="22"/>
        </w:rPr>
        <w:t xml:space="preserve">Danielson, S., and R. Hopcroft. 2020. Seward line May temperatures. In </w:t>
      </w:r>
      <w:r>
        <w:rPr>
          <w:szCs w:val="22"/>
          <w:shd w:val="clear" w:color="auto" w:fill="FFFFFF"/>
        </w:rPr>
        <w:t xml:space="preserve">Ferris, B., and </w:t>
      </w:r>
      <w:proofErr w:type="spellStart"/>
      <w:r>
        <w:rPr>
          <w:szCs w:val="22"/>
          <w:shd w:val="clear" w:color="auto" w:fill="FFFFFF"/>
        </w:rPr>
        <w:t>Zador</w:t>
      </w:r>
      <w:proofErr w:type="spellEnd"/>
      <w:r>
        <w:rPr>
          <w:szCs w:val="22"/>
          <w:shd w:val="clear" w:color="auto" w:fill="FFFFFF"/>
        </w:rPr>
        <w:t>, S., 2020. Ecosystem Status Report 2020: Gulf of Alaska, Stock Assessment and Fishery Evaluation Report, North Pacific Fishery Management Council, 605 W 4th Ave, Suite 306, Anchorage, AK 99501.</w:t>
      </w:r>
    </w:p>
    <w:p w14:paraId="0B9EC784" w14:textId="24DABFF1" w:rsidR="00353282" w:rsidRDefault="00353282" w:rsidP="00A5156E">
      <w:pPr>
        <w:pStyle w:val="lc"/>
      </w:pPr>
      <w:proofErr w:type="gramStart"/>
      <w:r w:rsidRPr="00C41164">
        <w:t>de</w:t>
      </w:r>
      <w:proofErr w:type="gramEnd"/>
      <w:r w:rsidRPr="00C41164">
        <w:t xml:space="preserve"> Bruin, J., </w:t>
      </w:r>
      <w:r>
        <w:t xml:space="preserve">R. </w:t>
      </w:r>
      <w:proofErr w:type="spellStart"/>
      <w:r w:rsidRPr="00C41164">
        <w:t>Gosden</w:t>
      </w:r>
      <w:proofErr w:type="spellEnd"/>
      <w:r w:rsidRPr="00C41164">
        <w:t xml:space="preserve">, </w:t>
      </w:r>
      <w:r>
        <w:t xml:space="preserve">C. </w:t>
      </w:r>
      <w:r w:rsidRPr="00C41164">
        <w:t xml:space="preserve">Finch, and </w:t>
      </w:r>
      <w:r>
        <w:t xml:space="preserve">B. </w:t>
      </w:r>
      <w:proofErr w:type="spellStart"/>
      <w:r w:rsidRPr="00C41164">
        <w:t>Leaman</w:t>
      </w:r>
      <w:proofErr w:type="spellEnd"/>
      <w:r w:rsidRPr="00C41164">
        <w:t xml:space="preserve">. 2004. Ovarian aging in two species of long-lived rockfish, </w:t>
      </w:r>
      <w:proofErr w:type="spellStart"/>
      <w:r w:rsidRPr="00C41164">
        <w:t>sebastes</w:t>
      </w:r>
      <w:proofErr w:type="spellEnd"/>
      <w:r w:rsidRPr="00C41164">
        <w:t xml:space="preserve"> </w:t>
      </w:r>
      <w:proofErr w:type="spellStart"/>
      <w:r w:rsidRPr="00C41164">
        <w:t>aleutianus</w:t>
      </w:r>
      <w:proofErr w:type="spellEnd"/>
      <w:r w:rsidRPr="00C41164">
        <w:t xml:space="preserve"> and S. </w:t>
      </w:r>
      <w:proofErr w:type="spellStart"/>
      <w:r w:rsidRPr="00C41164">
        <w:t>alutus</w:t>
      </w:r>
      <w:proofErr w:type="spellEnd"/>
      <w:r w:rsidRPr="00C41164">
        <w:t xml:space="preserve">. </w:t>
      </w:r>
      <w:r>
        <w:t xml:space="preserve">Biol. </w:t>
      </w:r>
      <w:proofErr w:type="spellStart"/>
      <w:r>
        <w:t>Reprod</w:t>
      </w:r>
      <w:proofErr w:type="spellEnd"/>
      <w:r>
        <w:t xml:space="preserve">. </w:t>
      </w:r>
      <w:r w:rsidRPr="00C41164">
        <w:t>71: 1036-1042.</w:t>
      </w:r>
    </w:p>
    <w:p w14:paraId="42C46826" w14:textId="49022FB5" w:rsidR="006A7A5F" w:rsidDel="00C46B5A" w:rsidRDefault="006A7A5F" w:rsidP="00A5156E">
      <w:pPr>
        <w:pStyle w:val="lc"/>
        <w:rPr>
          <w:del w:id="81" w:author="Ben.Williams" w:date="2020-10-30T13:55:00Z"/>
          <w:szCs w:val="22"/>
        </w:rPr>
      </w:pPr>
      <w:del w:id="82" w:author="Ben.Williams" w:date="2020-10-30T13:55:00Z">
        <w:r w:rsidDel="00C46B5A">
          <w:delText>Dorn, M. K. Aydin, B. Fissel, D. Jones, W. Palsson, K. Spalinger, and S. Stienessen. 2016. Assessment of the Walleye Pollock Stock in the Gulf of Alaska.</w:delText>
        </w:r>
        <w:r w:rsidRPr="006A7A5F" w:rsidDel="00C46B5A">
          <w:rPr>
            <w:i/>
            <w:szCs w:val="22"/>
          </w:rPr>
          <w:delText xml:space="preserve"> </w:delText>
        </w:r>
        <w:r w:rsidRPr="00596BD2" w:rsidDel="00C46B5A">
          <w:rPr>
            <w:i/>
            <w:szCs w:val="22"/>
          </w:rPr>
          <w:delText>In</w:delText>
        </w:r>
        <w:r w:rsidDel="00C46B5A">
          <w:rPr>
            <w:szCs w:val="22"/>
          </w:rPr>
          <w:delText xml:space="preserve"> </w:delText>
        </w:r>
        <w:r w:rsidRPr="00CE5FCC" w:rsidDel="00C46B5A">
          <w:rPr>
            <w:szCs w:val="22"/>
          </w:rPr>
          <w:delText>Stock assessment and fishery evaluation report for the groundfish resources of the Gulf of Alaska. North Pacific Fishery Management Council, 605 W 4th Ave, Suite 306</w:delText>
        </w:r>
        <w:r w:rsidDel="00C46B5A">
          <w:rPr>
            <w:szCs w:val="22"/>
          </w:rPr>
          <w:delText>, Anchorage, AK 99501.</w:delText>
        </w:r>
      </w:del>
    </w:p>
    <w:p w14:paraId="35CBB418" w14:textId="13C6C6C6" w:rsidR="00E30629" w:rsidRDefault="00E30629" w:rsidP="00E30629">
      <w:pPr>
        <w:pStyle w:val="lc"/>
        <w:rPr>
          <w:szCs w:val="22"/>
        </w:rPr>
      </w:pPr>
      <w:r>
        <w:t xml:space="preserve">Dorn, M. W., A. L. </w:t>
      </w:r>
      <w:proofErr w:type="spellStart"/>
      <w:r>
        <w:t>Deary</w:t>
      </w:r>
      <w:proofErr w:type="spellEnd"/>
      <w:r>
        <w:t xml:space="preserve">, B. E. </w:t>
      </w:r>
      <w:proofErr w:type="spellStart"/>
      <w:r>
        <w:t>Fissel</w:t>
      </w:r>
      <w:proofErr w:type="spellEnd"/>
      <w:r>
        <w:t xml:space="preserve">, D. T. Jones, N. E. </w:t>
      </w:r>
      <w:proofErr w:type="spellStart"/>
      <w:r>
        <w:t>Lauffenburger</w:t>
      </w:r>
      <w:proofErr w:type="spellEnd"/>
      <w:r>
        <w:t xml:space="preserve">, W. A. </w:t>
      </w:r>
      <w:proofErr w:type="spellStart"/>
      <w:r>
        <w:t>Palsson</w:t>
      </w:r>
      <w:proofErr w:type="spellEnd"/>
      <w:r>
        <w:t xml:space="preserve">, L. A. Rogers, S. K. </w:t>
      </w:r>
      <w:proofErr w:type="spellStart"/>
      <w:r>
        <w:t>Shotwell</w:t>
      </w:r>
      <w:proofErr w:type="spellEnd"/>
      <w:r>
        <w:t xml:space="preserve">, K. A. </w:t>
      </w:r>
      <w:proofErr w:type="spellStart"/>
      <w:r>
        <w:t>Spaldinger</w:t>
      </w:r>
      <w:proofErr w:type="spellEnd"/>
      <w:r>
        <w:t xml:space="preserve">, and S. G. </w:t>
      </w:r>
      <w:proofErr w:type="spellStart"/>
      <w:r>
        <w:t>Zador</w:t>
      </w:r>
      <w:proofErr w:type="spellEnd"/>
      <w:r>
        <w:t>. 2019. Assessment of the Walleye Pollock Stock in the Gulf of Alaska.</w:t>
      </w:r>
      <w:r w:rsidRPr="006A7A5F">
        <w:rPr>
          <w:i/>
          <w:szCs w:val="22"/>
        </w:rPr>
        <w:t xml:space="preserve"> </w:t>
      </w:r>
      <w:r w:rsidRPr="00596BD2">
        <w:rPr>
          <w:i/>
          <w:szCs w:val="22"/>
        </w:rPr>
        <w:t>In</w:t>
      </w:r>
      <w:r>
        <w:rPr>
          <w:szCs w:val="22"/>
        </w:rPr>
        <w:t xml:space="preserve"> </w:t>
      </w:r>
      <w:r w:rsidRPr="00CE5FCC">
        <w:rPr>
          <w:szCs w:val="22"/>
        </w:rPr>
        <w:t xml:space="preserve">Stock assessment and fishery evaluation report for the </w:t>
      </w:r>
      <w:proofErr w:type="spellStart"/>
      <w:r w:rsidRPr="00CE5FCC">
        <w:rPr>
          <w:szCs w:val="22"/>
        </w:rPr>
        <w:t>groundfish</w:t>
      </w:r>
      <w:proofErr w:type="spellEnd"/>
      <w:r w:rsidRPr="00CE5FCC">
        <w:rPr>
          <w:szCs w:val="22"/>
        </w:rPr>
        <w:t xml:space="preserve"> resources of the Gulf of Alaska. North Pacific Fishery Management Council, 605 W 4th Ave, Suite 306</w:t>
      </w:r>
      <w:r>
        <w:rPr>
          <w:szCs w:val="22"/>
        </w:rPr>
        <w:t>, Anchorage, AK 99501.</w:t>
      </w:r>
    </w:p>
    <w:p w14:paraId="1CD6323B" w14:textId="18BE08D2" w:rsidR="002427DD" w:rsidRPr="002427DD" w:rsidDel="00C46B5A" w:rsidRDefault="002427DD" w:rsidP="002427DD">
      <w:pPr>
        <w:pStyle w:val="lc"/>
        <w:rPr>
          <w:del w:id="83" w:author="Ben.Williams" w:date="2020-10-30T13:55:00Z"/>
        </w:rPr>
      </w:pPr>
      <w:del w:id="84" w:author="Ben.Williams" w:date="2020-10-30T13:55:00Z">
        <w:r w:rsidDel="00C46B5A">
          <w:delText xml:space="preserve">Dougherty, A., A. Deary, and L. Rogers. 2019. Rapid larval assessment in the Gulf of Alaska. In </w:delText>
        </w:r>
        <w:r w:rsidRPr="002427DD" w:rsidDel="00C46B5A">
          <w:delText>Zador, S., and Yasumiishi, E., 2019. Ecosystem Status Report 2019: Gulf of Alaska, Stock Assessment and Fishery Evaluation Report, North Pacific Fishery Management Council, 605 W 4th Ave, Suite 306, Anchorage, AK 99501.</w:delText>
        </w:r>
      </w:del>
    </w:p>
    <w:p w14:paraId="4BC48AED" w14:textId="7A891D53" w:rsidR="00777698" w:rsidRPr="00777698" w:rsidDel="00C46B5A" w:rsidRDefault="00777698" w:rsidP="00777698">
      <w:pPr>
        <w:ind w:left="450" w:hanging="450"/>
        <w:rPr>
          <w:del w:id="85" w:author="Ben.Williams" w:date="2020-10-30T13:56:00Z"/>
          <w:color w:val="000000"/>
          <w:szCs w:val="22"/>
        </w:rPr>
      </w:pPr>
      <w:del w:id="86" w:author="Ben.Williams" w:date="2020-10-30T13:56:00Z">
        <w:r w:rsidRPr="00777698" w:rsidDel="00C46B5A">
          <w:rPr>
            <w:color w:val="000000"/>
            <w:szCs w:val="22"/>
          </w:rPr>
          <w:delText>Fergusson, E. 2019. Long-term trends in zooplankton abundance in Icy Strait, Southeast Alaska. In Zador, S., and Yasumiishi, E., 2019. Ecosystem Status Report 2019: Gulf of Alaska, Stock Assessment and Fishery Evaluation Report, North Pacific Fishery Management Council, 605 W 4th Ave, Suite 306, Anchorage, AK 99501.</w:delText>
        </w:r>
      </w:del>
    </w:p>
    <w:p w14:paraId="1DDAD206" w14:textId="77777777" w:rsidR="00777698" w:rsidRDefault="00777698" w:rsidP="00777698">
      <w:pPr>
        <w:ind w:left="450" w:hanging="450"/>
        <w:rPr>
          <w:color w:val="000000"/>
          <w:szCs w:val="22"/>
          <w:shd w:val="clear" w:color="auto" w:fill="FFFFFF"/>
        </w:rPr>
      </w:pPr>
      <w:r w:rsidRPr="00777698">
        <w:rPr>
          <w:color w:val="000000"/>
          <w:szCs w:val="22"/>
        </w:rPr>
        <w:t xml:space="preserve">Fergusson, E., and M. Rogers. 2020. Zooplankton nutritional quality trends in Icy Strait, Southeast Alaska. In </w:t>
      </w:r>
      <w:proofErr w:type="spellStart"/>
      <w:r w:rsidRPr="00777698">
        <w:rPr>
          <w:color w:val="000000"/>
          <w:szCs w:val="22"/>
        </w:rPr>
        <w:t>Ferriss</w:t>
      </w:r>
      <w:proofErr w:type="spellEnd"/>
      <w:r w:rsidRPr="00777698">
        <w:rPr>
          <w:color w:val="000000"/>
          <w:szCs w:val="22"/>
        </w:rPr>
        <w:t xml:space="preserve">, B., and </w:t>
      </w:r>
      <w:proofErr w:type="spellStart"/>
      <w:r w:rsidRPr="00777698">
        <w:rPr>
          <w:color w:val="000000"/>
          <w:szCs w:val="22"/>
          <w:shd w:val="clear" w:color="auto" w:fill="FFFFFF"/>
        </w:rPr>
        <w:t>Zador</w:t>
      </w:r>
      <w:proofErr w:type="spellEnd"/>
      <w:r w:rsidRPr="00777698">
        <w:rPr>
          <w:color w:val="000000"/>
          <w:szCs w:val="22"/>
          <w:shd w:val="clear" w:color="auto" w:fill="FFFFFF"/>
        </w:rPr>
        <w:t>, S., 2020. Ecosystem Status Report 2020: Gulf of Alaska, Stock Assessment and Fishery Evaluation Report, North Pacific Fishery Management Council, 605 W 4th Ave, Suite 306, Anchorage, AK 99501.</w:t>
      </w:r>
    </w:p>
    <w:p w14:paraId="6B857B0E" w14:textId="386F3897" w:rsidR="00882CA1" w:rsidRPr="00C41164" w:rsidRDefault="00882CA1" w:rsidP="00777698">
      <w:pPr>
        <w:ind w:left="450" w:hanging="450"/>
      </w:pPr>
      <w:r w:rsidRPr="00022278">
        <w:t>Foote, K. G</w:t>
      </w:r>
      <w:r>
        <w:t xml:space="preserve">. </w:t>
      </w:r>
      <w:r w:rsidRPr="00022278">
        <w:t>1987</w:t>
      </w:r>
      <w:r>
        <w:t xml:space="preserve">. </w:t>
      </w:r>
      <w:r w:rsidRPr="00022278">
        <w:t>Fish target strengths for use in echo integrator surveys</w:t>
      </w:r>
      <w:r>
        <w:t xml:space="preserve">. </w:t>
      </w:r>
      <w:r w:rsidRPr="00022278">
        <w:t xml:space="preserve">J. </w:t>
      </w:r>
      <w:proofErr w:type="spellStart"/>
      <w:r w:rsidRPr="00022278">
        <w:t>Acoust</w:t>
      </w:r>
      <w:proofErr w:type="spellEnd"/>
      <w:r w:rsidRPr="00022278">
        <w:t>. Soc. Am</w:t>
      </w:r>
      <w:r>
        <w:t xml:space="preserve">. </w:t>
      </w:r>
      <w:r w:rsidRPr="00022278">
        <w:t>82:981-987.</w:t>
      </w:r>
    </w:p>
    <w:p w14:paraId="6558DCB8" w14:textId="77777777" w:rsidR="0041551A" w:rsidRDefault="00AA7383" w:rsidP="00A5156E">
      <w:pPr>
        <w:pStyle w:val="lc"/>
      </w:pPr>
      <w:hyperlink r:id="rId18" w:history="1">
        <w:r w:rsidR="0041551A" w:rsidRPr="0041551A">
          <w:t xml:space="preserve">Fournier, D.A., H.J. </w:t>
        </w:r>
        <w:proofErr w:type="spellStart"/>
        <w:r w:rsidR="0041551A" w:rsidRPr="0041551A">
          <w:t>Skaug</w:t>
        </w:r>
        <w:proofErr w:type="spellEnd"/>
        <w:r w:rsidR="0041551A" w:rsidRPr="0041551A">
          <w:t xml:space="preserve">, J. Ancheta, J. </w:t>
        </w:r>
        <w:proofErr w:type="spellStart"/>
        <w:r w:rsidR="0041551A" w:rsidRPr="0041551A">
          <w:t>Ianelli</w:t>
        </w:r>
        <w:proofErr w:type="spellEnd"/>
        <w:r w:rsidR="0041551A" w:rsidRPr="0041551A">
          <w:t xml:space="preserve">, A. Magnusson, M.N. Maunder, A. Nielsen, and J. </w:t>
        </w:r>
        <w:proofErr w:type="spellStart"/>
        <w:r w:rsidR="0041551A" w:rsidRPr="0041551A">
          <w:t>Sibert</w:t>
        </w:r>
        <w:proofErr w:type="spellEnd"/>
        <w:r w:rsidR="0041551A" w:rsidRPr="0041551A">
          <w:t xml:space="preserve">. 2012. AD Model Builder: using automatic differentiation for statistical inference of highly parameterized complex nonlinear models. </w:t>
        </w:r>
        <w:proofErr w:type="spellStart"/>
        <w:r w:rsidR="0041551A" w:rsidRPr="0041551A">
          <w:t>Optim</w:t>
        </w:r>
        <w:proofErr w:type="spellEnd"/>
        <w:r w:rsidR="0041551A" w:rsidRPr="0041551A">
          <w:t xml:space="preserve">. Methods </w:t>
        </w:r>
        <w:proofErr w:type="spellStart"/>
        <w:r w:rsidR="0041551A" w:rsidRPr="0041551A">
          <w:t>Softw</w:t>
        </w:r>
        <w:proofErr w:type="spellEnd"/>
        <w:r w:rsidR="0041551A" w:rsidRPr="0041551A">
          <w:t>. 27:233-249.</w:t>
        </w:r>
      </w:hyperlink>
    </w:p>
    <w:p w14:paraId="1D186529" w14:textId="77777777" w:rsidR="00353282" w:rsidRPr="00DB0F4A" w:rsidRDefault="00353282" w:rsidP="00A5156E">
      <w:pPr>
        <w:pStyle w:val="lc"/>
      </w:pPr>
      <w:proofErr w:type="spellStart"/>
      <w:r w:rsidRPr="00DB0F4A">
        <w:t>Gelman</w:t>
      </w:r>
      <w:proofErr w:type="spellEnd"/>
      <w:r w:rsidRPr="00DB0F4A">
        <w:t>, A., J.B. Carlin, H.S. Stern</w:t>
      </w:r>
      <w:r>
        <w:t>,</w:t>
      </w:r>
      <w:r w:rsidRPr="00DB0F4A">
        <w:t xml:space="preserve"> and D.B. Rubin. 1995. </w:t>
      </w:r>
      <w:r w:rsidRPr="0041551A">
        <w:t>Bayesian data analysis</w:t>
      </w:r>
      <w:r w:rsidRPr="00DB0F4A">
        <w:t>. Chapman and Hall, London.  526 pp.</w:t>
      </w:r>
    </w:p>
    <w:p w14:paraId="4BED9DAD" w14:textId="77777777" w:rsidR="00353282" w:rsidRPr="00DB0F4A" w:rsidRDefault="00353282" w:rsidP="00A5156E">
      <w:pPr>
        <w:pStyle w:val="lc"/>
      </w:pPr>
      <w:proofErr w:type="spellStart"/>
      <w:r w:rsidRPr="00DB0F4A">
        <w:t>Gharrett</w:t>
      </w:r>
      <w:proofErr w:type="spellEnd"/>
      <w:r w:rsidRPr="00DB0F4A">
        <w:t>, A. J., A.K. Gray, and J. Heifetz.  2001.  Identification of rockfish (</w:t>
      </w:r>
      <w:r w:rsidRPr="00DB0F4A">
        <w:rPr>
          <w:i/>
          <w:iCs/>
        </w:rPr>
        <w:t>Sebastes</w:t>
      </w:r>
      <w:r w:rsidRPr="00DB0F4A">
        <w:t xml:space="preserve"> spp.) from restriction site analysis of the mitochondrial NM-3/ND-4 and 12S/16S </w:t>
      </w:r>
      <w:proofErr w:type="spellStart"/>
      <w:r w:rsidRPr="00DB0F4A">
        <w:t>rRNA</w:t>
      </w:r>
      <w:proofErr w:type="spellEnd"/>
      <w:r w:rsidRPr="00DB0F4A">
        <w:t xml:space="preserve"> gene regions.  Fish. Bull.  99:49-62.</w:t>
      </w:r>
    </w:p>
    <w:p w14:paraId="75C6D022" w14:textId="77777777" w:rsidR="00353282" w:rsidRDefault="00353282" w:rsidP="00A5156E">
      <w:pPr>
        <w:pStyle w:val="lc"/>
      </w:pPr>
      <w:proofErr w:type="spellStart"/>
      <w:r>
        <w:t>Gharrett</w:t>
      </w:r>
      <w:proofErr w:type="spellEnd"/>
      <w:r>
        <w:t xml:space="preserve">, A. J., Z. Li, C. M. </w:t>
      </w:r>
      <w:proofErr w:type="spellStart"/>
      <w:r>
        <w:t>Kondzela</w:t>
      </w:r>
      <w:proofErr w:type="spellEnd"/>
      <w:r>
        <w:t>, and A. W. Kendall.  2002.  Final report: species of rockfish (</w:t>
      </w:r>
      <w:r>
        <w:rPr>
          <w:i/>
          <w:iCs/>
        </w:rPr>
        <w:t>Sebastes</w:t>
      </w:r>
      <w:r>
        <w:t xml:space="preserve"> spp.) collected during ABL-OCC cruises in the Gulf of Alaska in 1998-2002.  (</w:t>
      </w:r>
      <w:proofErr w:type="spellStart"/>
      <w:r>
        <w:t>Unpubl</w:t>
      </w:r>
      <w:proofErr w:type="spellEnd"/>
      <w:r>
        <w:t xml:space="preserve">. </w:t>
      </w:r>
      <w:proofErr w:type="spellStart"/>
      <w:r>
        <w:t>manuscr</w:t>
      </w:r>
      <w:proofErr w:type="spellEnd"/>
      <w:r>
        <w:t>. available from the NMFS Auke Bay Laboratory, 11305 Glacier Hwy., Juneau AK 99801.)</w:t>
      </w:r>
    </w:p>
    <w:p w14:paraId="672BA3D5" w14:textId="77777777" w:rsidR="00353282" w:rsidRPr="00DB0F4A" w:rsidRDefault="00353282" w:rsidP="00A5156E">
      <w:pPr>
        <w:pStyle w:val="lc"/>
      </w:pPr>
      <w:r w:rsidRPr="00DB0F4A">
        <w:t xml:space="preserve">Goodman, D., M. </w:t>
      </w:r>
      <w:proofErr w:type="spellStart"/>
      <w:r w:rsidRPr="00DB0F4A">
        <w:t>Mangel</w:t>
      </w:r>
      <w:proofErr w:type="spellEnd"/>
      <w:r w:rsidRPr="00DB0F4A">
        <w:t xml:space="preserve">, G. Parkes, T.J. Quinn II, V. </w:t>
      </w:r>
      <w:proofErr w:type="spellStart"/>
      <w:r w:rsidRPr="00DB0F4A">
        <w:t>Restrepo</w:t>
      </w:r>
      <w:proofErr w:type="spellEnd"/>
      <w:r w:rsidRPr="00DB0F4A">
        <w:t xml:space="preserve">, T. Smith, and K. Stokes.  2002.  Scientific Review of the Harvest Strategy Currently Used in the BSAI and GOA </w:t>
      </w:r>
      <w:proofErr w:type="spellStart"/>
      <w:r w:rsidRPr="00DB0F4A">
        <w:t>Groundfish</w:t>
      </w:r>
      <w:proofErr w:type="spellEnd"/>
      <w:r w:rsidRPr="00DB0F4A">
        <w:t xml:space="preserve"> </w:t>
      </w:r>
      <w:r w:rsidRPr="00DB0F4A">
        <w:lastRenderedPageBreak/>
        <w:t xml:space="preserve">Fishery Management Plans.  Draft report. North Pacific Fishery Management Council, 605 W 4th Ave, Suite </w:t>
      </w:r>
      <w:proofErr w:type="gramStart"/>
      <w:r w:rsidRPr="00DB0F4A">
        <w:t>306  Anchorage</w:t>
      </w:r>
      <w:proofErr w:type="gramEnd"/>
      <w:r w:rsidRPr="00DB0F4A">
        <w:t>, AK 99501.</w:t>
      </w:r>
    </w:p>
    <w:p w14:paraId="10390969" w14:textId="7E2A75BF" w:rsidR="00353282" w:rsidRDefault="00353282" w:rsidP="00A5156E">
      <w:pPr>
        <w:pStyle w:val="lc"/>
        <w:rPr>
          <w:szCs w:val="22"/>
        </w:rPr>
      </w:pPr>
      <w:proofErr w:type="spellStart"/>
      <w:r w:rsidRPr="006D0362">
        <w:rPr>
          <w:szCs w:val="22"/>
        </w:rPr>
        <w:t>Haldorson</w:t>
      </w:r>
      <w:proofErr w:type="spellEnd"/>
      <w:r w:rsidRPr="006D0362">
        <w:rPr>
          <w:szCs w:val="22"/>
        </w:rPr>
        <w:t>, L, and M. Love. 1991. Maturity and fecundity in the rockfishes, Sebastes spp., a review. Mar. Fish. Rev. 53(2):25–31.</w:t>
      </w:r>
    </w:p>
    <w:p w14:paraId="3DF42011" w14:textId="0468505B" w:rsidR="00E30629" w:rsidRPr="006D0362" w:rsidRDefault="00E30629" w:rsidP="00A5156E">
      <w:pPr>
        <w:pStyle w:val="lc"/>
        <w:rPr>
          <w:szCs w:val="22"/>
        </w:rPr>
      </w:pPr>
      <w:r w:rsidRPr="00E30629">
        <w:rPr>
          <w:szCs w:val="22"/>
        </w:rPr>
        <w:t>Hamel, O.S. 2015. A method for calculating a meta-analytical prior for the natural mortality rate using multiple life history correlates. ICES J. Marine Science 72: 62-69.</w:t>
      </w:r>
    </w:p>
    <w:p w14:paraId="73683C06" w14:textId="77777777" w:rsidR="00F2393F" w:rsidRPr="00C46B5A" w:rsidRDefault="00F2393F" w:rsidP="00F2393F">
      <w:pPr>
        <w:pStyle w:val="lc"/>
        <w:rPr>
          <w:szCs w:val="22"/>
          <w:highlight w:val="yellow"/>
          <w:rPrChange w:id="87" w:author="Ben.Williams" w:date="2020-10-30T14:01:00Z">
            <w:rPr>
              <w:szCs w:val="22"/>
            </w:rPr>
          </w:rPrChange>
        </w:rPr>
      </w:pPr>
      <w:commentRangeStart w:id="88"/>
      <w:proofErr w:type="spellStart"/>
      <w:r w:rsidRPr="00C46B5A">
        <w:rPr>
          <w:highlight w:val="yellow"/>
          <w:rPrChange w:id="89" w:author="Ben.Williams" w:date="2020-10-30T14:01:00Z">
            <w:rPr/>
          </w:rPrChange>
        </w:rPr>
        <w:t>Hanselman</w:t>
      </w:r>
      <w:commentRangeEnd w:id="88"/>
      <w:proofErr w:type="spellEnd"/>
      <w:r w:rsidR="00C46B5A">
        <w:rPr>
          <w:rStyle w:val="CommentReference"/>
          <w:color w:val="auto"/>
        </w:rPr>
        <w:commentReference w:id="88"/>
      </w:r>
      <w:r w:rsidRPr="00C46B5A">
        <w:rPr>
          <w:highlight w:val="yellow"/>
          <w:rPrChange w:id="90" w:author="Ben.Williams" w:date="2020-10-30T14:01:00Z">
            <w:rPr/>
          </w:rPrChange>
        </w:rPr>
        <w:t xml:space="preserve">, D.H., B. Clark, and M. Sigler. 2013. Report of the </w:t>
      </w:r>
      <w:proofErr w:type="spellStart"/>
      <w:r w:rsidRPr="00C46B5A">
        <w:rPr>
          <w:highlight w:val="yellow"/>
          <w:rPrChange w:id="91" w:author="Ben.Williams" w:date="2020-10-30T14:01:00Z">
            <w:rPr/>
          </w:rPrChange>
        </w:rPr>
        <w:t>groundfish</w:t>
      </w:r>
      <w:proofErr w:type="spellEnd"/>
      <w:r w:rsidRPr="00C46B5A">
        <w:rPr>
          <w:highlight w:val="yellow"/>
          <w:rPrChange w:id="92" w:author="Ben.Williams" w:date="2020-10-30T14:01:00Z">
            <w:rPr/>
          </w:rPrChange>
        </w:rPr>
        <w:t xml:space="preserve"> plan team retrospective investigations group, part II: the compilation. Presented at September 2013 Plan Team, 12 pp. </w:t>
      </w:r>
      <w:r w:rsidR="00AA7383" w:rsidRPr="00C46B5A">
        <w:rPr>
          <w:highlight w:val="yellow"/>
          <w:rPrChange w:id="93" w:author="Ben.Williams" w:date="2020-10-30T14:01:00Z">
            <w:rPr/>
          </w:rPrChange>
        </w:rPr>
        <w:fldChar w:fldCharType="begin"/>
      </w:r>
      <w:r w:rsidR="00AA7383" w:rsidRPr="00C46B5A">
        <w:rPr>
          <w:highlight w:val="yellow"/>
          <w:rPrChange w:id="94" w:author="Ben.Williams" w:date="2020-10-30T14:01:00Z">
            <w:rPr/>
          </w:rPrChange>
        </w:rPr>
        <w:instrText xml:space="preserve"> HYPERLINK "http://www.afsc.noaa.gov/REFM/stocks/Plan_Team/2013/Sept/Retrospectives_2013_final3.pdf" </w:instrText>
      </w:r>
      <w:r w:rsidR="00AA7383" w:rsidRPr="00C46B5A">
        <w:rPr>
          <w:highlight w:val="yellow"/>
          <w:rPrChange w:id="95" w:author="Ben.Williams" w:date="2020-10-30T14:01:00Z">
            <w:rPr/>
          </w:rPrChange>
        </w:rPr>
        <w:fldChar w:fldCharType="separate"/>
      </w:r>
      <w:r w:rsidRPr="00C46B5A">
        <w:rPr>
          <w:rStyle w:val="Hyperlink"/>
          <w:highlight w:val="yellow"/>
          <w:rPrChange w:id="96" w:author="Ben.Williams" w:date="2020-10-30T14:01:00Z">
            <w:rPr>
              <w:rStyle w:val="Hyperlink"/>
            </w:rPr>
          </w:rPrChange>
        </w:rPr>
        <w:t>http://www.afsc.noaa.gov/REFM/stocks/Plan_Team/2013/Sept/Retrospectives_2013_final3.pdf</w:t>
      </w:r>
      <w:r w:rsidR="00AA7383" w:rsidRPr="00C46B5A">
        <w:rPr>
          <w:rStyle w:val="Hyperlink"/>
          <w:highlight w:val="yellow"/>
          <w:rPrChange w:id="97" w:author="Ben.Williams" w:date="2020-10-30T14:01:00Z">
            <w:rPr>
              <w:rStyle w:val="Hyperlink"/>
            </w:rPr>
          </w:rPrChange>
        </w:rPr>
        <w:fldChar w:fldCharType="end"/>
      </w:r>
    </w:p>
    <w:p w14:paraId="772AAB40" w14:textId="77777777" w:rsidR="00F04C6A" w:rsidRPr="00C46B5A" w:rsidRDefault="00F04C6A" w:rsidP="00F04C6A">
      <w:pPr>
        <w:pStyle w:val="lc"/>
        <w:spacing w:after="60"/>
        <w:rPr>
          <w:szCs w:val="22"/>
          <w:highlight w:val="yellow"/>
          <w:rPrChange w:id="98" w:author="Ben.Williams" w:date="2020-10-30T14:01:00Z">
            <w:rPr>
              <w:szCs w:val="22"/>
            </w:rPr>
          </w:rPrChange>
        </w:rPr>
      </w:pPr>
      <w:proofErr w:type="spellStart"/>
      <w:r w:rsidRPr="00C46B5A">
        <w:rPr>
          <w:szCs w:val="22"/>
          <w:highlight w:val="yellow"/>
          <w:rPrChange w:id="99" w:author="Ben.Williams" w:date="2020-10-30T14:01:00Z">
            <w:rPr>
              <w:szCs w:val="22"/>
            </w:rPr>
          </w:rPrChange>
        </w:rPr>
        <w:t>Hanselman</w:t>
      </w:r>
      <w:proofErr w:type="spellEnd"/>
      <w:r w:rsidRPr="00C46B5A">
        <w:rPr>
          <w:szCs w:val="22"/>
          <w:highlight w:val="yellow"/>
          <w:rPrChange w:id="100" w:author="Ben.Williams" w:date="2020-10-30T14:01:00Z">
            <w:rPr>
              <w:szCs w:val="22"/>
            </w:rPr>
          </w:rPrChange>
        </w:rPr>
        <w:t xml:space="preserve">, D.H., S.K. </w:t>
      </w:r>
      <w:proofErr w:type="spellStart"/>
      <w:r w:rsidRPr="00C46B5A">
        <w:rPr>
          <w:szCs w:val="22"/>
          <w:highlight w:val="yellow"/>
          <w:rPrChange w:id="101" w:author="Ben.Williams" w:date="2020-10-30T14:01:00Z">
            <w:rPr>
              <w:szCs w:val="22"/>
            </w:rPr>
          </w:rPrChange>
        </w:rPr>
        <w:t>Shotwell</w:t>
      </w:r>
      <w:proofErr w:type="spellEnd"/>
      <w:r w:rsidRPr="00C46B5A">
        <w:rPr>
          <w:szCs w:val="22"/>
          <w:highlight w:val="yellow"/>
          <w:rPrChange w:id="102" w:author="Ben.Williams" w:date="2020-10-30T14:01:00Z">
            <w:rPr>
              <w:szCs w:val="22"/>
            </w:rPr>
          </w:rPrChange>
        </w:rPr>
        <w:t xml:space="preserve">, P.J.F. </w:t>
      </w:r>
      <w:proofErr w:type="spellStart"/>
      <w:r w:rsidRPr="00C46B5A">
        <w:rPr>
          <w:szCs w:val="22"/>
          <w:highlight w:val="yellow"/>
          <w:rPrChange w:id="103" w:author="Ben.Williams" w:date="2020-10-30T14:01:00Z">
            <w:rPr>
              <w:szCs w:val="22"/>
            </w:rPr>
          </w:rPrChange>
        </w:rPr>
        <w:t>Hulson</w:t>
      </w:r>
      <w:proofErr w:type="spellEnd"/>
      <w:r w:rsidRPr="00C46B5A">
        <w:rPr>
          <w:szCs w:val="22"/>
          <w:highlight w:val="yellow"/>
          <w:rPrChange w:id="104" w:author="Ben.Williams" w:date="2020-10-30T14:01:00Z">
            <w:rPr>
              <w:szCs w:val="22"/>
            </w:rPr>
          </w:rPrChange>
        </w:rPr>
        <w:t xml:space="preserve">, J. Heifetz, and J.N. </w:t>
      </w:r>
      <w:proofErr w:type="spellStart"/>
      <w:r w:rsidRPr="00C46B5A">
        <w:rPr>
          <w:szCs w:val="22"/>
          <w:highlight w:val="yellow"/>
          <w:rPrChange w:id="105" w:author="Ben.Williams" w:date="2020-10-30T14:01:00Z">
            <w:rPr>
              <w:szCs w:val="22"/>
            </w:rPr>
          </w:rPrChange>
        </w:rPr>
        <w:t>Ianelli</w:t>
      </w:r>
      <w:proofErr w:type="spellEnd"/>
      <w:r w:rsidRPr="00C46B5A">
        <w:rPr>
          <w:szCs w:val="22"/>
          <w:highlight w:val="yellow"/>
          <w:rPrChange w:id="106" w:author="Ben.Williams" w:date="2020-10-30T14:01:00Z">
            <w:rPr>
              <w:szCs w:val="22"/>
            </w:rPr>
          </w:rPrChange>
        </w:rPr>
        <w:t>. 2012a</w:t>
      </w:r>
      <w:proofErr w:type="gramStart"/>
      <w:r w:rsidRPr="00C46B5A">
        <w:rPr>
          <w:szCs w:val="22"/>
          <w:highlight w:val="yellow"/>
          <w:rPrChange w:id="107" w:author="Ben.Williams" w:date="2020-10-30T14:01:00Z">
            <w:rPr>
              <w:szCs w:val="22"/>
            </w:rPr>
          </w:rPrChange>
        </w:rPr>
        <w:t>.  Assessment</w:t>
      </w:r>
      <w:proofErr w:type="gramEnd"/>
      <w:r w:rsidRPr="00C46B5A">
        <w:rPr>
          <w:szCs w:val="22"/>
          <w:highlight w:val="yellow"/>
          <w:rPrChange w:id="108" w:author="Ben.Williams" w:date="2020-10-30T14:01:00Z">
            <w:rPr>
              <w:szCs w:val="22"/>
            </w:rPr>
          </w:rPrChange>
        </w:rPr>
        <w:t xml:space="preserve"> of the Pacific ocean perch stock in the Gulf of Alaska. </w:t>
      </w:r>
      <w:r w:rsidRPr="00C46B5A">
        <w:rPr>
          <w:i/>
          <w:szCs w:val="22"/>
          <w:highlight w:val="yellow"/>
          <w:rPrChange w:id="109" w:author="Ben.Williams" w:date="2020-10-30T14:01:00Z">
            <w:rPr>
              <w:i/>
              <w:szCs w:val="22"/>
            </w:rPr>
          </w:rPrChange>
        </w:rPr>
        <w:t>In</w:t>
      </w:r>
      <w:r w:rsidRPr="00C46B5A">
        <w:rPr>
          <w:szCs w:val="22"/>
          <w:highlight w:val="yellow"/>
          <w:rPrChange w:id="110" w:author="Ben.Williams" w:date="2020-10-30T14:01:00Z">
            <w:rPr>
              <w:szCs w:val="22"/>
            </w:rPr>
          </w:rPrChange>
        </w:rPr>
        <w:t xml:space="preserve"> Stock assessment and fishery evaluation report for the </w:t>
      </w:r>
      <w:proofErr w:type="spellStart"/>
      <w:r w:rsidRPr="00C46B5A">
        <w:rPr>
          <w:szCs w:val="22"/>
          <w:highlight w:val="yellow"/>
          <w:rPrChange w:id="111" w:author="Ben.Williams" w:date="2020-10-30T14:01:00Z">
            <w:rPr>
              <w:szCs w:val="22"/>
            </w:rPr>
          </w:rPrChange>
        </w:rPr>
        <w:t>groundfish</w:t>
      </w:r>
      <w:proofErr w:type="spellEnd"/>
      <w:r w:rsidRPr="00C46B5A">
        <w:rPr>
          <w:szCs w:val="22"/>
          <w:highlight w:val="yellow"/>
          <w:rPrChange w:id="112" w:author="Ben.Williams" w:date="2020-10-30T14:01:00Z">
            <w:rPr>
              <w:szCs w:val="22"/>
            </w:rPr>
          </w:rPrChange>
        </w:rPr>
        <w:t xml:space="preserve"> resources of the Gulf of Alaska. North Pacific Fishery Management Council, 605 W 4th Ave, Suite 306, Anchorage, AK 99501. pp. 563-592.</w:t>
      </w:r>
    </w:p>
    <w:p w14:paraId="3AF8B99A" w14:textId="77777777" w:rsidR="0041551A" w:rsidRPr="00C46B5A" w:rsidRDefault="0041551A" w:rsidP="0041551A">
      <w:pPr>
        <w:pStyle w:val="lc"/>
        <w:spacing w:after="60"/>
        <w:rPr>
          <w:szCs w:val="22"/>
          <w:highlight w:val="yellow"/>
          <w:rPrChange w:id="113" w:author="Ben.Williams" w:date="2020-10-30T14:01:00Z">
            <w:rPr>
              <w:szCs w:val="22"/>
            </w:rPr>
          </w:rPrChange>
        </w:rPr>
      </w:pPr>
      <w:proofErr w:type="spellStart"/>
      <w:r w:rsidRPr="00C46B5A">
        <w:rPr>
          <w:szCs w:val="22"/>
          <w:highlight w:val="yellow"/>
          <w:rPrChange w:id="114" w:author="Ben.Williams" w:date="2020-10-30T14:01:00Z">
            <w:rPr>
              <w:szCs w:val="22"/>
            </w:rPr>
          </w:rPrChange>
        </w:rPr>
        <w:t>Hanselman</w:t>
      </w:r>
      <w:proofErr w:type="spellEnd"/>
      <w:r w:rsidRPr="00C46B5A">
        <w:rPr>
          <w:szCs w:val="22"/>
          <w:highlight w:val="yellow"/>
          <w:rPrChange w:id="115" w:author="Ben.Williams" w:date="2020-10-30T14:01:00Z">
            <w:rPr>
              <w:szCs w:val="22"/>
            </w:rPr>
          </w:rPrChange>
        </w:rPr>
        <w:t xml:space="preserve">, D.H., P.D. Spencer, D. </w:t>
      </w:r>
      <w:proofErr w:type="spellStart"/>
      <w:r w:rsidRPr="00C46B5A">
        <w:rPr>
          <w:szCs w:val="22"/>
          <w:highlight w:val="yellow"/>
          <w:rPrChange w:id="116" w:author="Ben.Williams" w:date="2020-10-30T14:01:00Z">
            <w:rPr>
              <w:szCs w:val="22"/>
            </w:rPr>
          </w:rPrChange>
        </w:rPr>
        <w:t>McKelvey</w:t>
      </w:r>
      <w:proofErr w:type="spellEnd"/>
      <w:r w:rsidRPr="00C46B5A">
        <w:rPr>
          <w:szCs w:val="22"/>
          <w:highlight w:val="yellow"/>
          <w:rPrChange w:id="117" w:author="Ben.Williams" w:date="2020-10-30T14:01:00Z">
            <w:rPr>
              <w:szCs w:val="22"/>
            </w:rPr>
          </w:rPrChange>
        </w:rPr>
        <w:t>, and M. Martin. 2012</w:t>
      </w:r>
      <w:r w:rsidR="00F04C6A" w:rsidRPr="00C46B5A">
        <w:rPr>
          <w:szCs w:val="22"/>
          <w:highlight w:val="yellow"/>
          <w:rPrChange w:id="118" w:author="Ben.Williams" w:date="2020-10-30T14:01:00Z">
            <w:rPr>
              <w:szCs w:val="22"/>
            </w:rPr>
          </w:rPrChange>
        </w:rPr>
        <w:t>b</w:t>
      </w:r>
      <w:r w:rsidRPr="00C46B5A">
        <w:rPr>
          <w:i/>
          <w:szCs w:val="22"/>
          <w:highlight w:val="yellow"/>
          <w:rPrChange w:id="119" w:author="Ben.Williams" w:date="2020-10-30T14:01:00Z">
            <w:rPr>
              <w:i/>
              <w:szCs w:val="22"/>
            </w:rPr>
          </w:rPrChange>
        </w:rPr>
        <w:t xml:space="preserve">. </w:t>
      </w:r>
      <w:r w:rsidRPr="00C46B5A">
        <w:rPr>
          <w:szCs w:val="22"/>
          <w:highlight w:val="yellow"/>
          <w:rPrChange w:id="120" w:author="Ben.Williams" w:date="2020-10-30T14:01:00Z">
            <w:rPr>
              <w:szCs w:val="22"/>
            </w:rPr>
          </w:rPrChange>
        </w:rPr>
        <w:t>Application of an acoustic-trawl survey design to improve rockfish biomass estimates. Fish. Bull. 110: 379-396.</w:t>
      </w:r>
    </w:p>
    <w:p w14:paraId="1E247E2B" w14:textId="77777777" w:rsidR="00F2393F" w:rsidRPr="00C46B5A" w:rsidRDefault="00F2393F" w:rsidP="00F2393F">
      <w:pPr>
        <w:pStyle w:val="lc"/>
        <w:rPr>
          <w:szCs w:val="22"/>
          <w:highlight w:val="yellow"/>
          <w:rPrChange w:id="121" w:author="Ben.Williams" w:date="2020-10-30T14:01:00Z">
            <w:rPr>
              <w:szCs w:val="22"/>
            </w:rPr>
          </w:rPrChange>
        </w:rPr>
      </w:pPr>
      <w:proofErr w:type="spellStart"/>
      <w:r w:rsidRPr="00C46B5A">
        <w:rPr>
          <w:szCs w:val="22"/>
          <w:highlight w:val="yellow"/>
          <w:rPrChange w:id="122" w:author="Ben.Williams" w:date="2020-10-30T14:01:00Z">
            <w:rPr>
              <w:szCs w:val="22"/>
            </w:rPr>
          </w:rPrChange>
        </w:rPr>
        <w:t>Hanselman</w:t>
      </w:r>
      <w:proofErr w:type="spellEnd"/>
      <w:r w:rsidRPr="00C46B5A">
        <w:rPr>
          <w:szCs w:val="22"/>
          <w:highlight w:val="yellow"/>
          <w:rPrChange w:id="123" w:author="Ben.Williams" w:date="2020-10-30T14:01:00Z">
            <w:rPr>
              <w:szCs w:val="22"/>
            </w:rPr>
          </w:rPrChange>
        </w:rPr>
        <w:t xml:space="preserve">, D., P. Spencer, K. </w:t>
      </w:r>
      <w:proofErr w:type="spellStart"/>
      <w:r w:rsidRPr="00C46B5A">
        <w:rPr>
          <w:szCs w:val="22"/>
          <w:highlight w:val="yellow"/>
          <w:rPrChange w:id="124" w:author="Ben.Williams" w:date="2020-10-30T14:01:00Z">
            <w:rPr>
              <w:szCs w:val="22"/>
            </w:rPr>
          </w:rPrChange>
        </w:rPr>
        <w:t>Shotwell</w:t>
      </w:r>
      <w:proofErr w:type="gramStart"/>
      <w:r w:rsidRPr="00C46B5A">
        <w:rPr>
          <w:szCs w:val="22"/>
          <w:highlight w:val="yellow"/>
          <w:rPrChange w:id="125" w:author="Ben.Williams" w:date="2020-10-30T14:01:00Z">
            <w:rPr>
              <w:szCs w:val="22"/>
            </w:rPr>
          </w:rPrChange>
        </w:rPr>
        <w:t>,and</w:t>
      </w:r>
      <w:proofErr w:type="spellEnd"/>
      <w:proofErr w:type="gramEnd"/>
      <w:r w:rsidRPr="00C46B5A">
        <w:rPr>
          <w:szCs w:val="22"/>
          <w:highlight w:val="yellow"/>
          <w:rPrChange w:id="126" w:author="Ben.Williams" w:date="2020-10-30T14:01:00Z">
            <w:rPr>
              <w:szCs w:val="22"/>
            </w:rPr>
          </w:rPrChange>
        </w:rPr>
        <w:t xml:space="preserve"> R. Reuter. 2007. Localized depletion of three Alaska rockfish species.  In: Heifetz, J., </w:t>
      </w:r>
      <w:proofErr w:type="spellStart"/>
      <w:r w:rsidRPr="00C46B5A">
        <w:rPr>
          <w:szCs w:val="22"/>
          <w:highlight w:val="yellow"/>
          <w:rPrChange w:id="127" w:author="Ben.Williams" w:date="2020-10-30T14:01:00Z">
            <w:rPr>
              <w:szCs w:val="22"/>
            </w:rPr>
          </w:rPrChange>
        </w:rPr>
        <w:t>DiCosimo</w:t>
      </w:r>
      <w:proofErr w:type="spellEnd"/>
      <w:r w:rsidRPr="00C46B5A">
        <w:rPr>
          <w:szCs w:val="22"/>
          <w:highlight w:val="yellow"/>
          <w:rPrChange w:id="128" w:author="Ben.Williams" w:date="2020-10-30T14:01:00Z">
            <w:rPr>
              <w:szCs w:val="22"/>
            </w:rPr>
          </w:rPrChange>
        </w:rPr>
        <w:t xml:space="preserve"> J., </w:t>
      </w:r>
      <w:proofErr w:type="spellStart"/>
      <w:r w:rsidRPr="00C46B5A">
        <w:rPr>
          <w:szCs w:val="22"/>
          <w:highlight w:val="yellow"/>
          <w:rPrChange w:id="129" w:author="Ben.Williams" w:date="2020-10-30T14:01:00Z">
            <w:rPr>
              <w:szCs w:val="22"/>
            </w:rPr>
          </w:rPrChange>
        </w:rPr>
        <w:t>Gharrett</w:t>
      </w:r>
      <w:proofErr w:type="spellEnd"/>
      <w:r w:rsidRPr="00C46B5A">
        <w:rPr>
          <w:szCs w:val="22"/>
          <w:highlight w:val="yellow"/>
          <w:rPrChange w:id="130" w:author="Ben.Williams" w:date="2020-10-30T14:01:00Z">
            <w:rPr>
              <w:szCs w:val="22"/>
            </w:rPr>
          </w:rPrChange>
        </w:rPr>
        <w:t xml:space="preserve">, A.J., Love, M.S, O'Connell, V.M, </w:t>
      </w:r>
      <w:proofErr w:type="gramStart"/>
      <w:r w:rsidRPr="00C46B5A">
        <w:rPr>
          <w:szCs w:val="22"/>
          <w:highlight w:val="yellow"/>
          <w:rPrChange w:id="131" w:author="Ben.Williams" w:date="2020-10-30T14:01:00Z">
            <w:rPr>
              <w:szCs w:val="22"/>
            </w:rPr>
          </w:rPrChange>
        </w:rPr>
        <w:t>and  Stanley</w:t>
      </w:r>
      <w:proofErr w:type="gramEnd"/>
      <w:r w:rsidRPr="00C46B5A">
        <w:rPr>
          <w:szCs w:val="22"/>
          <w:highlight w:val="yellow"/>
          <w:rPrChange w:id="132" w:author="Ben.Williams" w:date="2020-10-30T14:01:00Z">
            <w:rPr>
              <w:szCs w:val="22"/>
            </w:rPr>
          </w:rPrChange>
        </w:rPr>
        <w:t xml:space="preserve">, R.D. (eds.).  Biology, Assessment, and Management of North Pacific Rockfishes.  Alaska Sea Grant, University of Alaska Fairbanks. pp 493 – 511. </w:t>
      </w:r>
    </w:p>
    <w:p w14:paraId="3DEBB13B" w14:textId="4E87492C" w:rsidR="00353282" w:rsidRPr="00C46B5A" w:rsidRDefault="00353282" w:rsidP="00A5156E">
      <w:pPr>
        <w:pStyle w:val="lc"/>
        <w:rPr>
          <w:szCs w:val="22"/>
          <w:highlight w:val="yellow"/>
          <w:rPrChange w:id="133" w:author="Ben.Williams" w:date="2020-10-30T14:01:00Z">
            <w:rPr>
              <w:szCs w:val="22"/>
            </w:rPr>
          </w:rPrChange>
        </w:rPr>
      </w:pPr>
      <w:proofErr w:type="spellStart"/>
      <w:r w:rsidRPr="00C46B5A">
        <w:rPr>
          <w:szCs w:val="22"/>
          <w:highlight w:val="yellow"/>
          <w:rPrChange w:id="134" w:author="Ben.Williams" w:date="2020-10-30T14:01:00Z">
            <w:rPr>
              <w:szCs w:val="22"/>
            </w:rPr>
          </w:rPrChange>
        </w:rPr>
        <w:t>Hanselman</w:t>
      </w:r>
      <w:proofErr w:type="spellEnd"/>
      <w:r w:rsidRPr="00C46B5A">
        <w:rPr>
          <w:szCs w:val="22"/>
          <w:highlight w:val="yellow"/>
          <w:rPrChange w:id="135" w:author="Ben.Williams" w:date="2020-10-30T14:01:00Z">
            <w:rPr>
              <w:szCs w:val="22"/>
            </w:rPr>
          </w:rPrChange>
        </w:rPr>
        <w:t xml:space="preserve">, D. H., J. Heifetz, J. Fujioka, and J. N. </w:t>
      </w:r>
      <w:proofErr w:type="spellStart"/>
      <w:r w:rsidRPr="00C46B5A">
        <w:rPr>
          <w:szCs w:val="22"/>
          <w:highlight w:val="yellow"/>
          <w:rPrChange w:id="136" w:author="Ben.Williams" w:date="2020-10-30T14:01:00Z">
            <w:rPr>
              <w:szCs w:val="22"/>
            </w:rPr>
          </w:rPrChange>
        </w:rPr>
        <w:t>Ianelli</w:t>
      </w:r>
      <w:proofErr w:type="spellEnd"/>
      <w:r w:rsidRPr="00C46B5A">
        <w:rPr>
          <w:szCs w:val="22"/>
          <w:highlight w:val="yellow"/>
          <w:rPrChange w:id="137" w:author="Ben.Williams" w:date="2020-10-30T14:01:00Z">
            <w:rPr>
              <w:szCs w:val="22"/>
            </w:rPr>
          </w:rPrChange>
        </w:rPr>
        <w:t>. 2003</w:t>
      </w:r>
      <w:r w:rsidR="00F2393F" w:rsidRPr="00C46B5A">
        <w:rPr>
          <w:szCs w:val="22"/>
          <w:highlight w:val="yellow"/>
          <w:rPrChange w:id="138" w:author="Ben.Williams" w:date="2020-10-30T14:01:00Z">
            <w:rPr>
              <w:szCs w:val="22"/>
            </w:rPr>
          </w:rPrChange>
        </w:rPr>
        <w:t xml:space="preserve">a. </w:t>
      </w:r>
      <w:r w:rsidRPr="00C46B5A">
        <w:rPr>
          <w:szCs w:val="22"/>
          <w:highlight w:val="yellow"/>
          <w:rPrChange w:id="139" w:author="Ben.Williams" w:date="2020-10-30T14:01:00Z">
            <w:rPr>
              <w:szCs w:val="22"/>
            </w:rPr>
          </w:rPrChange>
        </w:rPr>
        <w:t xml:space="preserve">Gulf of Alaska Pacific ocean perch. </w:t>
      </w:r>
      <w:proofErr w:type="gramStart"/>
      <w:r w:rsidRPr="00C46B5A">
        <w:rPr>
          <w:szCs w:val="22"/>
          <w:highlight w:val="yellow"/>
          <w:u w:val="single"/>
          <w:rPrChange w:id="140" w:author="Ben.Williams" w:date="2020-10-30T14:01:00Z">
            <w:rPr>
              <w:szCs w:val="22"/>
              <w:u w:val="single"/>
            </w:rPr>
          </w:rPrChange>
        </w:rPr>
        <w:t xml:space="preserve">In </w:t>
      </w:r>
      <w:r w:rsidRPr="00C46B5A">
        <w:rPr>
          <w:szCs w:val="22"/>
          <w:highlight w:val="yellow"/>
          <w:rPrChange w:id="141" w:author="Ben.Williams" w:date="2020-10-30T14:01:00Z">
            <w:rPr>
              <w:szCs w:val="22"/>
            </w:rPr>
          </w:rPrChange>
        </w:rPr>
        <w:t xml:space="preserve"> Stock</w:t>
      </w:r>
      <w:proofErr w:type="gramEnd"/>
      <w:r w:rsidRPr="00C46B5A">
        <w:rPr>
          <w:szCs w:val="22"/>
          <w:highlight w:val="yellow"/>
          <w:rPrChange w:id="142" w:author="Ben.Williams" w:date="2020-10-30T14:01:00Z">
            <w:rPr>
              <w:szCs w:val="22"/>
            </w:rPr>
          </w:rPrChange>
        </w:rPr>
        <w:t xml:space="preserve"> assessment and fishery evaluation report for the </w:t>
      </w:r>
      <w:proofErr w:type="spellStart"/>
      <w:r w:rsidRPr="00C46B5A">
        <w:rPr>
          <w:szCs w:val="22"/>
          <w:highlight w:val="yellow"/>
          <w:rPrChange w:id="143" w:author="Ben.Williams" w:date="2020-10-30T14:01:00Z">
            <w:rPr>
              <w:szCs w:val="22"/>
            </w:rPr>
          </w:rPrChange>
        </w:rPr>
        <w:t>groundfish</w:t>
      </w:r>
      <w:proofErr w:type="spellEnd"/>
      <w:r w:rsidRPr="00C46B5A">
        <w:rPr>
          <w:szCs w:val="22"/>
          <w:highlight w:val="yellow"/>
          <w:rPrChange w:id="144" w:author="Ben.Williams" w:date="2020-10-30T14:01:00Z">
            <w:rPr>
              <w:szCs w:val="22"/>
            </w:rPr>
          </w:rPrChange>
        </w:rPr>
        <w:t xml:space="preserve"> resources of the Gulf of Alaska as projected for 2004. North Pacific Fishery Management Council, 605 W 4</w:t>
      </w:r>
      <w:r w:rsidRPr="00C46B5A">
        <w:rPr>
          <w:szCs w:val="22"/>
          <w:highlight w:val="yellow"/>
          <w:vertAlign w:val="superscript"/>
          <w:rPrChange w:id="145" w:author="Ben.Williams" w:date="2020-10-30T14:01:00Z">
            <w:rPr>
              <w:szCs w:val="22"/>
              <w:vertAlign w:val="superscript"/>
            </w:rPr>
          </w:rPrChange>
        </w:rPr>
        <w:t>th</w:t>
      </w:r>
      <w:r w:rsidRPr="00C46B5A">
        <w:rPr>
          <w:szCs w:val="22"/>
          <w:highlight w:val="yellow"/>
          <w:rPrChange w:id="146" w:author="Ben.Williams" w:date="2020-10-30T14:01:00Z">
            <w:rPr>
              <w:szCs w:val="22"/>
            </w:rPr>
          </w:rPrChange>
        </w:rPr>
        <w:t xml:space="preserve"> Ave, Suite </w:t>
      </w:r>
      <w:proofErr w:type="gramStart"/>
      <w:r w:rsidRPr="00C46B5A">
        <w:rPr>
          <w:szCs w:val="22"/>
          <w:highlight w:val="yellow"/>
          <w:rPrChange w:id="147" w:author="Ben.Williams" w:date="2020-10-30T14:01:00Z">
            <w:rPr>
              <w:szCs w:val="22"/>
            </w:rPr>
          </w:rPrChange>
        </w:rPr>
        <w:t>306  Anchorage</w:t>
      </w:r>
      <w:proofErr w:type="gramEnd"/>
      <w:r w:rsidRPr="00C46B5A">
        <w:rPr>
          <w:szCs w:val="22"/>
          <w:highlight w:val="yellow"/>
          <w:rPrChange w:id="148" w:author="Ben.Williams" w:date="2020-10-30T14:01:00Z">
            <w:rPr>
              <w:szCs w:val="22"/>
            </w:rPr>
          </w:rPrChange>
        </w:rPr>
        <w:t>, AK 99501.</w:t>
      </w:r>
    </w:p>
    <w:p w14:paraId="4D6A8E76" w14:textId="667D8C43" w:rsidR="00F2393F" w:rsidRPr="00C46B5A" w:rsidRDefault="00F2393F" w:rsidP="00F2393F">
      <w:pPr>
        <w:pStyle w:val="lc"/>
        <w:rPr>
          <w:szCs w:val="22"/>
          <w:highlight w:val="yellow"/>
          <w:rPrChange w:id="149" w:author="Ben.Williams" w:date="2020-10-30T14:01:00Z">
            <w:rPr>
              <w:szCs w:val="22"/>
            </w:rPr>
          </w:rPrChange>
        </w:rPr>
      </w:pPr>
      <w:proofErr w:type="spellStart"/>
      <w:r w:rsidRPr="00C46B5A">
        <w:rPr>
          <w:szCs w:val="22"/>
          <w:highlight w:val="yellow"/>
          <w:rPrChange w:id="150" w:author="Ben.Williams" w:date="2020-10-30T14:01:00Z">
            <w:rPr>
              <w:szCs w:val="22"/>
            </w:rPr>
          </w:rPrChange>
        </w:rPr>
        <w:t>Hanselman</w:t>
      </w:r>
      <w:proofErr w:type="spellEnd"/>
      <w:r w:rsidRPr="00C46B5A">
        <w:rPr>
          <w:szCs w:val="22"/>
          <w:highlight w:val="yellow"/>
          <w:rPrChange w:id="151" w:author="Ben.Williams" w:date="2020-10-30T14:01:00Z">
            <w:rPr>
              <w:szCs w:val="22"/>
            </w:rPr>
          </w:rPrChange>
        </w:rPr>
        <w:t>, D.H., T.J. Quinn II, C. Lunsford, J. Heifetz and D.M. Clausen. 2003b. Applications in adaptive cluster sampling of Gulf of Alaska rockfish. Fish.  Bull.  101(3): 501-512.</w:t>
      </w:r>
    </w:p>
    <w:p w14:paraId="58F9951A" w14:textId="43159740" w:rsidR="00353282" w:rsidRDefault="00353282" w:rsidP="00A5156E">
      <w:pPr>
        <w:pStyle w:val="lc"/>
        <w:rPr>
          <w:szCs w:val="22"/>
        </w:rPr>
      </w:pPr>
      <w:proofErr w:type="spellStart"/>
      <w:r w:rsidRPr="00C46B5A">
        <w:rPr>
          <w:szCs w:val="22"/>
          <w:highlight w:val="yellow"/>
          <w:rPrChange w:id="152" w:author="Ben.Williams" w:date="2020-10-30T14:01:00Z">
            <w:rPr>
              <w:szCs w:val="22"/>
            </w:rPr>
          </w:rPrChange>
        </w:rPr>
        <w:t>Hanselman</w:t>
      </w:r>
      <w:proofErr w:type="spellEnd"/>
      <w:r w:rsidRPr="00C46B5A">
        <w:rPr>
          <w:szCs w:val="22"/>
          <w:highlight w:val="yellow"/>
          <w:rPrChange w:id="153" w:author="Ben.Williams" w:date="2020-10-30T14:01:00Z">
            <w:rPr>
              <w:szCs w:val="22"/>
            </w:rPr>
          </w:rPrChange>
        </w:rPr>
        <w:t xml:space="preserve">, D.H., T.J. Quinn II, C. Lunsford, J. Heifetz and D.M. Clausen. 2001.  Spatial implications of adaptive cluster sampling on Gulf of Alaska rockfish.  </w:t>
      </w:r>
      <w:r w:rsidRPr="00C46B5A">
        <w:rPr>
          <w:szCs w:val="22"/>
          <w:highlight w:val="yellow"/>
          <w:u w:val="single"/>
          <w:rPrChange w:id="154" w:author="Ben.Williams" w:date="2020-10-30T14:01:00Z">
            <w:rPr>
              <w:szCs w:val="22"/>
              <w:u w:val="single"/>
            </w:rPr>
          </w:rPrChange>
        </w:rPr>
        <w:t>In</w:t>
      </w:r>
      <w:r w:rsidRPr="00C46B5A">
        <w:rPr>
          <w:szCs w:val="22"/>
          <w:highlight w:val="yellow"/>
          <w:rPrChange w:id="155" w:author="Ben.Williams" w:date="2020-10-30T14:01:00Z">
            <w:rPr>
              <w:szCs w:val="22"/>
            </w:rPr>
          </w:rPrChange>
        </w:rPr>
        <w:t xml:space="preserve"> Proceedings of the 17th Lowell-Wakefield Symposium:  Spatial Processes and Management of Marine Populations, pp. 303-325. Univ. Alaska Sea Grant Program, Fairbanks, AK.</w:t>
      </w:r>
    </w:p>
    <w:p w14:paraId="2E585DB3" w14:textId="088D413A" w:rsidR="00777698" w:rsidRPr="006D0362" w:rsidRDefault="00777698" w:rsidP="00A5156E">
      <w:pPr>
        <w:pStyle w:val="lc"/>
        <w:rPr>
          <w:szCs w:val="22"/>
        </w:rPr>
      </w:pPr>
      <w:r>
        <w:rPr>
          <w:szCs w:val="22"/>
        </w:rPr>
        <w:t xml:space="preserve">Hatch, S.A., M. </w:t>
      </w:r>
      <w:proofErr w:type="spellStart"/>
      <w:r>
        <w:rPr>
          <w:szCs w:val="22"/>
        </w:rPr>
        <w:t>Arimitsu</w:t>
      </w:r>
      <w:proofErr w:type="spellEnd"/>
      <w:r>
        <w:rPr>
          <w:szCs w:val="22"/>
        </w:rPr>
        <w:t xml:space="preserve">, and J. F. Piatt. 2020. Seabird breeding performance on Middleton Island. In </w:t>
      </w:r>
      <w:r>
        <w:rPr>
          <w:szCs w:val="22"/>
          <w:shd w:val="clear" w:color="auto" w:fill="FFFFFF"/>
        </w:rPr>
        <w:t xml:space="preserve">Ferris, B., and </w:t>
      </w:r>
      <w:proofErr w:type="spellStart"/>
      <w:r>
        <w:rPr>
          <w:szCs w:val="22"/>
          <w:shd w:val="clear" w:color="auto" w:fill="FFFFFF"/>
        </w:rPr>
        <w:t>Zador</w:t>
      </w:r>
      <w:proofErr w:type="spellEnd"/>
      <w:r>
        <w:rPr>
          <w:szCs w:val="22"/>
          <w:shd w:val="clear" w:color="auto" w:fill="FFFFFF"/>
        </w:rPr>
        <w:t>, S., 2020. Ecosystem Status Report 2020: Gulf of Alaska, Stock Assessment and Fishery Evaluation Report, North Pacific Fishery Management Council, 605 W 4th Ave, Suite 306, Anchorage, AK 99501.</w:t>
      </w:r>
    </w:p>
    <w:p w14:paraId="2308C3D0" w14:textId="77777777" w:rsidR="00353282" w:rsidRPr="006108AA" w:rsidRDefault="00353282" w:rsidP="00087DCA">
      <w:pPr>
        <w:pStyle w:val="lc"/>
        <w:rPr>
          <w:szCs w:val="22"/>
        </w:rPr>
      </w:pPr>
      <w:proofErr w:type="spellStart"/>
      <w:r w:rsidRPr="00B16626">
        <w:t>Heppell</w:t>
      </w:r>
      <w:proofErr w:type="spellEnd"/>
      <w:r w:rsidRPr="00B16626">
        <w:t>, S</w:t>
      </w:r>
      <w:r>
        <w:t>.</w:t>
      </w:r>
      <w:r w:rsidRPr="00B16626">
        <w:t>S</w:t>
      </w:r>
      <w:r>
        <w:t>.</w:t>
      </w:r>
      <w:r w:rsidRPr="00B16626">
        <w:t>, S</w:t>
      </w:r>
      <w:r>
        <w:t>.</w:t>
      </w:r>
      <w:r w:rsidRPr="00B16626">
        <w:t>A</w:t>
      </w:r>
      <w:r>
        <w:t>.</w:t>
      </w:r>
      <w:r w:rsidRPr="00B16626">
        <w:t xml:space="preserve"> </w:t>
      </w:r>
      <w:proofErr w:type="spellStart"/>
      <w:r w:rsidRPr="00B16626">
        <w:t>Heppell</w:t>
      </w:r>
      <w:proofErr w:type="spellEnd"/>
      <w:r w:rsidRPr="00B16626">
        <w:t>, P</w:t>
      </w:r>
      <w:r>
        <w:t>.</w:t>
      </w:r>
      <w:r w:rsidRPr="00B16626">
        <w:t xml:space="preserve"> Spencer, W</w:t>
      </w:r>
      <w:r>
        <w:t>.</w:t>
      </w:r>
      <w:r w:rsidRPr="00B16626">
        <w:t>D</w:t>
      </w:r>
      <w:r>
        <w:t>.</w:t>
      </w:r>
      <w:r w:rsidRPr="00B16626">
        <w:t xml:space="preserve"> Smith, and L</w:t>
      </w:r>
      <w:r>
        <w:t>.</w:t>
      </w:r>
      <w:r w:rsidRPr="00B16626">
        <w:t xml:space="preserve"> Arnold. 2009. Assessment of female reproductive effort and maternal effects in Pacific Ocean Perch </w:t>
      </w:r>
      <w:r w:rsidRPr="00B16626">
        <w:rPr>
          <w:i/>
        </w:rPr>
        <w:t xml:space="preserve">Sebastes </w:t>
      </w:r>
      <w:proofErr w:type="spellStart"/>
      <w:r w:rsidRPr="00B16626">
        <w:rPr>
          <w:i/>
        </w:rPr>
        <w:t>alutus</w:t>
      </w:r>
      <w:proofErr w:type="spellEnd"/>
      <w:r w:rsidRPr="00B16626">
        <w:t>: do big old females matter? Project 629 Final Report to the North Pacific Research Board.</w:t>
      </w:r>
      <w:r w:rsidRPr="006108AA">
        <w:rPr>
          <w:szCs w:val="22"/>
        </w:rPr>
        <w:t xml:space="preserve"> </w:t>
      </w:r>
    </w:p>
    <w:p w14:paraId="224CBD15" w14:textId="77777777" w:rsidR="00353282" w:rsidRPr="006D0362" w:rsidRDefault="00353282" w:rsidP="00A5156E">
      <w:pPr>
        <w:pStyle w:val="lc"/>
        <w:rPr>
          <w:szCs w:val="22"/>
        </w:rPr>
      </w:pPr>
      <w:r w:rsidRPr="006D0362">
        <w:rPr>
          <w:szCs w:val="22"/>
        </w:rPr>
        <w:t xml:space="preserve">Heifetz, J., D. M. Clausen, and J. N. </w:t>
      </w:r>
      <w:proofErr w:type="spellStart"/>
      <w:r w:rsidRPr="006D0362">
        <w:rPr>
          <w:szCs w:val="22"/>
        </w:rPr>
        <w:t>Ianelli</w:t>
      </w:r>
      <w:proofErr w:type="spellEnd"/>
      <w:r w:rsidRPr="006D0362">
        <w:rPr>
          <w:szCs w:val="22"/>
        </w:rPr>
        <w:t xml:space="preserve">.  1994.  Slope rockfish.  </w:t>
      </w:r>
      <w:r w:rsidRPr="006D0362">
        <w:rPr>
          <w:szCs w:val="22"/>
          <w:u w:val="single"/>
        </w:rPr>
        <w:t>In</w:t>
      </w:r>
      <w:r w:rsidRPr="006D0362">
        <w:rPr>
          <w:szCs w:val="22"/>
        </w:rPr>
        <w:t xml:space="preserve">  Stock assessment and fishery evaluation report for the 1995 Gulf of Alaska </w:t>
      </w:r>
      <w:proofErr w:type="spellStart"/>
      <w:r w:rsidRPr="006D0362">
        <w:rPr>
          <w:szCs w:val="22"/>
        </w:rPr>
        <w:t>groundfish</w:t>
      </w:r>
      <w:proofErr w:type="spellEnd"/>
      <w:r w:rsidRPr="006D0362">
        <w:rPr>
          <w:szCs w:val="22"/>
        </w:rPr>
        <w:t xml:space="preserve"> fishery, p. 5-1 - 5-24.   North Pacific Fishery Management Council, 605 W 4th Ave, Suite </w:t>
      </w:r>
      <w:proofErr w:type="gramStart"/>
      <w:r w:rsidRPr="006D0362">
        <w:rPr>
          <w:szCs w:val="22"/>
        </w:rPr>
        <w:t>306  Anchorage</w:t>
      </w:r>
      <w:proofErr w:type="gramEnd"/>
      <w:r w:rsidRPr="006D0362">
        <w:rPr>
          <w:szCs w:val="22"/>
        </w:rPr>
        <w:t>, AK 99501.</w:t>
      </w:r>
      <w:r w:rsidRPr="006D0362">
        <w:rPr>
          <w:szCs w:val="22"/>
        </w:rPr>
        <w:tab/>
      </w:r>
    </w:p>
    <w:p w14:paraId="28280CEF" w14:textId="2E0BF961" w:rsidR="00353282" w:rsidRDefault="00353282" w:rsidP="00A5156E">
      <w:pPr>
        <w:pStyle w:val="lc"/>
        <w:rPr>
          <w:szCs w:val="22"/>
        </w:rPr>
      </w:pPr>
      <w:r>
        <w:rPr>
          <w:szCs w:val="22"/>
        </w:rPr>
        <w:t xml:space="preserve">Hobson, E.S., J.R. Chess, D.F. Howard. 2001. </w:t>
      </w:r>
      <w:proofErr w:type="spellStart"/>
      <w:r>
        <w:rPr>
          <w:szCs w:val="22"/>
        </w:rPr>
        <w:t>Interannual</w:t>
      </w:r>
      <w:proofErr w:type="spellEnd"/>
      <w:r>
        <w:rPr>
          <w:szCs w:val="22"/>
        </w:rPr>
        <w:t xml:space="preserve"> variation in predation on first-year Sebastes spp. by three northern California predators. Fish. Bull. </w:t>
      </w:r>
      <w:r w:rsidRPr="000D5807">
        <w:rPr>
          <w:bCs/>
          <w:szCs w:val="22"/>
        </w:rPr>
        <w:t>99</w:t>
      </w:r>
      <w:r>
        <w:rPr>
          <w:szCs w:val="22"/>
        </w:rPr>
        <w:t>: 292-302.</w:t>
      </w:r>
    </w:p>
    <w:p w14:paraId="1C6AD7A1" w14:textId="23040583" w:rsidR="00777698" w:rsidRDefault="00777698" w:rsidP="00A5156E">
      <w:pPr>
        <w:pStyle w:val="lc"/>
        <w:rPr>
          <w:szCs w:val="22"/>
        </w:rPr>
      </w:pPr>
      <w:r>
        <w:rPr>
          <w:szCs w:val="22"/>
        </w:rPr>
        <w:t xml:space="preserve">Hopcroft, R., and K. Coyle. </w:t>
      </w:r>
      <w:r>
        <w:rPr>
          <w:szCs w:val="22"/>
          <w:shd w:val="clear" w:color="auto" w:fill="FFFFFF"/>
        </w:rPr>
        <w:t xml:space="preserve">2020. Seward Line: May Large Copepod &amp; </w:t>
      </w:r>
      <w:proofErr w:type="spellStart"/>
      <w:r>
        <w:rPr>
          <w:szCs w:val="22"/>
          <w:shd w:val="clear" w:color="auto" w:fill="FFFFFF"/>
        </w:rPr>
        <w:t>Euphausiid</w:t>
      </w:r>
      <w:proofErr w:type="spellEnd"/>
      <w:r>
        <w:rPr>
          <w:szCs w:val="22"/>
          <w:shd w:val="clear" w:color="auto" w:fill="FFFFFF"/>
        </w:rPr>
        <w:t xml:space="preserve"> Biomass.</w:t>
      </w:r>
      <w:r>
        <w:rPr>
          <w:b/>
          <w:bCs/>
          <w:szCs w:val="22"/>
          <w:shd w:val="clear" w:color="auto" w:fill="FFFFFF"/>
        </w:rPr>
        <w:t xml:space="preserve"> </w:t>
      </w:r>
      <w:r>
        <w:rPr>
          <w:szCs w:val="22"/>
          <w:shd w:val="clear" w:color="auto" w:fill="FFFFFF"/>
        </w:rPr>
        <w:t>Ecosystem Status Report 2020: Gulf of Alaska, Stock Assessment and Fishery Evaluation Report, North Pacific Fishery Management Council, 605 W 4th Ave, Suite 306, Anchorage, AK 99501.</w:t>
      </w:r>
    </w:p>
    <w:p w14:paraId="1914CD80" w14:textId="4D42C2C8" w:rsidR="00766DFB" w:rsidRDefault="00766DFB" w:rsidP="00A5156E">
      <w:pPr>
        <w:pStyle w:val="lc"/>
        <w:rPr>
          <w:szCs w:val="22"/>
        </w:rPr>
      </w:pPr>
      <w:proofErr w:type="spellStart"/>
      <w:r>
        <w:rPr>
          <w:szCs w:val="22"/>
        </w:rPr>
        <w:lastRenderedPageBreak/>
        <w:t>Hulson</w:t>
      </w:r>
      <w:proofErr w:type="spellEnd"/>
      <w:r>
        <w:rPr>
          <w:szCs w:val="22"/>
        </w:rPr>
        <w:t xml:space="preserve">, P.-J.F., J. </w:t>
      </w:r>
      <w:proofErr w:type="spellStart"/>
      <w:r>
        <w:rPr>
          <w:szCs w:val="22"/>
        </w:rPr>
        <w:t>Hiefetz</w:t>
      </w:r>
      <w:proofErr w:type="spellEnd"/>
      <w:r>
        <w:rPr>
          <w:szCs w:val="22"/>
        </w:rPr>
        <w:t xml:space="preserve">, D.H. </w:t>
      </w:r>
      <w:proofErr w:type="spellStart"/>
      <w:r>
        <w:rPr>
          <w:szCs w:val="22"/>
        </w:rPr>
        <w:t>Hanselman</w:t>
      </w:r>
      <w:proofErr w:type="spellEnd"/>
      <w:r>
        <w:rPr>
          <w:szCs w:val="22"/>
        </w:rPr>
        <w:t xml:space="preserve">, S.K. </w:t>
      </w:r>
      <w:proofErr w:type="spellStart"/>
      <w:r>
        <w:rPr>
          <w:szCs w:val="22"/>
        </w:rPr>
        <w:t>Shotwell</w:t>
      </w:r>
      <w:proofErr w:type="spellEnd"/>
      <w:r>
        <w:rPr>
          <w:szCs w:val="22"/>
        </w:rPr>
        <w:t xml:space="preserve">, and J.N. </w:t>
      </w:r>
      <w:proofErr w:type="spellStart"/>
      <w:r>
        <w:rPr>
          <w:szCs w:val="22"/>
        </w:rPr>
        <w:t>Ianelli</w:t>
      </w:r>
      <w:proofErr w:type="spellEnd"/>
      <w:r>
        <w:rPr>
          <w:szCs w:val="22"/>
        </w:rPr>
        <w:t>. 2011. Assessment of the northern rockfish stock in the Gulf of Alaska.</w:t>
      </w:r>
      <w:r w:rsidRPr="00766DFB">
        <w:rPr>
          <w:i/>
          <w:szCs w:val="22"/>
        </w:rPr>
        <w:t xml:space="preserve"> </w:t>
      </w:r>
      <w:r w:rsidRPr="00596BD2">
        <w:rPr>
          <w:i/>
          <w:szCs w:val="22"/>
        </w:rPr>
        <w:t>In</w:t>
      </w:r>
      <w:r>
        <w:rPr>
          <w:szCs w:val="22"/>
        </w:rPr>
        <w:t xml:space="preserve"> </w:t>
      </w:r>
      <w:r w:rsidRPr="00CE5FCC">
        <w:rPr>
          <w:szCs w:val="22"/>
        </w:rPr>
        <w:t xml:space="preserve">Stock assessment and fishery evaluation report for the </w:t>
      </w:r>
      <w:proofErr w:type="spellStart"/>
      <w:r w:rsidRPr="00CE5FCC">
        <w:rPr>
          <w:szCs w:val="22"/>
        </w:rPr>
        <w:t>groundfish</w:t>
      </w:r>
      <w:proofErr w:type="spellEnd"/>
      <w:r w:rsidRPr="00CE5FCC">
        <w:rPr>
          <w:szCs w:val="22"/>
        </w:rPr>
        <w:t xml:space="preserve"> resources of the Gulf of Alaska. North Pacific Fishery Management Council, 605 W 4th Ave, Suite 306</w:t>
      </w:r>
      <w:r>
        <w:rPr>
          <w:szCs w:val="22"/>
        </w:rPr>
        <w:t>, Anchorage, AK 99501</w:t>
      </w:r>
      <w:r w:rsidRPr="00CE5FCC">
        <w:rPr>
          <w:szCs w:val="22"/>
        </w:rPr>
        <w:t>.</w:t>
      </w:r>
    </w:p>
    <w:p w14:paraId="14C97EDA" w14:textId="70BA1137" w:rsidR="00766DFB" w:rsidRDefault="00766DFB" w:rsidP="00A5156E">
      <w:pPr>
        <w:pStyle w:val="lc"/>
        <w:rPr>
          <w:szCs w:val="22"/>
        </w:rPr>
      </w:pPr>
      <w:proofErr w:type="spellStart"/>
      <w:r>
        <w:rPr>
          <w:szCs w:val="22"/>
        </w:rPr>
        <w:t>Hulson</w:t>
      </w:r>
      <w:proofErr w:type="spellEnd"/>
      <w:r>
        <w:rPr>
          <w:szCs w:val="22"/>
        </w:rPr>
        <w:t xml:space="preserve">, P.-J.F., D.H. </w:t>
      </w:r>
      <w:proofErr w:type="spellStart"/>
      <w:r>
        <w:rPr>
          <w:szCs w:val="22"/>
        </w:rPr>
        <w:t>Hanselman</w:t>
      </w:r>
      <w:proofErr w:type="spellEnd"/>
      <w:r>
        <w:rPr>
          <w:szCs w:val="22"/>
        </w:rPr>
        <w:t xml:space="preserve">, S.K. </w:t>
      </w:r>
      <w:proofErr w:type="spellStart"/>
      <w:r>
        <w:rPr>
          <w:szCs w:val="22"/>
        </w:rPr>
        <w:t>Shotwell</w:t>
      </w:r>
      <w:proofErr w:type="spellEnd"/>
      <w:r>
        <w:rPr>
          <w:szCs w:val="22"/>
        </w:rPr>
        <w:t xml:space="preserve">, C.R. Lunsford, and J.N. </w:t>
      </w:r>
      <w:proofErr w:type="spellStart"/>
      <w:r>
        <w:rPr>
          <w:szCs w:val="22"/>
        </w:rPr>
        <w:t>Ianelli</w:t>
      </w:r>
      <w:proofErr w:type="spellEnd"/>
      <w:r>
        <w:rPr>
          <w:szCs w:val="22"/>
        </w:rPr>
        <w:t xml:space="preserve">. 2014. Assessment of the Pacific </w:t>
      </w:r>
      <w:proofErr w:type="gramStart"/>
      <w:r>
        <w:rPr>
          <w:szCs w:val="22"/>
        </w:rPr>
        <w:t>ocean</w:t>
      </w:r>
      <w:proofErr w:type="gramEnd"/>
      <w:r>
        <w:rPr>
          <w:szCs w:val="22"/>
        </w:rPr>
        <w:t xml:space="preserve"> perch stock in the Gulf of Alaska.</w:t>
      </w:r>
      <w:r w:rsidRPr="00766DFB">
        <w:rPr>
          <w:i/>
          <w:szCs w:val="22"/>
        </w:rPr>
        <w:t xml:space="preserve"> </w:t>
      </w:r>
      <w:r w:rsidRPr="00596BD2">
        <w:rPr>
          <w:i/>
          <w:szCs w:val="22"/>
        </w:rPr>
        <w:t>In</w:t>
      </w:r>
      <w:r>
        <w:rPr>
          <w:szCs w:val="22"/>
        </w:rPr>
        <w:t xml:space="preserve"> </w:t>
      </w:r>
      <w:r w:rsidRPr="00CE5FCC">
        <w:rPr>
          <w:szCs w:val="22"/>
        </w:rPr>
        <w:t xml:space="preserve">Stock assessment and fishery evaluation report for the </w:t>
      </w:r>
      <w:proofErr w:type="spellStart"/>
      <w:r w:rsidRPr="00CE5FCC">
        <w:rPr>
          <w:szCs w:val="22"/>
        </w:rPr>
        <w:t>groundfish</w:t>
      </w:r>
      <w:proofErr w:type="spellEnd"/>
      <w:r w:rsidRPr="00CE5FCC">
        <w:rPr>
          <w:szCs w:val="22"/>
        </w:rPr>
        <w:t xml:space="preserve"> resources of the Gulf of Alaska. North Pacific Fishery Management Council, 605 W 4th Ave, Suite 306</w:t>
      </w:r>
      <w:r>
        <w:rPr>
          <w:szCs w:val="22"/>
        </w:rPr>
        <w:t>, Anchorage, AK 99501</w:t>
      </w:r>
      <w:r w:rsidRPr="00CE5FCC">
        <w:rPr>
          <w:szCs w:val="22"/>
        </w:rPr>
        <w:t>.</w:t>
      </w:r>
    </w:p>
    <w:p w14:paraId="1AB7C18A" w14:textId="6BE30744" w:rsidR="00766DFB" w:rsidRDefault="00766DFB" w:rsidP="00766DFB">
      <w:pPr>
        <w:pStyle w:val="lc"/>
        <w:rPr>
          <w:szCs w:val="22"/>
        </w:rPr>
      </w:pPr>
      <w:proofErr w:type="spellStart"/>
      <w:r>
        <w:rPr>
          <w:szCs w:val="22"/>
        </w:rPr>
        <w:t>Hulson</w:t>
      </w:r>
      <w:proofErr w:type="spellEnd"/>
      <w:r>
        <w:rPr>
          <w:szCs w:val="22"/>
        </w:rPr>
        <w:t xml:space="preserve">, P.-J.F., D.H. </w:t>
      </w:r>
      <w:proofErr w:type="spellStart"/>
      <w:r>
        <w:rPr>
          <w:szCs w:val="22"/>
        </w:rPr>
        <w:t>Hanselman</w:t>
      </w:r>
      <w:proofErr w:type="spellEnd"/>
      <w:r>
        <w:rPr>
          <w:szCs w:val="22"/>
        </w:rPr>
        <w:t xml:space="preserve">, S.K. </w:t>
      </w:r>
      <w:proofErr w:type="spellStart"/>
      <w:r>
        <w:rPr>
          <w:szCs w:val="22"/>
        </w:rPr>
        <w:t>Shotwell</w:t>
      </w:r>
      <w:proofErr w:type="spellEnd"/>
      <w:r>
        <w:rPr>
          <w:szCs w:val="22"/>
        </w:rPr>
        <w:t xml:space="preserve">, C.R. Lunsford, and J.N. </w:t>
      </w:r>
      <w:proofErr w:type="spellStart"/>
      <w:r>
        <w:rPr>
          <w:szCs w:val="22"/>
        </w:rPr>
        <w:t>Ianelli</w:t>
      </w:r>
      <w:proofErr w:type="spellEnd"/>
      <w:r>
        <w:rPr>
          <w:szCs w:val="22"/>
        </w:rPr>
        <w:t xml:space="preserve">. 2015. Assessment of the Pacific </w:t>
      </w:r>
      <w:proofErr w:type="gramStart"/>
      <w:r>
        <w:rPr>
          <w:szCs w:val="22"/>
        </w:rPr>
        <w:t>ocean</w:t>
      </w:r>
      <w:proofErr w:type="gramEnd"/>
      <w:r>
        <w:rPr>
          <w:szCs w:val="22"/>
        </w:rPr>
        <w:t xml:space="preserve"> perch stock in the Gulf of Alaska.</w:t>
      </w:r>
      <w:r w:rsidRPr="00766DFB">
        <w:rPr>
          <w:i/>
          <w:szCs w:val="22"/>
        </w:rPr>
        <w:t xml:space="preserve"> </w:t>
      </w:r>
      <w:r w:rsidRPr="00596BD2">
        <w:rPr>
          <w:i/>
          <w:szCs w:val="22"/>
        </w:rPr>
        <w:t>In</w:t>
      </w:r>
      <w:r>
        <w:rPr>
          <w:szCs w:val="22"/>
        </w:rPr>
        <w:t xml:space="preserve"> </w:t>
      </w:r>
      <w:r w:rsidRPr="00CE5FCC">
        <w:rPr>
          <w:szCs w:val="22"/>
        </w:rPr>
        <w:t xml:space="preserve">Stock assessment and fishery evaluation report for the </w:t>
      </w:r>
      <w:proofErr w:type="spellStart"/>
      <w:r w:rsidRPr="00CE5FCC">
        <w:rPr>
          <w:szCs w:val="22"/>
        </w:rPr>
        <w:t>groundfish</w:t>
      </w:r>
      <w:proofErr w:type="spellEnd"/>
      <w:r w:rsidRPr="00CE5FCC">
        <w:rPr>
          <w:szCs w:val="22"/>
        </w:rPr>
        <w:t xml:space="preserve"> resources of the Gulf of Alaska. North Pacific Fishery Management Council, 605 W 4th Ave, Suite 306</w:t>
      </w:r>
      <w:r>
        <w:rPr>
          <w:szCs w:val="22"/>
        </w:rPr>
        <w:t>, Anchorage, AK 99501</w:t>
      </w:r>
      <w:r w:rsidRPr="00CE5FCC">
        <w:rPr>
          <w:szCs w:val="22"/>
        </w:rPr>
        <w:t>.</w:t>
      </w:r>
    </w:p>
    <w:p w14:paraId="6CFC927A" w14:textId="77777777" w:rsidR="00882CA1" w:rsidRDefault="00882CA1" w:rsidP="00882CA1">
      <w:pPr>
        <w:ind w:left="450" w:hanging="450"/>
      </w:pPr>
      <w:r>
        <w:t xml:space="preserve">Jones, D. T., P. H. </w:t>
      </w:r>
      <w:proofErr w:type="spellStart"/>
      <w:r>
        <w:t>Ressler</w:t>
      </w:r>
      <w:proofErr w:type="spellEnd"/>
      <w:r>
        <w:t xml:space="preserve">, S. C. </w:t>
      </w:r>
      <w:proofErr w:type="spellStart"/>
      <w:r>
        <w:t>Stienessen</w:t>
      </w:r>
      <w:proofErr w:type="spellEnd"/>
      <w:r>
        <w:t xml:space="preserve">, A. L. McCarthy, and K. A. </w:t>
      </w:r>
      <w:proofErr w:type="spellStart"/>
      <w:r>
        <w:t>Simonsen</w:t>
      </w:r>
      <w:proofErr w:type="spellEnd"/>
      <w:r>
        <w:t xml:space="preserve">. 2014. Results of the acoustic-trawl survey of walleye </w:t>
      </w:r>
      <w:proofErr w:type="spellStart"/>
      <w:r>
        <w:t>pollock</w:t>
      </w:r>
      <w:proofErr w:type="spellEnd"/>
      <w:r>
        <w:t xml:space="preserve"> (</w:t>
      </w:r>
      <w:proofErr w:type="spellStart"/>
      <w:r>
        <w:rPr>
          <w:i/>
        </w:rPr>
        <w:t>Gadus</w:t>
      </w:r>
      <w:proofErr w:type="spellEnd"/>
      <w:r>
        <w:rPr>
          <w:i/>
        </w:rPr>
        <w:t xml:space="preserve"> </w:t>
      </w:r>
      <w:proofErr w:type="spellStart"/>
      <w:r>
        <w:rPr>
          <w:i/>
        </w:rPr>
        <w:t>chalcogrammus</w:t>
      </w:r>
      <w:proofErr w:type="spellEnd"/>
      <w:r>
        <w:t>) in the Gulf of Alaska, June-August 2013 (DY2013-07). AFSC Processed Rep. 2014-06, 95 p. Alaska Fish. Sci. Cent., NOAA, Natl. Mar. Fish. Serv., 7600 Sand Point Way NE, Seattle WA 98115.</w:t>
      </w:r>
    </w:p>
    <w:p w14:paraId="308C3959" w14:textId="77777777" w:rsidR="00882CA1" w:rsidRDefault="00882CA1" w:rsidP="00882CA1">
      <w:pPr>
        <w:ind w:left="450" w:hanging="450"/>
      </w:pPr>
      <w:r>
        <w:t xml:space="preserve">Jones, D. T., S. </w:t>
      </w:r>
      <w:proofErr w:type="spellStart"/>
      <w:r>
        <w:t>Stienessen</w:t>
      </w:r>
      <w:proofErr w:type="spellEnd"/>
      <w:r>
        <w:t xml:space="preserve">, and N. </w:t>
      </w:r>
      <w:proofErr w:type="spellStart"/>
      <w:r>
        <w:t>Lauffenburger</w:t>
      </w:r>
      <w:proofErr w:type="spellEnd"/>
      <w:r>
        <w:t xml:space="preserve">. 2017. Results of the acoustic-trawl survey of walleye </w:t>
      </w:r>
      <w:proofErr w:type="spellStart"/>
      <w:r>
        <w:t>pollock</w:t>
      </w:r>
      <w:proofErr w:type="spellEnd"/>
      <w:r>
        <w:t xml:space="preserve"> (</w:t>
      </w:r>
      <w:proofErr w:type="spellStart"/>
      <w:r>
        <w:rPr>
          <w:i/>
        </w:rPr>
        <w:t>Gadus</w:t>
      </w:r>
      <w:proofErr w:type="spellEnd"/>
      <w:r>
        <w:rPr>
          <w:i/>
        </w:rPr>
        <w:t xml:space="preserve"> </w:t>
      </w:r>
      <w:proofErr w:type="spellStart"/>
      <w:r>
        <w:rPr>
          <w:i/>
        </w:rPr>
        <w:t>chalcogrammus</w:t>
      </w:r>
      <w:proofErr w:type="spellEnd"/>
      <w:r>
        <w:t>) in the Gulf of Alaska, June-August 2015 (DY2015-06). AFSC Processed Rep. 2017-03, 102 p. Alaska Fish. Sci. Cent., NOAA, Natl. Mar. Fish. Serv., 7600 Sand Point Way NE, Seattle WA 98115. </w:t>
      </w:r>
    </w:p>
    <w:p w14:paraId="7F9AB41C" w14:textId="4FF2ADFA" w:rsidR="00882CA1" w:rsidRPr="00882CA1" w:rsidRDefault="00882CA1" w:rsidP="00882CA1">
      <w:pPr>
        <w:ind w:left="450" w:hanging="450"/>
      </w:pPr>
      <w:r>
        <w:t xml:space="preserve">Jones, D. T., N. E. </w:t>
      </w:r>
      <w:proofErr w:type="spellStart"/>
      <w:r>
        <w:t>Lauffenburger</w:t>
      </w:r>
      <w:proofErr w:type="spellEnd"/>
      <w:r>
        <w:t xml:space="preserve">, K. Williams, and A. De </w:t>
      </w:r>
      <w:proofErr w:type="spellStart"/>
      <w:r>
        <w:t>Robertis</w:t>
      </w:r>
      <w:proofErr w:type="spellEnd"/>
      <w:r>
        <w:t xml:space="preserve">. 2019. Results of the acoustic trawl survey of walleye </w:t>
      </w:r>
      <w:proofErr w:type="spellStart"/>
      <w:r>
        <w:t>pollock</w:t>
      </w:r>
      <w:proofErr w:type="spellEnd"/>
      <w:r>
        <w:t xml:space="preserve"> (</w:t>
      </w:r>
      <w:proofErr w:type="spellStart"/>
      <w:r>
        <w:rPr>
          <w:i/>
        </w:rPr>
        <w:t>Gadus</w:t>
      </w:r>
      <w:proofErr w:type="spellEnd"/>
      <w:r>
        <w:rPr>
          <w:i/>
        </w:rPr>
        <w:t xml:space="preserve"> </w:t>
      </w:r>
      <w:proofErr w:type="spellStart"/>
      <w:r>
        <w:rPr>
          <w:i/>
        </w:rPr>
        <w:t>chalcogrammus</w:t>
      </w:r>
      <w:proofErr w:type="spellEnd"/>
      <w:r>
        <w:t>) in the Gulf of Alaska, June August 2017 (DY2017-06), AFSC Processed Rep. 2019- 08, 110 p. Alaska Fish. Sci. Cent., NOAA, Natl. Mar. Fish. Serv., 7600 Sand Point Way NE Seattle, WA 98115.</w:t>
      </w:r>
    </w:p>
    <w:p w14:paraId="75E17A2E" w14:textId="3B481EA2" w:rsidR="00DC3E14" w:rsidRDefault="00DC3E14" w:rsidP="00766DFB">
      <w:pPr>
        <w:pStyle w:val="lc"/>
        <w:rPr>
          <w:szCs w:val="22"/>
        </w:rPr>
      </w:pPr>
      <w:r>
        <w:rPr>
          <w:szCs w:val="22"/>
        </w:rPr>
        <w:t xml:space="preserve">Jones, D.T., C.N. </w:t>
      </w:r>
      <w:proofErr w:type="spellStart"/>
      <w:r>
        <w:rPr>
          <w:szCs w:val="22"/>
        </w:rPr>
        <w:t>Rooper</w:t>
      </w:r>
      <w:proofErr w:type="spellEnd"/>
      <w:r>
        <w:rPr>
          <w:szCs w:val="22"/>
        </w:rPr>
        <w:t xml:space="preserve">, C.D. Wilson, P. Spencer, D.H. </w:t>
      </w:r>
      <w:proofErr w:type="spellStart"/>
      <w:r>
        <w:rPr>
          <w:szCs w:val="22"/>
        </w:rPr>
        <w:t>Hanselman</w:t>
      </w:r>
      <w:proofErr w:type="spellEnd"/>
      <w:r>
        <w:rPr>
          <w:szCs w:val="22"/>
        </w:rPr>
        <w:t xml:space="preserve">, and R.E. </w:t>
      </w:r>
      <w:proofErr w:type="spellStart"/>
      <w:r>
        <w:rPr>
          <w:szCs w:val="22"/>
        </w:rPr>
        <w:t>Wilborn</w:t>
      </w:r>
      <w:proofErr w:type="spellEnd"/>
      <w:r>
        <w:rPr>
          <w:szCs w:val="22"/>
        </w:rPr>
        <w:t xml:space="preserve">. In Review. Estimates of Availability to Bottom Trawls for Select Rockfish </w:t>
      </w:r>
      <w:proofErr w:type="spellStart"/>
      <w:r>
        <w:rPr>
          <w:szCs w:val="22"/>
        </w:rPr>
        <w:t>Speices</w:t>
      </w:r>
      <w:proofErr w:type="spellEnd"/>
      <w:r>
        <w:rPr>
          <w:szCs w:val="22"/>
        </w:rPr>
        <w:t xml:space="preserve"> from Acoustic-Optic Surveys in the Gulf of Alaska.</w:t>
      </w:r>
    </w:p>
    <w:p w14:paraId="2384E76C" w14:textId="77777777" w:rsidR="00E864E9" w:rsidRDefault="00E864E9" w:rsidP="00A5156E">
      <w:pPr>
        <w:pStyle w:val="lc"/>
        <w:rPr>
          <w:szCs w:val="22"/>
        </w:rPr>
      </w:pPr>
      <w:proofErr w:type="spellStart"/>
      <w:r w:rsidRPr="00E864E9">
        <w:rPr>
          <w:szCs w:val="22"/>
        </w:rPr>
        <w:t>Kamin</w:t>
      </w:r>
      <w:proofErr w:type="spellEnd"/>
      <w:r w:rsidRPr="00E864E9">
        <w:rPr>
          <w:szCs w:val="22"/>
        </w:rPr>
        <w:t xml:space="preserve">, L. M., </w:t>
      </w:r>
      <w:r>
        <w:rPr>
          <w:szCs w:val="22"/>
        </w:rPr>
        <w:t xml:space="preserve">K. J. </w:t>
      </w:r>
      <w:proofErr w:type="spellStart"/>
      <w:r w:rsidRPr="00E864E9">
        <w:rPr>
          <w:szCs w:val="22"/>
        </w:rPr>
        <w:t>Palof</w:t>
      </w:r>
      <w:proofErr w:type="spellEnd"/>
      <w:r w:rsidRPr="00E864E9">
        <w:rPr>
          <w:szCs w:val="22"/>
        </w:rPr>
        <w:t xml:space="preserve">, </w:t>
      </w:r>
      <w:r>
        <w:rPr>
          <w:szCs w:val="22"/>
        </w:rPr>
        <w:t>J.</w:t>
      </w:r>
      <w:r w:rsidRPr="00E864E9">
        <w:rPr>
          <w:szCs w:val="22"/>
        </w:rPr>
        <w:t xml:space="preserve"> Heifetz, and </w:t>
      </w:r>
      <w:r>
        <w:rPr>
          <w:szCs w:val="22"/>
        </w:rPr>
        <w:t xml:space="preserve">A.J. </w:t>
      </w:r>
      <w:proofErr w:type="spellStart"/>
      <w:r w:rsidRPr="00E864E9">
        <w:rPr>
          <w:szCs w:val="22"/>
        </w:rPr>
        <w:t>Gharrett</w:t>
      </w:r>
      <w:proofErr w:type="spellEnd"/>
      <w:r w:rsidRPr="00E864E9">
        <w:rPr>
          <w:szCs w:val="22"/>
        </w:rPr>
        <w:t>, A. J. 2013</w:t>
      </w:r>
      <w:r>
        <w:rPr>
          <w:szCs w:val="22"/>
        </w:rPr>
        <w:t>.</w:t>
      </w:r>
      <w:r w:rsidRPr="00E864E9">
        <w:rPr>
          <w:szCs w:val="22"/>
        </w:rPr>
        <w:t xml:space="preserve"> </w:t>
      </w:r>
      <w:proofErr w:type="spellStart"/>
      <w:r w:rsidRPr="00E864E9">
        <w:rPr>
          <w:szCs w:val="22"/>
        </w:rPr>
        <w:t>Interannual</w:t>
      </w:r>
      <w:proofErr w:type="spellEnd"/>
      <w:r w:rsidRPr="00E864E9">
        <w:rPr>
          <w:szCs w:val="22"/>
        </w:rPr>
        <w:t xml:space="preserve"> and spatial variation in the population genetic composition of young-of-the-year Pacific ocean perch (Sebastes </w:t>
      </w:r>
      <w:proofErr w:type="spellStart"/>
      <w:r w:rsidRPr="00E864E9">
        <w:rPr>
          <w:szCs w:val="22"/>
        </w:rPr>
        <w:t>alutus</w:t>
      </w:r>
      <w:proofErr w:type="spellEnd"/>
      <w:r w:rsidRPr="00E864E9">
        <w:rPr>
          <w:szCs w:val="22"/>
        </w:rPr>
        <w:t xml:space="preserve">) in the Gulf of Alaska. Fisheries Oceanography. </w:t>
      </w:r>
      <w:proofErr w:type="spellStart"/>
      <w:proofErr w:type="gramStart"/>
      <w:r w:rsidRPr="00E864E9">
        <w:rPr>
          <w:szCs w:val="22"/>
        </w:rPr>
        <w:t>doi</w:t>
      </w:r>
      <w:proofErr w:type="spellEnd"/>
      <w:proofErr w:type="gramEnd"/>
      <w:r w:rsidRPr="00E864E9">
        <w:rPr>
          <w:szCs w:val="22"/>
        </w:rPr>
        <w:t>: 10.1111/fog.12038</w:t>
      </w:r>
      <w:r w:rsidR="00F04C6A">
        <w:rPr>
          <w:szCs w:val="22"/>
        </w:rPr>
        <w:t>.</w:t>
      </w:r>
    </w:p>
    <w:p w14:paraId="3CAECF5C" w14:textId="77777777" w:rsidR="00353282" w:rsidRPr="006D0362" w:rsidRDefault="00353282" w:rsidP="00A5156E">
      <w:pPr>
        <w:pStyle w:val="lc"/>
        <w:rPr>
          <w:szCs w:val="22"/>
        </w:rPr>
      </w:pPr>
      <w:proofErr w:type="spellStart"/>
      <w:r w:rsidRPr="006D0362">
        <w:rPr>
          <w:szCs w:val="22"/>
        </w:rPr>
        <w:t>Karinen</w:t>
      </w:r>
      <w:proofErr w:type="spellEnd"/>
      <w:r w:rsidRPr="006D0362">
        <w:rPr>
          <w:szCs w:val="22"/>
        </w:rPr>
        <w:t xml:space="preserve">, J. F., and B. L. Wing.  1987.  Pacific ocean perch.  </w:t>
      </w:r>
      <w:proofErr w:type="gramStart"/>
      <w:r w:rsidRPr="006D0362">
        <w:rPr>
          <w:szCs w:val="22"/>
          <w:u w:val="single"/>
        </w:rPr>
        <w:t>In</w:t>
      </w:r>
      <w:r w:rsidRPr="006D0362">
        <w:rPr>
          <w:szCs w:val="22"/>
        </w:rPr>
        <w:t xml:space="preserve">  R</w:t>
      </w:r>
      <w:proofErr w:type="gramEnd"/>
      <w:r w:rsidRPr="006D0362">
        <w:rPr>
          <w:szCs w:val="22"/>
        </w:rPr>
        <w:t xml:space="preserve">. L. Major (editor), Condition of </w:t>
      </w:r>
      <w:proofErr w:type="spellStart"/>
      <w:r w:rsidRPr="006D0362">
        <w:rPr>
          <w:szCs w:val="22"/>
        </w:rPr>
        <w:t>groundfish</w:t>
      </w:r>
      <w:proofErr w:type="spellEnd"/>
      <w:r w:rsidRPr="006D0362">
        <w:rPr>
          <w:szCs w:val="22"/>
        </w:rPr>
        <w:t xml:space="preserve"> resources of the Gulf of Alaska region as assessed in 1986, p. 149-157. U.S. Dep. </w:t>
      </w:r>
      <w:proofErr w:type="spellStart"/>
      <w:r w:rsidRPr="006D0362">
        <w:rPr>
          <w:szCs w:val="22"/>
        </w:rPr>
        <w:t>Commer</w:t>
      </w:r>
      <w:proofErr w:type="spellEnd"/>
      <w:r w:rsidRPr="006D0362">
        <w:rPr>
          <w:szCs w:val="22"/>
        </w:rPr>
        <w:t>., NOAA Tech. Memo. NMFS F/NWC-1</w:t>
      </w:r>
      <w:r w:rsidRPr="006D0362">
        <w:rPr>
          <w:szCs w:val="22"/>
        </w:rPr>
        <w:softHyphen/>
        <w:t>19.</w:t>
      </w:r>
    </w:p>
    <w:p w14:paraId="1955CDF2" w14:textId="77777777" w:rsidR="00353282" w:rsidRPr="006D0362" w:rsidRDefault="00353282" w:rsidP="00A5156E">
      <w:pPr>
        <w:pStyle w:val="lc"/>
        <w:rPr>
          <w:szCs w:val="22"/>
        </w:rPr>
      </w:pPr>
      <w:r w:rsidRPr="006D0362">
        <w:rPr>
          <w:szCs w:val="22"/>
        </w:rPr>
        <w:t xml:space="preserve">Kendall, A. W., and W. H. </w:t>
      </w:r>
      <w:proofErr w:type="spellStart"/>
      <w:r w:rsidRPr="006D0362">
        <w:rPr>
          <w:szCs w:val="22"/>
        </w:rPr>
        <w:t>Lenarz</w:t>
      </w:r>
      <w:proofErr w:type="spellEnd"/>
      <w:r w:rsidRPr="006D0362">
        <w:rPr>
          <w:szCs w:val="22"/>
        </w:rPr>
        <w:t xml:space="preserve">.  1986.  Status of early life history studies of northeast Pacific rockfishes.  Proc. Int. Rockfish </w:t>
      </w:r>
      <w:proofErr w:type="spellStart"/>
      <w:r w:rsidRPr="006D0362">
        <w:rPr>
          <w:szCs w:val="22"/>
        </w:rPr>
        <w:t>Symp</w:t>
      </w:r>
      <w:proofErr w:type="spellEnd"/>
      <w:r w:rsidRPr="006D0362">
        <w:rPr>
          <w:szCs w:val="22"/>
        </w:rPr>
        <w:t>. Oct. 1986, Anchorage Alaska; p. 99-117.</w:t>
      </w:r>
    </w:p>
    <w:p w14:paraId="0BCA885F" w14:textId="047F7C37" w:rsidR="00353282" w:rsidRDefault="00353282" w:rsidP="00A5156E">
      <w:pPr>
        <w:pStyle w:val="lc"/>
        <w:rPr>
          <w:szCs w:val="22"/>
        </w:rPr>
      </w:pPr>
      <w:r w:rsidRPr="006D0362">
        <w:rPr>
          <w:szCs w:val="22"/>
        </w:rPr>
        <w:t>Kendall, A.W., Jr. 2000. An historical review of Sebastes taxonomy and systematics. Mar. Fish. Rev. 62: 1-16.</w:t>
      </w:r>
    </w:p>
    <w:p w14:paraId="29CCF7C3" w14:textId="166EA96F" w:rsidR="002427DD" w:rsidRPr="006D0362" w:rsidRDefault="002427DD" w:rsidP="002427DD">
      <w:pPr>
        <w:pStyle w:val="lc"/>
        <w:rPr>
          <w:szCs w:val="22"/>
        </w:rPr>
      </w:pPr>
      <w:r w:rsidRPr="002427DD">
        <w:rPr>
          <w:szCs w:val="22"/>
        </w:rPr>
        <w:t xml:space="preserve">Kimmel, D., C. </w:t>
      </w:r>
      <w:proofErr w:type="spellStart"/>
      <w:r w:rsidRPr="002427DD">
        <w:rPr>
          <w:szCs w:val="22"/>
        </w:rPr>
        <w:t>Harpold</w:t>
      </w:r>
      <w:proofErr w:type="spellEnd"/>
      <w:r w:rsidRPr="002427DD">
        <w:rPr>
          <w:szCs w:val="22"/>
        </w:rPr>
        <w:t xml:space="preserve">, J. Lamb, M. </w:t>
      </w:r>
      <w:proofErr w:type="spellStart"/>
      <w:r w:rsidRPr="002427DD">
        <w:rPr>
          <w:szCs w:val="22"/>
        </w:rPr>
        <w:t>Paquin</w:t>
      </w:r>
      <w:proofErr w:type="spellEnd"/>
      <w:r w:rsidRPr="002427DD">
        <w:rPr>
          <w:szCs w:val="22"/>
        </w:rPr>
        <w:t xml:space="preserve">, L. Rogers. 2019. Rapid zooplankton assessment in the western Gulf of Alaska. In </w:t>
      </w:r>
      <w:proofErr w:type="spellStart"/>
      <w:r w:rsidRPr="002427DD">
        <w:rPr>
          <w:szCs w:val="22"/>
        </w:rPr>
        <w:t>Zador</w:t>
      </w:r>
      <w:proofErr w:type="spellEnd"/>
      <w:r w:rsidRPr="002427DD">
        <w:rPr>
          <w:szCs w:val="22"/>
        </w:rPr>
        <w:t xml:space="preserve">, S., and </w:t>
      </w:r>
      <w:proofErr w:type="spellStart"/>
      <w:r w:rsidRPr="002427DD">
        <w:rPr>
          <w:szCs w:val="22"/>
        </w:rPr>
        <w:t>Yasumiishi</w:t>
      </w:r>
      <w:proofErr w:type="spellEnd"/>
      <w:r w:rsidRPr="002427DD">
        <w:rPr>
          <w:szCs w:val="22"/>
        </w:rPr>
        <w:t>, E., 2019. Ecosystem Status Report 2019: Gulf of Alaska, Stock Assessment and Fishery Evaluation Report, North Pacific Fishery Management Council, 605 W 4th Ave, Suite 306, Anchorage, AK 99501.</w:t>
      </w:r>
    </w:p>
    <w:p w14:paraId="73DE549D" w14:textId="77777777" w:rsidR="00353282" w:rsidRPr="00D43499" w:rsidRDefault="00353282" w:rsidP="00D43499">
      <w:pPr>
        <w:pStyle w:val="lc"/>
        <w:rPr>
          <w:szCs w:val="22"/>
        </w:rPr>
      </w:pPr>
      <w:r w:rsidRPr="00D43499">
        <w:rPr>
          <w:szCs w:val="22"/>
        </w:rPr>
        <w:t>Krieger, K.J., 1993. Distribution and abundance of rockfish determined from a submersible and by bottom trawling. Fish. Bull. 91, 87-96.</w:t>
      </w:r>
    </w:p>
    <w:p w14:paraId="3360FC67" w14:textId="3AE9AA5F" w:rsidR="00353282" w:rsidRDefault="00353282" w:rsidP="00D43499">
      <w:pPr>
        <w:pStyle w:val="lc"/>
        <w:rPr>
          <w:szCs w:val="22"/>
        </w:rPr>
      </w:pPr>
      <w:r w:rsidRPr="00D43499">
        <w:rPr>
          <w:szCs w:val="22"/>
        </w:rPr>
        <w:t xml:space="preserve">Krieger, K.J., </w:t>
      </w:r>
      <w:r>
        <w:rPr>
          <w:szCs w:val="22"/>
        </w:rPr>
        <w:t xml:space="preserve">and M.F. </w:t>
      </w:r>
      <w:r w:rsidRPr="00D43499">
        <w:rPr>
          <w:szCs w:val="22"/>
        </w:rPr>
        <w:t>Sigler</w:t>
      </w:r>
      <w:r>
        <w:rPr>
          <w:szCs w:val="22"/>
        </w:rPr>
        <w:t>.</w:t>
      </w:r>
      <w:r w:rsidRPr="00D43499">
        <w:rPr>
          <w:szCs w:val="22"/>
        </w:rPr>
        <w:t xml:space="preserve"> 1996. Catchability coefficient for rockfish estimated from trawl and submersible surveys. Fish. Bull. 94, 282-288.</w:t>
      </w:r>
    </w:p>
    <w:p w14:paraId="1386E25C" w14:textId="694B2A4D" w:rsidR="002427DD" w:rsidRPr="002427DD" w:rsidDel="000B18D8" w:rsidRDefault="002427DD" w:rsidP="002427DD">
      <w:pPr>
        <w:pStyle w:val="lc"/>
        <w:rPr>
          <w:del w:id="156" w:author="Ben.Williams" w:date="2020-10-30T14:09:00Z"/>
          <w:szCs w:val="22"/>
        </w:rPr>
      </w:pPr>
      <w:del w:id="157" w:author="Ben.Williams" w:date="2020-10-30T14:09:00Z">
        <w:r w:rsidRPr="002427DD" w:rsidDel="000B18D8">
          <w:rPr>
            <w:szCs w:val="22"/>
          </w:rPr>
          <w:lastRenderedPageBreak/>
          <w:delText>Laman, N. 2019a. Gulf of Alaska survey bottom trawl temperature analysis. In Zador, S., and Yasumiishi, E., 2019. Ecosystem Status Report 2019: Gulf of Alaska, Stock Assessment and Fishery Evaluation Report, North Pacific Fishery Management Council, 605 W 4th Ave, Suite 306, Anchorage, AK 99501.</w:delText>
        </w:r>
      </w:del>
    </w:p>
    <w:p w14:paraId="38A6B026" w14:textId="1443D145" w:rsidR="002427DD" w:rsidRPr="002427DD" w:rsidDel="000B18D8" w:rsidRDefault="002427DD" w:rsidP="002427DD">
      <w:pPr>
        <w:pStyle w:val="lc"/>
        <w:rPr>
          <w:del w:id="158" w:author="Ben.Williams" w:date="2020-10-30T14:09:00Z"/>
          <w:szCs w:val="22"/>
        </w:rPr>
      </w:pPr>
      <w:del w:id="159" w:author="Ben.Williams" w:date="2020-10-30T14:09:00Z">
        <w:r w:rsidRPr="002427DD" w:rsidDel="000B18D8">
          <w:rPr>
            <w:szCs w:val="22"/>
          </w:rPr>
          <w:delText>Laman, N. 2019b. Gulf of Alaska groundfish condition. In Zador, S., and Yasumiishi, E., 2019. Ecosystem Status Report 2019: Gulf of Alaska, Stock Assessment and Fishery Evaluation Report, North Pacific Fishery Management Council, 605 W 4th Ave, Suite 306, Anchorage, AK 99501.</w:delText>
        </w:r>
      </w:del>
    </w:p>
    <w:p w14:paraId="2ABFCE84" w14:textId="77777777" w:rsidR="00353282" w:rsidRPr="006D0362" w:rsidRDefault="00353282" w:rsidP="00A5156E">
      <w:pPr>
        <w:pStyle w:val="lc"/>
        <w:rPr>
          <w:szCs w:val="22"/>
        </w:rPr>
      </w:pPr>
      <w:proofErr w:type="spellStart"/>
      <w:r w:rsidRPr="006D0362">
        <w:rPr>
          <w:szCs w:val="22"/>
        </w:rPr>
        <w:t>Leaman</w:t>
      </w:r>
      <w:proofErr w:type="spellEnd"/>
      <w:r w:rsidRPr="006D0362">
        <w:rPr>
          <w:szCs w:val="22"/>
        </w:rPr>
        <w:t>, B. M. 1991. Reproductive styles and life history variables relative to exploitation and management of Sebastes stocks. Environmental Biology of Fishes 30: 253-271.</w:t>
      </w:r>
    </w:p>
    <w:p w14:paraId="1B62624A" w14:textId="77777777" w:rsidR="00353282" w:rsidRPr="006D0362" w:rsidRDefault="00353282" w:rsidP="00A5156E">
      <w:pPr>
        <w:pStyle w:val="lc"/>
        <w:rPr>
          <w:szCs w:val="22"/>
        </w:rPr>
      </w:pPr>
      <w:proofErr w:type="spellStart"/>
      <w:r w:rsidRPr="006D0362">
        <w:rPr>
          <w:szCs w:val="22"/>
        </w:rPr>
        <w:t>Leaman</w:t>
      </w:r>
      <w:proofErr w:type="spellEnd"/>
      <w:r w:rsidRPr="006D0362">
        <w:rPr>
          <w:szCs w:val="22"/>
        </w:rPr>
        <w:t xml:space="preserve">, B.M. and R.J. Beamish. 1984.  Ecological and management implications of longevity in some Northeast Pacific </w:t>
      </w:r>
      <w:proofErr w:type="spellStart"/>
      <w:r w:rsidRPr="006D0362">
        <w:rPr>
          <w:szCs w:val="22"/>
        </w:rPr>
        <w:t>groundfishes</w:t>
      </w:r>
      <w:proofErr w:type="spellEnd"/>
      <w:r w:rsidRPr="006D0362">
        <w:rPr>
          <w:szCs w:val="22"/>
        </w:rPr>
        <w:t xml:space="preserve">.  Int. North Pac. Fish. Comm. Bull. 42:85-97. </w:t>
      </w:r>
    </w:p>
    <w:p w14:paraId="28617D89" w14:textId="77777777" w:rsidR="00353282" w:rsidRPr="006D0362" w:rsidRDefault="00353282" w:rsidP="00A5156E">
      <w:pPr>
        <w:pStyle w:val="lc"/>
        <w:rPr>
          <w:szCs w:val="22"/>
        </w:rPr>
      </w:pPr>
      <w:r w:rsidRPr="006D0362">
        <w:rPr>
          <w:szCs w:val="22"/>
        </w:rPr>
        <w:t>Li, Z. 2004. Phylogenetic relationships and identification of juveniles of the genus Sebastes. University of Alaska-Fairbanks, School of Fisheries and Ocean Sciences.  M.S. thesis.</w:t>
      </w:r>
    </w:p>
    <w:p w14:paraId="3F19C3A4" w14:textId="77777777" w:rsidR="00353282" w:rsidRPr="006D0362" w:rsidRDefault="00353282" w:rsidP="00A5156E">
      <w:pPr>
        <w:pStyle w:val="lc"/>
        <w:rPr>
          <w:szCs w:val="22"/>
        </w:rPr>
      </w:pPr>
      <w:proofErr w:type="spellStart"/>
      <w:r w:rsidRPr="006D0362">
        <w:rPr>
          <w:szCs w:val="22"/>
        </w:rPr>
        <w:t>Longhurst</w:t>
      </w:r>
      <w:proofErr w:type="spellEnd"/>
      <w:r w:rsidRPr="006D0362">
        <w:rPr>
          <w:szCs w:val="22"/>
        </w:rPr>
        <w:t>, A., 2002. Murphy's law revisited: longevity as a factor in recruitment to fish populations</w:t>
      </w:r>
      <w:proofErr w:type="gramStart"/>
      <w:r w:rsidRPr="006D0362">
        <w:rPr>
          <w:szCs w:val="22"/>
        </w:rPr>
        <w:t>..</w:t>
      </w:r>
      <w:proofErr w:type="gramEnd"/>
      <w:r w:rsidRPr="006D0362">
        <w:rPr>
          <w:szCs w:val="22"/>
        </w:rPr>
        <w:t xml:space="preserve"> Fish. Res. 56:125-131.</w:t>
      </w:r>
    </w:p>
    <w:p w14:paraId="5A73405F" w14:textId="77777777" w:rsidR="00353282" w:rsidRPr="006D0362" w:rsidRDefault="00353282" w:rsidP="00A5156E">
      <w:pPr>
        <w:pStyle w:val="lc"/>
        <w:rPr>
          <w:szCs w:val="22"/>
        </w:rPr>
      </w:pPr>
      <w:r w:rsidRPr="006D0362">
        <w:rPr>
          <w:szCs w:val="22"/>
        </w:rPr>
        <w:t xml:space="preserve">Love, M.S., M.H. </w:t>
      </w:r>
      <w:proofErr w:type="spellStart"/>
      <w:r w:rsidRPr="006D0362">
        <w:rPr>
          <w:szCs w:val="22"/>
        </w:rPr>
        <w:t>Carr</w:t>
      </w:r>
      <w:proofErr w:type="spellEnd"/>
      <w:r w:rsidRPr="006D0362">
        <w:rPr>
          <w:szCs w:val="22"/>
        </w:rPr>
        <w:t xml:space="preserve">, and L.J. </w:t>
      </w:r>
      <w:proofErr w:type="spellStart"/>
      <w:r w:rsidRPr="006D0362">
        <w:rPr>
          <w:szCs w:val="22"/>
        </w:rPr>
        <w:t>Haldorson</w:t>
      </w:r>
      <w:proofErr w:type="spellEnd"/>
      <w:r w:rsidRPr="006D0362">
        <w:rPr>
          <w:szCs w:val="22"/>
        </w:rPr>
        <w:t xml:space="preserve">. 1991. The ecology of substrate-associated juveniles of the genus Sebastes. Environmental Biology of Fishes 30:225-243. </w:t>
      </w:r>
    </w:p>
    <w:p w14:paraId="12795588" w14:textId="77777777" w:rsidR="00353282" w:rsidRPr="006D0362" w:rsidRDefault="00353282" w:rsidP="00A5156E">
      <w:pPr>
        <w:pStyle w:val="lc"/>
        <w:rPr>
          <w:szCs w:val="22"/>
        </w:rPr>
      </w:pPr>
      <w:r w:rsidRPr="006D0362">
        <w:rPr>
          <w:szCs w:val="22"/>
        </w:rPr>
        <w:t xml:space="preserve">Love M.S, M.M. </w:t>
      </w:r>
      <w:proofErr w:type="spellStart"/>
      <w:r w:rsidRPr="006D0362">
        <w:rPr>
          <w:szCs w:val="22"/>
        </w:rPr>
        <w:t>Yoklavich</w:t>
      </w:r>
      <w:proofErr w:type="spellEnd"/>
      <w:r w:rsidRPr="006D0362">
        <w:rPr>
          <w:szCs w:val="22"/>
        </w:rPr>
        <w:t xml:space="preserve">, and L. </w:t>
      </w:r>
      <w:proofErr w:type="spellStart"/>
      <w:r w:rsidRPr="006D0362">
        <w:rPr>
          <w:szCs w:val="22"/>
        </w:rPr>
        <w:t>Thorsteinson</w:t>
      </w:r>
      <w:proofErr w:type="spellEnd"/>
      <w:r w:rsidRPr="006D0362">
        <w:rPr>
          <w:szCs w:val="22"/>
        </w:rPr>
        <w:t xml:space="preserve"> 2002</w:t>
      </w:r>
      <w:r w:rsidRPr="002427DD">
        <w:rPr>
          <w:szCs w:val="22"/>
        </w:rPr>
        <w:t>. The Rockfishes of the Northeast Pacific.</w:t>
      </w:r>
      <w:r w:rsidRPr="006D0362">
        <w:rPr>
          <w:szCs w:val="22"/>
        </w:rPr>
        <w:t xml:space="preserve"> University of California Press, Los Angeles.</w:t>
      </w:r>
    </w:p>
    <w:p w14:paraId="53D2EDCA" w14:textId="77777777" w:rsidR="00353282" w:rsidRPr="006D0362" w:rsidRDefault="00353282" w:rsidP="00A5156E">
      <w:pPr>
        <w:pStyle w:val="lc"/>
        <w:rPr>
          <w:szCs w:val="22"/>
        </w:rPr>
      </w:pPr>
      <w:r w:rsidRPr="006D0362">
        <w:rPr>
          <w:szCs w:val="22"/>
        </w:rPr>
        <w:t>Lunsford, C.  1999.  Distribution patterns and reproductive aspects of Pacific ocean perch (</w:t>
      </w:r>
      <w:r w:rsidRPr="006D0362">
        <w:rPr>
          <w:i/>
          <w:szCs w:val="22"/>
        </w:rPr>
        <w:t xml:space="preserve">Sebastes </w:t>
      </w:r>
      <w:proofErr w:type="spellStart"/>
      <w:r w:rsidRPr="006D0362">
        <w:rPr>
          <w:i/>
          <w:szCs w:val="22"/>
        </w:rPr>
        <w:t>alutus</w:t>
      </w:r>
      <w:proofErr w:type="spellEnd"/>
      <w:r w:rsidRPr="006D0362">
        <w:rPr>
          <w:szCs w:val="22"/>
        </w:rPr>
        <w:t>) in the Gulf of Alaska.  M.S. thesis. University of Alaska Fairbanks, Juneau Center, School of Fisheries and Ocean Sciences.</w:t>
      </w:r>
    </w:p>
    <w:p w14:paraId="5DF93EBD" w14:textId="766272BB" w:rsidR="00353282" w:rsidRPr="000F5BCD" w:rsidDel="000B18D8" w:rsidRDefault="00353282" w:rsidP="000F5BCD">
      <w:pPr>
        <w:pStyle w:val="lc"/>
        <w:rPr>
          <w:del w:id="160" w:author="Ben.Williams" w:date="2020-10-30T14:11:00Z"/>
          <w:szCs w:val="22"/>
        </w:rPr>
      </w:pPr>
      <w:del w:id="161" w:author="Ben.Williams" w:date="2020-10-30T14:11:00Z">
        <w:r w:rsidRPr="00284962" w:rsidDel="000B18D8">
          <w:rPr>
            <w:szCs w:val="22"/>
          </w:rPr>
          <w:delText>Malecha, P. W.</w:delText>
        </w:r>
        <w:r w:rsidRPr="006108AA" w:rsidDel="000B18D8">
          <w:rPr>
            <w:szCs w:val="22"/>
          </w:rPr>
          <w:delText xml:space="preserve">, </w:delText>
        </w:r>
        <w:r w:rsidRPr="000F5BCD" w:rsidDel="000B18D8">
          <w:rPr>
            <w:szCs w:val="22"/>
          </w:rPr>
          <w:delText>D. H. Hanselman</w:delText>
        </w:r>
        <w:r w:rsidRPr="006108AA" w:rsidDel="000B18D8">
          <w:rPr>
            <w:szCs w:val="22"/>
          </w:rPr>
          <w:delText>, and</w:delText>
        </w:r>
        <w:r w:rsidRPr="00284962" w:rsidDel="000B18D8">
          <w:rPr>
            <w:szCs w:val="22"/>
          </w:rPr>
          <w:delText xml:space="preserve"> J. Heifetz.</w:delText>
        </w:r>
        <w:r w:rsidRPr="006108AA" w:rsidDel="000B18D8">
          <w:rPr>
            <w:szCs w:val="22"/>
          </w:rPr>
          <w:delText xml:space="preserve">  2007.  Growth and mortality of rockfish (Scorpaenidae) from Alaskan waters. NOAA Tech. Memo. NMFS-AFSC-172. 61 p.</w:delText>
        </w:r>
      </w:del>
    </w:p>
    <w:p w14:paraId="3DE8C921" w14:textId="39D85623" w:rsidR="00353282" w:rsidRDefault="00353282" w:rsidP="00A5156E">
      <w:pPr>
        <w:pStyle w:val="lc"/>
        <w:rPr>
          <w:szCs w:val="22"/>
        </w:rPr>
      </w:pPr>
      <w:r w:rsidRPr="006D0362">
        <w:rPr>
          <w:szCs w:val="22"/>
        </w:rPr>
        <w:t xml:space="preserve">Major, R. L., and </w:t>
      </w:r>
      <w:del w:id="162" w:author="Ben.Williams" w:date="2020-10-30T14:12:00Z">
        <w:r w:rsidRPr="006D0362" w:rsidDel="000B18D8">
          <w:rPr>
            <w:szCs w:val="22"/>
          </w:rPr>
          <w:delText xml:space="preserve"> </w:delText>
        </w:r>
      </w:del>
      <w:r w:rsidRPr="006D0362">
        <w:rPr>
          <w:szCs w:val="22"/>
        </w:rPr>
        <w:t xml:space="preserve">H. H. </w:t>
      </w:r>
      <w:proofErr w:type="spellStart"/>
      <w:r w:rsidRPr="006D0362">
        <w:rPr>
          <w:szCs w:val="22"/>
        </w:rPr>
        <w:t>Shippen</w:t>
      </w:r>
      <w:proofErr w:type="spellEnd"/>
      <w:r w:rsidRPr="006D0362">
        <w:rPr>
          <w:szCs w:val="22"/>
        </w:rPr>
        <w:t xml:space="preserve">.  1970.  Synopsis of biological data on Pacific </w:t>
      </w:r>
      <w:proofErr w:type="gramStart"/>
      <w:r w:rsidRPr="006D0362">
        <w:rPr>
          <w:szCs w:val="22"/>
        </w:rPr>
        <w:t>ocean</w:t>
      </w:r>
      <w:proofErr w:type="gramEnd"/>
      <w:r w:rsidRPr="006D0362">
        <w:rPr>
          <w:szCs w:val="22"/>
        </w:rPr>
        <w:t xml:space="preserve"> perch, </w:t>
      </w:r>
      <w:proofErr w:type="spellStart"/>
      <w:r w:rsidRPr="006D0362">
        <w:rPr>
          <w:i/>
          <w:iCs/>
          <w:szCs w:val="22"/>
        </w:rPr>
        <w:t>Sebastodes</w:t>
      </w:r>
      <w:proofErr w:type="spellEnd"/>
      <w:r w:rsidRPr="006D0362">
        <w:rPr>
          <w:i/>
          <w:iCs/>
          <w:szCs w:val="22"/>
        </w:rPr>
        <w:t xml:space="preserve"> </w:t>
      </w:r>
      <w:proofErr w:type="spellStart"/>
      <w:r w:rsidRPr="006D0362">
        <w:rPr>
          <w:i/>
          <w:iCs/>
          <w:szCs w:val="22"/>
        </w:rPr>
        <w:t>alutus</w:t>
      </w:r>
      <w:proofErr w:type="spellEnd"/>
      <w:r w:rsidRPr="006D0362">
        <w:rPr>
          <w:szCs w:val="22"/>
        </w:rPr>
        <w:t>.  FAO Fisheries Synopsis No. 79, NOAA Circular 347, 38 p.</w:t>
      </w:r>
    </w:p>
    <w:p w14:paraId="153756D7" w14:textId="27A72E1C" w:rsidR="00766DFB" w:rsidRPr="006D0362" w:rsidDel="000B18D8" w:rsidRDefault="00766DFB" w:rsidP="00A5156E">
      <w:pPr>
        <w:pStyle w:val="lc"/>
        <w:rPr>
          <w:del w:id="163" w:author="Ben.Williams" w:date="2020-10-30T14:12:00Z"/>
          <w:szCs w:val="22"/>
        </w:rPr>
      </w:pPr>
      <w:del w:id="164" w:author="Ben.Williams" w:date="2020-10-30T14:12:00Z">
        <w:r w:rsidDel="000B18D8">
          <w:rPr>
            <w:szCs w:val="22"/>
          </w:rPr>
          <w:delText xml:space="preserve">McGilliard, C.R., W. Palsson, W. Stockhausen, and J. Ianelli. 2013. Assessment of the deepwater flatfish stock in the Gulf of Alaska. </w:delText>
        </w:r>
        <w:r w:rsidRPr="00596BD2" w:rsidDel="000B18D8">
          <w:rPr>
            <w:i/>
            <w:szCs w:val="22"/>
          </w:rPr>
          <w:delText>In</w:delText>
        </w:r>
        <w:r w:rsidDel="000B18D8">
          <w:rPr>
            <w:szCs w:val="22"/>
          </w:rPr>
          <w:delText xml:space="preserve"> </w:delText>
        </w:r>
        <w:r w:rsidRPr="00CE5FCC" w:rsidDel="000B18D8">
          <w:rPr>
            <w:szCs w:val="22"/>
          </w:rPr>
          <w:delText>Stock assessment and fishery evaluation report for the groundfish resources of the Gulf of Alaska. North Pacific Fishery Management Council, 605 W 4th Ave, Suite 306</w:delText>
        </w:r>
        <w:r w:rsidDel="000B18D8">
          <w:rPr>
            <w:szCs w:val="22"/>
          </w:rPr>
          <w:delText>, Anchorage, AK 99501</w:delText>
        </w:r>
        <w:r w:rsidRPr="00CE5FCC" w:rsidDel="000B18D8">
          <w:rPr>
            <w:szCs w:val="22"/>
          </w:rPr>
          <w:delText>.</w:delText>
        </w:r>
      </w:del>
    </w:p>
    <w:p w14:paraId="2678C31E" w14:textId="6549735E" w:rsidR="00353282" w:rsidRDefault="00353282" w:rsidP="00A5156E">
      <w:pPr>
        <w:pStyle w:val="lc"/>
        <w:rPr>
          <w:szCs w:val="22"/>
        </w:rPr>
      </w:pPr>
      <w:proofErr w:type="spellStart"/>
      <w:r w:rsidRPr="006D0362">
        <w:rPr>
          <w:szCs w:val="22"/>
        </w:rPr>
        <w:t>Methot</w:t>
      </w:r>
      <w:proofErr w:type="spellEnd"/>
      <w:r w:rsidRPr="006D0362">
        <w:rPr>
          <w:szCs w:val="22"/>
        </w:rPr>
        <w:t>, R.D. 1990.  Synthesis model: An adaptable framework for analysis of diverse stock assessment data.  INPFC Bull. 50: 259-289.</w:t>
      </w:r>
    </w:p>
    <w:p w14:paraId="734AEB96" w14:textId="3C119EC1" w:rsidR="00777698" w:rsidRPr="006D0362" w:rsidRDefault="00AC0EE6" w:rsidP="00777698">
      <w:pPr>
        <w:pStyle w:val="lc"/>
        <w:rPr>
          <w:szCs w:val="22"/>
        </w:rPr>
      </w:pPr>
      <w:r>
        <w:rPr>
          <w:szCs w:val="22"/>
        </w:rPr>
        <w:t xml:space="preserve">Morgan, C.A., B.R. Beckman, L.A. </w:t>
      </w:r>
      <w:proofErr w:type="spellStart"/>
      <w:r>
        <w:rPr>
          <w:szCs w:val="22"/>
        </w:rPr>
        <w:t>Weltkamp</w:t>
      </w:r>
      <w:proofErr w:type="spellEnd"/>
      <w:r>
        <w:rPr>
          <w:szCs w:val="22"/>
        </w:rPr>
        <w:t>, and K.L. Fresh, 2019. Recent Ecosystem Disturbance in the Northern California Current. Fisheries 44(10):465-474.</w:t>
      </w:r>
    </w:p>
    <w:p w14:paraId="01E21E5C" w14:textId="77777777" w:rsidR="00353282" w:rsidRDefault="00353282" w:rsidP="00F2018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pPr>
      <w:r w:rsidRPr="00C50D70">
        <w:rPr>
          <w:bCs/>
        </w:rPr>
        <w:t>National Marine Fisheries Service. 2005. Final Environmental Impact Statement for Essential Fish Habitat Identification and Conservation in Alaska</w:t>
      </w:r>
      <w:r w:rsidRPr="00C50D70">
        <w:t>.</w:t>
      </w:r>
      <w:r>
        <w:t xml:space="preserve"> </w:t>
      </w:r>
      <w:hyperlink r:id="rId19" w:history="1">
        <w:r w:rsidRPr="00BA0447">
          <w:rPr>
            <w:rStyle w:val="Hyperlink"/>
          </w:rPr>
          <w:t>http://www.fakr.noaa.gov/habitat/seis/efheis.htm</w:t>
        </w:r>
      </w:hyperlink>
      <w:r w:rsidRPr="00C50D70">
        <w:t>.</w:t>
      </w:r>
    </w:p>
    <w:p w14:paraId="371A63B7" w14:textId="640D82A7" w:rsidR="00777698" w:rsidRDefault="00777698" w:rsidP="002427DD">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rPr>
          <w:szCs w:val="22"/>
        </w:rPr>
      </w:pPr>
      <w:r>
        <w:rPr>
          <w:color w:val="000000"/>
          <w:szCs w:val="22"/>
          <w:shd w:val="clear" w:color="auto" w:fill="FFFFFF"/>
        </w:rPr>
        <w:t>NPFMC (North Pacific Fishery Management Council). 2010. Essential Fish Habitat (EFH): 5-year review for 2010, Summary Report. North Pacific Fishery Management Council, 605 W. 4th Ave, suite 306.  Anchorage, AK 99501.</w:t>
      </w:r>
    </w:p>
    <w:p w14:paraId="6616F51C" w14:textId="40BDC5A5" w:rsidR="002427DD" w:rsidRPr="002427DD" w:rsidDel="000B18D8" w:rsidRDefault="002427DD" w:rsidP="002427DD">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rPr>
          <w:del w:id="165" w:author="Ben.Williams" w:date="2020-10-30T14:13:00Z"/>
          <w:szCs w:val="22"/>
        </w:rPr>
      </w:pPr>
      <w:del w:id="166" w:author="Ben.Williams" w:date="2020-10-30T14:13:00Z">
        <w:r w:rsidRPr="002427DD" w:rsidDel="000B18D8">
          <w:rPr>
            <w:szCs w:val="22"/>
          </w:rPr>
          <w:delText xml:space="preserve">Palsson, W. 2019. Miscellaneous Species - Gulf of Alaska Bottom Trawl Survey. In Zador, S., and Yasumiishi, E., 2019. Ecosystem Status Report 2019: Gulf of Alaska, Stock Assessment and Fishery Evaluation Report, North Pacific Fishery Management Council, 605 W 4th Ave, Suite </w:delText>
        </w:r>
        <w:r w:rsidRPr="002427DD" w:rsidDel="000B18D8">
          <w:rPr>
            <w:szCs w:val="22"/>
          </w:rPr>
          <w:lastRenderedPageBreak/>
          <w:delText>306, Anchorage, AK 99501.</w:delText>
        </w:r>
      </w:del>
    </w:p>
    <w:p w14:paraId="5AB35556" w14:textId="12E68EF8" w:rsidR="00353282" w:rsidRDefault="00353282" w:rsidP="00F2018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rPr>
          <w:szCs w:val="22"/>
        </w:rPr>
      </w:pPr>
      <w:proofErr w:type="spellStart"/>
      <w:r>
        <w:rPr>
          <w:szCs w:val="22"/>
        </w:rPr>
        <w:t>Palof</w:t>
      </w:r>
      <w:proofErr w:type="spellEnd"/>
      <w:r>
        <w:rPr>
          <w:szCs w:val="22"/>
        </w:rPr>
        <w:t>, K.J. 2008. Population genetic structure of Alaskan Pacific ocean perch (</w:t>
      </w:r>
      <w:r>
        <w:rPr>
          <w:i/>
          <w:iCs/>
          <w:szCs w:val="22"/>
        </w:rPr>
        <w:t xml:space="preserve">Sebastes </w:t>
      </w:r>
      <w:proofErr w:type="spellStart"/>
      <w:r>
        <w:rPr>
          <w:i/>
          <w:iCs/>
          <w:szCs w:val="22"/>
        </w:rPr>
        <w:t>alutus</w:t>
      </w:r>
      <w:proofErr w:type="spellEnd"/>
      <w:r>
        <w:rPr>
          <w:szCs w:val="22"/>
        </w:rPr>
        <w:t xml:space="preserve">). M.S. thesis, University of Alaska Fairbanks, Fairbanks, Alaska. 65 pp. </w:t>
      </w:r>
    </w:p>
    <w:p w14:paraId="2CDD9AA3" w14:textId="77777777" w:rsidR="00712170" w:rsidRDefault="00712170" w:rsidP="0071217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rPr>
          <w:szCs w:val="22"/>
        </w:rPr>
      </w:pPr>
      <w:proofErr w:type="spellStart"/>
      <w:r w:rsidRPr="00712170">
        <w:rPr>
          <w:szCs w:val="22"/>
        </w:rPr>
        <w:t>Palof</w:t>
      </w:r>
      <w:proofErr w:type="spellEnd"/>
      <w:r w:rsidRPr="00712170">
        <w:rPr>
          <w:szCs w:val="22"/>
        </w:rPr>
        <w:t xml:space="preserve">, K. J., J. Heifetz, and A. J. </w:t>
      </w:r>
      <w:proofErr w:type="spellStart"/>
      <w:r w:rsidRPr="00712170">
        <w:rPr>
          <w:szCs w:val="22"/>
        </w:rPr>
        <w:t>Gharrett</w:t>
      </w:r>
      <w:proofErr w:type="spellEnd"/>
      <w:r w:rsidRPr="00712170">
        <w:rPr>
          <w:szCs w:val="22"/>
        </w:rPr>
        <w:t>. 2011. Geographic structure in Alaskan Pacific Ocean perch (</w:t>
      </w:r>
      <w:r w:rsidRPr="00712170">
        <w:rPr>
          <w:i/>
          <w:szCs w:val="22"/>
        </w:rPr>
        <w:t xml:space="preserve">Sebastes </w:t>
      </w:r>
      <w:proofErr w:type="spellStart"/>
      <w:r w:rsidRPr="00712170">
        <w:rPr>
          <w:i/>
          <w:szCs w:val="22"/>
        </w:rPr>
        <w:t>alutus</w:t>
      </w:r>
      <w:proofErr w:type="spellEnd"/>
      <w:r w:rsidRPr="00712170">
        <w:rPr>
          <w:szCs w:val="22"/>
        </w:rPr>
        <w:t xml:space="preserve">) indicates limited life-time </w:t>
      </w:r>
      <w:proofErr w:type="spellStart"/>
      <w:r w:rsidRPr="00712170">
        <w:rPr>
          <w:szCs w:val="22"/>
        </w:rPr>
        <w:t>dispersal.Marine</w:t>
      </w:r>
      <w:proofErr w:type="spellEnd"/>
      <w:r w:rsidRPr="00712170">
        <w:rPr>
          <w:szCs w:val="22"/>
        </w:rPr>
        <w:t xml:space="preserve"> Biology 158:779–792.</w:t>
      </w:r>
    </w:p>
    <w:p w14:paraId="4C823A41" w14:textId="77777777" w:rsidR="00353282" w:rsidRDefault="00353282" w:rsidP="00F2018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pPr>
      <w:proofErr w:type="spellStart"/>
      <w:r>
        <w:t>Pearcy</w:t>
      </w:r>
      <w:proofErr w:type="spellEnd"/>
      <w:r>
        <w:t xml:space="preserve">, W. G., D. L. Stein, M. A. Hixon, E. K. </w:t>
      </w:r>
      <w:proofErr w:type="spellStart"/>
      <w:r>
        <w:t>Pikitch</w:t>
      </w:r>
      <w:proofErr w:type="spellEnd"/>
      <w:r>
        <w:t xml:space="preserve">, W. H. </w:t>
      </w:r>
      <w:proofErr w:type="spellStart"/>
      <w:r>
        <w:t>Barss</w:t>
      </w:r>
      <w:proofErr w:type="spellEnd"/>
      <w:r>
        <w:t xml:space="preserve">, and R. M. Starr.  1989.  Submersible observations of deep-reef fishes of </w:t>
      </w:r>
      <w:proofErr w:type="spellStart"/>
      <w:r>
        <w:t>Heceta</w:t>
      </w:r>
      <w:proofErr w:type="spellEnd"/>
      <w:r>
        <w:t xml:space="preserve"> Bank, Oregon. Fishery Bulletin 87:955-965.</w:t>
      </w:r>
    </w:p>
    <w:p w14:paraId="3B019DB0" w14:textId="1860EBFA" w:rsidR="00353282" w:rsidDel="000B18D8" w:rsidRDefault="00353282" w:rsidP="00A5156E">
      <w:pPr>
        <w:pStyle w:val="lc"/>
        <w:rPr>
          <w:del w:id="167" w:author="Ben.Williams" w:date="2020-10-30T14:14:00Z"/>
          <w:szCs w:val="22"/>
        </w:rPr>
      </w:pPr>
      <w:del w:id="168" w:author="Ben.Williams" w:date="2020-10-30T14:14:00Z">
        <w:r w:rsidRPr="006D0362" w:rsidDel="000B18D8">
          <w:rPr>
            <w:szCs w:val="22"/>
          </w:rPr>
          <w:delText>Quinn II, T.J., D. Hanselman, D.M. Clausen, J. Heifetz, and C. Lunsford.  1999. Adaptive cluster sampling of rockfish populations.  Proceedings of the American Statistical Association 1999 Joint Statistical Meetings, Biometrics Section, 11-20.</w:delText>
        </w:r>
      </w:del>
    </w:p>
    <w:p w14:paraId="78DA8AA6" w14:textId="76DFA65D" w:rsidR="00772CDB" w:rsidDel="000B18D8" w:rsidRDefault="00772CDB" w:rsidP="00772CDB">
      <w:pPr>
        <w:ind w:left="720" w:hanging="720"/>
        <w:rPr>
          <w:del w:id="169" w:author="Ben.Williams" w:date="2020-10-30T14:14:00Z"/>
          <w:szCs w:val="22"/>
        </w:rPr>
      </w:pPr>
      <w:del w:id="170" w:author="Ben.Williams" w:date="2020-10-30T14:14:00Z">
        <w:r w:rsidRPr="00097B25" w:rsidDel="000B18D8">
          <w:rPr>
            <w:szCs w:val="22"/>
          </w:rPr>
          <w:delText>Quinn II, T.J., and Deriso, R.B. 1999. Quantitative fish dynamics. Oxford University Press, New York. 542 pp.</w:delText>
        </w:r>
      </w:del>
    </w:p>
    <w:p w14:paraId="668ADF9E" w14:textId="3D6C8963" w:rsidR="002427DD" w:rsidRPr="002427DD" w:rsidDel="000B18D8" w:rsidRDefault="002427DD" w:rsidP="002427DD">
      <w:pPr>
        <w:ind w:left="720" w:hanging="720"/>
        <w:rPr>
          <w:del w:id="171" w:author="Ben.Williams" w:date="2020-10-30T14:14:00Z"/>
          <w:szCs w:val="22"/>
        </w:rPr>
      </w:pPr>
      <w:del w:id="172" w:author="Ben.Williams" w:date="2020-10-30T14:14:00Z">
        <w:r w:rsidRPr="002427DD" w:rsidDel="000B18D8">
          <w:rPr>
            <w:szCs w:val="22"/>
          </w:rPr>
          <w:delText>Ressler, P. 2019. Gulf of Alaska euphausiids “krill”. In Zador, S., and Yasumiishi, E., 2019. Ecosystem Status Report 2019: Gulf of Alaska, Stock Assessment and Fishery Evaluation Report, North Pacific Fishery Management Council, 605 W 4th Ave, Suite 306, Anchorage, AK 99501.</w:delText>
        </w:r>
      </w:del>
    </w:p>
    <w:p w14:paraId="51A68ACE" w14:textId="7D47B707" w:rsidR="002427DD" w:rsidRPr="002427DD" w:rsidDel="000B18D8" w:rsidRDefault="002427DD" w:rsidP="002427DD">
      <w:pPr>
        <w:pStyle w:val="lc"/>
        <w:rPr>
          <w:del w:id="173" w:author="Ben.Williams" w:date="2020-10-30T14:15:00Z"/>
          <w:szCs w:val="22"/>
        </w:rPr>
      </w:pPr>
      <w:del w:id="174" w:author="Ben.Williams" w:date="2020-10-30T14:15:00Z">
        <w:r w:rsidRPr="002427DD" w:rsidDel="000B18D8">
          <w:rPr>
            <w:szCs w:val="22"/>
          </w:rPr>
          <w:delText>Rogers, L., M. Wilson, and S. Porter. 2019. Abundance of YOY pollock and capelin in the Western Gulf of Alaska. In Zador, S., and Yasumiishi, E., 2019. Ecosystem Status Report 2019: Gulf of Alaska, Stock Assessment and Fishery Evaluation Report, North Pacific Fishery Management Council, 605 W 4th Ave, Suite 306, Anchorage, AK 99501.</w:delText>
        </w:r>
      </w:del>
    </w:p>
    <w:p w14:paraId="7D27EA7C" w14:textId="381FAF4C" w:rsidR="002427DD" w:rsidRPr="002427DD" w:rsidDel="000B18D8" w:rsidRDefault="002427DD" w:rsidP="002427DD">
      <w:pPr>
        <w:pStyle w:val="lc"/>
        <w:rPr>
          <w:del w:id="175" w:author="Ben.Williams" w:date="2020-10-30T14:15:00Z"/>
          <w:szCs w:val="22"/>
        </w:rPr>
      </w:pPr>
      <w:del w:id="176" w:author="Ben.Williams" w:date="2020-10-30T14:15:00Z">
        <w:r w:rsidRPr="002427DD" w:rsidDel="000B18D8">
          <w:rPr>
            <w:szCs w:val="22"/>
          </w:rPr>
          <w:delText>Rogers, L., M. Wilson, and D. Cooper. 2019. Body condition of age-0 pollock. In Zador, S., and Yasumiishi, E., 2019. Ecosystem Status Report 2019: Gulf of Alaska, Stock Assessment and Fishery Evaluation Report, North Pacific Fishery Management Council, 605 W 4th Ave, Suite 306, Anchorage, AK 99501.</w:delText>
        </w:r>
      </w:del>
    </w:p>
    <w:p w14:paraId="480B4D1E" w14:textId="77777777" w:rsidR="00353282" w:rsidRDefault="00353282" w:rsidP="00F2018B">
      <w:pPr>
        <w:pStyle w:val="lc"/>
        <w:rPr>
          <w:szCs w:val="22"/>
        </w:rPr>
      </w:pPr>
      <w:proofErr w:type="spellStart"/>
      <w:r>
        <w:rPr>
          <w:szCs w:val="22"/>
        </w:rPr>
        <w:t>Rooper</w:t>
      </w:r>
      <w:proofErr w:type="spellEnd"/>
      <w:r>
        <w:rPr>
          <w:szCs w:val="22"/>
        </w:rPr>
        <w:t xml:space="preserve">, C.N. and J.L. </w:t>
      </w:r>
      <w:proofErr w:type="spellStart"/>
      <w:r>
        <w:rPr>
          <w:szCs w:val="22"/>
        </w:rPr>
        <w:t>Boldt</w:t>
      </w:r>
      <w:proofErr w:type="spellEnd"/>
      <w:r>
        <w:rPr>
          <w:szCs w:val="22"/>
        </w:rPr>
        <w:t xml:space="preserve">.  2005.  Distribution of juvenile Pacific </w:t>
      </w:r>
      <w:proofErr w:type="gramStart"/>
      <w:r>
        <w:rPr>
          <w:szCs w:val="22"/>
        </w:rPr>
        <w:t>ocean</w:t>
      </w:r>
      <w:proofErr w:type="gramEnd"/>
      <w:r>
        <w:rPr>
          <w:szCs w:val="22"/>
        </w:rPr>
        <w:t xml:space="preserve"> perch </w:t>
      </w:r>
      <w:r w:rsidRPr="00A4711A">
        <w:rPr>
          <w:i/>
          <w:szCs w:val="22"/>
        </w:rPr>
        <w:t xml:space="preserve">Sebastes </w:t>
      </w:r>
      <w:proofErr w:type="spellStart"/>
      <w:r w:rsidRPr="00A4711A">
        <w:rPr>
          <w:i/>
          <w:szCs w:val="22"/>
        </w:rPr>
        <w:t>alutus</w:t>
      </w:r>
      <w:proofErr w:type="spellEnd"/>
      <w:r>
        <w:rPr>
          <w:szCs w:val="22"/>
        </w:rPr>
        <w:t xml:space="preserve"> in the Aleutian Islands in Relation to Benthic Habitat.  Alaska Fishery Research Bulletin 11(2):102-112.</w:t>
      </w:r>
    </w:p>
    <w:p w14:paraId="3D3E7235" w14:textId="18377CD6" w:rsidR="00E65990" w:rsidRDefault="00E65990" w:rsidP="00F2018B">
      <w:pPr>
        <w:pStyle w:val="lc"/>
        <w:rPr>
          <w:szCs w:val="22"/>
        </w:rPr>
      </w:pPr>
      <w:proofErr w:type="spellStart"/>
      <w:r>
        <w:rPr>
          <w:szCs w:val="22"/>
        </w:rPr>
        <w:t>Rooper</w:t>
      </w:r>
      <w:proofErr w:type="spellEnd"/>
      <w:r>
        <w:rPr>
          <w:szCs w:val="22"/>
        </w:rPr>
        <w:t xml:space="preserve">, C.N., J.L. </w:t>
      </w:r>
      <w:proofErr w:type="spellStart"/>
      <w:r>
        <w:rPr>
          <w:szCs w:val="22"/>
        </w:rPr>
        <w:t>Boldt</w:t>
      </w:r>
      <w:proofErr w:type="spellEnd"/>
      <w:r>
        <w:rPr>
          <w:szCs w:val="22"/>
        </w:rPr>
        <w:t xml:space="preserve">, and M. Zimmerman. 2007. An assessment of juvenile Pacific </w:t>
      </w:r>
      <w:proofErr w:type="gramStart"/>
      <w:r>
        <w:rPr>
          <w:szCs w:val="22"/>
        </w:rPr>
        <w:t>ocean</w:t>
      </w:r>
      <w:proofErr w:type="gramEnd"/>
      <w:r>
        <w:rPr>
          <w:szCs w:val="22"/>
        </w:rPr>
        <w:t xml:space="preserve"> perch (</w:t>
      </w:r>
      <w:r>
        <w:rPr>
          <w:i/>
          <w:szCs w:val="22"/>
        </w:rPr>
        <w:t xml:space="preserve">Sebastes </w:t>
      </w:r>
      <w:proofErr w:type="spellStart"/>
      <w:r>
        <w:rPr>
          <w:i/>
          <w:szCs w:val="22"/>
        </w:rPr>
        <w:t>alutus</w:t>
      </w:r>
      <w:proofErr w:type="spellEnd"/>
      <w:r>
        <w:rPr>
          <w:szCs w:val="22"/>
        </w:rPr>
        <w:t xml:space="preserve">) habitat use in a </w:t>
      </w:r>
      <w:proofErr w:type="spellStart"/>
      <w:r>
        <w:rPr>
          <w:szCs w:val="22"/>
        </w:rPr>
        <w:t>deepwater</w:t>
      </w:r>
      <w:proofErr w:type="spellEnd"/>
      <w:r>
        <w:rPr>
          <w:szCs w:val="22"/>
        </w:rPr>
        <w:t xml:space="preserve"> nursery. </w:t>
      </w:r>
      <w:proofErr w:type="spellStart"/>
      <w:r>
        <w:rPr>
          <w:szCs w:val="22"/>
        </w:rPr>
        <w:t>Estuar</w:t>
      </w:r>
      <w:proofErr w:type="spellEnd"/>
      <w:r>
        <w:rPr>
          <w:szCs w:val="22"/>
        </w:rPr>
        <w:t>. Coast. Shelf. Sci. 75:371-380.</w:t>
      </w:r>
    </w:p>
    <w:p w14:paraId="749A4C1D" w14:textId="77777777" w:rsidR="00353282" w:rsidRPr="006D0362" w:rsidRDefault="00353282" w:rsidP="00A5156E">
      <w:pPr>
        <w:pStyle w:val="lc"/>
        <w:rPr>
          <w:szCs w:val="22"/>
        </w:rPr>
      </w:pPr>
      <w:proofErr w:type="spellStart"/>
      <w:r w:rsidRPr="006D0362">
        <w:rPr>
          <w:szCs w:val="22"/>
        </w:rPr>
        <w:t>Schnute</w:t>
      </w:r>
      <w:proofErr w:type="spellEnd"/>
      <w:r w:rsidRPr="006D0362">
        <w:rPr>
          <w:szCs w:val="22"/>
        </w:rPr>
        <w:t xml:space="preserve">, J.T., R. Haigh, B.A. </w:t>
      </w:r>
      <w:proofErr w:type="spellStart"/>
      <w:r w:rsidRPr="006D0362">
        <w:rPr>
          <w:szCs w:val="22"/>
        </w:rPr>
        <w:t>Krishka</w:t>
      </w:r>
      <w:proofErr w:type="spellEnd"/>
      <w:r w:rsidRPr="006D0362">
        <w:rPr>
          <w:szCs w:val="22"/>
        </w:rPr>
        <w:t>, and P. Starr.  2001.  Pacific ocean perch assessment for the west coast of Canada in 2001.  Canadian research document 2001/138. 90 pp.</w:t>
      </w:r>
    </w:p>
    <w:p w14:paraId="5E66FB08" w14:textId="77777777" w:rsidR="00353282" w:rsidRPr="006D0362" w:rsidRDefault="00353282" w:rsidP="00A5156E">
      <w:pPr>
        <w:pStyle w:val="lc"/>
        <w:rPr>
          <w:szCs w:val="22"/>
        </w:rPr>
      </w:pPr>
      <w:proofErr w:type="spellStart"/>
      <w:r w:rsidRPr="006D0362">
        <w:rPr>
          <w:szCs w:val="22"/>
        </w:rPr>
        <w:t>Seeb</w:t>
      </w:r>
      <w:proofErr w:type="spellEnd"/>
      <w:r w:rsidRPr="006D0362">
        <w:rPr>
          <w:szCs w:val="22"/>
        </w:rPr>
        <w:t xml:space="preserve">, L. W. and D.R. Gunderson.  1988. Genetic variation and population structure of Pacific </w:t>
      </w:r>
      <w:proofErr w:type="gramStart"/>
      <w:r w:rsidRPr="006D0362">
        <w:rPr>
          <w:szCs w:val="22"/>
        </w:rPr>
        <w:t>ocean</w:t>
      </w:r>
      <w:proofErr w:type="gramEnd"/>
      <w:r w:rsidRPr="006D0362">
        <w:rPr>
          <w:szCs w:val="22"/>
        </w:rPr>
        <w:t xml:space="preserve"> perch (</w:t>
      </w:r>
      <w:r w:rsidRPr="006D0362">
        <w:rPr>
          <w:i/>
          <w:szCs w:val="22"/>
        </w:rPr>
        <w:t xml:space="preserve">Sebastes </w:t>
      </w:r>
      <w:proofErr w:type="spellStart"/>
      <w:r w:rsidRPr="006D0362">
        <w:rPr>
          <w:i/>
          <w:szCs w:val="22"/>
        </w:rPr>
        <w:t>alutus</w:t>
      </w:r>
      <w:proofErr w:type="spellEnd"/>
      <w:r w:rsidRPr="006D0362">
        <w:rPr>
          <w:szCs w:val="22"/>
        </w:rPr>
        <w:t xml:space="preserve">).  Can. J. Fish. </w:t>
      </w:r>
      <w:proofErr w:type="spellStart"/>
      <w:r w:rsidRPr="006D0362">
        <w:rPr>
          <w:szCs w:val="22"/>
        </w:rPr>
        <w:t>Aquat</w:t>
      </w:r>
      <w:proofErr w:type="spellEnd"/>
      <w:r w:rsidRPr="006D0362">
        <w:rPr>
          <w:szCs w:val="22"/>
        </w:rPr>
        <w:t xml:space="preserve">. Sci.  45:78-88. </w:t>
      </w:r>
      <w:r w:rsidRPr="006D0362">
        <w:rPr>
          <w:szCs w:val="22"/>
        </w:rPr>
        <w:tab/>
      </w:r>
    </w:p>
    <w:p w14:paraId="2FB93D8B" w14:textId="77777777" w:rsidR="00353282" w:rsidRPr="006D0362" w:rsidRDefault="00353282" w:rsidP="00A5156E">
      <w:pPr>
        <w:pStyle w:val="lc"/>
        <w:rPr>
          <w:szCs w:val="22"/>
        </w:rPr>
      </w:pPr>
      <w:proofErr w:type="spellStart"/>
      <w:r w:rsidRPr="006D0362">
        <w:rPr>
          <w:szCs w:val="22"/>
        </w:rPr>
        <w:t>Seeb</w:t>
      </w:r>
      <w:proofErr w:type="spellEnd"/>
      <w:r w:rsidRPr="006D0362">
        <w:rPr>
          <w:szCs w:val="22"/>
        </w:rPr>
        <w:t xml:space="preserve">, L. W., and A. W. Kendall, Jr.  1991.  </w:t>
      </w:r>
      <w:proofErr w:type="spellStart"/>
      <w:r w:rsidRPr="006D0362">
        <w:rPr>
          <w:szCs w:val="22"/>
        </w:rPr>
        <w:t>Allozyme</w:t>
      </w:r>
      <w:proofErr w:type="spellEnd"/>
      <w:r w:rsidRPr="006D0362">
        <w:rPr>
          <w:szCs w:val="22"/>
        </w:rPr>
        <w:t xml:space="preserve"> polymorphisms permit the identification of larval and juvenile rockfishes of the genus Sebastes.  Environmental Biology of Fishes 30:191-201.</w:t>
      </w:r>
    </w:p>
    <w:p w14:paraId="707ADCF4" w14:textId="77777777" w:rsidR="00353282" w:rsidRPr="006108AA" w:rsidRDefault="00353282" w:rsidP="000F5BCD">
      <w:pPr>
        <w:pStyle w:val="lc"/>
        <w:rPr>
          <w:szCs w:val="22"/>
        </w:rPr>
      </w:pPr>
      <w:r w:rsidRPr="00284962">
        <w:rPr>
          <w:szCs w:val="22"/>
        </w:rPr>
        <w:t>Spencer, P.</w:t>
      </w:r>
      <w:r w:rsidRPr="006108AA">
        <w:rPr>
          <w:szCs w:val="22"/>
        </w:rPr>
        <w:t xml:space="preserve">, </w:t>
      </w:r>
      <w:proofErr w:type="spellStart"/>
      <w:r w:rsidRPr="000F5BCD">
        <w:rPr>
          <w:szCs w:val="22"/>
        </w:rPr>
        <w:t>Hanselman</w:t>
      </w:r>
      <w:proofErr w:type="spellEnd"/>
      <w:r w:rsidRPr="000F5BCD">
        <w:rPr>
          <w:szCs w:val="22"/>
        </w:rPr>
        <w:t>, D.</w:t>
      </w:r>
      <w:r w:rsidRPr="006108AA">
        <w:rPr>
          <w:szCs w:val="22"/>
        </w:rPr>
        <w:t xml:space="preserve"> and </w:t>
      </w:r>
      <w:r w:rsidRPr="00284962">
        <w:rPr>
          <w:szCs w:val="22"/>
        </w:rPr>
        <w:t>Dorn, M</w:t>
      </w:r>
      <w:r w:rsidRPr="000F5BCD">
        <w:rPr>
          <w:szCs w:val="22"/>
        </w:rPr>
        <w:t>.</w:t>
      </w:r>
      <w:r w:rsidRPr="006108AA">
        <w:rPr>
          <w:szCs w:val="22"/>
        </w:rPr>
        <w:t xml:space="preserve"> 2007. The effect of maternal age of spawning on estimation of </w:t>
      </w:r>
      <w:proofErr w:type="spellStart"/>
      <w:r w:rsidRPr="006108AA">
        <w:rPr>
          <w:szCs w:val="22"/>
        </w:rPr>
        <w:t>F</w:t>
      </w:r>
      <w:r w:rsidRPr="000F5BCD">
        <w:rPr>
          <w:szCs w:val="22"/>
        </w:rPr>
        <w:t>msy</w:t>
      </w:r>
      <w:proofErr w:type="spellEnd"/>
      <w:r w:rsidRPr="006108AA">
        <w:rPr>
          <w:szCs w:val="22"/>
        </w:rPr>
        <w:t xml:space="preserve"> for Alaska Pacific ocean perch. In: Heifetz, J., </w:t>
      </w:r>
      <w:proofErr w:type="spellStart"/>
      <w:r w:rsidRPr="006108AA">
        <w:rPr>
          <w:szCs w:val="22"/>
        </w:rPr>
        <w:t>DiCosimo</w:t>
      </w:r>
      <w:proofErr w:type="spellEnd"/>
      <w:r w:rsidRPr="006108AA">
        <w:rPr>
          <w:szCs w:val="22"/>
        </w:rPr>
        <w:t xml:space="preserve"> J., </w:t>
      </w:r>
      <w:proofErr w:type="spellStart"/>
      <w:r w:rsidRPr="006108AA">
        <w:rPr>
          <w:szCs w:val="22"/>
        </w:rPr>
        <w:t>Gharrett</w:t>
      </w:r>
      <w:proofErr w:type="spellEnd"/>
      <w:r w:rsidRPr="006108AA">
        <w:rPr>
          <w:szCs w:val="22"/>
        </w:rPr>
        <w:t xml:space="preserve">, A.J., Love, M.S, O'Connell, V.M, </w:t>
      </w:r>
      <w:proofErr w:type="gramStart"/>
      <w:r w:rsidRPr="006108AA">
        <w:rPr>
          <w:szCs w:val="22"/>
        </w:rPr>
        <w:t>and  Stanley</w:t>
      </w:r>
      <w:proofErr w:type="gramEnd"/>
      <w:r w:rsidRPr="006108AA">
        <w:rPr>
          <w:szCs w:val="22"/>
        </w:rPr>
        <w:t xml:space="preserve">, R.D. (eds.).  Biology, Assessment, and Management of North Pacific Rockfishes.  Alaska Sea Grant, University of Alaska Fairbanks.  pp 513 – 533.  </w:t>
      </w:r>
    </w:p>
    <w:p w14:paraId="347B6637" w14:textId="6B2491A6" w:rsidR="0041551A" w:rsidDel="00157A28" w:rsidRDefault="0041551A" w:rsidP="0041551A">
      <w:pPr>
        <w:pStyle w:val="lc"/>
        <w:spacing w:after="60"/>
        <w:rPr>
          <w:del w:id="177" w:author="Ben.Williams" w:date="2020-10-30T14:16:00Z"/>
          <w:szCs w:val="22"/>
        </w:rPr>
      </w:pPr>
      <w:del w:id="178" w:author="Ben.Williams" w:date="2020-10-30T14:16:00Z">
        <w:r w:rsidRPr="00CE5FCC" w:rsidDel="00157A28">
          <w:rPr>
            <w:szCs w:val="22"/>
          </w:rPr>
          <w:delText>Spencer, P., D.H. Hanselman, and D. McKelvey. 2012. Simulation modeling of a trawl-acoustic survey design for patchily distributed species. Fish. Res. 126: 289-299.</w:delText>
        </w:r>
      </w:del>
    </w:p>
    <w:p w14:paraId="45A01F3C" w14:textId="7F2F2CCA" w:rsidR="00E30629" w:rsidRDefault="00E30629" w:rsidP="0041551A">
      <w:pPr>
        <w:pStyle w:val="lc"/>
        <w:spacing w:after="60"/>
        <w:rPr>
          <w:szCs w:val="22"/>
        </w:rPr>
      </w:pPr>
      <w:r>
        <w:rPr>
          <w:szCs w:val="22"/>
        </w:rPr>
        <w:t xml:space="preserve">Spencer, P. D., and J. N. </w:t>
      </w:r>
      <w:proofErr w:type="spellStart"/>
      <w:r>
        <w:rPr>
          <w:szCs w:val="22"/>
        </w:rPr>
        <w:t>Ianelli</w:t>
      </w:r>
      <w:proofErr w:type="spellEnd"/>
      <w:r>
        <w:rPr>
          <w:szCs w:val="22"/>
        </w:rPr>
        <w:t xml:space="preserve">, 2018. Assessment of the Pacific </w:t>
      </w:r>
      <w:proofErr w:type="gramStart"/>
      <w:r>
        <w:rPr>
          <w:szCs w:val="22"/>
        </w:rPr>
        <w:t>ocean</w:t>
      </w:r>
      <w:proofErr w:type="gramEnd"/>
      <w:r>
        <w:rPr>
          <w:szCs w:val="22"/>
        </w:rPr>
        <w:t xml:space="preserve"> perch stock in the Bering Sea/Aleutian Islands. </w:t>
      </w:r>
      <w:r w:rsidRPr="00596BD2">
        <w:rPr>
          <w:i/>
          <w:szCs w:val="22"/>
        </w:rPr>
        <w:t>In</w:t>
      </w:r>
      <w:r>
        <w:rPr>
          <w:szCs w:val="22"/>
        </w:rPr>
        <w:t xml:space="preserve"> </w:t>
      </w:r>
      <w:r w:rsidRPr="00CE5FCC">
        <w:rPr>
          <w:szCs w:val="22"/>
        </w:rPr>
        <w:t xml:space="preserve">Stock assessment and fishery evaluation report for the </w:t>
      </w:r>
      <w:proofErr w:type="spellStart"/>
      <w:r w:rsidRPr="00CE5FCC">
        <w:rPr>
          <w:szCs w:val="22"/>
        </w:rPr>
        <w:t>groundfish</w:t>
      </w:r>
      <w:proofErr w:type="spellEnd"/>
      <w:r w:rsidRPr="00CE5FCC">
        <w:rPr>
          <w:szCs w:val="22"/>
        </w:rPr>
        <w:t xml:space="preserve"> resources of the </w:t>
      </w:r>
      <w:r>
        <w:rPr>
          <w:szCs w:val="22"/>
        </w:rPr>
        <w:t>Bering Sea and Aleutian Islands</w:t>
      </w:r>
      <w:r w:rsidRPr="00CE5FCC">
        <w:rPr>
          <w:szCs w:val="22"/>
        </w:rPr>
        <w:t>. North Pacific Fishery Management Council, 605 W 4th Ave, Suite 306</w:t>
      </w:r>
      <w:r>
        <w:rPr>
          <w:szCs w:val="22"/>
        </w:rPr>
        <w:t>, Anchorage, AK 99501</w:t>
      </w:r>
      <w:r w:rsidRPr="00CE5FCC">
        <w:rPr>
          <w:szCs w:val="22"/>
        </w:rPr>
        <w:t>.</w:t>
      </w:r>
    </w:p>
    <w:p w14:paraId="142F5203" w14:textId="6CAE593A" w:rsidR="00E30629" w:rsidRDefault="00E30629" w:rsidP="0041551A">
      <w:pPr>
        <w:pStyle w:val="lc"/>
        <w:spacing w:after="60"/>
        <w:rPr>
          <w:szCs w:val="22"/>
        </w:rPr>
      </w:pPr>
      <w:r w:rsidRPr="00E30629">
        <w:rPr>
          <w:szCs w:val="22"/>
        </w:rPr>
        <w:lastRenderedPageBreak/>
        <w:t xml:space="preserve">Then, A. Y., </w:t>
      </w:r>
      <w:proofErr w:type="spellStart"/>
      <w:r w:rsidRPr="00E30629">
        <w:rPr>
          <w:szCs w:val="22"/>
        </w:rPr>
        <w:t>Hoenig</w:t>
      </w:r>
      <w:proofErr w:type="spellEnd"/>
      <w:r w:rsidRPr="00E30629">
        <w:rPr>
          <w:szCs w:val="22"/>
        </w:rPr>
        <w:t>, J. M., Hall, N. G., and Hewitt, D. A. 2015. Evaluating the predictive performance of empirical estimators of natural mortality rate using information on over 200 fish species. ICES Journal of Marine Science 72: 82-92.</w:t>
      </w:r>
    </w:p>
    <w:p w14:paraId="11AC9194" w14:textId="63DFF1AA" w:rsidR="00214CEC" w:rsidRPr="00CE5FCC" w:rsidRDefault="00777698" w:rsidP="0041551A">
      <w:pPr>
        <w:pStyle w:val="lc"/>
        <w:spacing w:after="60"/>
        <w:rPr>
          <w:szCs w:val="22"/>
        </w:rPr>
      </w:pPr>
      <w:del w:id="179" w:author="Ben.Williams" w:date="2020-10-30T14:17:00Z">
        <w:r w:rsidDel="00157A28">
          <w:rPr>
            <w:szCs w:val="22"/>
            <w:shd w:val="clear" w:color="auto" w:fill="FFFFFF"/>
          </w:rPr>
          <w:delText>Thoman, R. and J.E. Walsh. 2019. Alaska’s changing environment: documenting Alaska’s physical and biological changes through observations. H. R. McFarland, Ed. International Arctic Research Center, University of Alaska Fairbanks.</w:delText>
        </w:r>
      </w:del>
      <w:ins w:id="180" w:author="Ben.Williams" w:date="2020-10-30T13:22:00Z">
        <w:r w:rsidR="00214CEC">
          <w:rPr>
            <w:szCs w:val="22"/>
            <w:shd w:val="clear" w:color="auto" w:fill="FFFFFF"/>
          </w:rPr>
          <w:t xml:space="preserve">Watson, J. 2020. Satellite-derived sea surface temperature and marine heat waves in the Gulf of Alaska. In </w:t>
        </w:r>
        <w:proofErr w:type="spellStart"/>
        <w:r w:rsidR="00214CEC">
          <w:rPr>
            <w:szCs w:val="22"/>
            <w:shd w:val="clear" w:color="auto" w:fill="FFFFFF"/>
          </w:rPr>
          <w:t>Ferriss</w:t>
        </w:r>
        <w:proofErr w:type="spellEnd"/>
        <w:r w:rsidR="00214CEC">
          <w:rPr>
            <w:szCs w:val="22"/>
            <w:shd w:val="clear" w:color="auto" w:fill="FFFFFF"/>
          </w:rPr>
          <w:t xml:space="preserve">, B., and </w:t>
        </w:r>
        <w:proofErr w:type="spellStart"/>
        <w:r w:rsidR="00214CEC">
          <w:rPr>
            <w:szCs w:val="22"/>
            <w:shd w:val="clear" w:color="auto" w:fill="FFFFFF"/>
          </w:rPr>
          <w:t>Zador</w:t>
        </w:r>
        <w:proofErr w:type="spellEnd"/>
        <w:r w:rsidR="00214CEC">
          <w:rPr>
            <w:szCs w:val="22"/>
            <w:shd w:val="clear" w:color="auto" w:fill="FFFFFF"/>
          </w:rPr>
          <w:t>, S., 2020. Ecosystem Status Report 2020: Gulf of Alaska, Stock Assessment and Fishery Evaluation Report, North Pacific Fishery Management Council, 605 W 4th Ave, Suite 306, Anchorage, AK 99501.</w:t>
        </w:r>
      </w:ins>
    </w:p>
    <w:p w14:paraId="7D0D2345" w14:textId="77777777" w:rsidR="00353282" w:rsidRPr="006D0362" w:rsidRDefault="00353282" w:rsidP="00A5156E">
      <w:pPr>
        <w:pStyle w:val="lc"/>
        <w:rPr>
          <w:szCs w:val="22"/>
        </w:rPr>
      </w:pPr>
      <w:proofErr w:type="spellStart"/>
      <w:r w:rsidRPr="006D0362">
        <w:rPr>
          <w:szCs w:val="22"/>
        </w:rPr>
        <w:t>Withler</w:t>
      </w:r>
      <w:proofErr w:type="spellEnd"/>
      <w:r w:rsidRPr="006D0362">
        <w:rPr>
          <w:szCs w:val="22"/>
        </w:rPr>
        <w:t xml:space="preserve">, R.E., T.D. </w:t>
      </w:r>
      <w:proofErr w:type="spellStart"/>
      <w:r w:rsidRPr="006D0362">
        <w:rPr>
          <w:szCs w:val="22"/>
        </w:rPr>
        <w:t>Beacham</w:t>
      </w:r>
      <w:proofErr w:type="spellEnd"/>
      <w:r w:rsidRPr="006D0362">
        <w:rPr>
          <w:szCs w:val="22"/>
        </w:rPr>
        <w:t xml:space="preserve">, A.D. Schulze, L.J. Richards, and K.M. Miller. 2001. Co-existing populations of Pacific </w:t>
      </w:r>
      <w:proofErr w:type="gramStart"/>
      <w:r w:rsidRPr="006D0362">
        <w:rPr>
          <w:szCs w:val="22"/>
        </w:rPr>
        <w:t>ocean</w:t>
      </w:r>
      <w:proofErr w:type="gramEnd"/>
      <w:r w:rsidRPr="006D0362">
        <w:rPr>
          <w:szCs w:val="22"/>
        </w:rPr>
        <w:t xml:space="preserve"> perch, </w:t>
      </w:r>
      <w:r w:rsidRPr="006D0362">
        <w:rPr>
          <w:i/>
          <w:szCs w:val="22"/>
        </w:rPr>
        <w:t xml:space="preserve">Sebastes </w:t>
      </w:r>
      <w:proofErr w:type="spellStart"/>
      <w:r w:rsidRPr="006D0362">
        <w:rPr>
          <w:i/>
          <w:szCs w:val="22"/>
        </w:rPr>
        <w:t>alutus</w:t>
      </w:r>
      <w:proofErr w:type="spellEnd"/>
      <w:r w:rsidRPr="006D0362">
        <w:rPr>
          <w:szCs w:val="22"/>
        </w:rPr>
        <w:t>, in Queen Charlotte Sound, British Columbia.  Mar. Bio. 139: 1-12.</w:t>
      </w:r>
    </w:p>
    <w:p w14:paraId="7C0EFF5B" w14:textId="77777777" w:rsidR="00353282" w:rsidRPr="006D0362" w:rsidRDefault="00353282" w:rsidP="00A5156E">
      <w:pPr>
        <w:pStyle w:val="lc"/>
        <w:rPr>
          <w:szCs w:val="22"/>
        </w:rPr>
      </w:pPr>
      <w:r w:rsidRPr="006D0362">
        <w:rPr>
          <w:szCs w:val="22"/>
        </w:rPr>
        <w:t xml:space="preserve">Yang, M-S.  1993.  Food habits of the commercially important </w:t>
      </w:r>
      <w:proofErr w:type="spellStart"/>
      <w:r w:rsidRPr="006D0362">
        <w:rPr>
          <w:szCs w:val="22"/>
        </w:rPr>
        <w:t>groundfishes</w:t>
      </w:r>
      <w:proofErr w:type="spellEnd"/>
      <w:r w:rsidRPr="006D0362">
        <w:rPr>
          <w:szCs w:val="22"/>
        </w:rPr>
        <w:t xml:space="preserve"> in the Gulf of Alaska in 1990.  U.S. Dep. </w:t>
      </w:r>
      <w:proofErr w:type="spellStart"/>
      <w:r w:rsidRPr="006D0362">
        <w:rPr>
          <w:szCs w:val="22"/>
        </w:rPr>
        <w:t>Commer</w:t>
      </w:r>
      <w:proofErr w:type="spellEnd"/>
      <w:r w:rsidRPr="006D0362">
        <w:rPr>
          <w:szCs w:val="22"/>
        </w:rPr>
        <w:t>., NOAA Tech. Memo. NMFS-AFSC-22, 150 p.</w:t>
      </w:r>
    </w:p>
    <w:p w14:paraId="20EE61E3" w14:textId="77777777" w:rsidR="00353282" w:rsidRPr="006D0362" w:rsidRDefault="00353282" w:rsidP="00A5156E">
      <w:pPr>
        <w:pStyle w:val="lc"/>
        <w:rPr>
          <w:szCs w:val="22"/>
        </w:rPr>
      </w:pPr>
      <w:r w:rsidRPr="006D0362">
        <w:rPr>
          <w:szCs w:val="22"/>
        </w:rPr>
        <w:t xml:space="preserve">Yang, M.S. 2003. Food habits of the important </w:t>
      </w:r>
      <w:proofErr w:type="spellStart"/>
      <w:r w:rsidRPr="006D0362">
        <w:rPr>
          <w:szCs w:val="22"/>
        </w:rPr>
        <w:t>groundfishes</w:t>
      </w:r>
      <w:proofErr w:type="spellEnd"/>
      <w:r w:rsidRPr="006D0362">
        <w:rPr>
          <w:szCs w:val="22"/>
        </w:rPr>
        <w:t xml:space="preserve"> of the Aleutian Islands in 1994 and 1997. National Marine Fisheries Service.  AFSC Processed report 2003-07: 233 pp.</w:t>
      </w:r>
    </w:p>
    <w:p w14:paraId="742DF277" w14:textId="77777777" w:rsidR="00353282" w:rsidRDefault="00353282" w:rsidP="00A5156E">
      <w:pPr>
        <w:pStyle w:val="lc"/>
        <w:rPr>
          <w:szCs w:val="22"/>
        </w:rPr>
      </w:pPr>
      <w:r w:rsidRPr="006D0362">
        <w:rPr>
          <w:szCs w:val="22"/>
        </w:rPr>
        <w:t xml:space="preserve">Yang, M.-S., and M.W. Nelson. 2000. Food habits of the commercially important </w:t>
      </w:r>
      <w:proofErr w:type="spellStart"/>
      <w:r w:rsidRPr="006D0362">
        <w:rPr>
          <w:szCs w:val="22"/>
        </w:rPr>
        <w:t>groundfishes</w:t>
      </w:r>
      <w:proofErr w:type="spellEnd"/>
      <w:r w:rsidRPr="006D0362">
        <w:rPr>
          <w:szCs w:val="22"/>
        </w:rPr>
        <w:t xml:space="preserve"> in the Gulf of Alaska in 1990, 1993, and 1996. U.S. Dep. </w:t>
      </w:r>
      <w:proofErr w:type="spellStart"/>
      <w:r w:rsidRPr="006D0362">
        <w:rPr>
          <w:szCs w:val="22"/>
        </w:rPr>
        <w:t>Commer</w:t>
      </w:r>
      <w:proofErr w:type="spellEnd"/>
      <w:r w:rsidRPr="006D0362">
        <w:rPr>
          <w:szCs w:val="22"/>
        </w:rPr>
        <w:t>., NOAA Tech. Memo. NMFS-AFSC-112, 174 p.</w:t>
      </w:r>
    </w:p>
    <w:p w14:paraId="21BBB77E" w14:textId="77777777" w:rsidR="00353282" w:rsidDel="00EF2DB6" w:rsidRDefault="00353282" w:rsidP="00F2018B">
      <w:pPr>
        <w:pStyle w:val="Lit"/>
      </w:pPr>
      <w:r w:rsidRPr="006842B4">
        <w:t>Yang,</w:t>
      </w:r>
      <w:r>
        <w:t xml:space="preserve"> M-S.,</w:t>
      </w:r>
      <w:r w:rsidRPr="006842B4">
        <w:t xml:space="preserve"> K. Dodd, R. </w:t>
      </w:r>
      <w:proofErr w:type="spellStart"/>
      <w:r w:rsidRPr="006842B4">
        <w:t>Hibpshman</w:t>
      </w:r>
      <w:proofErr w:type="spellEnd"/>
      <w:r w:rsidRPr="006842B4">
        <w:t xml:space="preserve">, and A. Whitehouse. 2006. Food habits of </w:t>
      </w:r>
      <w:proofErr w:type="spellStart"/>
      <w:r w:rsidRPr="006842B4">
        <w:t>groundfishes</w:t>
      </w:r>
      <w:proofErr w:type="spellEnd"/>
      <w:r w:rsidRPr="006842B4">
        <w:t xml:space="preserve"> in the Gulf of Alaska in 1999 and 2001. U.S. Dep. </w:t>
      </w:r>
      <w:proofErr w:type="spellStart"/>
      <w:r w:rsidRPr="006842B4">
        <w:t>Commer</w:t>
      </w:r>
      <w:proofErr w:type="spellEnd"/>
      <w:r w:rsidRPr="006842B4">
        <w:t>., NOAA Tech. Memo. NMFS-AFSC-164, 199 p.</w:t>
      </w:r>
    </w:p>
    <w:p w14:paraId="397B24C8" w14:textId="77777777" w:rsidR="00A407DC" w:rsidRDefault="00A407DC">
      <w:pPr>
        <w:spacing w:after="0"/>
        <w:rPr>
          <w:rFonts w:ascii="Arial" w:hAnsi="Arial"/>
          <w:b/>
          <w:kern w:val="28"/>
          <w:sz w:val="28"/>
          <w:szCs w:val="26"/>
        </w:rPr>
      </w:pPr>
      <w:r>
        <w:br w:type="page"/>
      </w:r>
    </w:p>
    <w:p w14:paraId="443ED57D" w14:textId="77777777" w:rsidR="004F7897" w:rsidRPr="003F1AC3" w:rsidRDefault="004F7897" w:rsidP="00263444">
      <w:pPr>
        <w:pStyle w:val="Heading1"/>
      </w:pPr>
      <w:r w:rsidRPr="001D7668">
        <w:lastRenderedPageBreak/>
        <w:t>Tables</w:t>
      </w:r>
    </w:p>
    <w:p w14:paraId="3990E52B" w14:textId="77777777" w:rsidR="004F7897" w:rsidRDefault="004F7897" w:rsidP="00C82641"/>
    <w:p w14:paraId="23BEB9FC" w14:textId="45E83F7B" w:rsidR="00A92122" w:rsidRPr="001E6845" w:rsidRDefault="00A92122" w:rsidP="00A92122">
      <w:pPr>
        <w:pStyle w:val="Heading5"/>
        <w:spacing w:after="120"/>
        <w:ind w:left="0" w:firstLine="0"/>
        <w:rPr>
          <w:sz w:val="21"/>
          <w:szCs w:val="21"/>
        </w:rPr>
      </w:pPr>
      <w:r w:rsidRPr="009508EF">
        <w:t>Table 9-1.</w:t>
      </w:r>
      <w:r>
        <w:t xml:space="preserve"> C</w:t>
      </w:r>
      <w:r w:rsidRPr="007B466D">
        <w:t xml:space="preserve">ommercial </w:t>
      </w:r>
      <w:proofErr w:type="spellStart"/>
      <w:r w:rsidRPr="007B466D">
        <w:t>catch</w:t>
      </w:r>
      <w:r w:rsidRPr="007B466D">
        <w:rPr>
          <w:vertAlign w:val="superscript"/>
        </w:rPr>
        <w:t>a</w:t>
      </w:r>
      <w:proofErr w:type="spellEnd"/>
      <w:r w:rsidRPr="007B466D">
        <w:t xml:space="preserve"> (</w:t>
      </w:r>
      <w:r>
        <w:t>t</w:t>
      </w:r>
      <w:r w:rsidRPr="007B466D">
        <w:t xml:space="preserve">) of </w:t>
      </w:r>
      <w:r w:rsidR="009B7831">
        <w:t>POP</w:t>
      </w:r>
      <w:r w:rsidRPr="007B466D">
        <w:t xml:space="preserve"> in the </w:t>
      </w:r>
      <w:r w:rsidR="009B7831">
        <w:t>GOA</w:t>
      </w:r>
      <w:r w:rsidRPr="007B466D">
        <w:t>,</w:t>
      </w:r>
      <w:r>
        <w:t xml:space="preserve"> with Gulf-wide </w:t>
      </w:r>
      <w:r w:rsidRPr="007B466D">
        <w:t xml:space="preserve">values of acceptable biological catch (ABC) and fishing </w:t>
      </w:r>
      <w:proofErr w:type="spellStart"/>
      <w:r w:rsidRPr="007B466D">
        <w:t>quotas</w:t>
      </w:r>
      <w:r w:rsidRPr="007B466D">
        <w:rPr>
          <w:vertAlign w:val="superscript"/>
        </w:rPr>
        <w:t>b</w:t>
      </w:r>
      <w:proofErr w:type="spellEnd"/>
      <w:r w:rsidRPr="007B466D">
        <w:t xml:space="preserve"> (</w:t>
      </w:r>
      <w:r>
        <w:t>t</w:t>
      </w:r>
      <w:r w:rsidRPr="007B466D">
        <w:t>), 1977-</w:t>
      </w:r>
      <w:r w:rsidR="00B43847">
        <w:t>2020</w:t>
      </w:r>
      <w:r w:rsidR="00CE428C">
        <w:t xml:space="preserve"> (2020 catch as of 10/11/2020)</w:t>
      </w:r>
      <w:r>
        <w:t>.</w:t>
      </w:r>
    </w:p>
    <w:tbl>
      <w:tblPr>
        <w:tblW w:w="0" w:type="auto"/>
        <w:tblInd w:w="108" w:type="dxa"/>
        <w:tblLook w:val="0000" w:firstRow="0" w:lastRow="0" w:firstColumn="0" w:lastColumn="0" w:noHBand="0" w:noVBand="0"/>
      </w:tblPr>
      <w:tblGrid>
        <w:gridCol w:w="596"/>
        <w:gridCol w:w="808"/>
        <w:gridCol w:w="880"/>
        <w:gridCol w:w="880"/>
        <w:gridCol w:w="881"/>
        <w:gridCol w:w="881"/>
        <w:gridCol w:w="881"/>
        <w:gridCol w:w="880"/>
        <w:gridCol w:w="881"/>
      </w:tblGrid>
      <w:tr w:rsidR="00B43847" w:rsidRPr="0018351D" w14:paraId="56F64F54" w14:textId="77777777" w:rsidTr="00CE3F73">
        <w:tc>
          <w:tcPr>
            <w:tcW w:w="0" w:type="auto"/>
            <w:tcBorders>
              <w:top w:val="single" w:sz="8" w:space="0" w:color="auto"/>
              <w:left w:val="nil"/>
              <w:right w:val="nil"/>
            </w:tcBorders>
            <w:noWrap/>
            <w:vAlign w:val="bottom"/>
          </w:tcPr>
          <w:p w14:paraId="66F1BF6D" w14:textId="77777777" w:rsidR="00B43847" w:rsidRPr="0018351D" w:rsidRDefault="00B43847" w:rsidP="00A92122">
            <w:pPr>
              <w:spacing w:after="0"/>
              <w:jc w:val="right"/>
              <w:rPr>
                <w:sz w:val="19"/>
                <w:szCs w:val="19"/>
              </w:rPr>
            </w:pPr>
          </w:p>
        </w:tc>
        <w:tc>
          <w:tcPr>
            <w:tcW w:w="0" w:type="auto"/>
            <w:tcBorders>
              <w:top w:val="single" w:sz="8" w:space="0" w:color="auto"/>
              <w:left w:val="nil"/>
              <w:right w:val="nil"/>
            </w:tcBorders>
            <w:noWrap/>
            <w:vAlign w:val="bottom"/>
          </w:tcPr>
          <w:p w14:paraId="6349B25B" w14:textId="77777777" w:rsidR="00B43847" w:rsidRPr="0018351D" w:rsidRDefault="00B43847" w:rsidP="00A92122">
            <w:pPr>
              <w:spacing w:after="0"/>
              <w:jc w:val="right"/>
              <w:rPr>
                <w:sz w:val="19"/>
                <w:szCs w:val="19"/>
              </w:rPr>
            </w:pPr>
          </w:p>
        </w:tc>
        <w:tc>
          <w:tcPr>
            <w:tcW w:w="2641" w:type="dxa"/>
            <w:gridSpan w:val="3"/>
            <w:tcBorders>
              <w:top w:val="single" w:sz="8" w:space="0" w:color="auto"/>
              <w:left w:val="nil"/>
              <w:right w:val="nil"/>
            </w:tcBorders>
            <w:noWrap/>
            <w:vAlign w:val="bottom"/>
          </w:tcPr>
          <w:p w14:paraId="2E7AFFD7" w14:textId="4892048E" w:rsidR="00B43847" w:rsidRPr="0006478D" w:rsidRDefault="00B43847" w:rsidP="00A92122">
            <w:pPr>
              <w:spacing w:after="0"/>
              <w:jc w:val="center"/>
              <w:rPr>
                <w:sz w:val="19"/>
                <w:szCs w:val="19"/>
              </w:rPr>
            </w:pPr>
            <w:r w:rsidRPr="0006478D">
              <w:rPr>
                <w:sz w:val="19"/>
                <w:szCs w:val="19"/>
              </w:rPr>
              <w:t>Regulatory Area</w:t>
            </w:r>
          </w:p>
        </w:tc>
        <w:tc>
          <w:tcPr>
            <w:tcW w:w="881" w:type="dxa"/>
            <w:tcBorders>
              <w:top w:val="single" w:sz="8" w:space="0" w:color="auto"/>
              <w:left w:val="nil"/>
              <w:right w:val="nil"/>
            </w:tcBorders>
          </w:tcPr>
          <w:p w14:paraId="0C6D7453" w14:textId="77777777" w:rsidR="00B43847" w:rsidRPr="0006478D" w:rsidRDefault="00B43847" w:rsidP="00A92122">
            <w:pPr>
              <w:spacing w:after="0"/>
              <w:jc w:val="center"/>
              <w:rPr>
                <w:sz w:val="19"/>
                <w:szCs w:val="19"/>
              </w:rPr>
            </w:pPr>
          </w:p>
        </w:tc>
        <w:tc>
          <w:tcPr>
            <w:tcW w:w="881" w:type="dxa"/>
            <w:tcBorders>
              <w:top w:val="single" w:sz="8" w:space="0" w:color="auto"/>
              <w:left w:val="nil"/>
              <w:right w:val="nil"/>
            </w:tcBorders>
            <w:vAlign w:val="bottom"/>
          </w:tcPr>
          <w:p w14:paraId="0E716C3D" w14:textId="0582F7EA" w:rsidR="00B43847" w:rsidRPr="0006478D" w:rsidRDefault="00B43847" w:rsidP="00A92122">
            <w:pPr>
              <w:spacing w:after="0"/>
              <w:jc w:val="center"/>
              <w:rPr>
                <w:sz w:val="19"/>
                <w:szCs w:val="19"/>
              </w:rPr>
            </w:pPr>
          </w:p>
        </w:tc>
        <w:tc>
          <w:tcPr>
            <w:tcW w:w="1761" w:type="dxa"/>
            <w:gridSpan w:val="2"/>
            <w:tcBorders>
              <w:top w:val="single" w:sz="8" w:space="0" w:color="auto"/>
              <w:left w:val="nil"/>
              <w:right w:val="nil"/>
            </w:tcBorders>
            <w:noWrap/>
            <w:vAlign w:val="bottom"/>
          </w:tcPr>
          <w:p w14:paraId="30520E2B" w14:textId="77777777" w:rsidR="00B43847" w:rsidRPr="0006478D" w:rsidRDefault="00B43847" w:rsidP="00A92122">
            <w:pPr>
              <w:spacing w:after="0"/>
              <w:jc w:val="right"/>
              <w:rPr>
                <w:sz w:val="19"/>
                <w:szCs w:val="19"/>
              </w:rPr>
            </w:pPr>
            <w:r w:rsidRPr="0006478D">
              <w:rPr>
                <w:sz w:val="19"/>
                <w:szCs w:val="19"/>
              </w:rPr>
              <w:t>Gulf-wide value</w:t>
            </w:r>
          </w:p>
        </w:tc>
      </w:tr>
      <w:tr w:rsidR="00B43847" w:rsidRPr="0018351D" w14:paraId="1714B03F" w14:textId="77777777" w:rsidTr="00CE3F73">
        <w:tc>
          <w:tcPr>
            <w:tcW w:w="0" w:type="auto"/>
            <w:tcBorders>
              <w:top w:val="nil"/>
              <w:left w:val="nil"/>
              <w:bottom w:val="single" w:sz="4" w:space="0" w:color="auto"/>
              <w:right w:val="nil"/>
            </w:tcBorders>
            <w:noWrap/>
            <w:vAlign w:val="bottom"/>
          </w:tcPr>
          <w:p w14:paraId="424E1CD6" w14:textId="77777777" w:rsidR="00B43847" w:rsidRPr="0018351D" w:rsidRDefault="00B43847" w:rsidP="00A92122">
            <w:pPr>
              <w:spacing w:after="0"/>
              <w:jc w:val="right"/>
              <w:rPr>
                <w:sz w:val="19"/>
                <w:szCs w:val="19"/>
              </w:rPr>
            </w:pPr>
            <w:r w:rsidRPr="0018351D">
              <w:rPr>
                <w:sz w:val="19"/>
                <w:szCs w:val="19"/>
              </w:rPr>
              <w:t>Year</w:t>
            </w:r>
          </w:p>
        </w:tc>
        <w:tc>
          <w:tcPr>
            <w:tcW w:w="0" w:type="auto"/>
            <w:tcBorders>
              <w:top w:val="nil"/>
              <w:left w:val="nil"/>
              <w:bottom w:val="single" w:sz="4" w:space="0" w:color="auto"/>
              <w:right w:val="nil"/>
            </w:tcBorders>
            <w:noWrap/>
            <w:vAlign w:val="bottom"/>
          </w:tcPr>
          <w:p w14:paraId="49B516FB" w14:textId="77777777" w:rsidR="00B43847" w:rsidRPr="0018351D" w:rsidRDefault="00B43847" w:rsidP="00A92122">
            <w:pPr>
              <w:spacing w:after="0"/>
              <w:jc w:val="right"/>
              <w:rPr>
                <w:sz w:val="19"/>
                <w:szCs w:val="19"/>
              </w:rPr>
            </w:pPr>
            <w:r w:rsidRPr="0018351D">
              <w:rPr>
                <w:sz w:val="19"/>
                <w:szCs w:val="19"/>
              </w:rPr>
              <w:t>Fishery</w:t>
            </w:r>
          </w:p>
        </w:tc>
        <w:tc>
          <w:tcPr>
            <w:tcW w:w="880" w:type="dxa"/>
            <w:tcBorders>
              <w:top w:val="nil"/>
              <w:left w:val="nil"/>
              <w:bottom w:val="single" w:sz="4" w:space="0" w:color="auto"/>
              <w:right w:val="nil"/>
            </w:tcBorders>
            <w:noWrap/>
            <w:vAlign w:val="bottom"/>
          </w:tcPr>
          <w:p w14:paraId="433F81D6" w14:textId="77777777" w:rsidR="00B43847" w:rsidRPr="0018351D" w:rsidRDefault="00B43847" w:rsidP="00A92122">
            <w:pPr>
              <w:spacing w:after="0"/>
              <w:jc w:val="right"/>
              <w:rPr>
                <w:sz w:val="19"/>
                <w:szCs w:val="19"/>
              </w:rPr>
            </w:pPr>
            <w:r w:rsidRPr="0018351D">
              <w:rPr>
                <w:sz w:val="19"/>
                <w:szCs w:val="19"/>
              </w:rPr>
              <w:t>Western</w:t>
            </w:r>
          </w:p>
        </w:tc>
        <w:tc>
          <w:tcPr>
            <w:tcW w:w="880" w:type="dxa"/>
            <w:tcBorders>
              <w:top w:val="nil"/>
              <w:left w:val="nil"/>
              <w:bottom w:val="single" w:sz="4" w:space="0" w:color="auto"/>
              <w:right w:val="nil"/>
            </w:tcBorders>
            <w:noWrap/>
            <w:vAlign w:val="bottom"/>
          </w:tcPr>
          <w:p w14:paraId="7664C2BC" w14:textId="77777777" w:rsidR="00B43847" w:rsidRPr="0018351D" w:rsidRDefault="00B43847" w:rsidP="00A92122">
            <w:pPr>
              <w:spacing w:after="0"/>
              <w:jc w:val="right"/>
              <w:rPr>
                <w:sz w:val="19"/>
                <w:szCs w:val="19"/>
              </w:rPr>
            </w:pPr>
            <w:r w:rsidRPr="0018351D">
              <w:rPr>
                <w:sz w:val="19"/>
                <w:szCs w:val="19"/>
              </w:rPr>
              <w:t>Central</w:t>
            </w:r>
          </w:p>
        </w:tc>
        <w:tc>
          <w:tcPr>
            <w:tcW w:w="881" w:type="dxa"/>
            <w:tcBorders>
              <w:top w:val="nil"/>
              <w:left w:val="nil"/>
              <w:bottom w:val="single" w:sz="4" w:space="0" w:color="auto"/>
              <w:right w:val="nil"/>
            </w:tcBorders>
            <w:vAlign w:val="bottom"/>
          </w:tcPr>
          <w:p w14:paraId="128F97E4" w14:textId="77777777" w:rsidR="00B43847" w:rsidRPr="0018351D" w:rsidRDefault="00B43847" w:rsidP="00A92122">
            <w:pPr>
              <w:spacing w:after="0"/>
              <w:jc w:val="right"/>
              <w:rPr>
                <w:sz w:val="19"/>
                <w:szCs w:val="19"/>
              </w:rPr>
            </w:pPr>
            <w:r w:rsidRPr="0018351D">
              <w:rPr>
                <w:sz w:val="19"/>
                <w:szCs w:val="19"/>
              </w:rPr>
              <w:t>Eastern</w:t>
            </w:r>
          </w:p>
        </w:tc>
        <w:tc>
          <w:tcPr>
            <w:tcW w:w="881" w:type="dxa"/>
            <w:tcBorders>
              <w:top w:val="nil"/>
              <w:left w:val="nil"/>
              <w:bottom w:val="single" w:sz="4" w:space="0" w:color="auto"/>
              <w:right w:val="nil"/>
            </w:tcBorders>
          </w:tcPr>
          <w:p w14:paraId="49748F86" w14:textId="77777777" w:rsidR="00B43847" w:rsidRPr="0018351D" w:rsidRDefault="00B43847" w:rsidP="00A92122">
            <w:pPr>
              <w:spacing w:after="0"/>
              <w:jc w:val="right"/>
              <w:rPr>
                <w:sz w:val="19"/>
                <w:szCs w:val="19"/>
              </w:rPr>
            </w:pPr>
          </w:p>
        </w:tc>
        <w:tc>
          <w:tcPr>
            <w:tcW w:w="881" w:type="dxa"/>
            <w:tcBorders>
              <w:top w:val="nil"/>
              <w:left w:val="nil"/>
              <w:bottom w:val="single" w:sz="4" w:space="0" w:color="auto"/>
              <w:right w:val="nil"/>
            </w:tcBorders>
            <w:noWrap/>
            <w:vAlign w:val="bottom"/>
          </w:tcPr>
          <w:p w14:paraId="29C2C764" w14:textId="5E143CFD" w:rsidR="00B43847" w:rsidRPr="0018351D" w:rsidRDefault="00B43847" w:rsidP="00A92122">
            <w:pPr>
              <w:spacing w:after="0"/>
              <w:jc w:val="right"/>
              <w:rPr>
                <w:sz w:val="19"/>
                <w:szCs w:val="19"/>
              </w:rPr>
            </w:pPr>
            <w:r w:rsidRPr="0018351D">
              <w:rPr>
                <w:sz w:val="19"/>
                <w:szCs w:val="19"/>
              </w:rPr>
              <w:t>Total</w:t>
            </w:r>
          </w:p>
        </w:tc>
        <w:tc>
          <w:tcPr>
            <w:tcW w:w="880" w:type="dxa"/>
            <w:tcBorders>
              <w:top w:val="nil"/>
              <w:left w:val="nil"/>
              <w:bottom w:val="single" w:sz="4" w:space="0" w:color="auto"/>
              <w:right w:val="nil"/>
            </w:tcBorders>
            <w:noWrap/>
            <w:vAlign w:val="bottom"/>
          </w:tcPr>
          <w:p w14:paraId="30681EB2" w14:textId="77777777" w:rsidR="00B43847" w:rsidRPr="0018351D" w:rsidRDefault="00B43847" w:rsidP="00A92122">
            <w:pPr>
              <w:spacing w:after="0"/>
              <w:jc w:val="right"/>
              <w:rPr>
                <w:sz w:val="19"/>
                <w:szCs w:val="19"/>
              </w:rPr>
            </w:pPr>
            <w:r w:rsidRPr="0018351D">
              <w:rPr>
                <w:sz w:val="19"/>
                <w:szCs w:val="19"/>
              </w:rPr>
              <w:t>ABC</w:t>
            </w:r>
          </w:p>
        </w:tc>
        <w:tc>
          <w:tcPr>
            <w:tcW w:w="881" w:type="dxa"/>
            <w:tcBorders>
              <w:top w:val="nil"/>
              <w:left w:val="nil"/>
              <w:bottom w:val="single" w:sz="4" w:space="0" w:color="auto"/>
              <w:right w:val="nil"/>
            </w:tcBorders>
            <w:noWrap/>
            <w:vAlign w:val="bottom"/>
          </w:tcPr>
          <w:p w14:paraId="256E6490" w14:textId="77777777" w:rsidR="00B43847" w:rsidRPr="0018351D" w:rsidRDefault="00B43847" w:rsidP="00A92122">
            <w:pPr>
              <w:spacing w:after="0"/>
              <w:jc w:val="right"/>
              <w:rPr>
                <w:sz w:val="19"/>
                <w:szCs w:val="19"/>
              </w:rPr>
            </w:pPr>
            <w:r w:rsidRPr="0018351D">
              <w:rPr>
                <w:sz w:val="19"/>
                <w:szCs w:val="19"/>
              </w:rPr>
              <w:t>Quota</w:t>
            </w:r>
          </w:p>
        </w:tc>
      </w:tr>
      <w:tr w:rsidR="00B43847" w:rsidRPr="00040118" w14:paraId="38A7A701" w14:textId="77777777" w:rsidTr="00CE3F73">
        <w:tc>
          <w:tcPr>
            <w:tcW w:w="0" w:type="auto"/>
            <w:tcBorders>
              <w:top w:val="single" w:sz="4" w:space="0" w:color="auto"/>
              <w:left w:val="nil"/>
              <w:bottom w:val="nil"/>
              <w:right w:val="nil"/>
            </w:tcBorders>
            <w:noWrap/>
            <w:vAlign w:val="bottom"/>
          </w:tcPr>
          <w:p w14:paraId="0FBA22C1" w14:textId="77777777" w:rsidR="00B43847" w:rsidRPr="00040118" w:rsidRDefault="00B43847" w:rsidP="00A92122">
            <w:pPr>
              <w:spacing w:after="0"/>
              <w:jc w:val="right"/>
              <w:rPr>
                <w:sz w:val="19"/>
                <w:szCs w:val="19"/>
              </w:rPr>
            </w:pPr>
            <w:r w:rsidRPr="00040118">
              <w:rPr>
                <w:sz w:val="19"/>
                <w:szCs w:val="19"/>
              </w:rPr>
              <w:t>1977</w:t>
            </w:r>
          </w:p>
        </w:tc>
        <w:tc>
          <w:tcPr>
            <w:tcW w:w="0" w:type="auto"/>
            <w:tcBorders>
              <w:top w:val="single" w:sz="4" w:space="0" w:color="auto"/>
              <w:left w:val="nil"/>
              <w:bottom w:val="nil"/>
              <w:right w:val="nil"/>
            </w:tcBorders>
            <w:noWrap/>
            <w:vAlign w:val="bottom"/>
          </w:tcPr>
          <w:p w14:paraId="72D3ECA0" w14:textId="77777777" w:rsidR="00B43847" w:rsidRPr="00040118" w:rsidRDefault="00B43847" w:rsidP="00A92122">
            <w:pPr>
              <w:spacing w:after="0"/>
              <w:jc w:val="right"/>
              <w:rPr>
                <w:sz w:val="19"/>
                <w:szCs w:val="19"/>
              </w:rPr>
            </w:pPr>
            <w:r w:rsidRPr="00040118">
              <w:rPr>
                <w:sz w:val="19"/>
                <w:szCs w:val="19"/>
              </w:rPr>
              <w:t>Foreign</w:t>
            </w:r>
          </w:p>
        </w:tc>
        <w:tc>
          <w:tcPr>
            <w:tcW w:w="880" w:type="dxa"/>
            <w:tcBorders>
              <w:top w:val="single" w:sz="4" w:space="0" w:color="auto"/>
              <w:left w:val="nil"/>
              <w:bottom w:val="nil"/>
              <w:right w:val="nil"/>
            </w:tcBorders>
            <w:noWrap/>
            <w:vAlign w:val="bottom"/>
          </w:tcPr>
          <w:p w14:paraId="47299DE7" w14:textId="77777777" w:rsidR="00B43847" w:rsidRPr="00040118" w:rsidRDefault="00B43847" w:rsidP="00A92122">
            <w:pPr>
              <w:spacing w:after="0"/>
              <w:jc w:val="right"/>
              <w:rPr>
                <w:sz w:val="19"/>
                <w:szCs w:val="19"/>
              </w:rPr>
            </w:pPr>
            <w:r w:rsidRPr="00040118">
              <w:rPr>
                <w:sz w:val="19"/>
                <w:szCs w:val="19"/>
              </w:rPr>
              <w:t>6,282</w:t>
            </w:r>
          </w:p>
        </w:tc>
        <w:tc>
          <w:tcPr>
            <w:tcW w:w="880" w:type="dxa"/>
            <w:tcBorders>
              <w:top w:val="single" w:sz="4" w:space="0" w:color="auto"/>
              <w:left w:val="nil"/>
              <w:bottom w:val="nil"/>
              <w:right w:val="nil"/>
            </w:tcBorders>
            <w:noWrap/>
            <w:vAlign w:val="bottom"/>
          </w:tcPr>
          <w:p w14:paraId="229B706D" w14:textId="77777777" w:rsidR="00B43847" w:rsidRPr="00040118" w:rsidRDefault="00B43847" w:rsidP="00A92122">
            <w:pPr>
              <w:spacing w:after="0"/>
              <w:jc w:val="right"/>
              <w:rPr>
                <w:sz w:val="19"/>
                <w:szCs w:val="19"/>
              </w:rPr>
            </w:pPr>
            <w:r w:rsidRPr="00040118">
              <w:rPr>
                <w:sz w:val="19"/>
                <w:szCs w:val="19"/>
              </w:rPr>
              <w:t>6,166</w:t>
            </w:r>
          </w:p>
        </w:tc>
        <w:tc>
          <w:tcPr>
            <w:tcW w:w="881" w:type="dxa"/>
            <w:tcBorders>
              <w:top w:val="single" w:sz="4" w:space="0" w:color="auto"/>
              <w:left w:val="nil"/>
              <w:bottom w:val="nil"/>
              <w:right w:val="nil"/>
            </w:tcBorders>
            <w:vAlign w:val="bottom"/>
          </w:tcPr>
          <w:p w14:paraId="4034C057" w14:textId="77777777" w:rsidR="00B43847" w:rsidRPr="00040118" w:rsidRDefault="00B43847" w:rsidP="00A92122">
            <w:pPr>
              <w:spacing w:after="0"/>
              <w:jc w:val="right"/>
              <w:rPr>
                <w:sz w:val="19"/>
                <w:szCs w:val="19"/>
              </w:rPr>
            </w:pPr>
            <w:r w:rsidRPr="00040118">
              <w:rPr>
                <w:sz w:val="19"/>
                <w:szCs w:val="19"/>
              </w:rPr>
              <w:t>10,993</w:t>
            </w:r>
          </w:p>
        </w:tc>
        <w:tc>
          <w:tcPr>
            <w:tcW w:w="881" w:type="dxa"/>
            <w:tcBorders>
              <w:top w:val="single" w:sz="4" w:space="0" w:color="auto"/>
              <w:left w:val="nil"/>
              <w:bottom w:val="nil"/>
              <w:right w:val="nil"/>
            </w:tcBorders>
          </w:tcPr>
          <w:p w14:paraId="45E6ECF4" w14:textId="77777777" w:rsidR="00B43847" w:rsidRPr="00040118" w:rsidRDefault="00B43847" w:rsidP="00A92122">
            <w:pPr>
              <w:spacing w:after="0"/>
              <w:jc w:val="right"/>
              <w:rPr>
                <w:sz w:val="19"/>
                <w:szCs w:val="19"/>
              </w:rPr>
            </w:pPr>
          </w:p>
        </w:tc>
        <w:tc>
          <w:tcPr>
            <w:tcW w:w="881" w:type="dxa"/>
            <w:tcBorders>
              <w:top w:val="single" w:sz="4" w:space="0" w:color="auto"/>
              <w:left w:val="nil"/>
              <w:bottom w:val="nil"/>
              <w:right w:val="nil"/>
            </w:tcBorders>
            <w:noWrap/>
            <w:vAlign w:val="bottom"/>
          </w:tcPr>
          <w:p w14:paraId="42C3B308" w14:textId="17B2EAD0" w:rsidR="00B43847" w:rsidRPr="00040118" w:rsidRDefault="00B43847" w:rsidP="00A92122">
            <w:pPr>
              <w:spacing w:after="0"/>
              <w:jc w:val="right"/>
              <w:rPr>
                <w:sz w:val="19"/>
                <w:szCs w:val="19"/>
              </w:rPr>
            </w:pPr>
            <w:r w:rsidRPr="00040118">
              <w:rPr>
                <w:sz w:val="19"/>
                <w:szCs w:val="19"/>
              </w:rPr>
              <w:t>23,441</w:t>
            </w:r>
          </w:p>
        </w:tc>
        <w:tc>
          <w:tcPr>
            <w:tcW w:w="880" w:type="dxa"/>
            <w:tcBorders>
              <w:top w:val="single" w:sz="4" w:space="0" w:color="auto"/>
              <w:left w:val="nil"/>
              <w:bottom w:val="nil"/>
              <w:right w:val="nil"/>
            </w:tcBorders>
            <w:noWrap/>
            <w:vAlign w:val="bottom"/>
          </w:tcPr>
          <w:p w14:paraId="68B8032F" w14:textId="77777777" w:rsidR="00B43847" w:rsidRPr="00040118" w:rsidRDefault="00B43847" w:rsidP="00A92122">
            <w:pPr>
              <w:spacing w:after="0"/>
              <w:jc w:val="right"/>
              <w:rPr>
                <w:sz w:val="19"/>
                <w:szCs w:val="19"/>
              </w:rPr>
            </w:pPr>
          </w:p>
        </w:tc>
        <w:tc>
          <w:tcPr>
            <w:tcW w:w="881" w:type="dxa"/>
            <w:tcBorders>
              <w:top w:val="single" w:sz="4" w:space="0" w:color="auto"/>
              <w:left w:val="nil"/>
              <w:bottom w:val="nil"/>
              <w:right w:val="nil"/>
            </w:tcBorders>
            <w:noWrap/>
            <w:vAlign w:val="bottom"/>
          </w:tcPr>
          <w:p w14:paraId="765F14A3" w14:textId="77777777" w:rsidR="00B43847" w:rsidRPr="00040118" w:rsidRDefault="00B43847" w:rsidP="00A92122">
            <w:pPr>
              <w:spacing w:after="0"/>
              <w:jc w:val="right"/>
              <w:rPr>
                <w:sz w:val="19"/>
                <w:szCs w:val="19"/>
              </w:rPr>
            </w:pPr>
          </w:p>
        </w:tc>
      </w:tr>
      <w:tr w:rsidR="00B43847" w:rsidRPr="00040118" w14:paraId="73D877D6" w14:textId="77777777" w:rsidTr="00CE3F73">
        <w:tc>
          <w:tcPr>
            <w:tcW w:w="0" w:type="auto"/>
            <w:tcBorders>
              <w:top w:val="nil"/>
              <w:left w:val="nil"/>
              <w:bottom w:val="nil"/>
              <w:right w:val="nil"/>
            </w:tcBorders>
            <w:noWrap/>
            <w:vAlign w:val="bottom"/>
          </w:tcPr>
          <w:p w14:paraId="12BE9986"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35145A16" w14:textId="77777777" w:rsidR="00B43847" w:rsidRPr="00040118" w:rsidRDefault="00B43847" w:rsidP="00A92122">
            <w:pPr>
              <w:spacing w:after="0"/>
              <w:jc w:val="right"/>
              <w:rPr>
                <w:sz w:val="19"/>
                <w:szCs w:val="19"/>
              </w:rPr>
            </w:pPr>
            <w:r w:rsidRPr="00040118">
              <w:rPr>
                <w:sz w:val="19"/>
                <w:szCs w:val="19"/>
              </w:rPr>
              <w:t>U.S.</w:t>
            </w:r>
          </w:p>
        </w:tc>
        <w:tc>
          <w:tcPr>
            <w:tcW w:w="880" w:type="dxa"/>
            <w:tcBorders>
              <w:top w:val="nil"/>
              <w:left w:val="nil"/>
              <w:bottom w:val="nil"/>
              <w:right w:val="nil"/>
            </w:tcBorders>
            <w:noWrap/>
            <w:vAlign w:val="bottom"/>
          </w:tcPr>
          <w:p w14:paraId="68D0BE81" w14:textId="77777777" w:rsidR="00B43847" w:rsidRPr="00040118" w:rsidRDefault="00B43847" w:rsidP="00A92122">
            <w:pPr>
              <w:spacing w:after="0"/>
              <w:jc w:val="right"/>
              <w:rPr>
                <w:sz w:val="19"/>
                <w:szCs w:val="19"/>
              </w:rPr>
            </w:pPr>
            <w:r w:rsidRPr="00040118">
              <w:rPr>
                <w:sz w:val="19"/>
                <w:szCs w:val="19"/>
              </w:rPr>
              <w:t>0</w:t>
            </w:r>
          </w:p>
        </w:tc>
        <w:tc>
          <w:tcPr>
            <w:tcW w:w="880" w:type="dxa"/>
            <w:tcBorders>
              <w:top w:val="nil"/>
              <w:left w:val="nil"/>
              <w:bottom w:val="nil"/>
              <w:right w:val="nil"/>
            </w:tcBorders>
            <w:noWrap/>
            <w:vAlign w:val="bottom"/>
          </w:tcPr>
          <w:p w14:paraId="2B2943C4" w14:textId="77777777" w:rsidR="00B43847" w:rsidRPr="00040118" w:rsidRDefault="00B43847" w:rsidP="00A92122">
            <w:pPr>
              <w:spacing w:after="0"/>
              <w:jc w:val="right"/>
              <w:rPr>
                <w:sz w:val="19"/>
                <w:szCs w:val="19"/>
              </w:rPr>
            </w:pPr>
            <w:r w:rsidRPr="00040118">
              <w:rPr>
                <w:sz w:val="19"/>
                <w:szCs w:val="19"/>
              </w:rPr>
              <w:t>0</w:t>
            </w:r>
          </w:p>
        </w:tc>
        <w:tc>
          <w:tcPr>
            <w:tcW w:w="881" w:type="dxa"/>
            <w:tcBorders>
              <w:top w:val="nil"/>
              <w:left w:val="nil"/>
              <w:bottom w:val="nil"/>
              <w:right w:val="nil"/>
            </w:tcBorders>
            <w:vAlign w:val="bottom"/>
          </w:tcPr>
          <w:p w14:paraId="69197511" w14:textId="77777777" w:rsidR="00B43847" w:rsidRPr="00040118" w:rsidRDefault="00B43847" w:rsidP="00A92122">
            <w:pPr>
              <w:spacing w:after="0"/>
              <w:jc w:val="right"/>
              <w:rPr>
                <w:sz w:val="19"/>
                <w:szCs w:val="19"/>
              </w:rPr>
            </w:pPr>
            <w:r w:rsidRPr="00040118">
              <w:rPr>
                <w:sz w:val="19"/>
                <w:szCs w:val="19"/>
              </w:rPr>
              <w:t>12</w:t>
            </w:r>
          </w:p>
        </w:tc>
        <w:tc>
          <w:tcPr>
            <w:tcW w:w="881" w:type="dxa"/>
            <w:tcBorders>
              <w:top w:val="nil"/>
              <w:left w:val="nil"/>
              <w:bottom w:val="nil"/>
              <w:right w:val="nil"/>
            </w:tcBorders>
          </w:tcPr>
          <w:p w14:paraId="42716457"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10ACF63A" w14:textId="471D19BE" w:rsidR="00B43847" w:rsidRPr="00040118" w:rsidRDefault="00B43847" w:rsidP="00A92122">
            <w:pPr>
              <w:spacing w:after="0"/>
              <w:jc w:val="right"/>
              <w:rPr>
                <w:sz w:val="19"/>
                <w:szCs w:val="19"/>
              </w:rPr>
            </w:pPr>
            <w:r w:rsidRPr="00040118">
              <w:rPr>
                <w:sz w:val="19"/>
                <w:szCs w:val="19"/>
              </w:rPr>
              <w:t>12</w:t>
            </w:r>
          </w:p>
        </w:tc>
        <w:tc>
          <w:tcPr>
            <w:tcW w:w="880" w:type="dxa"/>
            <w:tcBorders>
              <w:top w:val="nil"/>
              <w:left w:val="nil"/>
              <w:bottom w:val="nil"/>
              <w:right w:val="nil"/>
            </w:tcBorders>
            <w:noWrap/>
            <w:vAlign w:val="bottom"/>
          </w:tcPr>
          <w:p w14:paraId="566EDBDF"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75F5DAD1" w14:textId="77777777" w:rsidR="00B43847" w:rsidRPr="00040118" w:rsidRDefault="00B43847" w:rsidP="00A92122">
            <w:pPr>
              <w:spacing w:after="0"/>
              <w:jc w:val="right"/>
              <w:rPr>
                <w:sz w:val="19"/>
                <w:szCs w:val="19"/>
              </w:rPr>
            </w:pPr>
          </w:p>
        </w:tc>
      </w:tr>
      <w:tr w:rsidR="00B43847" w:rsidRPr="00040118" w14:paraId="45596F6F" w14:textId="77777777" w:rsidTr="00CE3F73">
        <w:tc>
          <w:tcPr>
            <w:tcW w:w="0" w:type="auto"/>
            <w:tcBorders>
              <w:top w:val="nil"/>
              <w:left w:val="nil"/>
              <w:bottom w:val="nil"/>
              <w:right w:val="nil"/>
            </w:tcBorders>
            <w:noWrap/>
            <w:vAlign w:val="bottom"/>
          </w:tcPr>
          <w:p w14:paraId="527A4CF2"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38E6B1A9" w14:textId="77777777" w:rsidR="00B43847" w:rsidRPr="00040118" w:rsidRDefault="00B43847" w:rsidP="00A92122">
            <w:pPr>
              <w:spacing w:after="0"/>
              <w:jc w:val="right"/>
              <w:rPr>
                <w:sz w:val="19"/>
                <w:szCs w:val="19"/>
              </w:rPr>
            </w:pPr>
            <w:r w:rsidRPr="00040118">
              <w:rPr>
                <w:sz w:val="19"/>
                <w:szCs w:val="19"/>
              </w:rPr>
              <w:t>JV</w:t>
            </w:r>
          </w:p>
        </w:tc>
        <w:tc>
          <w:tcPr>
            <w:tcW w:w="880" w:type="dxa"/>
            <w:tcBorders>
              <w:top w:val="nil"/>
              <w:left w:val="nil"/>
              <w:bottom w:val="nil"/>
              <w:right w:val="nil"/>
            </w:tcBorders>
            <w:noWrap/>
            <w:vAlign w:val="bottom"/>
          </w:tcPr>
          <w:p w14:paraId="053A80C2" w14:textId="77777777" w:rsidR="00B43847" w:rsidRPr="00040118" w:rsidRDefault="00B43847" w:rsidP="00A92122">
            <w:pPr>
              <w:spacing w:after="0"/>
              <w:jc w:val="right"/>
              <w:rPr>
                <w:sz w:val="19"/>
                <w:szCs w:val="19"/>
              </w:rPr>
            </w:pPr>
            <w:r w:rsidRPr="00040118">
              <w:rPr>
                <w:sz w:val="19"/>
                <w:szCs w:val="19"/>
              </w:rPr>
              <w:t>-</w:t>
            </w:r>
          </w:p>
        </w:tc>
        <w:tc>
          <w:tcPr>
            <w:tcW w:w="880" w:type="dxa"/>
            <w:tcBorders>
              <w:top w:val="nil"/>
              <w:left w:val="nil"/>
              <w:bottom w:val="nil"/>
              <w:right w:val="nil"/>
            </w:tcBorders>
            <w:noWrap/>
            <w:vAlign w:val="bottom"/>
          </w:tcPr>
          <w:p w14:paraId="306A3638" w14:textId="77777777" w:rsidR="00B43847" w:rsidRPr="00040118" w:rsidRDefault="00B43847" w:rsidP="00A92122">
            <w:pPr>
              <w:spacing w:after="0"/>
              <w:jc w:val="right"/>
              <w:rPr>
                <w:sz w:val="19"/>
                <w:szCs w:val="19"/>
              </w:rPr>
            </w:pPr>
            <w:r w:rsidRPr="00040118">
              <w:rPr>
                <w:sz w:val="19"/>
                <w:szCs w:val="19"/>
              </w:rPr>
              <w:t>-</w:t>
            </w:r>
          </w:p>
        </w:tc>
        <w:tc>
          <w:tcPr>
            <w:tcW w:w="881" w:type="dxa"/>
            <w:tcBorders>
              <w:top w:val="nil"/>
              <w:left w:val="nil"/>
              <w:bottom w:val="nil"/>
              <w:right w:val="nil"/>
            </w:tcBorders>
            <w:vAlign w:val="bottom"/>
          </w:tcPr>
          <w:p w14:paraId="75AECE78" w14:textId="77777777" w:rsidR="00B43847" w:rsidRPr="00040118" w:rsidRDefault="00B43847" w:rsidP="00A92122">
            <w:pPr>
              <w:spacing w:after="0"/>
              <w:jc w:val="right"/>
              <w:rPr>
                <w:sz w:val="19"/>
                <w:szCs w:val="19"/>
              </w:rPr>
            </w:pPr>
            <w:r w:rsidRPr="00040118">
              <w:rPr>
                <w:sz w:val="19"/>
                <w:szCs w:val="19"/>
              </w:rPr>
              <w:t>-</w:t>
            </w:r>
          </w:p>
        </w:tc>
        <w:tc>
          <w:tcPr>
            <w:tcW w:w="881" w:type="dxa"/>
            <w:tcBorders>
              <w:top w:val="nil"/>
              <w:left w:val="nil"/>
              <w:bottom w:val="nil"/>
              <w:right w:val="nil"/>
            </w:tcBorders>
          </w:tcPr>
          <w:p w14:paraId="4A82D188"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4E33C06A" w14:textId="1323410A" w:rsidR="00B43847" w:rsidRPr="00040118" w:rsidRDefault="00B43847" w:rsidP="00A92122">
            <w:pPr>
              <w:spacing w:after="0"/>
              <w:jc w:val="right"/>
              <w:rPr>
                <w:sz w:val="19"/>
                <w:szCs w:val="19"/>
              </w:rPr>
            </w:pPr>
            <w:r w:rsidRPr="00040118">
              <w:rPr>
                <w:sz w:val="19"/>
                <w:szCs w:val="19"/>
              </w:rPr>
              <w:t>-</w:t>
            </w:r>
          </w:p>
        </w:tc>
        <w:tc>
          <w:tcPr>
            <w:tcW w:w="880" w:type="dxa"/>
            <w:tcBorders>
              <w:top w:val="nil"/>
              <w:left w:val="nil"/>
              <w:bottom w:val="nil"/>
              <w:right w:val="nil"/>
            </w:tcBorders>
            <w:noWrap/>
            <w:vAlign w:val="bottom"/>
          </w:tcPr>
          <w:p w14:paraId="32696EDC"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11CECB49" w14:textId="77777777" w:rsidR="00B43847" w:rsidRPr="00040118" w:rsidRDefault="00B43847" w:rsidP="00A92122">
            <w:pPr>
              <w:spacing w:after="0"/>
              <w:jc w:val="right"/>
              <w:rPr>
                <w:sz w:val="19"/>
                <w:szCs w:val="19"/>
              </w:rPr>
            </w:pPr>
          </w:p>
        </w:tc>
      </w:tr>
      <w:tr w:rsidR="00B43847" w:rsidRPr="00040118" w14:paraId="2546AA1C" w14:textId="77777777" w:rsidTr="00CE3F73">
        <w:tc>
          <w:tcPr>
            <w:tcW w:w="0" w:type="auto"/>
            <w:tcBorders>
              <w:top w:val="nil"/>
              <w:left w:val="nil"/>
              <w:bottom w:val="nil"/>
              <w:right w:val="nil"/>
            </w:tcBorders>
            <w:noWrap/>
            <w:vAlign w:val="bottom"/>
          </w:tcPr>
          <w:p w14:paraId="1314CCD8"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200333F1" w14:textId="77777777" w:rsidR="00B43847" w:rsidRPr="00040118" w:rsidRDefault="00B43847" w:rsidP="00A92122">
            <w:pPr>
              <w:spacing w:after="0"/>
              <w:jc w:val="right"/>
              <w:rPr>
                <w:sz w:val="19"/>
                <w:szCs w:val="19"/>
              </w:rPr>
            </w:pPr>
            <w:r w:rsidRPr="00040118">
              <w:rPr>
                <w:sz w:val="19"/>
                <w:szCs w:val="19"/>
              </w:rPr>
              <w:t>Total</w:t>
            </w:r>
          </w:p>
        </w:tc>
        <w:tc>
          <w:tcPr>
            <w:tcW w:w="880" w:type="dxa"/>
            <w:tcBorders>
              <w:top w:val="nil"/>
              <w:left w:val="nil"/>
              <w:bottom w:val="nil"/>
              <w:right w:val="nil"/>
            </w:tcBorders>
            <w:noWrap/>
            <w:vAlign w:val="bottom"/>
          </w:tcPr>
          <w:p w14:paraId="35EC643E" w14:textId="77777777" w:rsidR="00B43847" w:rsidRPr="00040118" w:rsidRDefault="00B43847" w:rsidP="00A92122">
            <w:pPr>
              <w:spacing w:after="0"/>
              <w:jc w:val="right"/>
              <w:rPr>
                <w:sz w:val="19"/>
                <w:szCs w:val="19"/>
              </w:rPr>
            </w:pPr>
            <w:r w:rsidRPr="00040118">
              <w:rPr>
                <w:sz w:val="19"/>
                <w:szCs w:val="19"/>
              </w:rPr>
              <w:t>6,282</w:t>
            </w:r>
          </w:p>
        </w:tc>
        <w:tc>
          <w:tcPr>
            <w:tcW w:w="880" w:type="dxa"/>
            <w:tcBorders>
              <w:top w:val="nil"/>
              <w:left w:val="nil"/>
              <w:bottom w:val="nil"/>
              <w:right w:val="nil"/>
            </w:tcBorders>
            <w:noWrap/>
            <w:vAlign w:val="bottom"/>
          </w:tcPr>
          <w:p w14:paraId="48CE6122" w14:textId="77777777" w:rsidR="00B43847" w:rsidRPr="00040118" w:rsidRDefault="00B43847" w:rsidP="00A92122">
            <w:pPr>
              <w:spacing w:after="0"/>
              <w:jc w:val="right"/>
              <w:rPr>
                <w:sz w:val="19"/>
                <w:szCs w:val="19"/>
              </w:rPr>
            </w:pPr>
            <w:r w:rsidRPr="00040118">
              <w:rPr>
                <w:sz w:val="19"/>
                <w:szCs w:val="19"/>
              </w:rPr>
              <w:t>6,166</w:t>
            </w:r>
          </w:p>
        </w:tc>
        <w:tc>
          <w:tcPr>
            <w:tcW w:w="881" w:type="dxa"/>
            <w:tcBorders>
              <w:top w:val="nil"/>
              <w:left w:val="nil"/>
              <w:bottom w:val="nil"/>
              <w:right w:val="nil"/>
            </w:tcBorders>
            <w:vAlign w:val="bottom"/>
          </w:tcPr>
          <w:p w14:paraId="3071418D" w14:textId="77777777" w:rsidR="00B43847" w:rsidRPr="00040118" w:rsidRDefault="00B43847" w:rsidP="00A92122">
            <w:pPr>
              <w:spacing w:after="0"/>
              <w:jc w:val="right"/>
              <w:rPr>
                <w:sz w:val="19"/>
                <w:szCs w:val="19"/>
              </w:rPr>
            </w:pPr>
            <w:r w:rsidRPr="00040118">
              <w:rPr>
                <w:sz w:val="19"/>
                <w:szCs w:val="19"/>
              </w:rPr>
              <w:t>11,005</w:t>
            </w:r>
          </w:p>
        </w:tc>
        <w:tc>
          <w:tcPr>
            <w:tcW w:w="881" w:type="dxa"/>
            <w:tcBorders>
              <w:top w:val="nil"/>
              <w:left w:val="nil"/>
              <w:bottom w:val="nil"/>
              <w:right w:val="nil"/>
            </w:tcBorders>
          </w:tcPr>
          <w:p w14:paraId="6A4C7AC7"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03EC7CCB" w14:textId="17AD3164" w:rsidR="00B43847" w:rsidRPr="00040118" w:rsidRDefault="00B43847" w:rsidP="00A92122">
            <w:pPr>
              <w:spacing w:after="0"/>
              <w:jc w:val="right"/>
              <w:rPr>
                <w:sz w:val="19"/>
                <w:szCs w:val="19"/>
              </w:rPr>
            </w:pPr>
            <w:r w:rsidRPr="00040118">
              <w:rPr>
                <w:sz w:val="19"/>
                <w:szCs w:val="19"/>
              </w:rPr>
              <w:t>23,453</w:t>
            </w:r>
          </w:p>
        </w:tc>
        <w:tc>
          <w:tcPr>
            <w:tcW w:w="880" w:type="dxa"/>
            <w:tcBorders>
              <w:top w:val="nil"/>
              <w:left w:val="nil"/>
              <w:bottom w:val="nil"/>
              <w:right w:val="nil"/>
            </w:tcBorders>
            <w:noWrap/>
            <w:vAlign w:val="bottom"/>
          </w:tcPr>
          <w:p w14:paraId="227C1E90" w14:textId="77777777" w:rsidR="00B43847" w:rsidRPr="00040118" w:rsidRDefault="00B43847" w:rsidP="00A92122">
            <w:pPr>
              <w:spacing w:after="0"/>
              <w:jc w:val="right"/>
              <w:rPr>
                <w:sz w:val="19"/>
                <w:szCs w:val="19"/>
              </w:rPr>
            </w:pPr>
            <w:r w:rsidRPr="00040118">
              <w:rPr>
                <w:sz w:val="19"/>
                <w:szCs w:val="19"/>
              </w:rPr>
              <w:t>50,000</w:t>
            </w:r>
          </w:p>
        </w:tc>
        <w:tc>
          <w:tcPr>
            <w:tcW w:w="881" w:type="dxa"/>
            <w:tcBorders>
              <w:top w:val="nil"/>
              <w:left w:val="nil"/>
              <w:bottom w:val="nil"/>
              <w:right w:val="nil"/>
            </w:tcBorders>
            <w:noWrap/>
            <w:vAlign w:val="bottom"/>
          </w:tcPr>
          <w:p w14:paraId="0EAD313D" w14:textId="77777777" w:rsidR="00B43847" w:rsidRPr="00040118" w:rsidRDefault="00B43847" w:rsidP="00A92122">
            <w:pPr>
              <w:spacing w:after="0"/>
              <w:jc w:val="right"/>
              <w:rPr>
                <w:sz w:val="19"/>
                <w:szCs w:val="19"/>
              </w:rPr>
            </w:pPr>
            <w:r w:rsidRPr="00040118">
              <w:rPr>
                <w:sz w:val="19"/>
                <w:szCs w:val="19"/>
              </w:rPr>
              <w:t>30,000</w:t>
            </w:r>
          </w:p>
        </w:tc>
      </w:tr>
      <w:tr w:rsidR="00B43847" w:rsidRPr="00040118" w14:paraId="654BCEF8" w14:textId="77777777" w:rsidTr="00CE3F73">
        <w:tc>
          <w:tcPr>
            <w:tcW w:w="0" w:type="auto"/>
            <w:tcBorders>
              <w:top w:val="nil"/>
              <w:left w:val="nil"/>
              <w:bottom w:val="nil"/>
              <w:right w:val="nil"/>
            </w:tcBorders>
            <w:noWrap/>
            <w:vAlign w:val="bottom"/>
          </w:tcPr>
          <w:p w14:paraId="22F8A973" w14:textId="77777777" w:rsidR="00B43847" w:rsidRPr="00040118" w:rsidRDefault="00B43847" w:rsidP="00A92122">
            <w:pPr>
              <w:spacing w:after="0"/>
              <w:jc w:val="right"/>
              <w:rPr>
                <w:sz w:val="19"/>
                <w:szCs w:val="19"/>
              </w:rPr>
            </w:pPr>
            <w:r w:rsidRPr="00040118">
              <w:rPr>
                <w:sz w:val="19"/>
                <w:szCs w:val="19"/>
              </w:rPr>
              <w:t>1978</w:t>
            </w:r>
          </w:p>
        </w:tc>
        <w:tc>
          <w:tcPr>
            <w:tcW w:w="0" w:type="auto"/>
            <w:tcBorders>
              <w:top w:val="nil"/>
              <w:left w:val="nil"/>
              <w:bottom w:val="nil"/>
              <w:right w:val="nil"/>
            </w:tcBorders>
            <w:noWrap/>
            <w:vAlign w:val="bottom"/>
          </w:tcPr>
          <w:p w14:paraId="388959E0" w14:textId="77777777" w:rsidR="00B43847" w:rsidRPr="00040118" w:rsidRDefault="00B43847" w:rsidP="00A92122">
            <w:pPr>
              <w:spacing w:after="0"/>
              <w:jc w:val="right"/>
              <w:rPr>
                <w:sz w:val="19"/>
                <w:szCs w:val="19"/>
              </w:rPr>
            </w:pPr>
            <w:r w:rsidRPr="00040118">
              <w:rPr>
                <w:sz w:val="19"/>
                <w:szCs w:val="19"/>
              </w:rPr>
              <w:t>Foreign</w:t>
            </w:r>
          </w:p>
        </w:tc>
        <w:tc>
          <w:tcPr>
            <w:tcW w:w="880" w:type="dxa"/>
            <w:tcBorders>
              <w:top w:val="nil"/>
              <w:left w:val="nil"/>
              <w:bottom w:val="nil"/>
              <w:right w:val="nil"/>
            </w:tcBorders>
            <w:noWrap/>
            <w:vAlign w:val="bottom"/>
          </w:tcPr>
          <w:p w14:paraId="0849A997" w14:textId="77777777" w:rsidR="00B43847" w:rsidRPr="00040118" w:rsidRDefault="00B43847" w:rsidP="00A92122">
            <w:pPr>
              <w:spacing w:after="0"/>
              <w:jc w:val="right"/>
              <w:rPr>
                <w:sz w:val="19"/>
                <w:szCs w:val="19"/>
              </w:rPr>
            </w:pPr>
            <w:r w:rsidRPr="00040118">
              <w:rPr>
                <w:sz w:val="19"/>
                <w:szCs w:val="19"/>
              </w:rPr>
              <w:t>3,643</w:t>
            </w:r>
          </w:p>
        </w:tc>
        <w:tc>
          <w:tcPr>
            <w:tcW w:w="880" w:type="dxa"/>
            <w:tcBorders>
              <w:top w:val="nil"/>
              <w:left w:val="nil"/>
              <w:bottom w:val="nil"/>
              <w:right w:val="nil"/>
            </w:tcBorders>
            <w:noWrap/>
            <w:vAlign w:val="bottom"/>
          </w:tcPr>
          <w:p w14:paraId="0CFBB6B6" w14:textId="77777777" w:rsidR="00B43847" w:rsidRPr="00040118" w:rsidRDefault="00B43847" w:rsidP="00A92122">
            <w:pPr>
              <w:spacing w:after="0"/>
              <w:jc w:val="right"/>
              <w:rPr>
                <w:sz w:val="19"/>
                <w:szCs w:val="19"/>
              </w:rPr>
            </w:pPr>
            <w:r w:rsidRPr="00040118">
              <w:rPr>
                <w:sz w:val="19"/>
                <w:szCs w:val="19"/>
              </w:rPr>
              <w:t>2,024</w:t>
            </w:r>
          </w:p>
        </w:tc>
        <w:tc>
          <w:tcPr>
            <w:tcW w:w="881" w:type="dxa"/>
            <w:tcBorders>
              <w:top w:val="nil"/>
              <w:left w:val="nil"/>
              <w:bottom w:val="nil"/>
              <w:right w:val="nil"/>
            </w:tcBorders>
            <w:vAlign w:val="bottom"/>
          </w:tcPr>
          <w:p w14:paraId="2F9D2814" w14:textId="77777777" w:rsidR="00B43847" w:rsidRPr="00040118" w:rsidRDefault="00B43847" w:rsidP="00A92122">
            <w:pPr>
              <w:spacing w:after="0"/>
              <w:jc w:val="right"/>
              <w:rPr>
                <w:sz w:val="19"/>
                <w:szCs w:val="19"/>
              </w:rPr>
            </w:pPr>
            <w:r w:rsidRPr="00040118">
              <w:rPr>
                <w:sz w:val="19"/>
                <w:szCs w:val="19"/>
              </w:rPr>
              <w:t>2,504</w:t>
            </w:r>
          </w:p>
        </w:tc>
        <w:tc>
          <w:tcPr>
            <w:tcW w:w="881" w:type="dxa"/>
            <w:tcBorders>
              <w:top w:val="nil"/>
              <w:left w:val="nil"/>
              <w:bottom w:val="nil"/>
              <w:right w:val="nil"/>
            </w:tcBorders>
          </w:tcPr>
          <w:p w14:paraId="464B7591"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3B175771" w14:textId="130F2001" w:rsidR="00B43847" w:rsidRPr="00040118" w:rsidRDefault="00B43847" w:rsidP="00A92122">
            <w:pPr>
              <w:spacing w:after="0"/>
              <w:jc w:val="right"/>
              <w:rPr>
                <w:sz w:val="19"/>
                <w:szCs w:val="19"/>
              </w:rPr>
            </w:pPr>
            <w:r w:rsidRPr="00040118">
              <w:rPr>
                <w:sz w:val="19"/>
                <w:szCs w:val="19"/>
              </w:rPr>
              <w:t>8,171</w:t>
            </w:r>
          </w:p>
        </w:tc>
        <w:tc>
          <w:tcPr>
            <w:tcW w:w="880" w:type="dxa"/>
            <w:tcBorders>
              <w:top w:val="nil"/>
              <w:left w:val="nil"/>
              <w:bottom w:val="nil"/>
              <w:right w:val="nil"/>
            </w:tcBorders>
            <w:noWrap/>
            <w:vAlign w:val="bottom"/>
          </w:tcPr>
          <w:p w14:paraId="09824B2B"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668A5E2D" w14:textId="77777777" w:rsidR="00B43847" w:rsidRPr="00040118" w:rsidRDefault="00B43847" w:rsidP="00A92122">
            <w:pPr>
              <w:spacing w:after="0"/>
              <w:jc w:val="right"/>
              <w:rPr>
                <w:sz w:val="19"/>
                <w:szCs w:val="19"/>
              </w:rPr>
            </w:pPr>
          </w:p>
        </w:tc>
      </w:tr>
      <w:tr w:rsidR="00B43847" w:rsidRPr="00040118" w14:paraId="04023D17" w14:textId="77777777" w:rsidTr="00CE3F73">
        <w:tc>
          <w:tcPr>
            <w:tcW w:w="0" w:type="auto"/>
            <w:tcBorders>
              <w:top w:val="nil"/>
              <w:left w:val="nil"/>
              <w:bottom w:val="nil"/>
              <w:right w:val="nil"/>
            </w:tcBorders>
            <w:noWrap/>
            <w:vAlign w:val="bottom"/>
          </w:tcPr>
          <w:p w14:paraId="284FEC24"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1D22F813" w14:textId="77777777" w:rsidR="00B43847" w:rsidRPr="00040118" w:rsidRDefault="00B43847" w:rsidP="00A92122">
            <w:pPr>
              <w:spacing w:after="0"/>
              <w:jc w:val="right"/>
              <w:rPr>
                <w:sz w:val="19"/>
                <w:szCs w:val="19"/>
              </w:rPr>
            </w:pPr>
            <w:r w:rsidRPr="00040118">
              <w:rPr>
                <w:sz w:val="19"/>
                <w:szCs w:val="19"/>
              </w:rPr>
              <w:t>U.S.</w:t>
            </w:r>
          </w:p>
        </w:tc>
        <w:tc>
          <w:tcPr>
            <w:tcW w:w="880" w:type="dxa"/>
            <w:tcBorders>
              <w:top w:val="nil"/>
              <w:left w:val="nil"/>
              <w:bottom w:val="nil"/>
              <w:right w:val="nil"/>
            </w:tcBorders>
            <w:noWrap/>
            <w:vAlign w:val="bottom"/>
          </w:tcPr>
          <w:p w14:paraId="61939FF5" w14:textId="77777777" w:rsidR="00B43847" w:rsidRPr="00040118" w:rsidRDefault="00B43847" w:rsidP="00A92122">
            <w:pPr>
              <w:spacing w:after="0"/>
              <w:jc w:val="right"/>
              <w:rPr>
                <w:sz w:val="19"/>
                <w:szCs w:val="19"/>
              </w:rPr>
            </w:pPr>
            <w:r w:rsidRPr="00040118">
              <w:rPr>
                <w:sz w:val="19"/>
                <w:szCs w:val="19"/>
              </w:rPr>
              <w:t>0</w:t>
            </w:r>
          </w:p>
        </w:tc>
        <w:tc>
          <w:tcPr>
            <w:tcW w:w="880" w:type="dxa"/>
            <w:tcBorders>
              <w:top w:val="nil"/>
              <w:left w:val="nil"/>
              <w:bottom w:val="nil"/>
              <w:right w:val="nil"/>
            </w:tcBorders>
            <w:noWrap/>
            <w:vAlign w:val="bottom"/>
          </w:tcPr>
          <w:p w14:paraId="776C568A" w14:textId="77777777" w:rsidR="00B43847" w:rsidRPr="00040118" w:rsidRDefault="00B43847" w:rsidP="00A92122">
            <w:pPr>
              <w:spacing w:after="0"/>
              <w:jc w:val="right"/>
              <w:rPr>
                <w:sz w:val="19"/>
                <w:szCs w:val="19"/>
              </w:rPr>
            </w:pPr>
            <w:r w:rsidRPr="00040118">
              <w:rPr>
                <w:sz w:val="19"/>
                <w:szCs w:val="19"/>
              </w:rPr>
              <w:t>0</w:t>
            </w:r>
          </w:p>
        </w:tc>
        <w:tc>
          <w:tcPr>
            <w:tcW w:w="881" w:type="dxa"/>
            <w:tcBorders>
              <w:top w:val="nil"/>
              <w:left w:val="nil"/>
              <w:bottom w:val="nil"/>
              <w:right w:val="nil"/>
            </w:tcBorders>
            <w:vAlign w:val="bottom"/>
          </w:tcPr>
          <w:p w14:paraId="1240D27D" w14:textId="77777777" w:rsidR="00B43847" w:rsidRPr="00040118" w:rsidRDefault="00B43847" w:rsidP="00A92122">
            <w:pPr>
              <w:spacing w:after="0"/>
              <w:jc w:val="right"/>
              <w:rPr>
                <w:sz w:val="19"/>
                <w:szCs w:val="19"/>
              </w:rPr>
            </w:pPr>
            <w:r w:rsidRPr="00040118">
              <w:rPr>
                <w:sz w:val="19"/>
                <w:szCs w:val="19"/>
              </w:rPr>
              <w:t>5</w:t>
            </w:r>
          </w:p>
        </w:tc>
        <w:tc>
          <w:tcPr>
            <w:tcW w:w="881" w:type="dxa"/>
            <w:tcBorders>
              <w:top w:val="nil"/>
              <w:left w:val="nil"/>
              <w:bottom w:val="nil"/>
              <w:right w:val="nil"/>
            </w:tcBorders>
          </w:tcPr>
          <w:p w14:paraId="4CC65DEA"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5BD7BDAE" w14:textId="57EA2626" w:rsidR="00B43847" w:rsidRPr="00040118" w:rsidRDefault="00B43847" w:rsidP="00A92122">
            <w:pPr>
              <w:spacing w:after="0"/>
              <w:jc w:val="right"/>
              <w:rPr>
                <w:sz w:val="19"/>
                <w:szCs w:val="19"/>
              </w:rPr>
            </w:pPr>
            <w:r w:rsidRPr="00040118">
              <w:rPr>
                <w:sz w:val="19"/>
                <w:szCs w:val="19"/>
              </w:rPr>
              <w:t>5</w:t>
            </w:r>
          </w:p>
        </w:tc>
        <w:tc>
          <w:tcPr>
            <w:tcW w:w="880" w:type="dxa"/>
            <w:tcBorders>
              <w:top w:val="nil"/>
              <w:left w:val="nil"/>
              <w:bottom w:val="nil"/>
              <w:right w:val="nil"/>
            </w:tcBorders>
            <w:noWrap/>
            <w:vAlign w:val="bottom"/>
          </w:tcPr>
          <w:p w14:paraId="7E94A5DB"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27ABC71C" w14:textId="77777777" w:rsidR="00B43847" w:rsidRPr="00040118" w:rsidRDefault="00B43847" w:rsidP="00A92122">
            <w:pPr>
              <w:spacing w:after="0"/>
              <w:jc w:val="right"/>
              <w:rPr>
                <w:sz w:val="19"/>
                <w:szCs w:val="19"/>
              </w:rPr>
            </w:pPr>
          </w:p>
        </w:tc>
      </w:tr>
      <w:tr w:rsidR="00B43847" w:rsidRPr="00040118" w14:paraId="3A3B3CB9" w14:textId="77777777" w:rsidTr="00CE3F73">
        <w:tc>
          <w:tcPr>
            <w:tcW w:w="0" w:type="auto"/>
            <w:tcBorders>
              <w:top w:val="nil"/>
              <w:left w:val="nil"/>
              <w:bottom w:val="nil"/>
              <w:right w:val="nil"/>
            </w:tcBorders>
            <w:noWrap/>
            <w:vAlign w:val="bottom"/>
          </w:tcPr>
          <w:p w14:paraId="64EE4C82"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24F9F710" w14:textId="77777777" w:rsidR="00B43847" w:rsidRPr="00040118" w:rsidRDefault="00B43847" w:rsidP="00A92122">
            <w:pPr>
              <w:spacing w:after="0"/>
              <w:jc w:val="right"/>
              <w:rPr>
                <w:sz w:val="19"/>
                <w:szCs w:val="19"/>
              </w:rPr>
            </w:pPr>
            <w:r w:rsidRPr="00040118">
              <w:rPr>
                <w:sz w:val="19"/>
                <w:szCs w:val="19"/>
              </w:rPr>
              <w:t>JV</w:t>
            </w:r>
          </w:p>
        </w:tc>
        <w:tc>
          <w:tcPr>
            <w:tcW w:w="880" w:type="dxa"/>
            <w:tcBorders>
              <w:top w:val="nil"/>
              <w:left w:val="nil"/>
              <w:bottom w:val="nil"/>
              <w:right w:val="nil"/>
            </w:tcBorders>
            <w:noWrap/>
            <w:vAlign w:val="bottom"/>
          </w:tcPr>
          <w:p w14:paraId="2487E081" w14:textId="77777777" w:rsidR="00B43847" w:rsidRPr="00040118" w:rsidRDefault="00B43847" w:rsidP="00A92122">
            <w:pPr>
              <w:spacing w:after="0"/>
              <w:jc w:val="right"/>
              <w:rPr>
                <w:sz w:val="19"/>
                <w:szCs w:val="19"/>
              </w:rPr>
            </w:pPr>
            <w:r w:rsidRPr="00040118">
              <w:rPr>
                <w:sz w:val="19"/>
                <w:szCs w:val="19"/>
              </w:rPr>
              <w:t>-</w:t>
            </w:r>
          </w:p>
        </w:tc>
        <w:tc>
          <w:tcPr>
            <w:tcW w:w="880" w:type="dxa"/>
            <w:tcBorders>
              <w:top w:val="nil"/>
              <w:left w:val="nil"/>
              <w:bottom w:val="nil"/>
              <w:right w:val="nil"/>
            </w:tcBorders>
            <w:noWrap/>
            <w:vAlign w:val="bottom"/>
          </w:tcPr>
          <w:p w14:paraId="0BBC777A" w14:textId="77777777" w:rsidR="00B43847" w:rsidRPr="00040118" w:rsidRDefault="00B43847" w:rsidP="00A92122">
            <w:pPr>
              <w:spacing w:after="0"/>
              <w:jc w:val="right"/>
              <w:rPr>
                <w:sz w:val="19"/>
                <w:szCs w:val="19"/>
              </w:rPr>
            </w:pPr>
            <w:r w:rsidRPr="00040118">
              <w:rPr>
                <w:sz w:val="19"/>
                <w:szCs w:val="19"/>
              </w:rPr>
              <w:t>-</w:t>
            </w:r>
          </w:p>
        </w:tc>
        <w:tc>
          <w:tcPr>
            <w:tcW w:w="881" w:type="dxa"/>
            <w:tcBorders>
              <w:top w:val="nil"/>
              <w:left w:val="nil"/>
              <w:bottom w:val="nil"/>
              <w:right w:val="nil"/>
            </w:tcBorders>
            <w:vAlign w:val="bottom"/>
          </w:tcPr>
          <w:p w14:paraId="58404927" w14:textId="77777777" w:rsidR="00B43847" w:rsidRPr="00040118" w:rsidRDefault="00B43847" w:rsidP="00A92122">
            <w:pPr>
              <w:spacing w:after="0"/>
              <w:jc w:val="right"/>
              <w:rPr>
                <w:sz w:val="19"/>
                <w:szCs w:val="19"/>
              </w:rPr>
            </w:pPr>
            <w:r w:rsidRPr="00040118">
              <w:rPr>
                <w:sz w:val="19"/>
                <w:szCs w:val="19"/>
              </w:rPr>
              <w:t>-</w:t>
            </w:r>
          </w:p>
        </w:tc>
        <w:tc>
          <w:tcPr>
            <w:tcW w:w="881" w:type="dxa"/>
            <w:tcBorders>
              <w:top w:val="nil"/>
              <w:left w:val="nil"/>
              <w:bottom w:val="nil"/>
              <w:right w:val="nil"/>
            </w:tcBorders>
          </w:tcPr>
          <w:p w14:paraId="36885431"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35434219" w14:textId="710DB93D" w:rsidR="00B43847" w:rsidRPr="00040118" w:rsidRDefault="00B43847" w:rsidP="00A92122">
            <w:pPr>
              <w:spacing w:after="0"/>
              <w:jc w:val="right"/>
              <w:rPr>
                <w:sz w:val="19"/>
                <w:szCs w:val="19"/>
              </w:rPr>
            </w:pPr>
            <w:r w:rsidRPr="00040118">
              <w:rPr>
                <w:sz w:val="19"/>
                <w:szCs w:val="19"/>
              </w:rPr>
              <w:t>-</w:t>
            </w:r>
          </w:p>
        </w:tc>
        <w:tc>
          <w:tcPr>
            <w:tcW w:w="880" w:type="dxa"/>
            <w:tcBorders>
              <w:top w:val="nil"/>
              <w:left w:val="nil"/>
              <w:bottom w:val="nil"/>
              <w:right w:val="nil"/>
            </w:tcBorders>
            <w:noWrap/>
            <w:vAlign w:val="bottom"/>
          </w:tcPr>
          <w:p w14:paraId="704B8641"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1C6A6F44" w14:textId="77777777" w:rsidR="00B43847" w:rsidRPr="00040118" w:rsidRDefault="00B43847" w:rsidP="00A92122">
            <w:pPr>
              <w:spacing w:after="0"/>
              <w:jc w:val="right"/>
              <w:rPr>
                <w:sz w:val="19"/>
                <w:szCs w:val="19"/>
              </w:rPr>
            </w:pPr>
          </w:p>
        </w:tc>
      </w:tr>
      <w:tr w:rsidR="00B43847" w:rsidRPr="00040118" w14:paraId="22CEB152" w14:textId="77777777" w:rsidTr="00CE3F73">
        <w:tc>
          <w:tcPr>
            <w:tcW w:w="0" w:type="auto"/>
            <w:tcBorders>
              <w:top w:val="nil"/>
              <w:left w:val="nil"/>
              <w:bottom w:val="nil"/>
              <w:right w:val="nil"/>
            </w:tcBorders>
            <w:noWrap/>
            <w:vAlign w:val="bottom"/>
          </w:tcPr>
          <w:p w14:paraId="0D9567D1"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37BC71E7" w14:textId="77777777" w:rsidR="00B43847" w:rsidRPr="00040118" w:rsidRDefault="00B43847" w:rsidP="00A92122">
            <w:pPr>
              <w:spacing w:after="0"/>
              <w:jc w:val="right"/>
              <w:rPr>
                <w:sz w:val="19"/>
                <w:szCs w:val="19"/>
              </w:rPr>
            </w:pPr>
            <w:r w:rsidRPr="00040118">
              <w:rPr>
                <w:sz w:val="19"/>
                <w:szCs w:val="19"/>
              </w:rPr>
              <w:t>Total</w:t>
            </w:r>
          </w:p>
        </w:tc>
        <w:tc>
          <w:tcPr>
            <w:tcW w:w="880" w:type="dxa"/>
            <w:tcBorders>
              <w:top w:val="nil"/>
              <w:left w:val="nil"/>
              <w:bottom w:val="nil"/>
              <w:right w:val="nil"/>
            </w:tcBorders>
            <w:noWrap/>
            <w:vAlign w:val="bottom"/>
          </w:tcPr>
          <w:p w14:paraId="536A6E81" w14:textId="77777777" w:rsidR="00B43847" w:rsidRPr="00040118" w:rsidRDefault="00B43847" w:rsidP="00A92122">
            <w:pPr>
              <w:spacing w:after="0"/>
              <w:jc w:val="right"/>
              <w:rPr>
                <w:sz w:val="19"/>
                <w:szCs w:val="19"/>
              </w:rPr>
            </w:pPr>
            <w:r w:rsidRPr="00040118">
              <w:rPr>
                <w:sz w:val="19"/>
                <w:szCs w:val="19"/>
              </w:rPr>
              <w:t>3,643</w:t>
            </w:r>
          </w:p>
        </w:tc>
        <w:tc>
          <w:tcPr>
            <w:tcW w:w="880" w:type="dxa"/>
            <w:tcBorders>
              <w:top w:val="nil"/>
              <w:left w:val="nil"/>
              <w:bottom w:val="nil"/>
              <w:right w:val="nil"/>
            </w:tcBorders>
            <w:noWrap/>
            <w:vAlign w:val="bottom"/>
          </w:tcPr>
          <w:p w14:paraId="351E1E8F" w14:textId="77777777" w:rsidR="00B43847" w:rsidRPr="00040118" w:rsidRDefault="00B43847" w:rsidP="00A92122">
            <w:pPr>
              <w:spacing w:after="0"/>
              <w:jc w:val="right"/>
              <w:rPr>
                <w:sz w:val="19"/>
                <w:szCs w:val="19"/>
              </w:rPr>
            </w:pPr>
            <w:r w:rsidRPr="00040118">
              <w:rPr>
                <w:sz w:val="19"/>
                <w:szCs w:val="19"/>
              </w:rPr>
              <w:t>2,024</w:t>
            </w:r>
          </w:p>
        </w:tc>
        <w:tc>
          <w:tcPr>
            <w:tcW w:w="881" w:type="dxa"/>
            <w:tcBorders>
              <w:top w:val="nil"/>
              <w:left w:val="nil"/>
              <w:bottom w:val="nil"/>
              <w:right w:val="nil"/>
            </w:tcBorders>
            <w:vAlign w:val="bottom"/>
          </w:tcPr>
          <w:p w14:paraId="5F8729AA" w14:textId="77777777" w:rsidR="00B43847" w:rsidRPr="00040118" w:rsidRDefault="00B43847" w:rsidP="00A92122">
            <w:pPr>
              <w:spacing w:after="0"/>
              <w:jc w:val="right"/>
              <w:rPr>
                <w:sz w:val="19"/>
                <w:szCs w:val="19"/>
              </w:rPr>
            </w:pPr>
            <w:r w:rsidRPr="00040118">
              <w:rPr>
                <w:sz w:val="19"/>
                <w:szCs w:val="19"/>
              </w:rPr>
              <w:t>2,509</w:t>
            </w:r>
          </w:p>
        </w:tc>
        <w:tc>
          <w:tcPr>
            <w:tcW w:w="881" w:type="dxa"/>
            <w:tcBorders>
              <w:top w:val="nil"/>
              <w:left w:val="nil"/>
              <w:bottom w:val="nil"/>
              <w:right w:val="nil"/>
            </w:tcBorders>
          </w:tcPr>
          <w:p w14:paraId="154A952F"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5F56572A" w14:textId="2712BF88" w:rsidR="00B43847" w:rsidRPr="00040118" w:rsidRDefault="00B43847" w:rsidP="00A92122">
            <w:pPr>
              <w:spacing w:after="0"/>
              <w:jc w:val="right"/>
              <w:rPr>
                <w:sz w:val="19"/>
                <w:szCs w:val="19"/>
              </w:rPr>
            </w:pPr>
            <w:r w:rsidRPr="00040118">
              <w:rPr>
                <w:sz w:val="19"/>
                <w:szCs w:val="19"/>
              </w:rPr>
              <w:t>8,176</w:t>
            </w:r>
          </w:p>
        </w:tc>
        <w:tc>
          <w:tcPr>
            <w:tcW w:w="880" w:type="dxa"/>
            <w:tcBorders>
              <w:top w:val="nil"/>
              <w:left w:val="nil"/>
              <w:bottom w:val="nil"/>
              <w:right w:val="nil"/>
            </w:tcBorders>
            <w:noWrap/>
            <w:vAlign w:val="bottom"/>
          </w:tcPr>
          <w:p w14:paraId="0E5AE27E" w14:textId="77777777" w:rsidR="00B43847" w:rsidRPr="00040118" w:rsidRDefault="00B43847" w:rsidP="00A92122">
            <w:pPr>
              <w:spacing w:after="0"/>
              <w:jc w:val="right"/>
              <w:rPr>
                <w:sz w:val="19"/>
                <w:szCs w:val="19"/>
              </w:rPr>
            </w:pPr>
            <w:r w:rsidRPr="00040118">
              <w:rPr>
                <w:sz w:val="19"/>
                <w:szCs w:val="19"/>
              </w:rPr>
              <w:t>50,000</w:t>
            </w:r>
          </w:p>
        </w:tc>
        <w:tc>
          <w:tcPr>
            <w:tcW w:w="881" w:type="dxa"/>
            <w:tcBorders>
              <w:top w:val="nil"/>
              <w:left w:val="nil"/>
              <w:bottom w:val="nil"/>
              <w:right w:val="nil"/>
            </w:tcBorders>
            <w:noWrap/>
            <w:vAlign w:val="bottom"/>
          </w:tcPr>
          <w:p w14:paraId="4FAFB565" w14:textId="77777777" w:rsidR="00B43847" w:rsidRPr="00040118" w:rsidRDefault="00B43847" w:rsidP="00A92122">
            <w:pPr>
              <w:spacing w:after="0"/>
              <w:jc w:val="right"/>
              <w:rPr>
                <w:sz w:val="19"/>
                <w:szCs w:val="19"/>
              </w:rPr>
            </w:pPr>
            <w:r w:rsidRPr="00040118">
              <w:rPr>
                <w:sz w:val="19"/>
                <w:szCs w:val="19"/>
              </w:rPr>
              <w:t>25,000</w:t>
            </w:r>
          </w:p>
        </w:tc>
      </w:tr>
      <w:tr w:rsidR="00B43847" w:rsidRPr="00040118" w14:paraId="21A7EEE7" w14:textId="77777777" w:rsidTr="00CE3F73">
        <w:tc>
          <w:tcPr>
            <w:tcW w:w="0" w:type="auto"/>
            <w:tcBorders>
              <w:top w:val="nil"/>
              <w:left w:val="nil"/>
              <w:bottom w:val="nil"/>
              <w:right w:val="nil"/>
            </w:tcBorders>
            <w:noWrap/>
            <w:vAlign w:val="bottom"/>
          </w:tcPr>
          <w:p w14:paraId="6E755128" w14:textId="77777777" w:rsidR="00B43847" w:rsidRPr="00040118" w:rsidRDefault="00B43847" w:rsidP="00A92122">
            <w:pPr>
              <w:spacing w:after="0"/>
              <w:jc w:val="right"/>
              <w:rPr>
                <w:sz w:val="19"/>
                <w:szCs w:val="19"/>
              </w:rPr>
            </w:pPr>
            <w:r w:rsidRPr="00040118">
              <w:rPr>
                <w:sz w:val="19"/>
                <w:szCs w:val="19"/>
              </w:rPr>
              <w:t>1979</w:t>
            </w:r>
          </w:p>
        </w:tc>
        <w:tc>
          <w:tcPr>
            <w:tcW w:w="0" w:type="auto"/>
            <w:tcBorders>
              <w:top w:val="nil"/>
              <w:left w:val="nil"/>
              <w:bottom w:val="nil"/>
              <w:right w:val="nil"/>
            </w:tcBorders>
            <w:noWrap/>
            <w:vAlign w:val="bottom"/>
          </w:tcPr>
          <w:p w14:paraId="25B7587B" w14:textId="77777777" w:rsidR="00B43847" w:rsidRPr="00040118" w:rsidRDefault="00B43847" w:rsidP="00A92122">
            <w:pPr>
              <w:spacing w:after="0"/>
              <w:jc w:val="right"/>
              <w:rPr>
                <w:sz w:val="19"/>
                <w:szCs w:val="19"/>
              </w:rPr>
            </w:pPr>
            <w:r w:rsidRPr="00040118">
              <w:rPr>
                <w:sz w:val="19"/>
                <w:szCs w:val="19"/>
              </w:rPr>
              <w:t>Foreign</w:t>
            </w:r>
          </w:p>
        </w:tc>
        <w:tc>
          <w:tcPr>
            <w:tcW w:w="880" w:type="dxa"/>
            <w:tcBorders>
              <w:top w:val="nil"/>
              <w:left w:val="nil"/>
              <w:bottom w:val="nil"/>
              <w:right w:val="nil"/>
            </w:tcBorders>
            <w:noWrap/>
            <w:vAlign w:val="bottom"/>
          </w:tcPr>
          <w:p w14:paraId="05CA1E5C" w14:textId="77777777" w:rsidR="00B43847" w:rsidRPr="00040118" w:rsidRDefault="00B43847" w:rsidP="00A92122">
            <w:pPr>
              <w:spacing w:after="0"/>
              <w:jc w:val="right"/>
              <w:rPr>
                <w:sz w:val="19"/>
                <w:szCs w:val="19"/>
              </w:rPr>
            </w:pPr>
            <w:r w:rsidRPr="00040118">
              <w:rPr>
                <w:sz w:val="19"/>
                <w:szCs w:val="19"/>
              </w:rPr>
              <w:t>944</w:t>
            </w:r>
          </w:p>
        </w:tc>
        <w:tc>
          <w:tcPr>
            <w:tcW w:w="880" w:type="dxa"/>
            <w:tcBorders>
              <w:top w:val="nil"/>
              <w:left w:val="nil"/>
              <w:bottom w:val="nil"/>
              <w:right w:val="nil"/>
            </w:tcBorders>
            <w:noWrap/>
            <w:vAlign w:val="bottom"/>
          </w:tcPr>
          <w:p w14:paraId="35FB6153" w14:textId="77777777" w:rsidR="00B43847" w:rsidRPr="00040118" w:rsidRDefault="00B43847" w:rsidP="00A92122">
            <w:pPr>
              <w:spacing w:after="0"/>
              <w:jc w:val="right"/>
              <w:rPr>
                <w:sz w:val="19"/>
                <w:szCs w:val="19"/>
              </w:rPr>
            </w:pPr>
            <w:r w:rsidRPr="00040118">
              <w:rPr>
                <w:sz w:val="19"/>
                <w:szCs w:val="19"/>
              </w:rPr>
              <w:t>2,371</w:t>
            </w:r>
          </w:p>
        </w:tc>
        <w:tc>
          <w:tcPr>
            <w:tcW w:w="881" w:type="dxa"/>
            <w:tcBorders>
              <w:top w:val="nil"/>
              <w:left w:val="nil"/>
              <w:bottom w:val="nil"/>
              <w:right w:val="nil"/>
            </w:tcBorders>
            <w:vAlign w:val="bottom"/>
          </w:tcPr>
          <w:p w14:paraId="07D185F2" w14:textId="77777777" w:rsidR="00B43847" w:rsidRPr="00040118" w:rsidRDefault="00B43847" w:rsidP="00A92122">
            <w:pPr>
              <w:spacing w:after="0"/>
              <w:jc w:val="right"/>
              <w:rPr>
                <w:sz w:val="19"/>
                <w:szCs w:val="19"/>
              </w:rPr>
            </w:pPr>
            <w:r w:rsidRPr="00040118">
              <w:rPr>
                <w:sz w:val="19"/>
                <w:szCs w:val="19"/>
              </w:rPr>
              <w:t>6,434</w:t>
            </w:r>
          </w:p>
        </w:tc>
        <w:tc>
          <w:tcPr>
            <w:tcW w:w="881" w:type="dxa"/>
            <w:tcBorders>
              <w:top w:val="nil"/>
              <w:left w:val="nil"/>
              <w:bottom w:val="nil"/>
              <w:right w:val="nil"/>
            </w:tcBorders>
          </w:tcPr>
          <w:p w14:paraId="50F84291"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0C0C51C2" w14:textId="6949D834" w:rsidR="00B43847" w:rsidRPr="00040118" w:rsidRDefault="00B43847" w:rsidP="00A92122">
            <w:pPr>
              <w:spacing w:after="0"/>
              <w:jc w:val="right"/>
              <w:rPr>
                <w:sz w:val="19"/>
                <w:szCs w:val="19"/>
              </w:rPr>
            </w:pPr>
            <w:r w:rsidRPr="00040118">
              <w:rPr>
                <w:sz w:val="19"/>
                <w:szCs w:val="19"/>
              </w:rPr>
              <w:t>9,749</w:t>
            </w:r>
          </w:p>
        </w:tc>
        <w:tc>
          <w:tcPr>
            <w:tcW w:w="880" w:type="dxa"/>
            <w:tcBorders>
              <w:top w:val="nil"/>
              <w:left w:val="nil"/>
              <w:bottom w:val="nil"/>
              <w:right w:val="nil"/>
            </w:tcBorders>
            <w:noWrap/>
            <w:vAlign w:val="bottom"/>
          </w:tcPr>
          <w:p w14:paraId="4FA945D5"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2BE8EBB9" w14:textId="77777777" w:rsidR="00B43847" w:rsidRPr="00040118" w:rsidRDefault="00B43847" w:rsidP="00A92122">
            <w:pPr>
              <w:spacing w:after="0"/>
              <w:jc w:val="right"/>
              <w:rPr>
                <w:sz w:val="19"/>
                <w:szCs w:val="19"/>
              </w:rPr>
            </w:pPr>
          </w:p>
        </w:tc>
      </w:tr>
      <w:tr w:rsidR="00B43847" w:rsidRPr="00040118" w14:paraId="25B03ECA" w14:textId="77777777" w:rsidTr="00CE3F73">
        <w:tc>
          <w:tcPr>
            <w:tcW w:w="0" w:type="auto"/>
            <w:tcBorders>
              <w:top w:val="nil"/>
              <w:left w:val="nil"/>
              <w:bottom w:val="nil"/>
              <w:right w:val="nil"/>
            </w:tcBorders>
            <w:noWrap/>
            <w:vAlign w:val="bottom"/>
          </w:tcPr>
          <w:p w14:paraId="4284CD77"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7BCB14E2" w14:textId="77777777" w:rsidR="00B43847" w:rsidRPr="00040118" w:rsidRDefault="00B43847" w:rsidP="00A92122">
            <w:pPr>
              <w:spacing w:after="0"/>
              <w:jc w:val="right"/>
              <w:rPr>
                <w:sz w:val="19"/>
                <w:szCs w:val="19"/>
              </w:rPr>
            </w:pPr>
            <w:r w:rsidRPr="00040118">
              <w:rPr>
                <w:sz w:val="19"/>
                <w:szCs w:val="19"/>
              </w:rPr>
              <w:t>U.S.</w:t>
            </w:r>
          </w:p>
        </w:tc>
        <w:tc>
          <w:tcPr>
            <w:tcW w:w="880" w:type="dxa"/>
            <w:tcBorders>
              <w:top w:val="nil"/>
              <w:left w:val="nil"/>
              <w:bottom w:val="nil"/>
              <w:right w:val="nil"/>
            </w:tcBorders>
            <w:noWrap/>
            <w:vAlign w:val="bottom"/>
          </w:tcPr>
          <w:p w14:paraId="38ED2D52" w14:textId="77777777" w:rsidR="00B43847" w:rsidRPr="00040118" w:rsidRDefault="00B43847" w:rsidP="00A92122">
            <w:pPr>
              <w:spacing w:after="0"/>
              <w:jc w:val="right"/>
              <w:rPr>
                <w:sz w:val="19"/>
                <w:szCs w:val="19"/>
              </w:rPr>
            </w:pPr>
            <w:r w:rsidRPr="00040118">
              <w:rPr>
                <w:sz w:val="19"/>
                <w:szCs w:val="19"/>
              </w:rPr>
              <w:t>0</w:t>
            </w:r>
          </w:p>
        </w:tc>
        <w:tc>
          <w:tcPr>
            <w:tcW w:w="880" w:type="dxa"/>
            <w:tcBorders>
              <w:top w:val="nil"/>
              <w:left w:val="nil"/>
              <w:bottom w:val="nil"/>
              <w:right w:val="nil"/>
            </w:tcBorders>
            <w:noWrap/>
            <w:vAlign w:val="bottom"/>
          </w:tcPr>
          <w:p w14:paraId="7DF06925" w14:textId="77777777" w:rsidR="00B43847" w:rsidRPr="00040118" w:rsidRDefault="00B43847" w:rsidP="00A92122">
            <w:pPr>
              <w:spacing w:after="0"/>
              <w:jc w:val="right"/>
              <w:rPr>
                <w:sz w:val="19"/>
                <w:szCs w:val="19"/>
              </w:rPr>
            </w:pPr>
            <w:r w:rsidRPr="00040118">
              <w:rPr>
                <w:sz w:val="19"/>
                <w:szCs w:val="19"/>
              </w:rPr>
              <w:t>99</w:t>
            </w:r>
          </w:p>
        </w:tc>
        <w:tc>
          <w:tcPr>
            <w:tcW w:w="881" w:type="dxa"/>
            <w:tcBorders>
              <w:top w:val="nil"/>
              <w:left w:val="nil"/>
              <w:bottom w:val="nil"/>
              <w:right w:val="nil"/>
            </w:tcBorders>
            <w:vAlign w:val="bottom"/>
          </w:tcPr>
          <w:p w14:paraId="0AFE9FCA" w14:textId="77777777" w:rsidR="00B43847" w:rsidRPr="00040118" w:rsidRDefault="00B43847" w:rsidP="00A92122">
            <w:pPr>
              <w:spacing w:after="0"/>
              <w:jc w:val="right"/>
              <w:rPr>
                <w:sz w:val="19"/>
                <w:szCs w:val="19"/>
              </w:rPr>
            </w:pPr>
            <w:r w:rsidRPr="00040118">
              <w:rPr>
                <w:sz w:val="19"/>
                <w:szCs w:val="19"/>
              </w:rPr>
              <w:t>6</w:t>
            </w:r>
          </w:p>
        </w:tc>
        <w:tc>
          <w:tcPr>
            <w:tcW w:w="881" w:type="dxa"/>
            <w:tcBorders>
              <w:top w:val="nil"/>
              <w:left w:val="nil"/>
              <w:bottom w:val="nil"/>
              <w:right w:val="nil"/>
            </w:tcBorders>
          </w:tcPr>
          <w:p w14:paraId="35450D7C"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6544B8DC" w14:textId="5F1EA24B" w:rsidR="00B43847" w:rsidRPr="00040118" w:rsidRDefault="00B43847" w:rsidP="00A92122">
            <w:pPr>
              <w:spacing w:after="0"/>
              <w:jc w:val="right"/>
              <w:rPr>
                <w:sz w:val="19"/>
                <w:szCs w:val="19"/>
              </w:rPr>
            </w:pPr>
            <w:r w:rsidRPr="00040118">
              <w:rPr>
                <w:sz w:val="19"/>
                <w:szCs w:val="19"/>
              </w:rPr>
              <w:t>105</w:t>
            </w:r>
          </w:p>
        </w:tc>
        <w:tc>
          <w:tcPr>
            <w:tcW w:w="880" w:type="dxa"/>
            <w:tcBorders>
              <w:top w:val="nil"/>
              <w:left w:val="nil"/>
              <w:bottom w:val="nil"/>
              <w:right w:val="nil"/>
            </w:tcBorders>
            <w:noWrap/>
            <w:vAlign w:val="bottom"/>
          </w:tcPr>
          <w:p w14:paraId="1874BDC5"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51A0ECFB" w14:textId="77777777" w:rsidR="00B43847" w:rsidRPr="00040118" w:rsidRDefault="00B43847" w:rsidP="00A92122">
            <w:pPr>
              <w:spacing w:after="0"/>
              <w:jc w:val="right"/>
              <w:rPr>
                <w:sz w:val="19"/>
                <w:szCs w:val="19"/>
              </w:rPr>
            </w:pPr>
          </w:p>
        </w:tc>
      </w:tr>
      <w:tr w:rsidR="00B43847" w:rsidRPr="00040118" w14:paraId="732AB58D" w14:textId="77777777" w:rsidTr="00CE3F73">
        <w:tc>
          <w:tcPr>
            <w:tcW w:w="0" w:type="auto"/>
            <w:tcBorders>
              <w:top w:val="nil"/>
              <w:left w:val="nil"/>
              <w:bottom w:val="nil"/>
              <w:right w:val="nil"/>
            </w:tcBorders>
            <w:noWrap/>
            <w:vAlign w:val="bottom"/>
          </w:tcPr>
          <w:p w14:paraId="75658A8B"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5380FB6B" w14:textId="77777777" w:rsidR="00B43847" w:rsidRPr="00040118" w:rsidRDefault="00B43847" w:rsidP="00A92122">
            <w:pPr>
              <w:spacing w:after="0"/>
              <w:jc w:val="right"/>
              <w:rPr>
                <w:sz w:val="19"/>
                <w:szCs w:val="19"/>
              </w:rPr>
            </w:pPr>
            <w:r w:rsidRPr="00040118">
              <w:rPr>
                <w:sz w:val="19"/>
                <w:szCs w:val="19"/>
              </w:rPr>
              <w:t>JV</w:t>
            </w:r>
          </w:p>
        </w:tc>
        <w:tc>
          <w:tcPr>
            <w:tcW w:w="880" w:type="dxa"/>
            <w:tcBorders>
              <w:top w:val="nil"/>
              <w:left w:val="nil"/>
              <w:bottom w:val="nil"/>
              <w:right w:val="nil"/>
            </w:tcBorders>
            <w:noWrap/>
            <w:vAlign w:val="bottom"/>
          </w:tcPr>
          <w:p w14:paraId="163A1AB4" w14:textId="77777777" w:rsidR="00B43847" w:rsidRPr="00040118" w:rsidRDefault="00B43847" w:rsidP="00A92122">
            <w:pPr>
              <w:spacing w:after="0"/>
              <w:jc w:val="right"/>
              <w:rPr>
                <w:sz w:val="19"/>
                <w:szCs w:val="19"/>
              </w:rPr>
            </w:pPr>
            <w:r w:rsidRPr="00040118">
              <w:rPr>
                <w:sz w:val="19"/>
                <w:szCs w:val="19"/>
              </w:rPr>
              <w:t>1</w:t>
            </w:r>
          </w:p>
        </w:tc>
        <w:tc>
          <w:tcPr>
            <w:tcW w:w="880" w:type="dxa"/>
            <w:tcBorders>
              <w:top w:val="nil"/>
              <w:left w:val="nil"/>
              <w:bottom w:val="nil"/>
              <w:right w:val="nil"/>
            </w:tcBorders>
            <w:noWrap/>
            <w:vAlign w:val="bottom"/>
          </w:tcPr>
          <w:p w14:paraId="4E1F3545" w14:textId="77777777" w:rsidR="00B43847" w:rsidRPr="00040118" w:rsidRDefault="00B43847" w:rsidP="00A92122">
            <w:pPr>
              <w:spacing w:after="0"/>
              <w:jc w:val="right"/>
              <w:rPr>
                <w:sz w:val="19"/>
                <w:szCs w:val="19"/>
              </w:rPr>
            </w:pPr>
            <w:r w:rsidRPr="00040118">
              <w:rPr>
                <w:sz w:val="19"/>
                <w:szCs w:val="19"/>
              </w:rPr>
              <w:t>31</w:t>
            </w:r>
          </w:p>
        </w:tc>
        <w:tc>
          <w:tcPr>
            <w:tcW w:w="881" w:type="dxa"/>
            <w:tcBorders>
              <w:top w:val="nil"/>
              <w:left w:val="nil"/>
              <w:bottom w:val="nil"/>
              <w:right w:val="nil"/>
            </w:tcBorders>
            <w:vAlign w:val="bottom"/>
          </w:tcPr>
          <w:p w14:paraId="1E4B75A7" w14:textId="77777777" w:rsidR="00B43847" w:rsidRPr="00040118" w:rsidRDefault="00B43847" w:rsidP="00A92122">
            <w:pPr>
              <w:spacing w:after="0"/>
              <w:jc w:val="right"/>
              <w:rPr>
                <w:sz w:val="19"/>
                <w:szCs w:val="19"/>
              </w:rPr>
            </w:pPr>
            <w:r w:rsidRPr="00040118">
              <w:rPr>
                <w:sz w:val="19"/>
                <w:szCs w:val="19"/>
              </w:rPr>
              <w:t>35</w:t>
            </w:r>
          </w:p>
        </w:tc>
        <w:tc>
          <w:tcPr>
            <w:tcW w:w="881" w:type="dxa"/>
            <w:tcBorders>
              <w:top w:val="nil"/>
              <w:left w:val="nil"/>
              <w:bottom w:val="nil"/>
              <w:right w:val="nil"/>
            </w:tcBorders>
          </w:tcPr>
          <w:p w14:paraId="1E9BD9B6"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4FED5C7C" w14:textId="352319A7" w:rsidR="00B43847" w:rsidRPr="00040118" w:rsidRDefault="00B43847" w:rsidP="00A92122">
            <w:pPr>
              <w:spacing w:after="0"/>
              <w:jc w:val="right"/>
              <w:rPr>
                <w:sz w:val="19"/>
                <w:szCs w:val="19"/>
              </w:rPr>
            </w:pPr>
            <w:r w:rsidRPr="00040118">
              <w:rPr>
                <w:sz w:val="19"/>
                <w:szCs w:val="19"/>
              </w:rPr>
              <w:t>67</w:t>
            </w:r>
          </w:p>
        </w:tc>
        <w:tc>
          <w:tcPr>
            <w:tcW w:w="880" w:type="dxa"/>
            <w:tcBorders>
              <w:top w:val="nil"/>
              <w:left w:val="nil"/>
              <w:bottom w:val="nil"/>
              <w:right w:val="nil"/>
            </w:tcBorders>
            <w:noWrap/>
            <w:vAlign w:val="bottom"/>
          </w:tcPr>
          <w:p w14:paraId="6001F290"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45C35F45" w14:textId="77777777" w:rsidR="00B43847" w:rsidRPr="00040118" w:rsidRDefault="00B43847" w:rsidP="00A92122">
            <w:pPr>
              <w:spacing w:after="0"/>
              <w:jc w:val="right"/>
              <w:rPr>
                <w:sz w:val="19"/>
                <w:szCs w:val="19"/>
              </w:rPr>
            </w:pPr>
          </w:p>
        </w:tc>
      </w:tr>
      <w:tr w:rsidR="00B43847" w:rsidRPr="00040118" w14:paraId="2AA57F6B" w14:textId="77777777" w:rsidTr="00CE3F73">
        <w:tc>
          <w:tcPr>
            <w:tcW w:w="0" w:type="auto"/>
            <w:tcBorders>
              <w:top w:val="nil"/>
              <w:left w:val="nil"/>
              <w:bottom w:val="nil"/>
              <w:right w:val="nil"/>
            </w:tcBorders>
            <w:noWrap/>
            <w:vAlign w:val="bottom"/>
          </w:tcPr>
          <w:p w14:paraId="4883DA1C"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05532FA1" w14:textId="77777777" w:rsidR="00B43847" w:rsidRPr="00040118" w:rsidRDefault="00B43847" w:rsidP="00A92122">
            <w:pPr>
              <w:spacing w:after="0"/>
              <w:jc w:val="right"/>
              <w:rPr>
                <w:sz w:val="19"/>
                <w:szCs w:val="19"/>
              </w:rPr>
            </w:pPr>
            <w:r w:rsidRPr="00040118">
              <w:rPr>
                <w:sz w:val="19"/>
                <w:szCs w:val="19"/>
              </w:rPr>
              <w:t>Total</w:t>
            </w:r>
          </w:p>
        </w:tc>
        <w:tc>
          <w:tcPr>
            <w:tcW w:w="880" w:type="dxa"/>
            <w:tcBorders>
              <w:top w:val="nil"/>
              <w:left w:val="nil"/>
              <w:bottom w:val="nil"/>
              <w:right w:val="nil"/>
            </w:tcBorders>
            <w:noWrap/>
            <w:vAlign w:val="bottom"/>
          </w:tcPr>
          <w:p w14:paraId="6356E397" w14:textId="77777777" w:rsidR="00B43847" w:rsidRPr="00040118" w:rsidRDefault="00B43847" w:rsidP="00A92122">
            <w:pPr>
              <w:spacing w:after="0"/>
              <w:jc w:val="right"/>
              <w:rPr>
                <w:sz w:val="19"/>
                <w:szCs w:val="19"/>
              </w:rPr>
            </w:pPr>
            <w:r w:rsidRPr="00040118">
              <w:rPr>
                <w:sz w:val="19"/>
                <w:szCs w:val="19"/>
              </w:rPr>
              <w:t>945</w:t>
            </w:r>
          </w:p>
        </w:tc>
        <w:tc>
          <w:tcPr>
            <w:tcW w:w="880" w:type="dxa"/>
            <w:tcBorders>
              <w:top w:val="nil"/>
              <w:left w:val="nil"/>
              <w:bottom w:val="nil"/>
              <w:right w:val="nil"/>
            </w:tcBorders>
            <w:noWrap/>
            <w:vAlign w:val="bottom"/>
          </w:tcPr>
          <w:p w14:paraId="1766093A" w14:textId="77777777" w:rsidR="00B43847" w:rsidRPr="00040118" w:rsidRDefault="00B43847" w:rsidP="00A92122">
            <w:pPr>
              <w:spacing w:after="0"/>
              <w:jc w:val="right"/>
              <w:rPr>
                <w:sz w:val="19"/>
                <w:szCs w:val="19"/>
              </w:rPr>
            </w:pPr>
            <w:r w:rsidRPr="00040118">
              <w:rPr>
                <w:sz w:val="19"/>
                <w:szCs w:val="19"/>
              </w:rPr>
              <w:t>2,501</w:t>
            </w:r>
          </w:p>
        </w:tc>
        <w:tc>
          <w:tcPr>
            <w:tcW w:w="881" w:type="dxa"/>
            <w:tcBorders>
              <w:top w:val="nil"/>
              <w:left w:val="nil"/>
              <w:bottom w:val="nil"/>
              <w:right w:val="nil"/>
            </w:tcBorders>
            <w:vAlign w:val="bottom"/>
          </w:tcPr>
          <w:p w14:paraId="407CA2BA" w14:textId="77777777" w:rsidR="00B43847" w:rsidRPr="00040118" w:rsidRDefault="00B43847" w:rsidP="00A92122">
            <w:pPr>
              <w:spacing w:after="0"/>
              <w:jc w:val="right"/>
              <w:rPr>
                <w:sz w:val="19"/>
                <w:szCs w:val="19"/>
              </w:rPr>
            </w:pPr>
            <w:r w:rsidRPr="00040118">
              <w:rPr>
                <w:sz w:val="19"/>
                <w:szCs w:val="19"/>
              </w:rPr>
              <w:t>6,475</w:t>
            </w:r>
          </w:p>
        </w:tc>
        <w:tc>
          <w:tcPr>
            <w:tcW w:w="881" w:type="dxa"/>
            <w:tcBorders>
              <w:top w:val="nil"/>
              <w:left w:val="nil"/>
              <w:bottom w:val="nil"/>
              <w:right w:val="nil"/>
            </w:tcBorders>
          </w:tcPr>
          <w:p w14:paraId="687BD482"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087B9D4E" w14:textId="5BFBDDE0" w:rsidR="00B43847" w:rsidRPr="00040118" w:rsidRDefault="00B43847" w:rsidP="00A92122">
            <w:pPr>
              <w:spacing w:after="0"/>
              <w:jc w:val="right"/>
              <w:rPr>
                <w:sz w:val="19"/>
                <w:szCs w:val="19"/>
              </w:rPr>
            </w:pPr>
            <w:r w:rsidRPr="00040118">
              <w:rPr>
                <w:sz w:val="19"/>
                <w:szCs w:val="19"/>
              </w:rPr>
              <w:t>9,921</w:t>
            </w:r>
          </w:p>
        </w:tc>
        <w:tc>
          <w:tcPr>
            <w:tcW w:w="880" w:type="dxa"/>
            <w:tcBorders>
              <w:top w:val="nil"/>
              <w:left w:val="nil"/>
              <w:bottom w:val="nil"/>
              <w:right w:val="nil"/>
            </w:tcBorders>
            <w:noWrap/>
            <w:vAlign w:val="bottom"/>
          </w:tcPr>
          <w:p w14:paraId="094E63C0" w14:textId="77777777" w:rsidR="00B43847" w:rsidRPr="00040118" w:rsidRDefault="00B43847" w:rsidP="00A92122">
            <w:pPr>
              <w:spacing w:after="0"/>
              <w:jc w:val="right"/>
              <w:rPr>
                <w:sz w:val="19"/>
                <w:szCs w:val="19"/>
              </w:rPr>
            </w:pPr>
            <w:r w:rsidRPr="00040118">
              <w:rPr>
                <w:sz w:val="19"/>
                <w:szCs w:val="19"/>
              </w:rPr>
              <w:t>50,000</w:t>
            </w:r>
          </w:p>
        </w:tc>
        <w:tc>
          <w:tcPr>
            <w:tcW w:w="881" w:type="dxa"/>
            <w:tcBorders>
              <w:top w:val="nil"/>
              <w:left w:val="nil"/>
              <w:bottom w:val="nil"/>
              <w:right w:val="nil"/>
            </w:tcBorders>
            <w:noWrap/>
            <w:vAlign w:val="bottom"/>
          </w:tcPr>
          <w:p w14:paraId="1F5568E3" w14:textId="77777777" w:rsidR="00B43847" w:rsidRPr="00040118" w:rsidRDefault="00B43847" w:rsidP="00A92122">
            <w:pPr>
              <w:spacing w:after="0"/>
              <w:jc w:val="right"/>
              <w:rPr>
                <w:sz w:val="19"/>
                <w:szCs w:val="19"/>
              </w:rPr>
            </w:pPr>
            <w:r w:rsidRPr="00040118">
              <w:rPr>
                <w:sz w:val="19"/>
                <w:szCs w:val="19"/>
              </w:rPr>
              <w:t>25,000</w:t>
            </w:r>
          </w:p>
        </w:tc>
      </w:tr>
      <w:tr w:rsidR="00B43847" w:rsidRPr="00040118" w14:paraId="67002DF8" w14:textId="77777777" w:rsidTr="00CE3F73">
        <w:tc>
          <w:tcPr>
            <w:tcW w:w="0" w:type="auto"/>
            <w:tcBorders>
              <w:top w:val="nil"/>
              <w:left w:val="nil"/>
              <w:bottom w:val="nil"/>
              <w:right w:val="nil"/>
            </w:tcBorders>
            <w:noWrap/>
            <w:vAlign w:val="bottom"/>
          </w:tcPr>
          <w:p w14:paraId="2A15F321" w14:textId="77777777" w:rsidR="00B43847" w:rsidRPr="00040118" w:rsidRDefault="00B43847" w:rsidP="00A92122">
            <w:pPr>
              <w:spacing w:after="0"/>
              <w:jc w:val="right"/>
              <w:rPr>
                <w:sz w:val="19"/>
                <w:szCs w:val="19"/>
              </w:rPr>
            </w:pPr>
            <w:r w:rsidRPr="00040118">
              <w:rPr>
                <w:sz w:val="19"/>
                <w:szCs w:val="19"/>
              </w:rPr>
              <w:t>1980</w:t>
            </w:r>
          </w:p>
        </w:tc>
        <w:tc>
          <w:tcPr>
            <w:tcW w:w="0" w:type="auto"/>
            <w:tcBorders>
              <w:top w:val="nil"/>
              <w:left w:val="nil"/>
              <w:bottom w:val="nil"/>
              <w:right w:val="nil"/>
            </w:tcBorders>
            <w:noWrap/>
            <w:vAlign w:val="bottom"/>
          </w:tcPr>
          <w:p w14:paraId="271D08DD" w14:textId="77777777" w:rsidR="00B43847" w:rsidRPr="00040118" w:rsidRDefault="00B43847" w:rsidP="00A92122">
            <w:pPr>
              <w:spacing w:after="0"/>
              <w:jc w:val="right"/>
              <w:rPr>
                <w:sz w:val="19"/>
                <w:szCs w:val="19"/>
              </w:rPr>
            </w:pPr>
            <w:r w:rsidRPr="00040118">
              <w:rPr>
                <w:sz w:val="19"/>
                <w:szCs w:val="19"/>
              </w:rPr>
              <w:t>Foreign</w:t>
            </w:r>
          </w:p>
        </w:tc>
        <w:tc>
          <w:tcPr>
            <w:tcW w:w="880" w:type="dxa"/>
            <w:tcBorders>
              <w:top w:val="nil"/>
              <w:left w:val="nil"/>
              <w:bottom w:val="nil"/>
              <w:right w:val="nil"/>
            </w:tcBorders>
            <w:noWrap/>
            <w:vAlign w:val="bottom"/>
          </w:tcPr>
          <w:p w14:paraId="1FE9D1E4" w14:textId="77777777" w:rsidR="00B43847" w:rsidRPr="00040118" w:rsidRDefault="00B43847" w:rsidP="00A92122">
            <w:pPr>
              <w:spacing w:after="0"/>
              <w:jc w:val="right"/>
              <w:rPr>
                <w:sz w:val="19"/>
                <w:szCs w:val="19"/>
              </w:rPr>
            </w:pPr>
            <w:r w:rsidRPr="00040118">
              <w:rPr>
                <w:sz w:val="19"/>
                <w:szCs w:val="19"/>
              </w:rPr>
              <w:t>841</w:t>
            </w:r>
          </w:p>
        </w:tc>
        <w:tc>
          <w:tcPr>
            <w:tcW w:w="880" w:type="dxa"/>
            <w:tcBorders>
              <w:top w:val="nil"/>
              <w:left w:val="nil"/>
              <w:bottom w:val="nil"/>
              <w:right w:val="nil"/>
            </w:tcBorders>
            <w:noWrap/>
            <w:vAlign w:val="bottom"/>
          </w:tcPr>
          <w:p w14:paraId="6825D5DE" w14:textId="77777777" w:rsidR="00B43847" w:rsidRPr="00040118" w:rsidRDefault="00B43847" w:rsidP="00A92122">
            <w:pPr>
              <w:spacing w:after="0"/>
              <w:jc w:val="right"/>
              <w:rPr>
                <w:sz w:val="19"/>
                <w:szCs w:val="19"/>
              </w:rPr>
            </w:pPr>
            <w:r w:rsidRPr="00040118">
              <w:rPr>
                <w:sz w:val="19"/>
                <w:szCs w:val="19"/>
              </w:rPr>
              <w:t>3,990</w:t>
            </w:r>
          </w:p>
        </w:tc>
        <w:tc>
          <w:tcPr>
            <w:tcW w:w="881" w:type="dxa"/>
            <w:tcBorders>
              <w:top w:val="nil"/>
              <w:left w:val="nil"/>
              <w:bottom w:val="nil"/>
              <w:right w:val="nil"/>
            </w:tcBorders>
            <w:vAlign w:val="bottom"/>
          </w:tcPr>
          <w:p w14:paraId="0E8A8EC7" w14:textId="77777777" w:rsidR="00B43847" w:rsidRPr="00040118" w:rsidRDefault="00B43847" w:rsidP="00A92122">
            <w:pPr>
              <w:spacing w:after="0"/>
              <w:jc w:val="right"/>
              <w:rPr>
                <w:sz w:val="19"/>
                <w:szCs w:val="19"/>
              </w:rPr>
            </w:pPr>
            <w:r w:rsidRPr="00040118">
              <w:rPr>
                <w:sz w:val="19"/>
                <w:szCs w:val="19"/>
              </w:rPr>
              <w:t>7,616</w:t>
            </w:r>
          </w:p>
        </w:tc>
        <w:tc>
          <w:tcPr>
            <w:tcW w:w="881" w:type="dxa"/>
            <w:tcBorders>
              <w:top w:val="nil"/>
              <w:left w:val="nil"/>
              <w:bottom w:val="nil"/>
              <w:right w:val="nil"/>
            </w:tcBorders>
          </w:tcPr>
          <w:p w14:paraId="6396EDEE"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749415B2" w14:textId="71945BE9" w:rsidR="00B43847" w:rsidRPr="00040118" w:rsidRDefault="00B43847" w:rsidP="00A92122">
            <w:pPr>
              <w:spacing w:after="0"/>
              <w:jc w:val="right"/>
              <w:rPr>
                <w:sz w:val="19"/>
                <w:szCs w:val="19"/>
              </w:rPr>
            </w:pPr>
            <w:r w:rsidRPr="00040118">
              <w:rPr>
                <w:sz w:val="19"/>
                <w:szCs w:val="19"/>
              </w:rPr>
              <w:t>12,447</w:t>
            </w:r>
          </w:p>
        </w:tc>
        <w:tc>
          <w:tcPr>
            <w:tcW w:w="880" w:type="dxa"/>
            <w:tcBorders>
              <w:top w:val="nil"/>
              <w:left w:val="nil"/>
              <w:bottom w:val="nil"/>
              <w:right w:val="nil"/>
            </w:tcBorders>
            <w:noWrap/>
            <w:vAlign w:val="bottom"/>
          </w:tcPr>
          <w:p w14:paraId="701150B6"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63524A7B" w14:textId="77777777" w:rsidR="00B43847" w:rsidRPr="00040118" w:rsidRDefault="00B43847" w:rsidP="00A92122">
            <w:pPr>
              <w:spacing w:after="0"/>
              <w:jc w:val="right"/>
              <w:rPr>
                <w:sz w:val="19"/>
                <w:szCs w:val="19"/>
              </w:rPr>
            </w:pPr>
          </w:p>
        </w:tc>
      </w:tr>
      <w:tr w:rsidR="00B43847" w:rsidRPr="00040118" w14:paraId="22FFEBCA" w14:textId="77777777" w:rsidTr="00CE3F73">
        <w:tc>
          <w:tcPr>
            <w:tcW w:w="0" w:type="auto"/>
            <w:tcBorders>
              <w:top w:val="nil"/>
              <w:left w:val="nil"/>
              <w:bottom w:val="nil"/>
              <w:right w:val="nil"/>
            </w:tcBorders>
            <w:noWrap/>
            <w:vAlign w:val="bottom"/>
          </w:tcPr>
          <w:p w14:paraId="0CF06268"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7CFBE50D" w14:textId="77777777" w:rsidR="00B43847" w:rsidRPr="00040118" w:rsidRDefault="00B43847" w:rsidP="00A92122">
            <w:pPr>
              <w:spacing w:after="0"/>
              <w:jc w:val="right"/>
              <w:rPr>
                <w:sz w:val="19"/>
                <w:szCs w:val="19"/>
              </w:rPr>
            </w:pPr>
            <w:r w:rsidRPr="00040118">
              <w:rPr>
                <w:sz w:val="19"/>
                <w:szCs w:val="19"/>
              </w:rPr>
              <w:t>U.S.</w:t>
            </w:r>
          </w:p>
        </w:tc>
        <w:tc>
          <w:tcPr>
            <w:tcW w:w="880" w:type="dxa"/>
            <w:tcBorders>
              <w:top w:val="nil"/>
              <w:left w:val="nil"/>
              <w:bottom w:val="nil"/>
              <w:right w:val="nil"/>
            </w:tcBorders>
            <w:noWrap/>
            <w:vAlign w:val="bottom"/>
          </w:tcPr>
          <w:p w14:paraId="668F298B" w14:textId="77777777" w:rsidR="00B43847" w:rsidRPr="00040118" w:rsidRDefault="00B43847" w:rsidP="00A92122">
            <w:pPr>
              <w:spacing w:after="0"/>
              <w:jc w:val="right"/>
              <w:rPr>
                <w:sz w:val="19"/>
                <w:szCs w:val="19"/>
              </w:rPr>
            </w:pPr>
            <w:r w:rsidRPr="00040118">
              <w:rPr>
                <w:sz w:val="19"/>
                <w:szCs w:val="19"/>
              </w:rPr>
              <w:t>0</w:t>
            </w:r>
          </w:p>
        </w:tc>
        <w:tc>
          <w:tcPr>
            <w:tcW w:w="880" w:type="dxa"/>
            <w:tcBorders>
              <w:top w:val="nil"/>
              <w:left w:val="nil"/>
              <w:bottom w:val="nil"/>
              <w:right w:val="nil"/>
            </w:tcBorders>
            <w:noWrap/>
            <w:vAlign w:val="bottom"/>
          </w:tcPr>
          <w:p w14:paraId="1D39A339" w14:textId="77777777" w:rsidR="00B43847" w:rsidRPr="00040118" w:rsidRDefault="00B43847" w:rsidP="00A92122">
            <w:pPr>
              <w:spacing w:after="0"/>
              <w:jc w:val="right"/>
              <w:rPr>
                <w:sz w:val="19"/>
                <w:szCs w:val="19"/>
              </w:rPr>
            </w:pPr>
            <w:r w:rsidRPr="00040118">
              <w:rPr>
                <w:sz w:val="19"/>
                <w:szCs w:val="19"/>
              </w:rPr>
              <w:t>2</w:t>
            </w:r>
          </w:p>
        </w:tc>
        <w:tc>
          <w:tcPr>
            <w:tcW w:w="881" w:type="dxa"/>
            <w:tcBorders>
              <w:top w:val="nil"/>
              <w:left w:val="nil"/>
              <w:bottom w:val="nil"/>
              <w:right w:val="nil"/>
            </w:tcBorders>
            <w:vAlign w:val="bottom"/>
          </w:tcPr>
          <w:p w14:paraId="4737807F" w14:textId="77777777" w:rsidR="00B43847" w:rsidRPr="00040118" w:rsidRDefault="00B43847" w:rsidP="00A92122">
            <w:pPr>
              <w:spacing w:after="0"/>
              <w:jc w:val="right"/>
              <w:rPr>
                <w:sz w:val="19"/>
                <w:szCs w:val="19"/>
              </w:rPr>
            </w:pPr>
            <w:r w:rsidRPr="00040118">
              <w:rPr>
                <w:sz w:val="19"/>
                <w:szCs w:val="19"/>
              </w:rPr>
              <w:t>2</w:t>
            </w:r>
          </w:p>
        </w:tc>
        <w:tc>
          <w:tcPr>
            <w:tcW w:w="881" w:type="dxa"/>
            <w:tcBorders>
              <w:top w:val="nil"/>
              <w:left w:val="nil"/>
              <w:bottom w:val="nil"/>
              <w:right w:val="nil"/>
            </w:tcBorders>
          </w:tcPr>
          <w:p w14:paraId="25FF28A4"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37496A38" w14:textId="3032C011" w:rsidR="00B43847" w:rsidRPr="00040118" w:rsidRDefault="00B43847" w:rsidP="00A92122">
            <w:pPr>
              <w:spacing w:after="0"/>
              <w:jc w:val="right"/>
              <w:rPr>
                <w:sz w:val="19"/>
                <w:szCs w:val="19"/>
              </w:rPr>
            </w:pPr>
            <w:r w:rsidRPr="00040118">
              <w:rPr>
                <w:sz w:val="19"/>
                <w:szCs w:val="19"/>
              </w:rPr>
              <w:t>4</w:t>
            </w:r>
          </w:p>
        </w:tc>
        <w:tc>
          <w:tcPr>
            <w:tcW w:w="880" w:type="dxa"/>
            <w:tcBorders>
              <w:top w:val="nil"/>
              <w:left w:val="nil"/>
              <w:bottom w:val="nil"/>
              <w:right w:val="nil"/>
            </w:tcBorders>
            <w:noWrap/>
            <w:vAlign w:val="bottom"/>
          </w:tcPr>
          <w:p w14:paraId="167CB745"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498F8C23" w14:textId="77777777" w:rsidR="00B43847" w:rsidRPr="00040118" w:rsidRDefault="00B43847" w:rsidP="00A92122">
            <w:pPr>
              <w:spacing w:after="0"/>
              <w:jc w:val="right"/>
              <w:rPr>
                <w:sz w:val="19"/>
                <w:szCs w:val="19"/>
              </w:rPr>
            </w:pPr>
          </w:p>
        </w:tc>
      </w:tr>
      <w:tr w:rsidR="00B43847" w:rsidRPr="00040118" w14:paraId="6572B177" w14:textId="77777777" w:rsidTr="00CE3F73">
        <w:tc>
          <w:tcPr>
            <w:tcW w:w="0" w:type="auto"/>
            <w:tcBorders>
              <w:top w:val="nil"/>
              <w:left w:val="nil"/>
              <w:bottom w:val="nil"/>
              <w:right w:val="nil"/>
            </w:tcBorders>
            <w:noWrap/>
            <w:vAlign w:val="bottom"/>
          </w:tcPr>
          <w:p w14:paraId="4F056C63"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1E1C0129" w14:textId="77777777" w:rsidR="00B43847" w:rsidRPr="00040118" w:rsidRDefault="00B43847" w:rsidP="00A92122">
            <w:pPr>
              <w:spacing w:after="0"/>
              <w:jc w:val="right"/>
              <w:rPr>
                <w:sz w:val="19"/>
                <w:szCs w:val="19"/>
              </w:rPr>
            </w:pPr>
            <w:r w:rsidRPr="00040118">
              <w:rPr>
                <w:sz w:val="19"/>
                <w:szCs w:val="19"/>
              </w:rPr>
              <w:t>JV</w:t>
            </w:r>
          </w:p>
        </w:tc>
        <w:tc>
          <w:tcPr>
            <w:tcW w:w="880" w:type="dxa"/>
            <w:tcBorders>
              <w:top w:val="nil"/>
              <w:left w:val="nil"/>
              <w:bottom w:val="nil"/>
              <w:right w:val="nil"/>
            </w:tcBorders>
            <w:noWrap/>
            <w:vAlign w:val="bottom"/>
          </w:tcPr>
          <w:p w14:paraId="33654AA7" w14:textId="77777777" w:rsidR="00B43847" w:rsidRPr="00040118" w:rsidRDefault="00B43847" w:rsidP="00A92122">
            <w:pPr>
              <w:spacing w:after="0"/>
              <w:jc w:val="right"/>
              <w:rPr>
                <w:sz w:val="19"/>
                <w:szCs w:val="19"/>
              </w:rPr>
            </w:pPr>
            <w:r w:rsidRPr="00040118">
              <w:rPr>
                <w:sz w:val="19"/>
                <w:szCs w:val="19"/>
              </w:rPr>
              <w:t>0</w:t>
            </w:r>
          </w:p>
        </w:tc>
        <w:tc>
          <w:tcPr>
            <w:tcW w:w="880" w:type="dxa"/>
            <w:tcBorders>
              <w:top w:val="nil"/>
              <w:left w:val="nil"/>
              <w:bottom w:val="nil"/>
              <w:right w:val="nil"/>
            </w:tcBorders>
            <w:noWrap/>
            <w:vAlign w:val="bottom"/>
          </w:tcPr>
          <w:p w14:paraId="4FEDAA74" w14:textId="77777777" w:rsidR="00B43847" w:rsidRPr="00040118" w:rsidRDefault="00B43847" w:rsidP="00A92122">
            <w:pPr>
              <w:spacing w:after="0"/>
              <w:jc w:val="right"/>
              <w:rPr>
                <w:sz w:val="19"/>
                <w:szCs w:val="19"/>
              </w:rPr>
            </w:pPr>
            <w:r w:rsidRPr="00040118">
              <w:rPr>
                <w:sz w:val="19"/>
                <w:szCs w:val="19"/>
              </w:rPr>
              <w:t>20</w:t>
            </w:r>
          </w:p>
        </w:tc>
        <w:tc>
          <w:tcPr>
            <w:tcW w:w="881" w:type="dxa"/>
            <w:tcBorders>
              <w:top w:val="nil"/>
              <w:left w:val="nil"/>
              <w:bottom w:val="nil"/>
              <w:right w:val="nil"/>
            </w:tcBorders>
            <w:vAlign w:val="bottom"/>
          </w:tcPr>
          <w:p w14:paraId="6BB11069" w14:textId="77777777" w:rsidR="00B43847" w:rsidRPr="00040118" w:rsidRDefault="00B43847" w:rsidP="00A92122">
            <w:pPr>
              <w:spacing w:after="0"/>
              <w:jc w:val="right"/>
              <w:rPr>
                <w:sz w:val="19"/>
                <w:szCs w:val="19"/>
              </w:rPr>
            </w:pPr>
            <w:r w:rsidRPr="00040118">
              <w:rPr>
                <w:sz w:val="19"/>
                <w:szCs w:val="19"/>
              </w:rPr>
              <w:t>0</w:t>
            </w:r>
          </w:p>
        </w:tc>
        <w:tc>
          <w:tcPr>
            <w:tcW w:w="881" w:type="dxa"/>
            <w:tcBorders>
              <w:top w:val="nil"/>
              <w:left w:val="nil"/>
              <w:bottom w:val="nil"/>
              <w:right w:val="nil"/>
            </w:tcBorders>
          </w:tcPr>
          <w:p w14:paraId="0ED6D431"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02CF780C" w14:textId="48C6D499" w:rsidR="00B43847" w:rsidRPr="00040118" w:rsidRDefault="00B43847" w:rsidP="00A92122">
            <w:pPr>
              <w:spacing w:after="0"/>
              <w:jc w:val="right"/>
              <w:rPr>
                <w:sz w:val="19"/>
                <w:szCs w:val="19"/>
              </w:rPr>
            </w:pPr>
            <w:r w:rsidRPr="00040118">
              <w:rPr>
                <w:sz w:val="19"/>
                <w:szCs w:val="19"/>
              </w:rPr>
              <w:t>20</w:t>
            </w:r>
          </w:p>
        </w:tc>
        <w:tc>
          <w:tcPr>
            <w:tcW w:w="880" w:type="dxa"/>
            <w:tcBorders>
              <w:top w:val="nil"/>
              <w:left w:val="nil"/>
              <w:bottom w:val="nil"/>
              <w:right w:val="nil"/>
            </w:tcBorders>
            <w:noWrap/>
            <w:vAlign w:val="bottom"/>
          </w:tcPr>
          <w:p w14:paraId="6C3D070C"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7C445B62" w14:textId="77777777" w:rsidR="00B43847" w:rsidRPr="00040118" w:rsidRDefault="00B43847" w:rsidP="00A92122">
            <w:pPr>
              <w:spacing w:after="0"/>
              <w:jc w:val="right"/>
              <w:rPr>
                <w:sz w:val="19"/>
                <w:szCs w:val="19"/>
              </w:rPr>
            </w:pPr>
          </w:p>
        </w:tc>
      </w:tr>
      <w:tr w:rsidR="00B43847" w:rsidRPr="00040118" w14:paraId="2D528870" w14:textId="77777777" w:rsidTr="00CE3F73">
        <w:tc>
          <w:tcPr>
            <w:tcW w:w="0" w:type="auto"/>
            <w:tcBorders>
              <w:top w:val="nil"/>
              <w:left w:val="nil"/>
              <w:bottom w:val="nil"/>
              <w:right w:val="nil"/>
            </w:tcBorders>
            <w:noWrap/>
            <w:vAlign w:val="bottom"/>
          </w:tcPr>
          <w:p w14:paraId="7C0F0D99"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6889B1F2" w14:textId="77777777" w:rsidR="00B43847" w:rsidRPr="00040118" w:rsidRDefault="00B43847" w:rsidP="00A92122">
            <w:pPr>
              <w:spacing w:after="0"/>
              <w:jc w:val="right"/>
              <w:rPr>
                <w:sz w:val="19"/>
                <w:szCs w:val="19"/>
              </w:rPr>
            </w:pPr>
            <w:r w:rsidRPr="00040118">
              <w:rPr>
                <w:sz w:val="19"/>
                <w:szCs w:val="19"/>
              </w:rPr>
              <w:t>Total</w:t>
            </w:r>
          </w:p>
        </w:tc>
        <w:tc>
          <w:tcPr>
            <w:tcW w:w="880" w:type="dxa"/>
            <w:tcBorders>
              <w:top w:val="nil"/>
              <w:left w:val="nil"/>
              <w:bottom w:val="nil"/>
              <w:right w:val="nil"/>
            </w:tcBorders>
            <w:noWrap/>
            <w:vAlign w:val="bottom"/>
          </w:tcPr>
          <w:p w14:paraId="057C8B6D" w14:textId="77777777" w:rsidR="00B43847" w:rsidRPr="00040118" w:rsidRDefault="00B43847" w:rsidP="00A92122">
            <w:pPr>
              <w:spacing w:after="0"/>
              <w:jc w:val="right"/>
              <w:rPr>
                <w:sz w:val="19"/>
                <w:szCs w:val="19"/>
              </w:rPr>
            </w:pPr>
            <w:r w:rsidRPr="00040118">
              <w:rPr>
                <w:sz w:val="19"/>
                <w:szCs w:val="19"/>
              </w:rPr>
              <w:t>841</w:t>
            </w:r>
          </w:p>
        </w:tc>
        <w:tc>
          <w:tcPr>
            <w:tcW w:w="880" w:type="dxa"/>
            <w:tcBorders>
              <w:top w:val="nil"/>
              <w:left w:val="nil"/>
              <w:bottom w:val="nil"/>
              <w:right w:val="nil"/>
            </w:tcBorders>
            <w:noWrap/>
            <w:vAlign w:val="bottom"/>
          </w:tcPr>
          <w:p w14:paraId="15FD8767" w14:textId="77777777" w:rsidR="00B43847" w:rsidRPr="00040118" w:rsidRDefault="00B43847" w:rsidP="00A92122">
            <w:pPr>
              <w:spacing w:after="0"/>
              <w:jc w:val="right"/>
              <w:rPr>
                <w:sz w:val="19"/>
                <w:szCs w:val="19"/>
              </w:rPr>
            </w:pPr>
            <w:r w:rsidRPr="00040118">
              <w:rPr>
                <w:sz w:val="19"/>
                <w:szCs w:val="19"/>
              </w:rPr>
              <w:t>4,012</w:t>
            </w:r>
          </w:p>
        </w:tc>
        <w:tc>
          <w:tcPr>
            <w:tcW w:w="881" w:type="dxa"/>
            <w:tcBorders>
              <w:top w:val="nil"/>
              <w:left w:val="nil"/>
              <w:bottom w:val="nil"/>
              <w:right w:val="nil"/>
            </w:tcBorders>
            <w:vAlign w:val="bottom"/>
          </w:tcPr>
          <w:p w14:paraId="3A4033BD" w14:textId="77777777" w:rsidR="00B43847" w:rsidRPr="00040118" w:rsidRDefault="00B43847" w:rsidP="00A92122">
            <w:pPr>
              <w:spacing w:after="0"/>
              <w:jc w:val="right"/>
              <w:rPr>
                <w:sz w:val="19"/>
                <w:szCs w:val="19"/>
              </w:rPr>
            </w:pPr>
            <w:r w:rsidRPr="00040118">
              <w:rPr>
                <w:sz w:val="19"/>
                <w:szCs w:val="19"/>
              </w:rPr>
              <w:t>7,618</w:t>
            </w:r>
          </w:p>
        </w:tc>
        <w:tc>
          <w:tcPr>
            <w:tcW w:w="881" w:type="dxa"/>
            <w:tcBorders>
              <w:top w:val="nil"/>
              <w:left w:val="nil"/>
              <w:bottom w:val="nil"/>
              <w:right w:val="nil"/>
            </w:tcBorders>
          </w:tcPr>
          <w:p w14:paraId="586B65E1"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4C0DB1C7" w14:textId="629710C6" w:rsidR="00B43847" w:rsidRPr="00040118" w:rsidRDefault="00B43847" w:rsidP="00A92122">
            <w:pPr>
              <w:spacing w:after="0"/>
              <w:jc w:val="right"/>
              <w:rPr>
                <w:sz w:val="19"/>
                <w:szCs w:val="19"/>
              </w:rPr>
            </w:pPr>
            <w:r w:rsidRPr="00040118">
              <w:rPr>
                <w:sz w:val="19"/>
                <w:szCs w:val="19"/>
              </w:rPr>
              <w:t>12,471</w:t>
            </w:r>
          </w:p>
        </w:tc>
        <w:tc>
          <w:tcPr>
            <w:tcW w:w="880" w:type="dxa"/>
            <w:tcBorders>
              <w:top w:val="nil"/>
              <w:left w:val="nil"/>
              <w:bottom w:val="nil"/>
              <w:right w:val="nil"/>
            </w:tcBorders>
            <w:noWrap/>
            <w:vAlign w:val="bottom"/>
          </w:tcPr>
          <w:p w14:paraId="4469EA25" w14:textId="77777777" w:rsidR="00B43847" w:rsidRPr="00040118" w:rsidRDefault="00B43847" w:rsidP="00A92122">
            <w:pPr>
              <w:spacing w:after="0"/>
              <w:jc w:val="right"/>
              <w:rPr>
                <w:sz w:val="19"/>
                <w:szCs w:val="19"/>
              </w:rPr>
            </w:pPr>
            <w:r w:rsidRPr="00040118">
              <w:rPr>
                <w:sz w:val="19"/>
                <w:szCs w:val="19"/>
              </w:rPr>
              <w:t>50,000</w:t>
            </w:r>
          </w:p>
        </w:tc>
        <w:tc>
          <w:tcPr>
            <w:tcW w:w="881" w:type="dxa"/>
            <w:tcBorders>
              <w:top w:val="nil"/>
              <w:left w:val="nil"/>
              <w:bottom w:val="nil"/>
              <w:right w:val="nil"/>
            </w:tcBorders>
            <w:noWrap/>
            <w:vAlign w:val="bottom"/>
          </w:tcPr>
          <w:p w14:paraId="2E4878E4" w14:textId="77777777" w:rsidR="00B43847" w:rsidRPr="00040118" w:rsidRDefault="00B43847" w:rsidP="00A92122">
            <w:pPr>
              <w:spacing w:after="0"/>
              <w:jc w:val="right"/>
              <w:rPr>
                <w:sz w:val="19"/>
                <w:szCs w:val="19"/>
              </w:rPr>
            </w:pPr>
            <w:r w:rsidRPr="00040118">
              <w:rPr>
                <w:sz w:val="19"/>
                <w:szCs w:val="19"/>
              </w:rPr>
              <w:t>25,000</w:t>
            </w:r>
          </w:p>
        </w:tc>
      </w:tr>
      <w:tr w:rsidR="00B43847" w:rsidRPr="00040118" w14:paraId="5FE28B2E" w14:textId="77777777" w:rsidTr="00CE3F73">
        <w:tc>
          <w:tcPr>
            <w:tcW w:w="0" w:type="auto"/>
            <w:tcBorders>
              <w:top w:val="nil"/>
              <w:left w:val="nil"/>
              <w:bottom w:val="nil"/>
              <w:right w:val="nil"/>
            </w:tcBorders>
            <w:noWrap/>
            <w:vAlign w:val="bottom"/>
          </w:tcPr>
          <w:p w14:paraId="524900B6" w14:textId="77777777" w:rsidR="00B43847" w:rsidRPr="00040118" w:rsidRDefault="00B43847" w:rsidP="00A92122">
            <w:pPr>
              <w:spacing w:after="0"/>
              <w:jc w:val="right"/>
              <w:rPr>
                <w:sz w:val="19"/>
                <w:szCs w:val="19"/>
              </w:rPr>
            </w:pPr>
            <w:r w:rsidRPr="00040118">
              <w:rPr>
                <w:sz w:val="19"/>
                <w:szCs w:val="19"/>
              </w:rPr>
              <w:t>1981</w:t>
            </w:r>
          </w:p>
        </w:tc>
        <w:tc>
          <w:tcPr>
            <w:tcW w:w="0" w:type="auto"/>
            <w:tcBorders>
              <w:top w:val="nil"/>
              <w:left w:val="nil"/>
              <w:bottom w:val="nil"/>
              <w:right w:val="nil"/>
            </w:tcBorders>
            <w:noWrap/>
            <w:vAlign w:val="bottom"/>
          </w:tcPr>
          <w:p w14:paraId="55AD1FA8" w14:textId="77777777" w:rsidR="00B43847" w:rsidRPr="00040118" w:rsidRDefault="00B43847" w:rsidP="00A92122">
            <w:pPr>
              <w:spacing w:after="0"/>
              <w:jc w:val="right"/>
              <w:rPr>
                <w:sz w:val="19"/>
                <w:szCs w:val="19"/>
              </w:rPr>
            </w:pPr>
            <w:r w:rsidRPr="00040118">
              <w:rPr>
                <w:sz w:val="19"/>
                <w:szCs w:val="19"/>
              </w:rPr>
              <w:t>Foreign</w:t>
            </w:r>
          </w:p>
        </w:tc>
        <w:tc>
          <w:tcPr>
            <w:tcW w:w="880" w:type="dxa"/>
            <w:tcBorders>
              <w:top w:val="nil"/>
              <w:left w:val="nil"/>
              <w:bottom w:val="nil"/>
              <w:right w:val="nil"/>
            </w:tcBorders>
            <w:noWrap/>
            <w:vAlign w:val="bottom"/>
          </w:tcPr>
          <w:p w14:paraId="6DA44C31" w14:textId="77777777" w:rsidR="00B43847" w:rsidRPr="00040118" w:rsidRDefault="00B43847" w:rsidP="00A92122">
            <w:pPr>
              <w:spacing w:after="0"/>
              <w:jc w:val="right"/>
              <w:rPr>
                <w:sz w:val="19"/>
                <w:szCs w:val="19"/>
              </w:rPr>
            </w:pPr>
            <w:r w:rsidRPr="00040118">
              <w:rPr>
                <w:sz w:val="19"/>
                <w:szCs w:val="19"/>
              </w:rPr>
              <w:t>1,233</w:t>
            </w:r>
          </w:p>
        </w:tc>
        <w:tc>
          <w:tcPr>
            <w:tcW w:w="880" w:type="dxa"/>
            <w:tcBorders>
              <w:top w:val="nil"/>
              <w:left w:val="nil"/>
              <w:bottom w:val="nil"/>
              <w:right w:val="nil"/>
            </w:tcBorders>
            <w:noWrap/>
            <w:vAlign w:val="bottom"/>
          </w:tcPr>
          <w:p w14:paraId="530BDDAC" w14:textId="77777777" w:rsidR="00B43847" w:rsidRPr="00040118" w:rsidRDefault="00B43847" w:rsidP="00A92122">
            <w:pPr>
              <w:spacing w:after="0"/>
              <w:jc w:val="right"/>
              <w:rPr>
                <w:sz w:val="19"/>
                <w:szCs w:val="19"/>
              </w:rPr>
            </w:pPr>
            <w:r w:rsidRPr="00040118">
              <w:rPr>
                <w:sz w:val="19"/>
                <w:szCs w:val="19"/>
              </w:rPr>
              <w:t>4,268</w:t>
            </w:r>
          </w:p>
        </w:tc>
        <w:tc>
          <w:tcPr>
            <w:tcW w:w="881" w:type="dxa"/>
            <w:tcBorders>
              <w:top w:val="nil"/>
              <w:left w:val="nil"/>
              <w:bottom w:val="nil"/>
              <w:right w:val="nil"/>
            </w:tcBorders>
            <w:vAlign w:val="bottom"/>
          </w:tcPr>
          <w:p w14:paraId="094402A7" w14:textId="77777777" w:rsidR="00B43847" w:rsidRPr="00040118" w:rsidRDefault="00B43847" w:rsidP="00A92122">
            <w:pPr>
              <w:spacing w:after="0"/>
              <w:jc w:val="right"/>
              <w:rPr>
                <w:sz w:val="19"/>
                <w:szCs w:val="19"/>
              </w:rPr>
            </w:pPr>
            <w:r w:rsidRPr="00040118">
              <w:rPr>
                <w:sz w:val="19"/>
                <w:szCs w:val="19"/>
              </w:rPr>
              <w:t>6,675</w:t>
            </w:r>
          </w:p>
        </w:tc>
        <w:tc>
          <w:tcPr>
            <w:tcW w:w="881" w:type="dxa"/>
            <w:tcBorders>
              <w:top w:val="nil"/>
              <w:left w:val="nil"/>
              <w:bottom w:val="nil"/>
              <w:right w:val="nil"/>
            </w:tcBorders>
          </w:tcPr>
          <w:p w14:paraId="748B440A"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11267B1D" w14:textId="2B303C6F" w:rsidR="00B43847" w:rsidRPr="00040118" w:rsidRDefault="00B43847" w:rsidP="00A92122">
            <w:pPr>
              <w:spacing w:after="0"/>
              <w:jc w:val="right"/>
              <w:rPr>
                <w:sz w:val="19"/>
                <w:szCs w:val="19"/>
              </w:rPr>
            </w:pPr>
            <w:r w:rsidRPr="00040118">
              <w:rPr>
                <w:sz w:val="19"/>
                <w:szCs w:val="19"/>
              </w:rPr>
              <w:t>12,176</w:t>
            </w:r>
          </w:p>
        </w:tc>
        <w:tc>
          <w:tcPr>
            <w:tcW w:w="880" w:type="dxa"/>
            <w:tcBorders>
              <w:top w:val="nil"/>
              <w:left w:val="nil"/>
              <w:bottom w:val="nil"/>
              <w:right w:val="nil"/>
            </w:tcBorders>
            <w:noWrap/>
            <w:vAlign w:val="bottom"/>
          </w:tcPr>
          <w:p w14:paraId="0C4DD517"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20F486C2" w14:textId="77777777" w:rsidR="00B43847" w:rsidRPr="00040118" w:rsidRDefault="00B43847" w:rsidP="00A92122">
            <w:pPr>
              <w:spacing w:after="0"/>
              <w:jc w:val="right"/>
              <w:rPr>
                <w:sz w:val="19"/>
                <w:szCs w:val="19"/>
              </w:rPr>
            </w:pPr>
          </w:p>
        </w:tc>
      </w:tr>
      <w:tr w:rsidR="00B43847" w:rsidRPr="00040118" w14:paraId="272F6E32" w14:textId="77777777" w:rsidTr="00CE3F73">
        <w:tc>
          <w:tcPr>
            <w:tcW w:w="0" w:type="auto"/>
            <w:tcBorders>
              <w:top w:val="nil"/>
              <w:left w:val="nil"/>
              <w:bottom w:val="nil"/>
              <w:right w:val="nil"/>
            </w:tcBorders>
            <w:noWrap/>
            <w:vAlign w:val="bottom"/>
          </w:tcPr>
          <w:p w14:paraId="1102413A"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1E8CF58F" w14:textId="77777777" w:rsidR="00B43847" w:rsidRPr="00040118" w:rsidRDefault="00B43847" w:rsidP="00A92122">
            <w:pPr>
              <w:spacing w:after="0"/>
              <w:jc w:val="right"/>
              <w:rPr>
                <w:sz w:val="19"/>
                <w:szCs w:val="19"/>
              </w:rPr>
            </w:pPr>
            <w:r w:rsidRPr="00040118">
              <w:rPr>
                <w:sz w:val="19"/>
                <w:szCs w:val="19"/>
              </w:rPr>
              <w:t>U.S.</w:t>
            </w:r>
          </w:p>
        </w:tc>
        <w:tc>
          <w:tcPr>
            <w:tcW w:w="880" w:type="dxa"/>
            <w:tcBorders>
              <w:top w:val="nil"/>
              <w:left w:val="nil"/>
              <w:bottom w:val="nil"/>
              <w:right w:val="nil"/>
            </w:tcBorders>
            <w:noWrap/>
            <w:vAlign w:val="bottom"/>
          </w:tcPr>
          <w:p w14:paraId="20B53E3A" w14:textId="77777777" w:rsidR="00B43847" w:rsidRPr="00040118" w:rsidRDefault="00B43847" w:rsidP="00A92122">
            <w:pPr>
              <w:spacing w:after="0"/>
              <w:jc w:val="right"/>
              <w:rPr>
                <w:sz w:val="19"/>
                <w:szCs w:val="19"/>
              </w:rPr>
            </w:pPr>
            <w:r w:rsidRPr="00040118">
              <w:rPr>
                <w:sz w:val="19"/>
                <w:szCs w:val="19"/>
              </w:rPr>
              <w:t>0</w:t>
            </w:r>
          </w:p>
        </w:tc>
        <w:tc>
          <w:tcPr>
            <w:tcW w:w="880" w:type="dxa"/>
            <w:tcBorders>
              <w:top w:val="nil"/>
              <w:left w:val="nil"/>
              <w:bottom w:val="nil"/>
              <w:right w:val="nil"/>
            </w:tcBorders>
            <w:noWrap/>
            <w:vAlign w:val="bottom"/>
          </w:tcPr>
          <w:p w14:paraId="6420F14A" w14:textId="77777777" w:rsidR="00B43847" w:rsidRPr="00040118" w:rsidRDefault="00B43847" w:rsidP="00A92122">
            <w:pPr>
              <w:spacing w:after="0"/>
              <w:jc w:val="right"/>
              <w:rPr>
                <w:sz w:val="19"/>
                <w:szCs w:val="19"/>
              </w:rPr>
            </w:pPr>
            <w:r w:rsidRPr="00040118">
              <w:rPr>
                <w:sz w:val="19"/>
                <w:szCs w:val="19"/>
              </w:rPr>
              <w:t>7</w:t>
            </w:r>
          </w:p>
        </w:tc>
        <w:tc>
          <w:tcPr>
            <w:tcW w:w="881" w:type="dxa"/>
            <w:tcBorders>
              <w:top w:val="nil"/>
              <w:left w:val="nil"/>
              <w:bottom w:val="nil"/>
              <w:right w:val="nil"/>
            </w:tcBorders>
            <w:vAlign w:val="bottom"/>
          </w:tcPr>
          <w:p w14:paraId="5ED582E4" w14:textId="77777777" w:rsidR="00B43847" w:rsidRPr="00040118" w:rsidRDefault="00B43847" w:rsidP="00A92122">
            <w:pPr>
              <w:spacing w:after="0"/>
              <w:jc w:val="right"/>
              <w:rPr>
                <w:sz w:val="19"/>
                <w:szCs w:val="19"/>
              </w:rPr>
            </w:pPr>
            <w:r w:rsidRPr="00040118">
              <w:rPr>
                <w:sz w:val="19"/>
                <w:szCs w:val="19"/>
              </w:rPr>
              <w:t>0</w:t>
            </w:r>
          </w:p>
        </w:tc>
        <w:tc>
          <w:tcPr>
            <w:tcW w:w="881" w:type="dxa"/>
            <w:tcBorders>
              <w:top w:val="nil"/>
              <w:left w:val="nil"/>
              <w:bottom w:val="nil"/>
              <w:right w:val="nil"/>
            </w:tcBorders>
          </w:tcPr>
          <w:p w14:paraId="23AC77F1"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400B4AF5" w14:textId="1DBE2C0C" w:rsidR="00B43847" w:rsidRPr="00040118" w:rsidRDefault="00B43847" w:rsidP="00A92122">
            <w:pPr>
              <w:spacing w:after="0"/>
              <w:jc w:val="right"/>
              <w:rPr>
                <w:sz w:val="19"/>
                <w:szCs w:val="19"/>
              </w:rPr>
            </w:pPr>
            <w:r w:rsidRPr="00040118">
              <w:rPr>
                <w:sz w:val="19"/>
                <w:szCs w:val="19"/>
              </w:rPr>
              <w:t>7</w:t>
            </w:r>
          </w:p>
        </w:tc>
        <w:tc>
          <w:tcPr>
            <w:tcW w:w="880" w:type="dxa"/>
            <w:tcBorders>
              <w:top w:val="nil"/>
              <w:left w:val="nil"/>
              <w:bottom w:val="nil"/>
              <w:right w:val="nil"/>
            </w:tcBorders>
            <w:noWrap/>
            <w:vAlign w:val="bottom"/>
          </w:tcPr>
          <w:p w14:paraId="0C476296"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299DD635" w14:textId="77777777" w:rsidR="00B43847" w:rsidRPr="00040118" w:rsidRDefault="00B43847" w:rsidP="00A92122">
            <w:pPr>
              <w:spacing w:after="0"/>
              <w:jc w:val="right"/>
              <w:rPr>
                <w:sz w:val="19"/>
                <w:szCs w:val="19"/>
              </w:rPr>
            </w:pPr>
          </w:p>
        </w:tc>
      </w:tr>
      <w:tr w:rsidR="00B43847" w:rsidRPr="00040118" w14:paraId="4E86C6B9" w14:textId="77777777" w:rsidTr="00CE3F73">
        <w:tc>
          <w:tcPr>
            <w:tcW w:w="0" w:type="auto"/>
            <w:tcBorders>
              <w:top w:val="nil"/>
              <w:left w:val="nil"/>
              <w:bottom w:val="nil"/>
              <w:right w:val="nil"/>
            </w:tcBorders>
            <w:noWrap/>
            <w:vAlign w:val="bottom"/>
          </w:tcPr>
          <w:p w14:paraId="61A33DD1"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4E8769F8" w14:textId="77777777" w:rsidR="00B43847" w:rsidRPr="00040118" w:rsidRDefault="00B43847" w:rsidP="00A92122">
            <w:pPr>
              <w:spacing w:after="0"/>
              <w:jc w:val="right"/>
              <w:rPr>
                <w:sz w:val="19"/>
                <w:szCs w:val="19"/>
              </w:rPr>
            </w:pPr>
            <w:r w:rsidRPr="00040118">
              <w:rPr>
                <w:sz w:val="19"/>
                <w:szCs w:val="19"/>
              </w:rPr>
              <w:t>JV</w:t>
            </w:r>
          </w:p>
        </w:tc>
        <w:tc>
          <w:tcPr>
            <w:tcW w:w="880" w:type="dxa"/>
            <w:tcBorders>
              <w:top w:val="nil"/>
              <w:left w:val="nil"/>
              <w:bottom w:val="nil"/>
              <w:right w:val="nil"/>
            </w:tcBorders>
            <w:noWrap/>
            <w:vAlign w:val="bottom"/>
          </w:tcPr>
          <w:p w14:paraId="3BF93047" w14:textId="77777777" w:rsidR="00B43847" w:rsidRPr="00040118" w:rsidRDefault="00B43847" w:rsidP="00A92122">
            <w:pPr>
              <w:spacing w:after="0"/>
              <w:jc w:val="right"/>
              <w:rPr>
                <w:sz w:val="19"/>
                <w:szCs w:val="19"/>
              </w:rPr>
            </w:pPr>
            <w:r w:rsidRPr="00040118">
              <w:rPr>
                <w:sz w:val="19"/>
                <w:szCs w:val="19"/>
              </w:rPr>
              <w:t>1</w:t>
            </w:r>
          </w:p>
        </w:tc>
        <w:tc>
          <w:tcPr>
            <w:tcW w:w="880" w:type="dxa"/>
            <w:tcBorders>
              <w:top w:val="nil"/>
              <w:left w:val="nil"/>
              <w:bottom w:val="nil"/>
              <w:right w:val="nil"/>
            </w:tcBorders>
            <w:noWrap/>
            <w:vAlign w:val="bottom"/>
          </w:tcPr>
          <w:p w14:paraId="61BDDDD2" w14:textId="77777777" w:rsidR="00B43847" w:rsidRPr="00040118" w:rsidRDefault="00B43847" w:rsidP="00A92122">
            <w:pPr>
              <w:spacing w:after="0"/>
              <w:jc w:val="right"/>
              <w:rPr>
                <w:sz w:val="19"/>
                <w:szCs w:val="19"/>
              </w:rPr>
            </w:pPr>
            <w:r w:rsidRPr="00040118">
              <w:rPr>
                <w:sz w:val="19"/>
                <w:szCs w:val="19"/>
              </w:rPr>
              <w:t>0</w:t>
            </w:r>
          </w:p>
        </w:tc>
        <w:tc>
          <w:tcPr>
            <w:tcW w:w="881" w:type="dxa"/>
            <w:tcBorders>
              <w:top w:val="nil"/>
              <w:left w:val="nil"/>
              <w:bottom w:val="nil"/>
              <w:right w:val="nil"/>
            </w:tcBorders>
            <w:vAlign w:val="bottom"/>
          </w:tcPr>
          <w:p w14:paraId="4BF3ACD0" w14:textId="77777777" w:rsidR="00B43847" w:rsidRPr="00040118" w:rsidRDefault="00B43847" w:rsidP="00A92122">
            <w:pPr>
              <w:spacing w:after="0"/>
              <w:jc w:val="right"/>
              <w:rPr>
                <w:sz w:val="19"/>
                <w:szCs w:val="19"/>
              </w:rPr>
            </w:pPr>
            <w:r w:rsidRPr="00040118">
              <w:rPr>
                <w:sz w:val="19"/>
                <w:szCs w:val="19"/>
              </w:rPr>
              <w:t>0</w:t>
            </w:r>
          </w:p>
        </w:tc>
        <w:tc>
          <w:tcPr>
            <w:tcW w:w="881" w:type="dxa"/>
            <w:tcBorders>
              <w:top w:val="nil"/>
              <w:left w:val="nil"/>
              <w:bottom w:val="nil"/>
              <w:right w:val="nil"/>
            </w:tcBorders>
          </w:tcPr>
          <w:p w14:paraId="5C0B4395"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5E397423" w14:textId="2A821924" w:rsidR="00B43847" w:rsidRPr="00040118" w:rsidRDefault="00B43847" w:rsidP="00A92122">
            <w:pPr>
              <w:spacing w:after="0"/>
              <w:jc w:val="right"/>
              <w:rPr>
                <w:sz w:val="19"/>
                <w:szCs w:val="19"/>
              </w:rPr>
            </w:pPr>
            <w:r w:rsidRPr="00040118">
              <w:rPr>
                <w:sz w:val="19"/>
                <w:szCs w:val="19"/>
              </w:rPr>
              <w:t>1</w:t>
            </w:r>
          </w:p>
        </w:tc>
        <w:tc>
          <w:tcPr>
            <w:tcW w:w="880" w:type="dxa"/>
            <w:tcBorders>
              <w:top w:val="nil"/>
              <w:left w:val="nil"/>
              <w:bottom w:val="nil"/>
              <w:right w:val="nil"/>
            </w:tcBorders>
            <w:noWrap/>
            <w:vAlign w:val="bottom"/>
          </w:tcPr>
          <w:p w14:paraId="5D2954FB"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15ADFB1A" w14:textId="77777777" w:rsidR="00B43847" w:rsidRPr="00040118" w:rsidRDefault="00B43847" w:rsidP="00A92122">
            <w:pPr>
              <w:spacing w:after="0"/>
              <w:jc w:val="right"/>
              <w:rPr>
                <w:sz w:val="19"/>
                <w:szCs w:val="19"/>
              </w:rPr>
            </w:pPr>
          </w:p>
        </w:tc>
      </w:tr>
      <w:tr w:rsidR="00B43847" w:rsidRPr="00040118" w14:paraId="63094B60" w14:textId="77777777" w:rsidTr="00CE3F73">
        <w:tc>
          <w:tcPr>
            <w:tcW w:w="0" w:type="auto"/>
            <w:tcBorders>
              <w:top w:val="nil"/>
              <w:left w:val="nil"/>
              <w:bottom w:val="nil"/>
              <w:right w:val="nil"/>
            </w:tcBorders>
            <w:noWrap/>
            <w:vAlign w:val="bottom"/>
          </w:tcPr>
          <w:p w14:paraId="23827C7A"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5FEE22EB" w14:textId="77777777" w:rsidR="00B43847" w:rsidRPr="00040118" w:rsidRDefault="00B43847" w:rsidP="00A92122">
            <w:pPr>
              <w:spacing w:after="0"/>
              <w:jc w:val="right"/>
              <w:rPr>
                <w:sz w:val="19"/>
                <w:szCs w:val="19"/>
              </w:rPr>
            </w:pPr>
            <w:r w:rsidRPr="00040118">
              <w:rPr>
                <w:sz w:val="19"/>
                <w:szCs w:val="19"/>
              </w:rPr>
              <w:t>Total</w:t>
            </w:r>
          </w:p>
        </w:tc>
        <w:tc>
          <w:tcPr>
            <w:tcW w:w="880" w:type="dxa"/>
            <w:tcBorders>
              <w:top w:val="nil"/>
              <w:left w:val="nil"/>
              <w:bottom w:val="nil"/>
              <w:right w:val="nil"/>
            </w:tcBorders>
            <w:noWrap/>
            <w:vAlign w:val="bottom"/>
          </w:tcPr>
          <w:p w14:paraId="4DBE7FF7" w14:textId="77777777" w:rsidR="00B43847" w:rsidRPr="00040118" w:rsidRDefault="00B43847" w:rsidP="00A92122">
            <w:pPr>
              <w:spacing w:after="0"/>
              <w:jc w:val="right"/>
              <w:rPr>
                <w:sz w:val="19"/>
                <w:szCs w:val="19"/>
              </w:rPr>
            </w:pPr>
            <w:r w:rsidRPr="00040118">
              <w:rPr>
                <w:sz w:val="19"/>
                <w:szCs w:val="19"/>
              </w:rPr>
              <w:t>1,234</w:t>
            </w:r>
          </w:p>
        </w:tc>
        <w:tc>
          <w:tcPr>
            <w:tcW w:w="880" w:type="dxa"/>
            <w:tcBorders>
              <w:top w:val="nil"/>
              <w:left w:val="nil"/>
              <w:bottom w:val="nil"/>
              <w:right w:val="nil"/>
            </w:tcBorders>
            <w:noWrap/>
            <w:vAlign w:val="bottom"/>
          </w:tcPr>
          <w:p w14:paraId="20400478" w14:textId="77777777" w:rsidR="00B43847" w:rsidRPr="00040118" w:rsidRDefault="00B43847" w:rsidP="00A92122">
            <w:pPr>
              <w:spacing w:after="0"/>
              <w:jc w:val="right"/>
              <w:rPr>
                <w:sz w:val="19"/>
                <w:szCs w:val="19"/>
              </w:rPr>
            </w:pPr>
            <w:r w:rsidRPr="00040118">
              <w:rPr>
                <w:sz w:val="19"/>
                <w:szCs w:val="19"/>
              </w:rPr>
              <w:t>4,275</w:t>
            </w:r>
          </w:p>
        </w:tc>
        <w:tc>
          <w:tcPr>
            <w:tcW w:w="881" w:type="dxa"/>
            <w:tcBorders>
              <w:top w:val="nil"/>
              <w:left w:val="nil"/>
              <w:bottom w:val="nil"/>
              <w:right w:val="nil"/>
            </w:tcBorders>
            <w:vAlign w:val="bottom"/>
          </w:tcPr>
          <w:p w14:paraId="52F82BFC" w14:textId="77777777" w:rsidR="00B43847" w:rsidRPr="00040118" w:rsidRDefault="00B43847" w:rsidP="00A92122">
            <w:pPr>
              <w:spacing w:after="0"/>
              <w:jc w:val="right"/>
              <w:rPr>
                <w:sz w:val="19"/>
                <w:szCs w:val="19"/>
              </w:rPr>
            </w:pPr>
            <w:r w:rsidRPr="00040118">
              <w:rPr>
                <w:sz w:val="19"/>
                <w:szCs w:val="19"/>
              </w:rPr>
              <w:t>6,675</w:t>
            </w:r>
          </w:p>
        </w:tc>
        <w:tc>
          <w:tcPr>
            <w:tcW w:w="881" w:type="dxa"/>
            <w:tcBorders>
              <w:top w:val="nil"/>
              <w:left w:val="nil"/>
              <w:bottom w:val="nil"/>
              <w:right w:val="nil"/>
            </w:tcBorders>
          </w:tcPr>
          <w:p w14:paraId="430CC339"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15BC4BD3" w14:textId="372C8C3D" w:rsidR="00B43847" w:rsidRPr="00040118" w:rsidRDefault="00B43847" w:rsidP="00A92122">
            <w:pPr>
              <w:spacing w:after="0"/>
              <w:jc w:val="right"/>
              <w:rPr>
                <w:sz w:val="19"/>
                <w:szCs w:val="19"/>
              </w:rPr>
            </w:pPr>
            <w:r w:rsidRPr="00040118">
              <w:rPr>
                <w:sz w:val="19"/>
                <w:szCs w:val="19"/>
              </w:rPr>
              <w:t>12,184</w:t>
            </w:r>
          </w:p>
        </w:tc>
        <w:tc>
          <w:tcPr>
            <w:tcW w:w="880" w:type="dxa"/>
            <w:tcBorders>
              <w:top w:val="nil"/>
              <w:left w:val="nil"/>
              <w:bottom w:val="nil"/>
              <w:right w:val="nil"/>
            </w:tcBorders>
            <w:noWrap/>
            <w:vAlign w:val="bottom"/>
          </w:tcPr>
          <w:p w14:paraId="73B598FE" w14:textId="77777777" w:rsidR="00B43847" w:rsidRPr="00040118" w:rsidRDefault="00B43847" w:rsidP="00A92122">
            <w:pPr>
              <w:spacing w:after="0"/>
              <w:jc w:val="right"/>
              <w:rPr>
                <w:sz w:val="19"/>
                <w:szCs w:val="19"/>
              </w:rPr>
            </w:pPr>
            <w:r w:rsidRPr="00040118">
              <w:rPr>
                <w:sz w:val="19"/>
                <w:szCs w:val="19"/>
              </w:rPr>
              <w:t>50,000</w:t>
            </w:r>
          </w:p>
        </w:tc>
        <w:tc>
          <w:tcPr>
            <w:tcW w:w="881" w:type="dxa"/>
            <w:tcBorders>
              <w:top w:val="nil"/>
              <w:left w:val="nil"/>
              <w:bottom w:val="nil"/>
              <w:right w:val="nil"/>
            </w:tcBorders>
            <w:noWrap/>
            <w:vAlign w:val="bottom"/>
          </w:tcPr>
          <w:p w14:paraId="18BB4315" w14:textId="77777777" w:rsidR="00B43847" w:rsidRPr="00040118" w:rsidRDefault="00B43847" w:rsidP="00A92122">
            <w:pPr>
              <w:spacing w:after="0"/>
              <w:jc w:val="right"/>
              <w:rPr>
                <w:sz w:val="19"/>
                <w:szCs w:val="19"/>
              </w:rPr>
            </w:pPr>
            <w:r w:rsidRPr="00040118">
              <w:rPr>
                <w:sz w:val="19"/>
                <w:szCs w:val="19"/>
              </w:rPr>
              <w:t>25,000</w:t>
            </w:r>
          </w:p>
        </w:tc>
      </w:tr>
      <w:tr w:rsidR="00B43847" w:rsidRPr="00040118" w14:paraId="1E2F5711" w14:textId="77777777" w:rsidTr="00CE3F73">
        <w:tc>
          <w:tcPr>
            <w:tcW w:w="0" w:type="auto"/>
            <w:tcBorders>
              <w:top w:val="nil"/>
              <w:left w:val="nil"/>
              <w:bottom w:val="nil"/>
              <w:right w:val="nil"/>
            </w:tcBorders>
            <w:noWrap/>
            <w:vAlign w:val="bottom"/>
          </w:tcPr>
          <w:p w14:paraId="769D9E67" w14:textId="77777777" w:rsidR="00B43847" w:rsidRPr="00040118" w:rsidRDefault="00B43847" w:rsidP="00A92122">
            <w:pPr>
              <w:spacing w:after="0"/>
              <w:jc w:val="right"/>
              <w:rPr>
                <w:sz w:val="19"/>
                <w:szCs w:val="19"/>
              </w:rPr>
            </w:pPr>
            <w:r w:rsidRPr="00040118">
              <w:rPr>
                <w:sz w:val="19"/>
                <w:szCs w:val="19"/>
              </w:rPr>
              <w:t>1982</w:t>
            </w:r>
          </w:p>
        </w:tc>
        <w:tc>
          <w:tcPr>
            <w:tcW w:w="0" w:type="auto"/>
            <w:tcBorders>
              <w:top w:val="nil"/>
              <w:left w:val="nil"/>
              <w:bottom w:val="nil"/>
              <w:right w:val="nil"/>
            </w:tcBorders>
            <w:noWrap/>
            <w:vAlign w:val="bottom"/>
          </w:tcPr>
          <w:p w14:paraId="17D2D147" w14:textId="77777777" w:rsidR="00B43847" w:rsidRPr="00040118" w:rsidRDefault="00B43847" w:rsidP="00A92122">
            <w:pPr>
              <w:spacing w:after="0"/>
              <w:jc w:val="right"/>
              <w:rPr>
                <w:sz w:val="19"/>
                <w:szCs w:val="19"/>
              </w:rPr>
            </w:pPr>
            <w:r w:rsidRPr="00040118">
              <w:rPr>
                <w:sz w:val="19"/>
                <w:szCs w:val="19"/>
              </w:rPr>
              <w:t>Foreign</w:t>
            </w:r>
          </w:p>
        </w:tc>
        <w:tc>
          <w:tcPr>
            <w:tcW w:w="880" w:type="dxa"/>
            <w:tcBorders>
              <w:top w:val="nil"/>
              <w:left w:val="nil"/>
              <w:bottom w:val="nil"/>
              <w:right w:val="nil"/>
            </w:tcBorders>
            <w:noWrap/>
            <w:vAlign w:val="bottom"/>
          </w:tcPr>
          <w:p w14:paraId="0DB34E03" w14:textId="77777777" w:rsidR="00B43847" w:rsidRPr="00040118" w:rsidRDefault="00B43847" w:rsidP="00A92122">
            <w:pPr>
              <w:spacing w:after="0"/>
              <w:jc w:val="right"/>
              <w:rPr>
                <w:sz w:val="19"/>
                <w:szCs w:val="19"/>
              </w:rPr>
            </w:pPr>
            <w:r w:rsidRPr="00040118">
              <w:rPr>
                <w:sz w:val="19"/>
                <w:szCs w:val="19"/>
              </w:rPr>
              <w:t>1,746</w:t>
            </w:r>
          </w:p>
        </w:tc>
        <w:tc>
          <w:tcPr>
            <w:tcW w:w="880" w:type="dxa"/>
            <w:tcBorders>
              <w:top w:val="nil"/>
              <w:left w:val="nil"/>
              <w:bottom w:val="nil"/>
              <w:right w:val="nil"/>
            </w:tcBorders>
            <w:noWrap/>
            <w:vAlign w:val="bottom"/>
          </w:tcPr>
          <w:p w14:paraId="32C48BED" w14:textId="77777777" w:rsidR="00B43847" w:rsidRPr="00040118" w:rsidRDefault="00B43847" w:rsidP="00A92122">
            <w:pPr>
              <w:spacing w:after="0"/>
              <w:jc w:val="right"/>
              <w:rPr>
                <w:sz w:val="19"/>
                <w:szCs w:val="19"/>
              </w:rPr>
            </w:pPr>
            <w:r w:rsidRPr="00040118">
              <w:rPr>
                <w:sz w:val="19"/>
                <w:szCs w:val="19"/>
              </w:rPr>
              <w:t>6,223</w:t>
            </w:r>
          </w:p>
        </w:tc>
        <w:tc>
          <w:tcPr>
            <w:tcW w:w="881" w:type="dxa"/>
            <w:tcBorders>
              <w:top w:val="nil"/>
              <w:left w:val="nil"/>
              <w:bottom w:val="nil"/>
              <w:right w:val="nil"/>
            </w:tcBorders>
            <w:vAlign w:val="bottom"/>
          </w:tcPr>
          <w:p w14:paraId="3938DDD6" w14:textId="77777777" w:rsidR="00B43847" w:rsidRPr="00040118" w:rsidRDefault="00B43847" w:rsidP="00A92122">
            <w:pPr>
              <w:spacing w:after="0"/>
              <w:jc w:val="right"/>
              <w:rPr>
                <w:sz w:val="19"/>
                <w:szCs w:val="19"/>
              </w:rPr>
            </w:pPr>
            <w:r w:rsidRPr="00040118">
              <w:rPr>
                <w:sz w:val="19"/>
                <w:szCs w:val="19"/>
              </w:rPr>
              <w:t>17</w:t>
            </w:r>
          </w:p>
        </w:tc>
        <w:tc>
          <w:tcPr>
            <w:tcW w:w="881" w:type="dxa"/>
            <w:tcBorders>
              <w:top w:val="nil"/>
              <w:left w:val="nil"/>
              <w:bottom w:val="nil"/>
              <w:right w:val="nil"/>
            </w:tcBorders>
          </w:tcPr>
          <w:p w14:paraId="2A3FF81D"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55A3334E" w14:textId="5BAA2AFC" w:rsidR="00B43847" w:rsidRPr="00040118" w:rsidRDefault="00B43847" w:rsidP="00A92122">
            <w:pPr>
              <w:spacing w:after="0"/>
              <w:jc w:val="right"/>
              <w:rPr>
                <w:sz w:val="19"/>
                <w:szCs w:val="19"/>
              </w:rPr>
            </w:pPr>
            <w:r w:rsidRPr="00040118">
              <w:rPr>
                <w:sz w:val="19"/>
                <w:szCs w:val="19"/>
              </w:rPr>
              <w:t>7,986</w:t>
            </w:r>
          </w:p>
        </w:tc>
        <w:tc>
          <w:tcPr>
            <w:tcW w:w="880" w:type="dxa"/>
            <w:tcBorders>
              <w:top w:val="nil"/>
              <w:left w:val="nil"/>
              <w:bottom w:val="nil"/>
              <w:right w:val="nil"/>
            </w:tcBorders>
            <w:noWrap/>
            <w:vAlign w:val="bottom"/>
          </w:tcPr>
          <w:p w14:paraId="70F42BFF"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6248CEB8" w14:textId="77777777" w:rsidR="00B43847" w:rsidRPr="00040118" w:rsidRDefault="00B43847" w:rsidP="00A92122">
            <w:pPr>
              <w:spacing w:after="0"/>
              <w:jc w:val="right"/>
              <w:rPr>
                <w:sz w:val="19"/>
                <w:szCs w:val="19"/>
              </w:rPr>
            </w:pPr>
          </w:p>
        </w:tc>
      </w:tr>
      <w:tr w:rsidR="00B43847" w:rsidRPr="00040118" w14:paraId="6C180D6F" w14:textId="77777777" w:rsidTr="00CE3F73">
        <w:tc>
          <w:tcPr>
            <w:tcW w:w="0" w:type="auto"/>
            <w:tcBorders>
              <w:top w:val="nil"/>
              <w:left w:val="nil"/>
              <w:bottom w:val="nil"/>
              <w:right w:val="nil"/>
            </w:tcBorders>
            <w:noWrap/>
            <w:vAlign w:val="bottom"/>
          </w:tcPr>
          <w:p w14:paraId="192BE212"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438C9D89" w14:textId="77777777" w:rsidR="00B43847" w:rsidRPr="00040118" w:rsidRDefault="00B43847" w:rsidP="00A92122">
            <w:pPr>
              <w:spacing w:after="0"/>
              <w:jc w:val="right"/>
              <w:rPr>
                <w:sz w:val="19"/>
                <w:szCs w:val="19"/>
              </w:rPr>
            </w:pPr>
            <w:r w:rsidRPr="00040118">
              <w:rPr>
                <w:sz w:val="19"/>
                <w:szCs w:val="19"/>
              </w:rPr>
              <w:t>U.S.</w:t>
            </w:r>
          </w:p>
        </w:tc>
        <w:tc>
          <w:tcPr>
            <w:tcW w:w="880" w:type="dxa"/>
            <w:tcBorders>
              <w:top w:val="nil"/>
              <w:left w:val="nil"/>
              <w:bottom w:val="nil"/>
              <w:right w:val="nil"/>
            </w:tcBorders>
            <w:noWrap/>
            <w:vAlign w:val="bottom"/>
          </w:tcPr>
          <w:p w14:paraId="0484782D" w14:textId="77777777" w:rsidR="00B43847" w:rsidRPr="00040118" w:rsidRDefault="00B43847" w:rsidP="00A92122">
            <w:pPr>
              <w:spacing w:after="0"/>
              <w:jc w:val="right"/>
              <w:rPr>
                <w:sz w:val="19"/>
                <w:szCs w:val="19"/>
              </w:rPr>
            </w:pPr>
            <w:r w:rsidRPr="00040118">
              <w:rPr>
                <w:sz w:val="19"/>
                <w:szCs w:val="19"/>
              </w:rPr>
              <w:t>0</w:t>
            </w:r>
          </w:p>
        </w:tc>
        <w:tc>
          <w:tcPr>
            <w:tcW w:w="880" w:type="dxa"/>
            <w:tcBorders>
              <w:top w:val="nil"/>
              <w:left w:val="nil"/>
              <w:bottom w:val="nil"/>
              <w:right w:val="nil"/>
            </w:tcBorders>
            <w:noWrap/>
            <w:vAlign w:val="bottom"/>
          </w:tcPr>
          <w:p w14:paraId="6902FCEF" w14:textId="77777777" w:rsidR="00B43847" w:rsidRPr="00040118" w:rsidRDefault="00B43847" w:rsidP="00A92122">
            <w:pPr>
              <w:spacing w:after="0"/>
              <w:jc w:val="right"/>
              <w:rPr>
                <w:sz w:val="19"/>
                <w:szCs w:val="19"/>
              </w:rPr>
            </w:pPr>
            <w:r w:rsidRPr="00040118">
              <w:rPr>
                <w:sz w:val="19"/>
                <w:szCs w:val="19"/>
              </w:rPr>
              <w:t>2</w:t>
            </w:r>
          </w:p>
        </w:tc>
        <w:tc>
          <w:tcPr>
            <w:tcW w:w="881" w:type="dxa"/>
            <w:tcBorders>
              <w:top w:val="nil"/>
              <w:left w:val="nil"/>
              <w:bottom w:val="nil"/>
              <w:right w:val="nil"/>
            </w:tcBorders>
            <w:vAlign w:val="bottom"/>
          </w:tcPr>
          <w:p w14:paraId="32AE4B92" w14:textId="77777777" w:rsidR="00B43847" w:rsidRPr="00040118" w:rsidRDefault="00B43847" w:rsidP="00A92122">
            <w:pPr>
              <w:spacing w:after="0"/>
              <w:jc w:val="right"/>
              <w:rPr>
                <w:sz w:val="19"/>
                <w:szCs w:val="19"/>
              </w:rPr>
            </w:pPr>
            <w:r w:rsidRPr="00040118">
              <w:rPr>
                <w:sz w:val="19"/>
                <w:szCs w:val="19"/>
              </w:rPr>
              <w:t>0</w:t>
            </w:r>
          </w:p>
        </w:tc>
        <w:tc>
          <w:tcPr>
            <w:tcW w:w="881" w:type="dxa"/>
            <w:tcBorders>
              <w:top w:val="nil"/>
              <w:left w:val="nil"/>
              <w:bottom w:val="nil"/>
              <w:right w:val="nil"/>
            </w:tcBorders>
          </w:tcPr>
          <w:p w14:paraId="6A888885"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6395E559" w14:textId="731E3FF5" w:rsidR="00B43847" w:rsidRPr="00040118" w:rsidRDefault="00B43847" w:rsidP="00A92122">
            <w:pPr>
              <w:spacing w:after="0"/>
              <w:jc w:val="right"/>
              <w:rPr>
                <w:sz w:val="19"/>
                <w:szCs w:val="19"/>
              </w:rPr>
            </w:pPr>
            <w:r w:rsidRPr="00040118">
              <w:rPr>
                <w:sz w:val="19"/>
                <w:szCs w:val="19"/>
              </w:rPr>
              <w:t>2</w:t>
            </w:r>
          </w:p>
        </w:tc>
        <w:tc>
          <w:tcPr>
            <w:tcW w:w="880" w:type="dxa"/>
            <w:tcBorders>
              <w:top w:val="nil"/>
              <w:left w:val="nil"/>
              <w:bottom w:val="nil"/>
              <w:right w:val="nil"/>
            </w:tcBorders>
            <w:noWrap/>
            <w:vAlign w:val="bottom"/>
          </w:tcPr>
          <w:p w14:paraId="088C61D9"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0C92857F" w14:textId="77777777" w:rsidR="00B43847" w:rsidRPr="00040118" w:rsidRDefault="00B43847" w:rsidP="00A92122">
            <w:pPr>
              <w:spacing w:after="0"/>
              <w:jc w:val="right"/>
              <w:rPr>
                <w:sz w:val="19"/>
                <w:szCs w:val="19"/>
              </w:rPr>
            </w:pPr>
          </w:p>
        </w:tc>
      </w:tr>
      <w:tr w:rsidR="00B43847" w:rsidRPr="00040118" w14:paraId="036EEBA6" w14:textId="77777777" w:rsidTr="00CE3F73">
        <w:tc>
          <w:tcPr>
            <w:tcW w:w="0" w:type="auto"/>
            <w:tcBorders>
              <w:top w:val="nil"/>
              <w:left w:val="nil"/>
              <w:bottom w:val="nil"/>
              <w:right w:val="nil"/>
            </w:tcBorders>
            <w:noWrap/>
            <w:vAlign w:val="bottom"/>
          </w:tcPr>
          <w:p w14:paraId="71C85348"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2D2FEA04" w14:textId="77777777" w:rsidR="00B43847" w:rsidRPr="00040118" w:rsidRDefault="00B43847" w:rsidP="00A92122">
            <w:pPr>
              <w:spacing w:after="0"/>
              <w:jc w:val="right"/>
              <w:rPr>
                <w:sz w:val="19"/>
                <w:szCs w:val="19"/>
              </w:rPr>
            </w:pPr>
            <w:r w:rsidRPr="00040118">
              <w:rPr>
                <w:sz w:val="19"/>
                <w:szCs w:val="19"/>
              </w:rPr>
              <w:t>JV</w:t>
            </w:r>
          </w:p>
        </w:tc>
        <w:tc>
          <w:tcPr>
            <w:tcW w:w="880" w:type="dxa"/>
            <w:tcBorders>
              <w:top w:val="nil"/>
              <w:left w:val="nil"/>
              <w:bottom w:val="nil"/>
              <w:right w:val="nil"/>
            </w:tcBorders>
            <w:noWrap/>
            <w:vAlign w:val="bottom"/>
          </w:tcPr>
          <w:p w14:paraId="223174D8" w14:textId="77777777" w:rsidR="00B43847" w:rsidRPr="00040118" w:rsidRDefault="00B43847" w:rsidP="00A92122">
            <w:pPr>
              <w:spacing w:after="0"/>
              <w:jc w:val="right"/>
              <w:rPr>
                <w:sz w:val="19"/>
                <w:szCs w:val="19"/>
              </w:rPr>
            </w:pPr>
            <w:r w:rsidRPr="00040118">
              <w:rPr>
                <w:sz w:val="19"/>
                <w:szCs w:val="19"/>
              </w:rPr>
              <w:t>0</w:t>
            </w:r>
          </w:p>
        </w:tc>
        <w:tc>
          <w:tcPr>
            <w:tcW w:w="880" w:type="dxa"/>
            <w:tcBorders>
              <w:top w:val="nil"/>
              <w:left w:val="nil"/>
              <w:bottom w:val="nil"/>
              <w:right w:val="nil"/>
            </w:tcBorders>
            <w:noWrap/>
            <w:vAlign w:val="bottom"/>
          </w:tcPr>
          <w:p w14:paraId="5E5C50B1" w14:textId="77777777" w:rsidR="00B43847" w:rsidRPr="00040118" w:rsidRDefault="00B43847" w:rsidP="00A92122">
            <w:pPr>
              <w:spacing w:after="0"/>
              <w:jc w:val="right"/>
              <w:rPr>
                <w:sz w:val="19"/>
                <w:szCs w:val="19"/>
              </w:rPr>
            </w:pPr>
            <w:r w:rsidRPr="00040118">
              <w:rPr>
                <w:sz w:val="19"/>
                <w:szCs w:val="19"/>
              </w:rPr>
              <w:t>3</w:t>
            </w:r>
          </w:p>
        </w:tc>
        <w:tc>
          <w:tcPr>
            <w:tcW w:w="881" w:type="dxa"/>
            <w:tcBorders>
              <w:top w:val="nil"/>
              <w:left w:val="nil"/>
              <w:bottom w:val="nil"/>
              <w:right w:val="nil"/>
            </w:tcBorders>
            <w:vAlign w:val="bottom"/>
          </w:tcPr>
          <w:p w14:paraId="1690886B" w14:textId="77777777" w:rsidR="00B43847" w:rsidRPr="00040118" w:rsidRDefault="00B43847" w:rsidP="00A92122">
            <w:pPr>
              <w:spacing w:after="0"/>
              <w:jc w:val="right"/>
              <w:rPr>
                <w:sz w:val="19"/>
                <w:szCs w:val="19"/>
              </w:rPr>
            </w:pPr>
            <w:r w:rsidRPr="00040118">
              <w:rPr>
                <w:sz w:val="19"/>
                <w:szCs w:val="19"/>
              </w:rPr>
              <w:t>0</w:t>
            </w:r>
          </w:p>
        </w:tc>
        <w:tc>
          <w:tcPr>
            <w:tcW w:w="881" w:type="dxa"/>
            <w:tcBorders>
              <w:top w:val="nil"/>
              <w:left w:val="nil"/>
              <w:bottom w:val="nil"/>
              <w:right w:val="nil"/>
            </w:tcBorders>
          </w:tcPr>
          <w:p w14:paraId="42930329"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41CE3CD9" w14:textId="12EA5386" w:rsidR="00B43847" w:rsidRPr="00040118" w:rsidRDefault="00B43847" w:rsidP="00A92122">
            <w:pPr>
              <w:spacing w:after="0"/>
              <w:jc w:val="right"/>
              <w:rPr>
                <w:sz w:val="19"/>
                <w:szCs w:val="19"/>
              </w:rPr>
            </w:pPr>
            <w:r w:rsidRPr="00040118">
              <w:rPr>
                <w:sz w:val="19"/>
                <w:szCs w:val="19"/>
              </w:rPr>
              <w:t>3</w:t>
            </w:r>
          </w:p>
        </w:tc>
        <w:tc>
          <w:tcPr>
            <w:tcW w:w="880" w:type="dxa"/>
            <w:tcBorders>
              <w:top w:val="nil"/>
              <w:left w:val="nil"/>
              <w:bottom w:val="nil"/>
              <w:right w:val="nil"/>
            </w:tcBorders>
            <w:noWrap/>
            <w:vAlign w:val="bottom"/>
          </w:tcPr>
          <w:p w14:paraId="200131B7"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68DD0DFF" w14:textId="77777777" w:rsidR="00B43847" w:rsidRPr="00040118" w:rsidRDefault="00B43847" w:rsidP="00A92122">
            <w:pPr>
              <w:spacing w:after="0"/>
              <w:jc w:val="right"/>
              <w:rPr>
                <w:sz w:val="19"/>
                <w:szCs w:val="19"/>
              </w:rPr>
            </w:pPr>
          </w:p>
        </w:tc>
      </w:tr>
      <w:tr w:rsidR="00B43847" w:rsidRPr="00040118" w14:paraId="70195E08" w14:textId="77777777" w:rsidTr="00CE3F73">
        <w:tc>
          <w:tcPr>
            <w:tcW w:w="0" w:type="auto"/>
            <w:tcBorders>
              <w:top w:val="nil"/>
              <w:left w:val="nil"/>
              <w:bottom w:val="nil"/>
              <w:right w:val="nil"/>
            </w:tcBorders>
            <w:noWrap/>
            <w:vAlign w:val="bottom"/>
          </w:tcPr>
          <w:p w14:paraId="5152E405"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74026DCD" w14:textId="77777777" w:rsidR="00B43847" w:rsidRPr="00040118" w:rsidRDefault="00B43847" w:rsidP="00A92122">
            <w:pPr>
              <w:spacing w:after="0"/>
              <w:jc w:val="right"/>
              <w:rPr>
                <w:sz w:val="19"/>
                <w:szCs w:val="19"/>
              </w:rPr>
            </w:pPr>
            <w:r w:rsidRPr="00040118">
              <w:rPr>
                <w:sz w:val="19"/>
                <w:szCs w:val="19"/>
              </w:rPr>
              <w:t>Total</w:t>
            </w:r>
          </w:p>
        </w:tc>
        <w:tc>
          <w:tcPr>
            <w:tcW w:w="880" w:type="dxa"/>
            <w:tcBorders>
              <w:top w:val="nil"/>
              <w:left w:val="nil"/>
              <w:bottom w:val="nil"/>
              <w:right w:val="nil"/>
            </w:tcBorders>
            <w:noWrap/>
            <w:vAlign w:val="bottom"/>
          </w:tcPr>
          <w:p w14:paraId="1C3B5772" w14:textId="77777777" w:rsidR="00B43847" w:rsidRPr="00040118" w:rsidRDefault="00B43847" w:rsidP="00A92122">
            <w:pPr>
              <w:spacing w:after="0"/>
              <w:jc w:val="right"/>
              <w:rPr>
                <w:sz w:val="19"/>
                <w:szCs w:val="19"/>
              </w:rPr>
            </w:pPr>
            <w:r w:rsidRPr="00040118">
              <w:rPr>
                <w:sz w:val="19"/>
                <w:szCs w:val="19"/>
              </w:rPr>
              <w:t>1,746</w:t>
            </w:r>
          </w:p>
        </w:tc>
        <w:tc>
          <w:tcPr>
            <w:tcW w:w="880" w:type="dxa"/>
            <w:tcBorders>
              <w:top w:val="nil"/>
              <w:left w:val="nil"/>
              <w:bottom w:val="nil"/>
              <w:right w:val="nil"/>
            </w:tcBorders>
            <w:noWrap/>
            <w:vAlign w:val="bottom"/>
          </w:tcPr>
          <w:p w14:paraId="2B968190" w14:textId="77777777" w:rsidR="00B43847" w:rsidRPr="00040118" w:rsidRDefault="00B43847" w:rsidP="00A92122">
            <w:pPr>
              <w:spacing w:after="0"/>
              <w:jc w:val="right"/>
              <w:rPr>
                <w:sz w:val="19"/>
                <w:szCs w:val="19"/>
              </w:rPr>
            </w:pPr>
            <w:r w:rsidRPr="00040118">
              <w:rPr>
                <w:sz w:val="19"/>
                <w:szCs w:val="19"/>
              </w:rPr>
              <w:t>6,228</w:t>
            </w:r>
          </w:p>
        </w:tc>
        <w:tc>
          <w:tcPr>
            <w:tcW w:w="881" w:type="dxa"/>
            <w:tcBorders>
              <w:top w:val="nil"/>
              <w:left w:val="nil"/>
              <w:bottom w:val="nil"/>
              <w:right w:val="nil"/>
            </w:tcBorders>
            <w:vAlign w:val="bottom"/>
          </w:tcPr>
          <w:p w14:paraId="47F54049" w14:textId="77777777" w:rsidR="00B43847" w:rsidRPr="00040118" w:rsidRDefault="00B43847" w:rsidP="00A92122">
            <w:pPr>
              <w:spacing w:after="0"/>
              <w:jc w:val="right"/>
              <w:rPr>
                <w:sz w:val="19"/>
                <w:szCs w:val="19"/>
              </w:rPr>
            </w:pPr>
            <w:r w:rsidRPr="00040118">
              <w:rPr>
                <w:sz w:val="19"/>
                <w:szCs w:val="19"/>
              </w:rPr>
              <w:t>17</w:t>
            </w:r>
          </w:p>
        </w:tc>
        <w:tc>
          <w:tcPr>
            <w:tcW w:w="881" w:type="dxa"/>
            <w:tcBorders>
              <w:top w:val="nil"/>
              <w:left w:val="nil"/>
              <w:bottom w:val="nil"/>
              <w:right w:val="nil"/>
            </w:tcBorders>
          </w:tcPr>
          <w:p w14:paraId="500B4C16"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26B01B98" w14:textId="1CED20AD" w:rsidR="00B43847" w:rsidRPr="00040118" w:rsidRDefault="00B43847" w:rsidP="00A92122">
            <w:pPr>
              <w:spacing w:after="0"/>
              <w:jc w:val="right"/>
              <w:rPr>
                <w:sz w:val="19"/>
                <w:szCs w:val="19"/>
              </w:rPr>
            </w:pPr>
            <w:r w:rsidRPr="00040118">
              <w:rPr>
                <w:sz w:val="19"/>
                <w:szCs w:val="19"/>
              </w:rPr>
              <w:t>7,991</w:t>
            </w:r>
          </w:p>
        </w:tc>
        <w:tc>
          <w:tcPr>
            <w:tcW w:w="880" w:type="dxa"/>
            <w:tcBorders>
              <w:top w:val="nil"/>
              <w:left w:val="nil"/>
              <w:bottom w:val="nil"/>
              <w:right w:val="nil"/>
            </w:tcBorders>
            <w:noWrap/>
            <w:vAlign w:val="bottom"/>
          </w:tcPr>
          <w:p w14:paraId="4D1F5F59" w14:textId="77777777" w:rsidR="00B43847" w:rsidRPr="00040118" w:rsidRDefault="00B43847" w:rsidP="00A92122">
            <w:pPr>
              <w:spacing w:after="0"/>
              <w:jc w:val="right"/>
              <w:rPr>
                <w:sz w:val="19"/>
                <w:szCs w:val="19"/>
              </w:rPr>
            </w:pPr>
            <w:r w:rsidRPr="00040118">
              <w:rPr>
                <w:sz w:val="19"/>
                <w:szCs w:val="19"/>
              </w:rPr>
              <w:t>50,000</w:t>
            </w:r>
          </w:p>
        </w:tc>
        <w:tc>
          <w:tcPr>
            <w:tcW w:w="881" w:type="dxa"/>
            <w:tcBorders>
              <w:top w:val="nil"/>
              <w:left w:val="nil"/>
              <w:bottom w:val="nil"/>
              <w:right w:val="nil"/>
            </w:tcBorders>
            <w:noWrap/>
            <w:vAlign w:val="bottom"/>
          </w:tcPr>
          <w:p w14:paraId="4799BDF6" w14:textId="77777777" w:rsidR="00B43847" w:rsidRPr="00040118" w:rsidRDefault="00B43847" w:rsidP="00A92122">
            <w:pPr>
              <w:spacing w:after="0"/>
              <w:jc w:val="right"/>
              <w:rPr>
                <w:sz w:val="19"/>
                <w:szCs w:val="19"/>
              </w:rPr>
            </w:pPr>
            <w:r w:rsidRPr="00040118">
              <w:rPr>
                <w:sz w:val="19"/>
                <w:szCs w:val="19"/>
              </w:rPr>
              <w:t>11,475</w:t>
            </w:r>
          </w:p>
        </w:tc>
      </w:tr>
      <w:tr w:rsidR="00B43847" w:rsidRPr="00040118" w14:paraId="3C18B395" w14:textId="77777777" w:rsidTr="00CE3F73">
        <w:tc>
          <w:tcPr>
            <w:tcW w:w="0" w:type="auto"/>
            <w:tcBorders>
              <w:top w:val="nil"/>
              <w:left w:val="nil"/>
              <w:bottom w:val="nil"/>
              <w:right w:val="nil"/>
            </w:tcBorders>
            <w:noWrap/>
            <w:vAlign w:val="bottom"/>
          </w:tcPr>
          <w:p w14:paraId="183946AE" w14:textId="77777777" w:rsidR="00B43847" w:rsidRPr="00040118" w:rsidRDefault="00B43847" w:rsidP="00A92122">
            <w:pPr>
              <w:spacing w:after="0"/>
              <w:jc w:val="right"/>
              <w:rPr>
                <w:sz w:val="19"/>
                <w:szCs w:val="19"/>
              </w:rPr>
            </w:pPr>
            <w:r w:rsidRPr="00040118">
              <w:rPr>
                <w:sz w:val="19"/>
                <w:szCs w:val="19"/>
              </w:rPr>
              <w:t>1983</w:t>
            </w:r>
          </w:p>
        </w:tc>
        <w:tc>
          <w:tcPr>
            <w:tcW w:w="0" w:type="auto"/>
            <w:tcBorders>
              <w:top w:val="nil"/>
              <w:left w:val="nil"/>
              <w:bottom w:val="nil"/>
              <w:right w:val="nil"/>
            </w:tcBorders>
            <w:noWrap/>
            <w:vAlign w:val="bottom"/>
          </w:tcPr>
          <w:p w14:paraId="685938BB" w14:textId="77777777" w:rsidR="00B43847" w:rsidRPr="00040118" w:rsidRDefault="00B43847" w:rsidP="00A92122">
            <w:pPr>
              <w:spacing w:after="0"/>
              <w:jc w:val="right"/>
              <w:rPr>
                <w:sz w:val="19"/>
                <w:szCs w:val="19"/>
              </w:rPr>
            </w:pPr>
            <w:r w:rsidRPr="00040118">
              <w:rPr>
                <w:sz w:val="19"/>
                <w:szCs w:val="19"/>
              </w:rPr>
              <w:t>Foreign</w:t>
            </w:r>
          </w:p>
        </w:tc>
        <w:tc>
          <w:tcPr>
            <w:tcW w:w="880" w:type="dxa"/>
            <w:tcBorders>
              <w:top w:val="nil"/>
              <w:left w:val="nil"/>
              <w:bottom w:val="nil"/>
              <w:right w:val="nil"/>
            </w:tcBorders>
            <w:noWrap/>
            <w:vAlign w:val="bottom"/>
          </w:tcPr>
          <w:p w14:paraId="41E24EA0" w14:textId="77777777" w:rsidR="00B43847" w:rsidRPr="00040118" w:rsidRDefault="00B43847" w:rsidP="00A92122">
            <w:pPr>
              <w:spacing w:after="0"/>
              <w:jc w:val="right"/>
              <w:rPr>
                <w:sz w:val="19"/>
                <w:szCs w:val="19"/>
              </w:rPr>
            </w:pPr>
            <w:r w:rsidRPr="00040118">
              <w:rPr>
                <w:sz w:val="19"/>
                <w:szCs w:val="19"/>
              </w:rPr>
              <w:t>671</w:t>
            </w:r>
          </w:p>
        </w:tc>
        <w:tc>
          <w:tcPr>
            <w:tcW w:w="880" w:type="dxa"/>
            <w:tcBorders>
              <w:top w:val="nil"/>
              <w:left w:val="nil"/>
              <w:bottom w:val="nil"/>
              <w:right w:val="nil"/>
            </w:tcBorders>
            <w:noWrap/>
            <w:vAlign w:val="bottom"/>
          </w:tcPr>
          <w:p w14:paraId="21EF3129" w14:textId="77777777" w:rsidR="00B43847" w:rsidRPr="00040118" w:rsidRDefault="00B43847" w:rsidP="00A92122">
            <w:pPr>
              <w:spacing w:after="0"/>
              <w:jc w:val="right"/>
              <w:rPr>
                <w:sz w:val="19"/>
                <w:szCs w:val="19"/>
              </w:rPr>
            </w:pPr>
            <w:r w:rsidRPr="00040118">
              <w:rPr>
                <w:sz w:val="19"/>
                <w:szCs w:val="19"/>
              </w:rPr>
              <w:t>4,726</w:t>
            </w:r>
          </w:p>
        </w:tc>
        <w:tc>
          <w:tcPr>
            <w:tcW w:w="881" w:type="dxa"/>
            <w:tcBorders>
              <w:top w:val="nil"/>
              <w:left w:val="nil"/>
              <w:bottom w:val="nil"/>
              <w:right w:val="nil"/>
            </w:tcBorders>
            <w:vAlign w:val="bottom"/>
          </w:tcPr>
          <w:p w14:paraId="703DADFC" w14:textId="77777777" w:rsidR="00B43847" w:rsidRPr="00040118" w:rsidRDefault="00B43847" w:rsidP="00A92122">
            <w:pPr>
              <w:spacing w:after="0"/>
              <w:jc w:val="right"/>
              <w:rPr>
                <w:sz w:val="19"/>
                <w:szCs w:val="19"/>
              </w:rPr>
            </w:pPr>
            <w:r w:rsidRPr="00040118">
              <w:rPr>
                <w:sz w:val="19"/>
                <w:szCs w:val="19"/>
              </w:rPr>
              <w:t>18</w:t>
            </w:r>
          </w:p>
        </w:tc>
        <w:tc>
          <w:tcPr>
            <w:tcW w:w="881" w:type="dxa"/>
            <w:tcBorders>
              <w:top w:val="nil"/>
              <w:left w:val="nil"/>
              <w:bottom w:val="nil"/>
              <w:right w:val="nil"/>
            </w:tcBorders>
          </w:tcPr>
          <w:p w14:paraId="3B4345E0"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09489051" w14:textId="5C72CD85" w:rsidR="00B43847" w:rsidRPr="00040118" w:rsidRDefault="00B43847" w:rsidP="00A92122">
            <w:pPr>
              <w:spacing w:after="0"/>
              <w:jc w:val="right"/>
              <w:rPr>
                <w:sz w:val="19"/>
                <w:szCs w:val="19"/>
              </w:rPr>
            </w:pPr>
            <w:r w:rsidRPr="00040118">
              <w:rPr>
                <w:sz w:val="19"/>
                <w:szCs w:val="19"/>
              </w:rPr>
              <w:t>5,415</w:t>
            </w:r>
          </w:p>
        </w:tc>
        <w:tc>
          <w:tcPr>
            <w:tcW w:w="880" w:type="dxa"/>
            <w:tcBorders>
              <w:top w:val="nil"/>
              <w:left w:val="nil"/>
              <w:bottom w:val="nil"/>
              <w:right w:val="nil"/>
            </w:tcBorders>
            <w:noWrap/>
            <w:vAlign w:val="bottom"/>
          </w:tcPr>
          <w:p w14:paraId="3FD518F7"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6D2B95A4" w14:textId="77777777" w:rsidR="00B43847" w:rsidRPr="00040118" w:rsidRDefault="00B43847" w:rsidP="00A92122">
            <w:pPr>
              <w:spacing w:after="0"/>
              <w:jc w:val="right"/>
              <w:rPr>
                <w:sz w:val="19"/>
                <w:szCs w:val="19"/>
              </w:rPr>
            </w:pPr>
          </w:p>
        </w:tc>
      </w:tr>
      <w:tr w:rsidR="00B43847" w:rsidRPr="00040118" w14:paraId="7209D71C" w14:textId="77777777" w:rsidTr="00CE3F73">
        <w:tc>
          <w:tcPr>
            <w:tcW w:w="0" w:type="auto"/>
            <w:tcBorders>
              <w:top w:val="nil"/>
              <w:left w:val="nil"/>
              <w:bottom w:val="nil"/>
              <w:right w:val="nil"/>
            </w:tcBorders>
            <w:noWrap/>
            <w:vAlign w:val="bottom"/>
          </w:tcPr>
          <w:p w14:paraId="1AAE307A"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27866787" w14:textId="77777777" w:rsidR="00B43847" w:rsidRPr="00040118" w:rsidRDefault="00B43847" w:rsidP="00A92122">
            <w:pPr>
              <w:spacing w:after="0"/>
              <w:jc w:val="right"/>
              <w:rPr>
                <w:sz w:val="19"/>
                <w:szCs w:val="19"/>
              </w:rPr>
            </w:pPr>
            <w:r w:rsidRPr="00040118">
              <w:rPr>
                <w:sz w:val="19"/>
                <w:szCs w:val="19"/>
              </w:rPr>
              <w:t>U.S.</w:t>
            </w:r>
          </w:p>
        </w:tc>
        <w:tc>
          <w:tcPr>
            <w:tcW w:w="880" w:type="dxa"/>
            <w:tcBorders>
              <w:top w:val="nil"/>
              <w:left w:val="nil"/>
              <w:bottom w:val="nil"/>
              <w:right w:val="nil"/>
            </w:tcBorders>
            <w:noWrap/>
            <w:vAlign w:val="bottom"/>
          </w:tcPr>
          <w:p w14:paraId="6A3E6A27" w14:textId="77777777" w:rsidR="00B43847" w:rsidRPr="00040118" w:rsidRDefault="00B43847" w:rsidP="00A92122">
            <w:pPr>
              <w:spacing w:after="0"/>
              <w:jc w:val="right"/>
              <w:rPr>
                <w:sz w:val="19"/>
                <w:szCs w:val="19"/>
              </w:rPr>
            </w:pPr>
            <w:r w:rsidRPr="00040118">
              <w:rPr>
                <w:sz w:val="19"/>
                <w:szCs w:val="19"/>
              </w:rPr>
              <w:t>7</w:t>
            </w:r>
          </w:p>
        </w:tc>
        <w:tc>
          <w:tcPr>
            <w:tcW w:w="880" w:type="dxa"/>
            <w:tcBorders>
              <w:top w:val="nil"/>
              <w:left w:val="nil"/>
              <w:bottom w:val="nil"/>
              <w:right w:val="nil"/>
            </w:tcBorders>
            <w:noWrap/>
            <w:vAlign w:val="bottom"/>
          </w:tcPr>
          <w:p w14:paraId="777B3846" w14:textId="77777777" w:rsidR="00B43847" w:rsidRPr="00040118" w:rsidRDefault="00B43847" w:rsidP="00A92122">
            <w:pPr>
              <w:spacing w:after="0"/>
              <w:jc w:val="right"/>
              <w:rPr>
                <w:sz w:val="19"/>
                <w:szCs w:val="19"/>
              </w:rPr>
            </w:pPr>
            <w:r w:rsidRPr="00040118">
              <w:rPr>
                <w:sz w:val="19"/>
                <w:szCs w:val="19"/>
              </w:rPr>
              <w:t>8</w:t>
            </w:r>
          </w:p>
        </w:tc>
        <w:tc>
          <w:tcPr>
            <w:tcW w:w="881" w:type="dxa"/>
            <w:tcBorders>
              <w:top w:val="nil"/>
              <w:left w:val="nil"/>
              <w:bottom w:val="nil"/>
              <w:right w:val="nil"/>
            </w:tcBorders>
            <w:vAlign w:val="bottom"/>
          </w:tcPr>
          <w:p w14:paraId="4D2ADB07" w14:textId="77777777" w:rsidR="00B43847" w:rsidRPr="00040118" w:rsidRDefault="00B43847" w:rsidP="00A92122">
            <w:pPr>
              <w:spacing w:after="0"/>
              <w:jc w:val="right"/>
              <w:rPr>
                <w:sz w:val="19"/>
                <w:szCs w:val="19"/>
              </w:rPr>
            </w:pPr>
            <w:r w:rsidRPr="00040118">
              <w:rPr>
                <w:sz w:val="19"/>
                <w:szCs w:val="19"/>
              </w:rPr>
              <w:t>0</w:t>
            </w:r>
          </w:p>
        </w:tc>
        <w:tc>
          <w:tcPr>
            <w:tcW w:w="881" w:type="dxa"/>
            <w:tcBorders>
              <w:top w:val="nil"/>
              <w:left w:val="nil"/>
              <w:bottom w:val="nil"/>
              <w:right w:val="nil"/>
            </w:tcBorders>
          </w:tcPr>
          <w:p w14:paraId="0CE94C65"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0021704B" w14:textId="1EDC850F" w:rsidR="00B43847" w:rsidRPr="00040118" w:rsidRDefault="00B43847" w:rsidP="00A92122">
            <w:pPr>
              <w:spacing w:after="0"/>
              <w:jc w:val="right"/>
              <w:rPr>
                <w:sz w:val="19"/>
                <w:szCs w:val="19"/>
              </w:rPr>
            </w:pPr>
            <w:r w:rsidRPr="00040118">
              <w:rPr>
                <w:sz w:val="19"/>
                <w:szCs w:val="19"/>
              </w:rPr>
              <w:t>15</w:t>
            </w:r>
          </w:p>
        </w:tc>
        <w:tc>
          <w:tcPr>
            <w:tcW w:w="880" w:type="dxa"/>
            <w:tcBorders>
              <w:top w:val="nil"/>
              <w:left w:val="nil"/>
              <w:bottom w:val="nil"/>
              <w:right w:val="nil"/>
            </w:tcBorders>
            <w:noWrap/>
            <w:vAlign w:val="bottom"/>
          </w:tcPr>
          <w:p w14:paraId="1DDD8B12"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572CF041" w14:textId="77777777" w:rsidR="00B43847" w:rsidRPr="00040118" w:rsidRDefault="00B43847" w:rsidP="00A92122">
            <w:pPr>
              <w:spacing w:after="0"/>
              <w:jc w:val="right"/>
              <w:rPr>
                <w:sz w:val="19"/>
                <w:szCs w:val="19"/>
              </w:rPr>
            </w:pPr>
          </w:p>
        </w:tc>
      </w:tr>
      <w:tr w:rsidR="00B43847" w:rsidRPr="00040118" w14:paraId="34E3F4C1" w14:textId="77777777" w:rsidTr="00CE3F73">
        <w:tc>
          <w:tcPr>
            <w:tcW w:w="0" w:type="auto"/>
            <w:tcBorders>
              <w:top w:val="nil"/>
              <w:left w:val="nil"/>
              <w:bottom w:val="nil"/>
              <w:right w:val="nil"/>
            </w:tcBorders>
            <w:noWrap/>
            <w:vAlign w:val="bottom"/>
          </w:tcPr>
          <w:p w14:paraId="7E8E43C8"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32CB3E2D" w14:textId="77777777" w:rsidR="00B43847" w:rsidRPr="00040118" w:rsidRDefault="00B43847" w:rsidP="00A92122">
            <w:pPr>
              <w:spacing w:after="0"/>
              <w:jc w:val="right"/>
              <w:rPr>
                <w:sz w:val="19"/>
                <w:szCs w:val="19"/>
              </w:rPr>
            </w:pPr>
            <w:r w:rsidRPr="00040118">
              <w:rPr>
                <w:sz w:val="19"/>
                <w:szCs w:val="19"/>
              </w:rPr>
              <w:t>JV</w:t>
            </w:r>
          </w:p>
        </w:tc>
        <w:tc>
          <w:tcPr>
            <w:tcW w:w="880" w:type="dxa"/>
            <w:tcBorders>
              <w:top w:val="nil"/>
              <w:left w:val="nil"/>
              <w:bottom w:val="nil"/>
              <w:right w:val="nil"/>
            </w:tcBorders>
            <w:noWrap/>
            <w:vAlign w:val="bottom"/>
          </w:tcPr>
          <w:p w14:paraId="3A1D1B31" w14:textId="77777777" w:rsidR="00B43847" w:rsidRPr="00040118" w:rsidRDefault="00B43847" w:rsidP="00A92122">
            <w:pPr>
              <w:spacing w:after="0"/>
              <w:jc w:val="right"/>
              <w:rPr>
                <w:sz w:val="19"/>
                <w:szCs w:val="19"/>
              </w:rPr>
            </w:pPr>
            <w:r w:rsidRPr="00040118">
              <w:rPr>
                <w:sz w:val="19"/>
                <w:szCs w:val="19"/>
              </w:rPr>
              <w:t>1,934</w:t>
            </w:r>
          </w:p>
        </w:tc>
        <w:tc>
          <w:tcPr>
            <w:tcW w:w="880" w:type="dxa"/>
            <w:tcBorders>
              <w:top w:val="nil"/>
              <w:left w:val="nil"/>
              <w:bottom w:val="nil"/>
              <w:right w:val="nil"/>
            </w:tcBorders>
            <w:noWrap/>
            <w:vAlign w:val="bottom"/>
          </w:tcPr>
          <w:p w14:paraId="09A8EE49" w14:textId="77777777" w:rsidR="00B43847" w:rsidRPr="00040118" w:rsidRDefault="00B43847" w:rsidP="00A92122">
            <w:pPr>
              <w:spacing w:after="0"/>
              <w:jc w:val="right"/>
              <w:rPr>
                <w:sz w:val="19"/>
                <w:szCs w:val="19"/>
              </w:rPr>
            </w:pPr>
            <w:r w:rsidRPr="00040118">
              <w:rPr>
                <w:sz w:val="19"/>
                <w:szCs w:val="19"/>
              </w:rPr>
              <w:t>41</w:t>
            </w:r>
          </w:p>
        </w:tc>
        <w:tc>
          <w:tcPr>
            <w:tcW w:w="881" w:type="dxa"/>
            <w:tcBorders>
              <w:top w:val="nil"/>
              <w:left w:val="nil"/>
              <w:bottom w:val="nil"/>
              <w:right w:val="nil"/>
            </w:tcBorders>
            <w:vAlign w:val="bottom"/>
          </w:tcPr>
          <w:p w14:paraId="30CA24F0" w14:textId="77777777" w:rsidR="00B43847" w:rsidRPr="00040118" w:rsidRDefault="00B43847" w:rsidP="00A92122">
            <w:pPr>
              <w:spacing w:after="0"/>
              <w:jc w:val="right"/>
              <w:rPr>
                <w:sz w:val="19"/>
                <w:szCs w:val="19"/>
              </w:rPr>
            </w:pPr>
            <w:r w:rsidRPr="00040118">
              <w:rPr>
                <w:sz w:val="19"/>
                <w:szCs w:val="19"/>
              </w:rPr>
              <w:t>0</w:t>
            </w:r>
          </w:p>
        </w:tc>
        <w:tc>
          <w:tcPr>
            <w:tcW w:w="881" w:type="dxa"/>
            <w:tcBorders>
              <w:top w:val="nil"/>
              <w:left w:val="nil"/>
              <w:bottom w:val="nil"/>
              <w:right w:val="nil"/>
            </w:tcBorders>
          </w:tcPr>
          <w:p w14:paraId="2C08989A"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55F7CA6D" w14:textId="6D247E27" w:rsidR="00B43847" w:rsidRPr="00040118" w:rsidRDefault="00B43847" w:rsidP="00A92122">
            <w:pPr>
              <w:spacing w:after="0"/>
              <w:jc w:val="right"/>
              <w:rPr>
                <w:sz w:val="19"/>
                <w:szCs w:val="19"/>
              </w:rPr>
            </w:pPr>
            <w:r w:rsidRPr="00040118">
              <w:rPr>
                <w:sz w:val="19"/>
                <w:szCs w:val="19"/>
              </w:rPr>
              <w:t>1,975</w:t>
            </w:r>
          </w:p>
        </w:tc>
        <w:tc>
          <w:tcPr>
            <w:tcW w:w="880" w:type="dxa"/>
            <w:tcBorders>
              <w:top w:val="nil"/>
              <w:left w:val="nil"/>
              <w:bottom w:val="nil"/>
              <w:right w:val="nil"/>
            </w:tcBorders>
            <w:noWrap/>
            <w:vAlign w:val="bottom"/>
          </w:tcPr>
          <w:p w14:paraId="1E1D9D21"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7121B32F" w14:textId="77777777" w:rsidR="00B43847" w:rsidRPr="00040118" w:rsidRDefault="00B43847" w:rsidP="00A92122">
            <w:pPr>
              <w:spacing w:after="0"/>
              <w:jc w:val="right"/>
              <w:rPr>
                <w:sz w:val="19"/>
                <w:szCs w:val="19"/>
              </w:rPr>
            </w:pPr>
          </w:p>
        </w:tc>
      </w:tr>
      <w:tr w:rsidR="00B43847" w:rsidRPr="00040118" w14:paraId="2502EC09" w14:textId="77777777" w:rsidTr="00CE3F73">
        <w:tc>
          <w:tcPr>
            <w:tcW w:w="0" w:type="auto"/>
            <w:tcBorders>
              <w:top w:val="nil"/>
              <w:left w:val="nil"/>
              <w:bottom w:val="nil"/>
              <w:right w:val="nil"/>
            </w:tcBorders>
            <w:noWrap/>
            <w:vAlign w:val="bottom"/>
          </w:tcPr>
          <w:p w14:paraId="2831727F"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0C023893" w14:textId="77777777" w:rsidR="00B43847" w:rsidRPr="00040118" w:rsidRDefault="00B43847" w:rsidP="00A92122">
            <w:pPr>
              <w:spacing w:after="0"/>
              <w:jc w:val="right"/>
              <w:rPr>
                <w:sz w:val="19"/>
                <w:szCs w:val="19"/>
              </w:rPr>
            </w:pPr>
            <w:r w:rsidRPr="00040118">
              <w:rPr>
                <w:sz w:val="19"/>
                <w:szCs w:val="19"/>
              </w:rPr>
              <w:t>Total</w:t>
            </w:r>
          </w:p>
        </w:tc>
        <w:tc>
          <w:tcPr>
            <w:tcW w:w="880" w:type="dxa"/>
            <w:tcBorders>
              <w:top w:val="nil"/>
              <w:left w:val="nil"/>
              <w:bottom w:val="nil"/>
              <w:right w:val="nil"/>
            </w:tcBorders>
            <w:noWrap/>
            <w:vAlign w:val="bottom"/>
          </w:tcPr>
          <w:p w14:paraId="4C4108FD" w14:textId="77777777" w:rsidR="00B43847" w:rsidRPr="00040118" w:rsidRDefault="00B43847" w:rsidP="00A92122">
            <w:pPr>
              <w:spacing w:after="0"/>
              <w:jc w:val="right"/>
              <w:rPr>
                <w:sz w:val="19"/>
                <w:szCs w:val="19"/>
              </w:rPr>
            </w:pPr>
            <w:r w:rsidRPr="00040118">
              <w:rPr>
                <w:sz w:val="19"/>
                <w:szCs w:val="19"/>
              </w:rPr>
              <w:t>2,612</w:t>
            </w:r>
          </w:p>
        </w:tc>
        <w:tc>
          <w:tcPr>
            <w:tcW w:w="880" w:type="dxa"/>
            <w:tcBorders>
              <w:top w:val="nil"/>
              <w:left w:val="nil"/>
              <w:bottom w:val="nil"/>
              <w:right w:val="nil"/>
            </w:tcBorders>
            <w:noWrap/>
            <w:vAlign w:val="bottom"/>
          </w:tcPr>
          <w:p w14:paraId="7602A47A" w14:textId="77777777" w:rsidR="00B43847" w:rsidRPr="00040118" w:rsidRDefault="00B43847" w:rsidP="00A92122">
            <w:pPr>
              <w:spacing w:after="0"/>
              <w:jc w:val="right"/>
              <w:rPr>
                <w:sz w:val="19"/>
                <w:szCs w:val="19"/>
              </w:rPr>
            </w:pPr>
            <w:r w:rsidRPr="00040118">
              <w:rPr>
                <w:sz w:val="19"/>
                <w:szCs w:val="19"/>
              </w:rPr>
              <w:t>4,775</w:t>
            </w:r>
          </w:p>
        </w:tc>
        <w:tc>
          <w:tcPr>
            <w:tcW w:w="881" w:type="dxa"/>
            <w:tcBorders>
              <w:top w:val="nil"/>
              <w:left w:val="nil"/>
              <w:bottom w:val="nil"/>
              <w:right w:val="nil"/>
            </w:tcBorders>
            <w:vAlign w:val="bottom"/>
          </w:tcPr>
          <w:p w14:paraId="5E6CE2F7" w14:textId="77777777" w:rsidR="00B43847" w:rsidRPr="00040118" w:rsidRDefault="00B43847" w:rsidP="00A92122">
            <w:pPr>
              <w:spacing w:after="0"/>
              <w:jc w:val="right"/>
              <w:rPr>
                <w:sz w:val="19"/>
                <w:szCs w:val="19"/>
              </w:rPr>
            </w:pPr>
            <w:r w:rsidRPr="00040118">
              <w:rPr>
                <w:sz w:val="19"/>
                <w:szCs w:val="19"/>
              </w:rPr>
              <w:t>18</w:t>
            </w:r>
          </w:p>
        </w:tc>
        <w:tc>
          <w:tcPr>
            <w:tcW w:w="881" w:type="dxa"/>
            <w:tcBorders>
              <w:top w:val="nil"/>
              <w:left w:val="nil"/>
              <w:bottom w:val="nil"/>
              <w:right w:val="nil"/>
            </w:tcBorders>
          </w:tcPr>
          <w:p w14:paraId="1E3DEEA0"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124C074F" w14:textId="60D31E4A" w:rsidR="00B43847" w:rsidRPr="00040118" w:rsidRDefault="00B43847" w:rsidP="00A92122">
            <w:pPr>
              <w:spacing w:after="0"/>
              <w:jc w:val="right"/>
              <w:rPr>
                <w:sz w:val="19"/>
                <w:szCs w:val="19"/>
              </w:rPr>
            </w:pPr>
            <w:r w:rsidRPr="00040118">
              <w:rPr>
                <w:sz w:val="19"/>
                <w:szCs w:val="19"/>
              </w:rPr>
              <w:t>7,405</w:t>
            </w:r>
          </w:p>
        </w:tc>
        <w:tc>
          <w:tcPr>
            <w:tcW w:w="880" w:type="dxa"/>
            <w:tcBorders>
              <w:top w:val="nil"/>
              <w:left w:val="nil"/>
              <w:bottom w:val="nil"/>
              <w:right w:val="nil"/>
            </w:tcBorders>
            <w:noWrap/>
            <w:vAlign w:val="bottom"/>
          </w:tcPr>
          <w:p w14:paraId="09C1128E" w14:textId="77777777" w:rsidR="00B43847" w:rsidRPr="00040118" w:rsidRDefault="00B43847" w:rsidP="00A92122">
            <w:pPr>
              <w:spacing w:after="0"/>
              <w:jc w:val="right"/>
              <w:rPr>
                <w:sz w:val="19"/>
                <w:szCs w:val="19"/>
              </w:rPr>
            </w:pPr>
            <w:r w:rsidRPr="00040118">
              <w:rPr>
                <w:sz w:val="19"/>
                <w:szCs w:val="19"/>
              </w:rPr>
              <w:t>50,000</w:t>
            </w:r>
          </w:p>
        </w:tc>
        <w:tc>
          <w:tcPr>
            <w:tcW w:w="881" w:type="dxa"/>
            <w:tcBorders>
              <w:top w:val="nil"/>
              <w:left w:val="nil"/>
              <w:bottom w:val="nil"/>
              <w:right w:val="nil"/>
            </w:tcBorders>
            <w:noWrap/>
            <w:vAlign w:val="bottom"/>
          </w:tcPr>
          <w:p w14:paraId="4EF1958C" w14:textId="77777777" w:rsidR="00B43847" w:rsidRPr="00040118" w:rsidRDefault="00B43847" w:rsidP="00A92122">
            <w:pPr>
              <w:spacing w:after="0"/>
              <w:jc w:val="right"/>
              <w:rPr>
                <w:sz w:val="19"/>
                <w:szCs w:val="19"/>
              </w:rPr>
            </w:pPr>
            <w:r w:rsidRPr="00040118">
              <w:rPr>
                <w:sz w:val="19"/>
                <w:szCs w:val="19"/>
              </w:rPr>
              <w:t>11,475</w:t>
            </w:r>
          </w:p>
        </w:tc>
      </w:tr>
      <w:tr w:rsidR="00B43847" w:rsidRPr="00040118" w14:paraId="20A46BB3" w14:textId="77777777" w:rsidTr="00CE3F73">
        <w:tc>
          <w:tcPr>
            <w:tcW w:w="0" w:type="auto"/>
            <w:tcBorders>
              <w:top w:val="nil"/>
              <w:left w:val="nil"/>
              <w:bottom w:val="nil"/>
              <w:right w:val="nil"/>
            </w:tcBorders>
            <w:noWrap/>
            <w:vAlign w:val="bottom"/>
          </w:tcPr>
          <w:p w14:paraId="7C25D661" w14:textId="77777777" w:rsidR="00B43847" w:rsidRPr="00040118" w:rsidRDefault="00B43847" w:rsidP="00A92122">
            <w:pPr>
              <w:spacing w:after="0"/>
              <w:jc w:val="right"/>
              <w:rPr>
                <w:sz w:val="19"/>
                <w:szCs w:val="19"/>
              </w:rPr>
            </w:pPr>
            <w:r w:rsidRPr="00040118">
              <w:rPr>
                <w:sz w:val="19"/>
                <w:szCs w:val="19"/>
              </w:rPr>
              <w:t>1984</w:t>
            </w:r>
          </w:p>
        </w:tc>
        <w:tc>
          <w:tcPr>
            <w:tcW w:w="0" w:type="auto"/>
            <w:tcBorders>
              <w:top w:val="nil"/>
              <w:left w:val="nil"/>
              <w:bottom w:val="nil"/>
              <w:right w:val="nil"/>
            </w:tcBorders>
            <w:noWrap/>
            <w:vAlign w:val="bottom"/>
          </w:tcPr>
          <w:p w14:paraId="529E4185" w14:textId="77777777" w:rsidR="00B43847" w:rsidRPr="00040118" w:rsidRDefault="00B43847" w:rsidP="00A92122">
            <w:pPr>
              <w:spacing w:after="0"/>
              <w:jc w:val="right"/>
              <w:rPr>
                <w:sz w:val="19"/>
                <w:szCs w:val="19"/>
              </w:rPr>
            </w:pPr>
            <w:r w:rsidRPr="00040118">
              <w:rPr>
                <w:sz w:val="19"/>
                <w:szCs w:val="19"/>
              </w:rPr>
              <w:t>Foreign</w:t>
            </w:r>
          </w:p>
        </w:tc>
        <w:tc>
          <w:tcPr>
            <w:tcW w:w="880" w:type="dxa"/>
            <w:tcBorders>
              <w:top w:val="nil"/>
              <w:left w:val="nil"/>
              <w:bottom w:val="nil"/>
              <w:right w:val="nil"/>
            </w:tcBorders>
            <w:noWrap/>
            <w:vAlign w:val="bottom"/>
          </w:tcPr>
          <w:p w14:paraId="1C4475F1" w14:textId="77777777" w:rsidR="00B43847" w:rsidRPr="00040118" w:rsidRDefault="00B43847" w:rsidP="00A92122">
            <w:pPr>
              <w:spacing w:after="0"/>
              <w:jc w:val="right"/>
              <w:rPr>
                <w:sz w:val="19"/>
                <w:szCs w:val="19"/>
              </w:rPr>
            </w:pPr>
            <w:r w:rsidRPr="00040118">
              <w:rPr>
                <w:sz w:val="19"/>
                <w:szCs w:val="19"/>
              </w:rPr>
              <w:t>214</w:t>
            </w:r>
          </w:p>
        </w:tc>
        <w:tc>
          <w:tcPr>
            <w:tcW w:w="880" w:type="dxa"/>
            <w:tcBorders>
              <w:top w:val="nil"/>
              <w:left w:val="nil"/>
              <w:bottom w:val="nil"/>
              <w:right w:val="nil"/>
            </w:tcBorders>
            <w:noWrap/>
            <w:vAlign w:val="bottom"/>
          </w:tcPr>
          <w:p w14:paraId="096D643D" w14:textId="77777777" w:rsidR="00B43847" w:rsidRPr="00040118" w:rsidRDefault="00B43847" w:rsidP="00A92122">
            <w:pPr>
              <w:spacing w:after="0"/>
              <w:jc w:val="right"/>
              <w:rPr>
                <w:sz w:val="19"/>
                <w:szCs w:val="19"/>
              </w:rPr>
            </w:pPr>
            <w:r w:rsidRPr="00040118">
              <w:rPr>
                <w:sz w:val="19"/>
                <w:szCs w:val="19"/>
              </w:rPr>
              <w:t>2,385</w:t>
            </w:r>
          </w:p>
        </w:tc>
        <w:tc>
          <w:tcPr>
            <w:tcW w:w="881" w:type="dxa"/>
            <w:tcBorders>
              <w:top w:val="nil"/>
              <w:left w:val="nil"/>
              <w:bottom w:val="nil"/>
              <w:right w:val="nil"/>
            </w:tcBorders>
            <w:vAlign w:val="bottom"/>
          </w:tcPr>
          <w:p w14:paraId="44AB28CA" w14:textId="77777777" w:rsidR="00B43847" w:rsidRPr="00040118" w:rsidRDefault="00B43847" w:rsidP="00A92122">
            <w:pPr>
              <w:spacing w:after="0"/>
              <w:jc w:val="right"/>
              <w:rPr>
                <w:sz w:val="19"/>
                <w:szCs w:val="19"/>
              </w:rPr>
            </w:pPr>
            <w:r w:rsidRPr="00040118">
              <w:rPr>
                <w:sz w:val="19"/>
                <w:szCs w:val="19"/>
              </w:rPr>
              <w:t>0</w:t>
            </w:r>
          </w:p>
        </w:tc>
        <w:tc>
          <w:tcPr>
            <w:tcW w:w="881" w:type="dxa"/>
            <w:tcBorders>
              <w:top w:val="nil"/>
              <w:left w:val="nil"/>
              <w:bottom w:val="nil"/>
              <w:right w:val="nil"/>
            </w:tcBorders>
          </w:tcPr>
          <w:p w14:paraId="76ADAC3F"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7548A2CC" w14:textId="48F83FA0" w:rsidR="00B43847" w:rsidRPr="00040118" w:rsidRDefault="00B43847" w:rsidP="00A92122">
            <w:pPr>
              <w:spacing w:after="0"/>
              <w:jc w:val="right"/>
              <w:rPr>
                <w:sz w:val="19"/>
                <w:szCs w:val="19"/>
              </w:rPr>
            </w:pPr>
            <w:r w:rsidRPr="00040118">
              <w:rPr>
                <w:sz w:val="19"/>
                <w:szCs w:val="19"/>
              </w:rPr>
              <w:t>2,599</w:t>
            </w:r>
          </w:p>
        </w:tc>
        <w:tc>
          <w:tcPr>
            <w:tcW w:w="880" w:type="dxa"/>
            <w:tcBorders>
              <w:top w:val="nil"/>
              <w:left w:val="nil"/>
              <w:bottom w:val="nil"/>
              <w:right w:val="nil"/>
            </w:tcBorders>
            <w:noWrap/>
            <w:vAlign w:val="bottom"/>
          </w:tcPr>
          <w:p w14:paraId="7E9A6F01"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05A18628" w14:textId="77777777" w:rsidR="00B43847" w:rsidRPr="00040118" w:rsidRDefault="00B43847" w:rsidP="00A92122">
            <w:pPr>
              <w:spacing w:after="0"/>
              <w:jc w:val="right"/>
              <w:rPr>
                <w:sz w:val="19"/>
                <w:szCs w:val="19"/>
              </w:rPr>
            </w:pPr>
          </w:p>
        </w:tc>
      </w:tr>
      <w:tr w:rsidR="00B43847" w:rsidRPr="00040118" w14:paraId="24E8FFD2" w14:textId="77777777" w:rsidTr="00CE3F73">
        <w:tc>
          <w:tcPr>
            <w:tcW w:w="0" w:type="auto"/>
            <w:tcBorders>
              <w:top w:val="nil"/>
              <w:left w:val="nil"/>
              <w:bottom w:val="nil"/>
              <w:right w:val="nil"/>
            </w:tcBorders>
            <w:noWrap/>
            <w:vAlign w:val="bottom"/>
          </w:tcPr>
          <w:p w14:paraId="5EC46A39"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302BEF64" w14:textId="77777777" w:rsidR="00B43847" w:rsidRPr="00040118" w:rsidRDefault="00B43847" w:rsidP="00A92122">
            <w:pPr>
              <w:spacing w:after="0"/>
              <w:jc w:val="right"/>
              <w:rPr>
                <w:sz w:val="19"/>
                <w:szCs w:val="19"/>
              </w:rPr>
            </w:pPr>
            <w:r w:rsidRPr="00040118">
              <w:rPr>
                <w:sz w:val="19"/>
                <w:szCs w:val="19"/>
              </w:rPr>
              <w:t>U.S.</w:t>
            </w:r>
          </w:p>
        </w:tc>
        <w:tc>
          <w:tcPr>
            <w:tcW w:w="880" w:type="dxa"/>
            <w:tcBorders>
              <w:top w:val="nil"/>
              <w:left w:val="nil"/>
              <w:bottom w:val="nil"/>
              <w:right w:val="nil"/>
            </w:tcBorders>
            <w:noWrap/>
            <w:vAlign w:val="bottom"/>
          </w:tcPr>
          <w:p w14:paraId="208B8B46" w14:textId="77777777" w:rsidR="00B43847" w:rsidRPr="00040118" w:rsidRDefault="00B43847" w:rsidP="00A92122">
            <w:pPr>
              <w:spacing w:after="0"/>
              <w:jc w:val="right"/>
              <w:rPr>
                <w:sz w:val="19"/>
                <w:szCs w:val="19"/>
              </w:rPr>
            </w:pPr>
            <w:r w:rsidRPr="00040118">
              <w:rPr>
                <w:sz w:val="19"/>
                <w:szCs w:val="19"/>
              </w:rPr>
              <w:t>116</w:t>
            </w:r>
          </w:p>
        </w:tc>
        <w:tc>
          <w:tcPr>
            <w:tcW w:w="880" w:type="dxa"/>
            <w:tcBorders>
              <w:top w:val="nil"/>
              <w:left w:val="nil"/>
              <w:bottom w:val="nil"/>
              <w:right w:val="nil"/>
            </w:tcBorders>
            <w:noWrap/>
            <w:vAlign w:val="bottom"/>
          </w:tcPr>
          <w:p w14:paraId="246ABBE5" w14:textId="77777777" w:rsidR="00B43847" w:rsidRPr="00040118" w:rsidRDefault="00B43847" w:rsidP="00A92122">
            <w:pPr>
              <w:spacing w:after="0"/>
              <w:jc w:val="right"/>
              <w:rPr>
                <w:sz w:val="19"/>
                <w:szCs w:val="19"/>
              </w:rPr>
            </w:pPr>
            <w:r w:rsidRPr="00040118">
              <w:rPr>
                <w:sz w:val="19"/>
                <w:szCs w:val="19"/>
              </w:rPr>
              <w:t>0</w:t>
            </w:r>
          </w:p>
        </w:tc>
        <w:tc>
          <w:tcPr>
            <w:tcW w:w="881" w:type="dxa"/>
            <w:tcBorders>
              <w:top w:val="nil"/>
              <w:left w:val="nil"/>
              <w:bottom w:val="nil"/>
              <w:right w:val="nil"/>
            </w:tcBorders>
            <w:vAlign w:val="bottom"/>
          </w:tcPr>
          <w:p w14:paraId="2DB71443" w14:textId="77777777" w:rsidR="00B43847" w:rsidRPr="00040118" w:rsidRDefault="00B43847" w:rsidP="00A92122">
            <w:pPr>
              <w:spacing w:after="0"/>
              <w:jc w:val="right"/>
              <w:rPr>
                <w:sz w:val="19"/>
                <w:szCs w:val="19"/>
              </w:rPr>
            </w:pPr>
            <w:r w:rsidRPr="00040118">
              <w:rPr>
                <w:sz w:val="19"/>
                <w:szCs w:val="19"/>
              </w:rPr>
              <w:t>3</w:t>
            </w:r>
          </w:p>
        </w:tc>
        <w:tc>
          <w:tcPr>
            <w:tcW w:w="881" w:type="dxa"/>
            <w:tcBorders>
              <w:top w:val="nil"/>
              <w:left w:val="nil"/>
              <w:bottom w:val="nil"/>
              <w:right w:val="nil"/>
            </w:tcBorders>
          </w:tcPr>
          <w:p w14:paraId="00416986"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63912089" w14:textId="7FB5E5E4" w:rsidR="00B43847" w:rsidRPr="00040118" w:rsidRDefault="00B43847" w:rsidP="00A92122">
            <w:pPr>
              <w:spacing w:after="0"/>
              <w:jc w:val="right"/>
              <w:rPr>
                <w:sz w:val="19"/>
                <w:szCs w:val="19"/>
              </w:rPr>
            </w:pPr>
            <w:r w:rsidRPr="00040118">
              <w:rPr>
                <w:sz w:val="19"/>
                <w:szCs w:val="19"/>
              </w:rPr>
              <w:t>119</w:t>
            </w:r>
          </w:p>
        </w:tc>
        <w:tc>
          <w:tcPr>
            <w:tcW w:w="880" w:type="dxa"/>
            <w:tcBorders>
              <w:top w:val="nil"/>
              <w:left w:val="nil"/>
              <w:bottom w:val="nil"/>
              <w:right w:val="nil"/>
            </w:tcBorders>
            <w:noWrap/>
            <w:vAlign w:val="bottom"/>
          </w:tcPr>
          <w:p w14:paraId="519A0B93"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1DBADE25" w14:textId="77777777" w:rsidR="00B43847" w:rsidRPr="00040118" w:rsidRDefault="00B43847" w:rsidP="00A92122">
            <w:pPr>
              <w:spacing w:after="0"/>
              <w:jc w:val="right"/>
              <w:rPr>
                <w:sz w:val="19"/>
                <w:szCs w:val="19"/>
              </w:rPr>
            </w:pPr>
          </w:p>
        </w:tc>
      </w:tr>
      <w:tr w:rsidR="00B43847" w:rsidRPr="00040118" w14:paraId="1E566219" w14:textId="77777777" w:rsidTr="00CE3F73">
        <w:tc>
          <w:tcPr>
            <w:tcW w:w="0" w:type="auto"/>
            <w:tcBorders>
              <w:top w:val="nil"/>
              <w:left w:val="nil"/>
              <w:bottom w:val="nil"/>
              <w:right w:val="nil"/>
            </w:tcBorders>
            <w:noWrap/>
            <w:vAlign w:val="bottom"/>
          </w:tcPr>
          <w:p w14:paraId="19AACE9E"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48C54722" w14:textId="77777777" w:rsidR="00B43847" w:rsidRPr="00040118" w:rsidRDefault="00B43847" w:rsidP="00A92122">
            <w:pPr>
              <w:spacing w:after="0"/>
              <w:jc w:val="right"/>
              <w:rPr>
                <w:sz w:val="19"/>
                <w:szCs w:val="19"/>
              </w:rPr>
            </w:pPr>
            <w:r w:rsidRPr="00040118">
              <w:rPr>
                <w:sz w:val="19"/>
                <w:szCs w:val="19"/>
              </w:rPr>
              <w:t>JV</w:t>
            </w:r>
          </w:p>
        </w:tc>
        <w:tc>
          <w:tcPr>
            <w:tcW w:w="880" w:type="dxa"/>
            <w:tcBorders>
              <w:top w:val="nil"/>
              <w:left w:val="nil"/>
              <w:bottom w:val="nil"/>
              <w:right w:val="nil"/>
            </w:tcBorders>
            <w:noWrap/>
            <w:vAlign w:val="bottom"/>
          </w:tcPr>
          <w:p w14:paraId="5346C4FB" w14:textId="77777777" w:rsidR="00B43847" w:rsidRPr="00040118" w:rsidRDefault="00B43847" w:rsidP="00A92122">
            <w:pPr>
              <w:spacing w:after="0"/>
              <w:jc w:val="right"/>
              <w:rPr>
                <w:sz w:val="19"/>
                <w:szCs w:val="19"/>
              </w:rPr>
            </w:pPr>
            <w:r w:rsidRPr="00040118">
              <w:rPr>
                <w:sz w:val="19"/>
                <w:szCs w:val="19"/>
              </w:rPr>
              <w:t>1,441</w:t>
            </w:r>
          </w:p>
        </w:tc>
        <w:tc>
          <w:tcPr>
            <w:tcW w:w="880" w:type="dxa"/>
            <w:tcBorders>
              <w:top w:val="nil"/>
              <w:left w:val="nil"/>
              <w:bottom w:val="nil"/>
              <w:right w:val="nil"/>
            </w:tcBorders>
            <w:noWrap/>
            <w:vAlign w:val="bottom"/>
          </w:tcPr>
          <w:p w14:paraId="5CFFC505" w14:textId="77777777" w:rsidR="00B43847" w:rsidRPr="00040118" w:rsidRDefault="00B43847" w:rsidP="00A92122">
            <w:pPr>
              <w:spacing w:after="0"/>
              <w:jc w:val="right"/>
              <w:rPr>
                <w:sz w:val="19"/>
                <w:szCs w:val="19"/>
              </w:rPr>
            </w:pPr>
            <w:r w:rsidRPr="00040118">
              <w:rPr>
                <w:sz w:val="19"/>
                <w:szCs w:val="19"/>
              </w:rPr>
              <w:t>293</w:t>
            </w:r>
          </w:p>
        </w:tc>
        <w:tc>
          <w:tcPr>
            <w:tcW w:w="881" w:type="dxa"/>
            <w:tcBorders>
              <w:top w:val="nil"/>
              <w:left w:val="nil"/>
              <w:bottom w:val="nil"/>
              <w:right w:val="nil"/>
            </w:tcBorders>
            <w:vAlign w:val="bottom"/>
          </w:tcPr>
          <w:p w14:paraId="5B3649F9" w14:textId="77777777" w:rsidR="00B43847" w:rsidRPr="00040118" w:rsidRDefault="00B43847" w:rsidP="00A92122">
            <w:pPr>
              <w:spacing w:after="0"/>
              <w:jc w:val="right"/>
              <w:rPr>
                <w:sz w:val="19"/>
                <w:szCs w:val="19"/>
              </w:rPr>
            </w:pPr>
            <w:r w:rsidRPr="00040118">
              <w:rPr>
                <w:sz w:val="19"/>
                <w:szCs w:val="19"/>
              </w:rPr>
              <w:t>0</w:t>
            </w:r>
          </w:p>
        </w:tc>
        <w:tc>
          <w:tcPr>
            <w:tcW w:w="881" w:type="dxa"/>
            <w:tcBorders>
              <w:top w:val="nil"/>
              <w:left w:val="nil"/>
              <w:bottom w:val="nil"/>
              <w:right w:val="nil"/>
            </w:tcBorders>
          </w:tcPr>
          <w:p w14:paraId="25950B59"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4CC0CAA5" w14:textId="6879D95F" w:rsidR="00B43847" w:rsidRPr="00040118" w:rsidRDefault="00B43847" w:rsidP="00A92122">
            <w:pPr>
              <w:spacing w:after="0"/>
              <w:jc w:val="right"/>
              <w:rPr>
                <w:sz w:val="19"/>
                <w:szCs w:val="19"/>
              </w:rPr>
            </w:pPr>
            <w:r w:rsidRPr="00040118">
              <w:rPr>
                <w:sz w:val="19"/>
                <w:szCs w:val="19"/>
              </w:rPr>
              <w:t>1,734</w:t>
            </w:r>
          </w:p>
        </w:tc>
        <w:tc>
          <w:tcPr>
            <w:tcW w:w="880" w:type="dxa"/>
            <w:tcBorders>
              <w:top w:val="nil"/>
              <w:left w:val="nil"/>
              <w:bottom w:val="nil"/>
              <w:right w:val="nil"/>
            </w:tcBorders>
            <w:noWrap/>
            <w:vAlign w:val="bottom"/>
          </w:tcPr>
          <w:p w14:paraId="1B2AF914"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5AA245A3" w14:textId="77777777" w:rsidR="00B43847" w:rsidRPr="00040118" w:rsidRDefault="00B43847" w:rsidP="00A92122">
            <w:pPr>
              <w:spacing w:after="0"/>
              <w:jc w:val="right"/>
              <w:rPr>
                <w:sz w:val="19"/>
                <w:szCs w:val="19"/>
              </w:rPr>
            </w:pPr>
          </w:p>
        </w:tc>
      </w:tr>
      <w:tr w:rsidR="00B43847" w:rsidRPr="00040118" w14:paraId="7717BB92" w14:textId="77777777" w:rsidTr="00CE3F73">
        <w:tc>
          <w:tcPr>
            <w:tcW w:w="0" w:type="auto"/>
            <w:tcBorders>
              <w:top w:val="nil"/>
              <w:left w:val="nil"/>
              <w:bottom w:val="nil"/>
              <w:right w:val="nil"/>
            </w:tcBorders>
            <w:noWrap/>
            <w:vAlign w:val="bottom"/>
          </w:tcPr>
          <w:p w14:paraId="72FE116D"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17EF7338" w14:textId="77777777" w:rsidR="00B43847" w:rsidRPr="00040118" w:rsidRDefault="00B43847" w:rsidP="00A92122">
            <w:pPr>
              <w:spacing w:after="0"/>
              <w:jc w:val="right"/>
              <w:rPr>
                <w:sz w:val="19"/>
                <w:szCs w:val="19"/>
              </w:rPr>
            </w:pPr>
            <w:r w:rsidRPr="00040118">
              <w:rPr>
                <w:sz w:val="19"/>
                <w:szCs w:val="19"/>
              </w:rPr>
              <w:t>Total</w:t>
            </w:r>
          </w:p>
        </w:tc>
        <w:tc>
          <w:tcPr>
            <w:tcW w:w="880" w:type="dxa"/>
            <w:tcBorders>
              <w:top w:val="nil"/>
              <w:left w:val="nil"/>
              <w:bottom w:val="nil"/>
              <w:right w:val="nil"/>
            </w:tcBorders>
            <w:noWrap/>
            <w:vAlign w:val="bottom"/>
          </w:tcPr>
          <w:p w14:paraId="5823DF1E" w14:textId="77777777" w:rsidR="00B43847" w:rsidRPr="00040118" w:rsidRDefault="00B43847" w:rsidP="00A92122">
            <w:pPr>
              <w:spacing w:after="0"/>
              <w:jc w:val="right"/>
              <w:rPr>
                <w:sz w:val="19"/>
                <w:szCs w:val="19"/>
              </w:rPr>
            </w:pPr>
            <w:r w:rsidRPr="00040118">
              <w:rPr>
                <w:sz w:val="19"/>
                <w:szCs w:val="19"/>
              </w:rPr>
              <w:t>1,771</w:t>
            </w:r>
          </w:p>
        </w:tc>
        <w:tc>
          <w:tcPr>
            <w:tcW w:w="880" w:type="dxa"/>
            <w:tcBorders>
              <w:top w:val="nil"/>
              <w:left w:val="nil"/>
              <w:bottom w:val="nil"/>
              <w:right w:val="nil"/>
            </w:tcBorders>
            <w:noWrap/>
            <w:vAlign w:val="bottom"/>
          </w:tcPr>
          <w:p w14:paraId="73336F71" w14:textId="77777777" w:rsidR="00B43847" w:rsidRPr="00040118" w:rsidRDefault="00B43847" w:rsidP="00A92122">
            <w:pPr>
              <w:spacing w:after="0"/>
              <w:jc w:val="right"/>
              <w:rPr>
                <w:sz w:val="19"/>
                <w:szCs w:val="19"/>
              </w:rPr>
            </w:pPr>
            <w:r w:rsidRPr="00040118">
              <w:rPr>
                <w:sz w:val="19"/>
                <w:szCs w:val="19"/>
              </w:rPr>
              <w:t>2,678</w:t>
            </w:r>
          </w:p>
        </w:tc>
        <w:tc>
          <w:tcPr>
            <w:tcW w:w="881" w:type="dxa"/>
            <w:tcBorders>
              <w:top w:val="nil"/>
              <w:left w:val="nil"/>
              <w:bottom w:val="nil"/>
              <w:right w:val="nil"/>
            </w:tcBorders>
            <w:vAlign w:val="bottom"/>
          </w:tcPr>
          <w:p w14:paraId="17473152" w14:textId="77777777" w:rsidR="00B43847" w:rsidRPr="00040118" w:rsidRDefault="00B43847" w:rsidP="00A92122">
            <w:pPr>
              <w:spacing w:after="0"/>
              <w:jc w:val="right"/>
              <w:rPr>
                <w:sz w:val="19"/>
                <w:szCs w:val="19"/>
              </w:rPr>
            </w:pPr>
            <w:r w:rsidRPr="00040118">
              <w:rPr>
                <w:sz w:val="19"/>
                <w:szCs w:val="19"/>
              </w:rPr>
              <w:t>3</w:t>
            </w:r>
          </w:p>
        </w:tc>
        <w:tc>
          <w:tcPr>
            <w:tcW w:w="881" w:type="dxa"/>
            <w:tcBorders>
              <w:top w:val="nil"/>
              <w:left w:val="nil"/>
              <w:bottom w:val="nil"/>
              <w:right w:val="nil"/>
            </w:tcBorders>
          </w:tcPr>
          <w:p w14:paraId="15434F06"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213BE697" w14:textId="61E12488" w:rsidR="00B43847" w:rsidRPr="00040118" w:rsidRDefault="00B43847" w:rsidP="00A92122">
            <w:pPr>
              <w:spacing w:after="0"/>
              <w:jc w:val="right"/>
              <w:rPr>
                <w:sz w:val="19"/>
                <w:szCs w:val="19"/>
              </w:rPr>
            </w:pPr>
            <w:r w:rsidRPr="00040118">
              <w:rPr>
                <w:sz w:val="19"/>
                <w:szCs w:val="19"/>
              </w:rPr>
              <w:t>4,452</w:t>
            </w:r>
          </w:p>
        </w:tc>
        <w:tc>
          <w:tcPr>
            <w:tcW w:w="880" w:type="dxa"/>
            <w:tcBorders>
              <w:top w:val="nil"/>
              <w:left w:val="nil"/>
              <w:bottom w:val="nil"/>
              <w:right w:val="nil"/>
            </w:tcBorders>
            <w:noWrap/>
            <w:vAlign w:val="bottom"/>
          </w:tcPr>
          <w:p w14:paraId="1209F37E" w14:textId="77777777" w:rsidR="00B43847" w:rsidRPr="00040118" w:rsidRDefault="00B43847" w:rsidP="00A92122">
            <w:pPr>
              <w:spacing w:after="0"/>
              <w:jc w:val="right"/>
              <w:rPr>
                <w:sz w:val="19"/>
                <w:szCs w:val="19"/>
              </w:rPr>
            </w:pPr>
            <w:r w:rsidRPr="00040118">
              <w:rPr>
                <w:sz w:val="19"/>
                <w:szCs w:val="19"/>
              </w:rPr>
              <w:t>50,000</w:t>
            </w:r>
          </w:p>
        </w:tc>
        <w:tc>
          <w:tcPr>
            <w:tcW w:w="881" w:type="dxa"/>
            <w:tcBorders>
              <w:top w:val="nil"/>
              <w:left w:val="nil"/>
              <w:bottom w:val="nil"/>
              <w:right w:val="nil"/>
            </w:tcBorders>
            <w:noWrap/>
            <w:vAlign w:val="bottom"/>
          </w:tcPr>
          <w:p w14:paraId="22CEEAF0" w14:textId="77777777" w:rsidR="00B43847" w:rsidRPr="00040118" w:rsidRDefault="00B43847" w:rsidP="00A92122">
            <w:pPr>
              <w:spacing w:after="0"/>
              <w:jc w:val="right"/>
              <w:rPr>
                <w:sz w:val="19"/>
                <w:szCs w:val="19"/>
              </w:rPr>
            </w:pPr>
            <w:r w:rsidRPr="00040118">
              <w:rPr>
                <w:sz w:val="19"/>
                <w:szCs w:val="19"/>
              </w:rPr>
              <w:t>11,475</w:t>
            </w:r>
          </w:p>
        </w:tc>
      </w:tr>
      <w:tr w:rsidR="00B43847" w:rsidRPr="00040118" w14:paraId="4B88223C" w14:textId="77777777" w:rsidTr="00CE3F73">
        <w:tc>
          <w:tcPr>
            <w:tcW w:w="0" w:type="auto"/>
            <w:tcBorders>
              <w:top w:val="nil"/>
              <w:left w:val="nil"/>
              <w:bottom w:val="nil"/>
              <w:right w:val="nil"/>
            </w:tcBorders>
            <w:noWrap/>
            <w:vAlign w:val="bottom"/>
          </w:tcPr>
          <w:p w14:paraId="6483CDB1" w14:textId="77777777" w:rsidR="00B43847" w:rsidRPr="00040118" w:rsidRDefault="00B43847" w:rsidP="00A92122">
            <w:pPr>
              <w:spacing w:after="0"/>
              <w:jc w:val="right"/>
              <w:rPr>
                <w:sz w:val="19"/>
                <w:szCs w:val="19"/>
              </w:rPr>
            </w:pPr>
            <w:r w:rsidRPr="00040118">
              <w:rPr>
                <w:sz w:val="19"/>
                <w:szCs w:val="19"/>
              </w:rPr>
              <w:t>1985</w:t>
            </w:r>
          </w:p>
        </w:tc>
        <w:tc>
          <w:tcPr>
            <w:tcW w:w="0" w:type="auto"/>
            <w:tcBorders>
              <w:top w:val="nil"/>
              <w:left w:val="nil"/>
              <w:bottom w:val="nil"/>
              <w:right w:val="nil"/>
            </w:tcBorders>
            <w:noWrap/>
            <w:vAlign w:val="bottom"/>
          </w:tcPr>
          <w:p w14:paraId="2F76F0AB" w14:textId="77777777" w:rsidR="00B43847" w:rsidRPr="00040118" w:rsidRDefault="00B43847" w:rsidP="00A92122">
            <w:pPr>
              <w:spacing w:after="0"/>
              <w:jc w:val="right"/>
              <w:rPr>
                <w:sz w:val="19"/>
                <w:szCs w:val="19"/>
              </w:rPr>
            </w:pPr>
            <w:r w:rsidRPr="00040118">
              <w:rPr>
                <w:sz w:val="19"/>
                <w:szCs w:val="19"/>
              </w:rPr>
              <w:t>Foreign</w:t>
            </w:r>
          </w:p>
        </w:tc>
        <w:tc>
          <w:tcPr>
            <w:tcW w:w="880" w:type="dxa"/>
            <w:tcBorders>
              <w:top w:val="nil"/>
              <w:left w:val="nil"/>
              <w:bottom w:val="nil"/>
              <w:right w:val="nil"/>
            </w:tcBorders>
            <w:noWrap/>
            <w:vAlign w:val="bottom"/>
          </w:tcPr>
          <w:p w14:paraId="00FBA325" w14:textId="77777777" w:rsidR="00B43847" w:rsidRPr="00040118" w:rsidRDefault="00B43847" w:rsidP="00A92122">
            <w:pPr>
              <w:spacing w:after="0"/>
              <w:jc w:val="right"/>
              <w:rPr>
                <w:sz w:val="19"/>
                <w:szCs w:val="19"/>
              </w:rPr>
            </w:pPr>
            <w:r w:rsidRPr="00040118">
              <w:rPr>
                <w:sz w:val="19"/>
                <w:szCs w:val="19"/>
              </w:rPr>
              <w:t>6</w:t>
            </w:r>
          </w:p>
        </w:tc>
        <w:tc>
          <w:tcPr>
            <w:tcW w:w="880" w:type="dxa"/>
            <w:tcBorders>
              <w:top w:val="nil"/>
              <w:left w:val="nil"/>
              <w:bottom w:val="nil"/>
              <w:right w:val="nil"/>
            </w:tcBorders>
            <w:noWrap/>
            <w:vAlign w:val="bottom"/>
          </w:tcPr>
          <w:p w14:paraId="50AE7FCF" w14:textId="77777777" w:rsidR="00B43847" w:rsidRPr="00040118" w:rsidRDefault="00B43847" w:rsidP="00A92122">
            <w:pPr>
              <w:spacing w:after="0"/>
              <w:jc w:val="right"/>
              <w:rPr>
                <w:sz w:val="19"/>
                <w:szCs w:val="19"/>
              </w:rPr>
            </w:pPr>
            <w:r w:rsidRPr="00040118">
              <w:rPr>
                <w:sz w:val="19"/>
                <w:szCs w:val="19"/>
              </w:rPr>
              <w:t>2</w:t>
            </w:r>
          </w:p>
        </w:tc>
        <w:tc>
          <w:tcPr>
            <w:tcW w:w="881" w:type="dxa"/>
            <w:tcBorders>
              <w:top w:val="nil"/>
              <w:left w:val="nil"/>
              <w:bottom w:val="nil"/>
              <w:right w:val="nil"/>
            </w:tcBorders>
            <w:vAlign w:val="bottom"/>
          </w:tcPr>
          <w:p w14:paraId="5169F8F9" w14:textId="77777777" w:rsidR="00B43847" w:rsidRPr="00040118" w:rsidRDefault="00B43847" w:rsidP="00A92122">
            <w:pPr>
              <w:spacing w:after="0"/>
              <w:jc w:val="right"/>
              <w:rPr>
                <w:sz w:val="19"/>
                <w:szCs w:val="19"/>
              </w:rPr>
            </w:pPr>
            <w:r w:rsidRPr="00040118">
              <w:rPr>
                <w:sz w:val="19"/>
                <w:szCs w:val="19"/>
              </w:rPr>
              <w:t>0</w:t>
            </w:r>
          </w:p>
        </w:tc>
        <w:tc>
          <w:tcPr>
            <w:tcW w:w="881" w:type="dxa"/>
            <w:tcBorders>
              <w:top w:val="nil"/>
              <w:left w:val="nil"/>
              <w:bottom w:val="nil"/>
              <w:right w:val="nil"/>
            </w:tcBorders>
          </w:tcPr>
          <w:p w14:paraId="495D0AAB"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6981466A" w14:textId="523B55F2" w:rsidR="00B43847" w:rsidRPr="00040118" w:rsidRDefault="00B43847" w:rsidP="00A92122">
            <w:pPr>
              <w:spacing w:after="0"/>
              <w:jc w:val="right"/>
              <w:rPr>
                <w:sz w:val="19"/>
                <w:szCs w:val="19"/>
              </w:rPr>
            </w:pPr>
            <w:r w:rsidRPr="00040118">
              <w:rPr>
                <w:sz w:val="19"/>
                <w:szCs w:val="19"/>
              </w:rPr>
              <w:t>8</w:t>
            </w:r>
          </w:p>
        </w:tc>
        <w:tc>
          <w:tcPr>
            <w:tcW w:w="880" w:type="dxa"/>
            <w:tcBorders>
              <w:top w:val="nil"/>
              <w:left w:val="nil"/>
              <w:bottom w:val="nil"/>
              <w:right w:val="nil"/>
            </w:tcBorders>
            <w:noWrap/>
            <w:vAlign w:val="bottom"/>
          </w:tcPr>
          <w:p w14:paraId="1F77482C"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3E187688" w14:textId="77777777" w:rsidR="00B43847" w:rsidRPr="00040118" w:rsidRDefault="00B43847" w:rsidP="00A92122">
            <w:pPr>
              <w:spacing w:after="0"/>
              <w:jc w:val="right"/>
              <w:rPr>
                <w:sz w:val="19"/>
                <w:szCs w:val="19"/>
              </w:rPr>
            </w:pPr>
          </w:p>
        </w:tc>
      </w:tr>
      <w:tr w:rsidR="00B43847" w:rsidRPr="00040118" w14:paraId="402DC0DB" w14:textId="77777777" w:rsidTr="00CE3F73">
        <w:tc>
          <w:tcPr>
            <w:tcW w:w="0" w:type="auto"/>
            <w:tcBorders>
              <w:top w:val="nil"/>
              <w:left w:val="nil"/>
              <w:bottom w:val="nil"/>
              <w:right w:val="nil"/>
            </w:tcBorders>
            <w:noWrap/>
            <w:vAlign w:val="bottom"/>
          </w:tcPr>
          <w:p w14:paraId="4096480A"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60568537" w14:textId="77777777" w:rsidR="00B43847" w:rsidRPr="00040118" w:rsidRDefault="00B43847" w:rsidP="00A92122">
            <w:pPr>
              <w:spacing w:after="0"/>
              <w:jc w:val="right"/>
              <w:rPr>
                <w:sz w:val="19"/>
                <w:szCs w:val="19"/>
              </w:rPr>
            </w:pPr>
            <w:r w:rsidRPr="00040118">
              <w:rPr>
                <w:sz w:val="19"/>
                <w:szCs w:val="19"/>
              </w:rPr>
              <w:t>U.S.</w:t>
            </w:r>
          </w:p>
        </w:tc>
        <w:tc>
          <w:tcPr>
            <w:tcW w:w="880" w:type="dxa"/>
            <w:tcBorders>
              <w:top w:val="nil"/>
              <w:left w:val="nil"/>
              <w:bottom w:val="nil"/>
              <w:right w:val="nil"/>
            </w:tcBorders>
            <w:noWrap/>
            <w:vAlign w:val="bottom"/>
          </w:tcPr>
          <w:p w14:paraId="72418A29" w14:textId="77777777" w:rsidR="00B43847" w:rsidRPr="00040118" w:rsidRDefault="00B43847" w:rsidP="00A92122">
            <w:pPr>
              <w:spacing w:after="0"/>
              <w:jc w:val="right"/>
              <w:rPr>
                <w:sz w:val="19"/>
                <w:szCs w:val="19"/>
              </w:rPr>
            </w:pPr>
            <w:r w:rsidRPr="00040118">
              <w:rPr>
                <w:sz w:val="19"/>
                <w:szCs w:val="19"/>
              </w:rPr>
              <w:t>631</w:t>
            </w:r>
          </w:p>
        </w:tc>
        <w:tc>
          <w:tcPr>
            <w:tcW w:w="880" w:type="dxa"/>
            <w:tcBorders>
              <w:top w:val="nil"/>
              <w:left w:val="nil"/>
              <w:bottom w:val="nil"/>
              <w:right w:val="nil"/>
            </w:tcBorders>
            <w:noWrap/>
            <w:vAlign w:val="bottom"/>
          </w:tcPr>
          <w:p w14:paraId="575E3869" w14:textId="77777777" w:rsidR="00B43847" w:rsidRPr="00040118" w:rsidRDefault="00B43847" w:rsidP="00A92122">
            <w:pPr>
              <w:spacing w:after="0"/>
              <w:jc w:val="right"/>
              <w:rPr>
                <w:sz w:val="19"/>
                <w:szCs w:val="19"/>
              </w:rPr>
            </w:pPr>
            <w:r w:rsidRPr="00040118">
              <w:rPr>
                <w:sz w:val="19"/>
                <w:szCs w:val="19"/>
              </w:rPr>
              <w:t>13</w:t>
            </w:r>
          </w:p>
        </w:tc>
        <w:tc>
          <w:tcPr>
            <w:tcW w:w="881" w:type="dxa"/>
            <w:tcBorders>
              <w:top w:val="nil"/>
              <w:left w:val="nil"/>
              <w:bottom w:val="nil"/>
              <w:right w:val="nil"/>
            </w:tcBorders>
            <w:vAlign w:val="bottom"/>
          </w:tcPr>
          <w:p w14:paraId="54A6F52D" w14:textId="77777777" w:rsidR="00B43847" w:rsidRPr="00040118" w:rsidRDefault="00B43847" w:rsidP="00A92122">
            <w:pPr>
              <w:spacing w:after="0"/>
              <w:jc w:val="right"/>
              <w:rPr>
                <w:sz w:val="19"/>
                <w:szCs w:val="19"/>
              </w:rPr>
            </w:pPr>
            <w:r w:rsidRPr="00040118">
              <w:rPr>
                <w:sz w:val="19"/>
                <w:szCs w:val="19"/>
              </w:rPr>
              <w:t>181</w:t>
            </w:r>
          </w:p>
        </w:tc>
        <w:tc>
          <w:tcPr>
            <w:tcW w:w="881" w:type="dxa"/>
            <w:tcBorders>
              <w:top w:val="nil"/>
              <w:left w:val="nil"/>
              <w:bottom w:val="nil"/>
              <w:right w:val="nil"/>
            </w:tcBorders>
          </w:tcPr>
          <w:p w14:paraId="6CA7D406"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2418A1CE" w14:textId="116F0F3A" w:rsidR="00B43847" w:rsidRPr="00040118" w:rsidRDefault="00B43847" w:rsidP="00A92122">
            <w:pPr>
              <w:spacing w:after="0"/>
              <w:jc w:val="right"/>
              <w:rPr>
                <w:sz w:val="19"/>
                <w:szCs w:val="19"/>
              </w:rPr>
            </w:pPr>
            <w:r w:rsidRPr="00040118">
              <w:rPr>
                <w:sz w:val="19"/>
                <w:szCs w:val="19"/>
              </w:rPr>
              <w:t>825</w:t>
            </w:r>
          </w:p>
        </w:tc>
        <w:tc>
          <w:tcPr>
            <w:tcW w:w="880" w:type="dxa"/>
            <w:tcBorders>
              <w:top w:val="nil"/>
              <w:left w:val="nil"/>
              <w:bottom w:val="nil"/>
              <w:right w:val="nil"/>
            </w:tcBorders>
            <w:noWrap/>
            <w:vAlign w:val="bottom"/>
          </w:tcPr>
          <w:p w14:paraId="6004293C"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1AAED4FD" w14:textId="77777777" w:rsidR="00B43847" w:rsidRPr="00040118" w:rsidRDefault="00B43847" w:rsidP="00A92122">
            <w:pPr>
              <w:spacing w:after="0"/>
              <w:jc w:val="right"/>
              <w:rPr>
                <w:sz w:val="19"/>
                <w:szCs w:val="19"/>
              </w:rPr>
            </w:pPr>
          </w:p>
        </w:tc>
      </w:tr>
      <w:tr w:rsidR="00B43847" w:rsidRPr="00040118" w14:paraId="755561AF" w14:textId="77777777" w:rsidTr="00CE3F73">
        <w:tc>
          <w:tcPr>
            <w:tcW w:w="0" w:type="auto"/>
            <w:tcBorders>
              <w:top w:val="nil"/>
              <w:left w:val="nil"/>
              <w:bottom w:val="nil"/>
              <w:right w:val="nil"/>
            </w:tcBorders>
            <w:noWrap/>
            <w:vAlign w:val="bottom"/>
          </w:tcPr>
          <w:p w14:paraId="364C6E52"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2D3114AF" w14:textId="77777777" w:rsidR="00B43847" w:rsidRPr="00040118" w:rsidRDefault="00B43847" w:rsidP="00A92122">
            <w:pPr>
              <w:spacing w:after="0"/>
              <w:jc w:val="right"/>
              <w:rPr>
                <w:sz w:val="19"/>
                <w:szCs w:val="19"/>
              </w:rPr>
            </w:pPr>
            <w:r w:rsidRPr="00040118">
              <w:rPr>
                <w:sz w:val="19"/>
                <w:szCs w:val="19"/>
              </w:rPr>
              <w:t>JV</w:t>
            </w:r>
          </w:p>
        </w:tc>
        <w:tc>
          <w:tcPr>
            <w:tcW w:w="880" w:type="dxa"/>
            <w:tcBorders>
              <w:top w:val="nil"/>
              <w:left w:val="nil"/>
              <w:bottom w:val="nil"/>
              <w:right w:val="nil"/>
            </w:tcBorders>
            <w:noWrap/>
            <w:vAlign w:val="bottom"/>
          </w:tcPr>
          <w:p w14:paraId="4EF34FB2" w14:textId="77777777" w:rsidR="00B43847" w:rsidRPr="00040118" w:rsidRDefault="00B43847" w:rsidP="00A92122">
            <w:pPr>
              <w:spacing w:after="0"/>
              <w:jc w:val="right"/>
              <w:rPr>
                <w:sz w:val="19"/>
                <w:szCs w:val="19"/>
              </w:rPr>
            </w:pPr>
            <w:r w:rsidRPr="00040118">
              <w:rPr>
                <w:sz w:val="19"/>
                <w:szCs w:val="19"/>
              </w:rPr>
              <w:t>211</w:t>
            </w:r>
          </w:p>
        </w:tc>
        <w:tc>
          <w:tcPr>
            <w:tcW w:w="880" w:type="dxa"/>
            <w:tcBorders>
              <w:top w:val="nil"/>
              <w:left w:val="nil"/>
              <w:bottom w:val="nil"/>
              <w:right w:val="nil"/>
            </w:tcBorders>
            <w:noWrap/>
            <w:vAlign w:val="bottom"/>
          </w:tcPr>
          <w:p w14:paraId="67453C80" w14:textId="77777777" w:rsidR="00B43847" w:rsidRPr="00040118" w:rsidRDefault="00B43847" w:rsidP="00A92122">
            <w:pPr>
              <w:spacing w:after="0"/>
              <w:jc w:val="right"/>
              <w:rPr>
                <w:sz w:val="19"/>
                <w:szCs w:val="19"/>
              </w:rPr>
            </w:pPr>
            <w:r w:rsidRPr="00040118">
              <w:rPr>
                <w:sz w:val="19"/>
                <w:szCs w:val="19"/>
              </w:rPr>
              <w:t>43</w:t>
            </w:r>
          </w:p>
        </w:tc>
        <w:tc>
          <w:tcPr>
            <w:tcW w:w="881" w:type="dxa"/>
            <w:tcBorders>
              <w:top w:val="nil"/>
              <w:left w:val="nil"/>
              <w:bottom w:val="nil"/>
              <w:right w:val="nil"/>
            </w:tcBorders>
            <w:vAlign w:val="bottom"/>
          </w:tcPr>
          <w:p w14:paraId="662ED65C" w14:textId="77777777" w:rsidR="00B43847" w:rsidRPr="00040118" w:rsidRDefault="00B43847" w:rsidP="00A92122">
            <w:pPr>
              <w:spacing w:after="0"/>
              <w:jc w:val="right"/>
              <w:rPr>
                <w:sz w:val="19"/>
                <w:szCs w:val="19"/>
              </w:rPr>
            </w:pPr>
            <w:r w:rsidRPr="00040118">
              <w:rPr>
                <w:sz w:val="19"/>
                <w:szCs w:val="19"/>
              </w:rPr>
              <w:t>0</w:t>
            </w:r>
          </w:p>
        </w:tc>
        <w:tc>
          <w:tcPr>
            <w:tcW w:w="881" w:type="dxa"/>
            <w:tcBorders>
              <w:top w:val="nil"/>
              <w:left w:val="nil"/>
              <w:bottom w:val="nil"/>
              <w:right w:val="nil"/>
            </w:tcBorders>
          </w:tcPr>
          <w:p w14:paraId="5E45B502"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2DE27BC9" w14:textId="7D7DCD9B" w:rsidR="00B43847" w:rsidRPr="00040118" w:rsidRDefault="00B43847" w:rsidP="00A92122">
            <w:pPr>
              <w:spacing w:after="0"/>
              <w:jc w:val="right"/>
              <w:rPr>
                <w:sz w:val="19"/>
                <w:szCs w:val="19"/>
              </w:rPr>
            </w:pPr>
            <w:r w:rsidRPr="00040118">
              <w:rPr>
                <w:sz w:val="19"/>
                <w:szCs w:val="19"/>
              </w:rPr>
              <w:t>254</w:t>
            </w:r>
          </w:p>
        </w:tc>
        <w:tc>
          <w:tcPr>
            <w:tcW w:w="880" w:type="dxa"/>
            <w:tcBorders>
              <w:top w:val="nil"/>
              <w:left w:val="nil"/>
              <w:bottom w:val="nil"/>
              <w:right w:val="nil"/>
            </w:tcBorders>
            <w:noWrap/>
            <w:vAlign w:val="bottom"/>
          </w:tcPr>
          <w:p w14:paraId="64B3AB3A"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5BBCCEC6" w14:textId="77777777" w:rsidR="00B43847" w:rsidRPr="00040118" w:rsidRDefault="00B43847" w:rsidP="00A92122">
            <w:pPr>
              <w:spacing w:after="0"/>
              <w:jc w:val="right"/>
              <w:rPr>
                <w:sz w:val="19"/>
                <w:szCs w:val="19"/>
              </w:rPr>
            </w:pPr>
          </w:p>
        </w:tc>
      </w:tr>
      <w:tr w:rsidR="00B43847" w:rsidRPr="00040118" w14:paraId="13AA4C3E" w14:textId="77777777" w:rsidTr="00CE3F73">
        <w:tc>
          <w:tcPr>
            <w:tcW w:w="0" w:type="auto"/>
            <w:tcBorders>
              <w:top w:val="nil"/>
              <w:left w:val="nil"/>
              <w:bottom w:val="nil"/>
              <w:right w:val="nil"/>
            </w:tcBorders>
            <w:noWrap/>
            <w:vAlign w:val="bottom"/>
          </w:tcPr>
          <w:p w14:paraId="67917C05"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534FB8FC" w14:textId="77777777" w:rsidR="00B43847" w:rsidRPr="00040118" w:rsidRDefault="00B43847" w:rsidP="00A92122">
            <w:pPr>
              <w:spacing w:after="0"/>
              <w:jc w:val="right"/>
              <w:rPr>
                <w:sz w:val="19"/>
                <w:szCs w:val="19"/>
              </w:rPr>
            </w:pPr>
            <w:r w:rsidRPr="00040118">
              <w:rPr>
                <w:sz w:val="19"/>
                <w:szCs w:val="19"/>
              </w:rPr>
              <w:t>Total</w:t>
            </w:r>
          </w:p>
        </w:tc>
        <w:tc>
          <w:tcPr>
            <w:tcW w:w="880" w:type="dxa"/>
            <w:tcBorders>
              <w:top w:val="nil"/>
              <w:left w:val="nil"/>
              <w:bottom w:val="nil"/>
              <w:right w:val="nil"/>
            </w:tcBorders>
            <w:noWrap/>
            <w:vAlign w:val="bottom"/>
          </w:tcPr>
          <w:p w14:paraId="34788E57" w14:textId="77777777" w:rsidR="00B43847" w:rsidRPr="00040118" w:rsidRDefault="00B43847" w:rsidP="00A92122">
            <w:pPr>
              <w:spacing w:after="0"/>
              <w:jc w:val="right"/>
              <w:rPr>
                <w:sz w:val="19"/>
                <w:szCs w:val="19"/>
              </w:rPr>
            </w:pPr>
            <w:r w:rsidRPr="00040118">
              <w:rPr>
                <w:sz w:val="19"/>
                <w:szCs w:val="19"/>
              </w:rPr>
              <w:t>848</w:t>
            </w:r>
          </w:p>
        </w:tc>
        <w:tc>
          <w:tcPr>
            <w:tcW w:w="880" w:type="dxa"/>
            <w:tcBorders>
              <w:top w:val="nil"/>
              <w:left w:val="nil"/>
              <w:bottom w:val="nil"/>
              <w:right w:val="nil"/>
            </w:tcBorders>
            <w:noWrap/>
            <w:vAlign w:val="bottom"/>
          </w:tcPr>
          <w:p w14:paraId="0FF95D93" w14:textId="77777777" w:rsidR="00B43847" w:rsidRPr="00040118" w:rsidRDefault="00B43847" w:rsidP="00A92122">
            <w:pPr>
              <w:spacing w:after="0"/>
              <w:jc w:val="right"/>
              <w:rPr>
                <w:sz w:val="19"/>
                <w:szCs w:val="19"/>
              </w:rPr>
            </w:pPr>
            <w:r w:rsidRPr="00040118">
              <w:rPr>
                <w:sz w:val="19"/>
                <w:szCs w:val="19"/>
              </w:rPr>
              <w:t>58</w:t>
            </w:r>
          </w:p>
        </w:tc>
        <w:tc>
          <w:tcPr>
            <w:tcW w:w="881" w:type="dxa"/>
            <w:tcBorders>
              <w:top w:val="nil"/>
              <w:left w:val="nil"/>
              <w:bottom w:val="nil"/>
              <w:right w:val="nil"/>
            </w:tcBorders>
            <w:vAlign w:val="bottom"/>
          </w:tcPr>
          <w:p w14:paraId="6C878C31" w14:textId="77777777" w:rsidR="00B43847" w:rsidRPr="00040118" w:rsidRDefault="00B43847" w:rsidP="00A92122">
            <w:pPr>
              <w:spacing w:after="0"/>
              <w:jc w:val="right"/>
              <w:rPr>
                <w:sz w:val="19"/>
                <w:szCs w:val="19"/>
              </w:rPr>
            </w:pPr>
            <w:r w:rsidRPr="00040118">
              <w:rPr>
                <w:sz w:val="19"/>
                <w:szCs w:val="19"/>
              </w:rPr>
              <w:t>181</w:t>
            </w:r>
          </w:p>
        </w:tc>
        <w:tc>
          <w:tcPr>
            <w:tcW w:w="881" w:type="dxa"/>
            <w:tcBorders>
              <w:top w:val="nil"/>
              <w:left w:val="nil"/>
              <w:bottom w:val="nil"/>
              <w:right w:val="nil"/>
            </w:tcBorders>
          </w:tcPr>
          <w:p w14:paraId="6B565B69"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271A320F" w14:textId="333DF7C0" w:rsidR="00B43847" w:rsidRPr="00040118" w:rsidRDefault="00B43847" w:rsidP="00A92122">
            <w:pPr>
              <w:spacing w:after="0"/>
              <w:jc w:val="right"/>
              <w:rPr>
                <w:sz w:val="19"/>
                <w:szCs w:val="19"/>
              </w:rPr>
            </w:pPr>
            <w:r w:rsidRPr="00040118">
              <w:rPr>
                <w:sz w:val="19"/>
                <w:szCs w:val="19"/>
              </w:rPr>
              <w:t>1,087</w:t>
            </w:r>
          </w:p>
        </w:tc>
        <w:tc>
          <w:tcPr>
            <w:tcW w:w="880" w:type="dxa"/>
            <w:tcBorders>
              <w:top w:val="nil"/>
              <w:left w:val="nil"/>
              <w:bottom w:val="nil"/>
              <w:right w:val="nil"/>
            </w:tcBorders>
            <w:noWrap/>
            <w:vAlign w:val="bottom"/>
          </w:tcPr>
          <w:p w14:paraId="32FF1F79" w14:textId="77777777" w:rsidR="00B43847" w:rsidRPr="00040118" w:rsidRDefault="00B43847" w:rsidP="00A92122">
            <w:pPr>
              <w:spacing w:after="0"/>
              <w:jc w:val="right"/>
              <w:rPr>
                <w:sz w:val="19"/>
                <w:szCs w:val="19"/>
              </w:rPr>
            </w:pPr>
            <w:r w:rsidRPr="00040118">
              <w:rPr>
                <w:sz w:val="19"/>
                <w:szCs w:val="19"/>
              </w:rPr>
              <w:t>11,474</w:t>
            </w:r>
          </w:p>
        </w:tc>
        <w:tc>
          <w:tcPr>
            <w:tcW w:w="881" w:type="dxa"/>
            <w:tcBorders>
              <w:top w:val="nil"/>
              <w:left w:val="nil"/>
              <w:bottom w:val="nil"/>
              <w:right w:val="nil"/>
            </w:tcBorders>
            <w:noWrap/>
            <w:vAlign w:val="bottom"/>
          </w:tcPr>
          <w:p w14:paraId="00673D60" w14:textId="77777777" w:rsidR="00B43847" w:rsidRPr="00040118" w:rsidRDefault="00B43847" w:rsidP="00A92122">
            <w:pPr>
              <w:spacing w:after="0"/>
              <w:jc w:val="right"/>
              <w:rPr>
                <w:sz w:val="19"/>
                <w:szCs w:val="19"/>
              </w:rPr>
            </w:pPr>
            <w:r w:rsidRPr="00040118">
              <w:rPr>
                <w:sz w:val="19"/>
                <w:szCs w:val="19"/>
              </w:rPr>
              <w:t>6,083</w:t>
            </w:r>
          </w:p>
        </w:tc>
      </w:tr>
      <w:tr w:rsidR="00B43847" w:rsidRPr="00040118" w14:paraId="5690F11C" w14:textId="77777777" w:rsidTr="00CE3F73">
        <w:tc>
          <w:tcPr>
            <w:tcW w:w="0" w:type="auto"/>
            <w:tcBorders>
              <w:top w:val="nil"/>
              <w:left w:val="nil"/>
              <w:bottom w:val="nil"/>
              <w:right w:val="nil"/>
            </w:tcBorders>
            <w:noWrap/>
            <w:vAlign w:val="bottom"/>
          </w:tcPr>
          <w:p w14:paraId="073B9B21" w14:textId="77777777" w:rsidR="00B43847" w:rsidRPr="00040118" w:rsidRDefault="00B43847" w:rsidP="00A92122">
            <w:pPr>
              <w:spacing w:after="0"/>
              <w:jc w:val="right"/>
              <w:rPr>
                <w:sz w:val="19"/>
                <w:szCs w:val="19"/>
              </w:rPr>
            </w:pPr>
            <w:r w:rsidRPr="00040118">
              <w:rPr>
                <w:sz w:val="19"/>
                <w:szCs w:val="19"/>
              </w:rPr>
              <w:t>1986</w:t>
            </w:r>
          </w:p>
        </w:tc>
        <w:tc>
          <w:tcPr>
            <w:tcW w:w="0" w:type="auto"/>
            <w:tcBorders>
              <w:top w:val="nil"/>
              <w:left w:val="nil"/>
              <w:bottom w:val="nil"/>
              <w:right w:val="nil"/>
            </w:tcBorders>
            <w:noWrap/>
            <w:vAlign w:val="bottom"/>
          </w:tcPr>
          <w:p w14:paraId="14BAF01A" w14:textId="77777777" w:rsidR="00B43847" w:rsidRPr="00040118" w:rsidRDefault="00B43847" w:rsidP="00A92122">
            <w:pPr>
              <w:spacing w:after="0"/>
              <w:jc w:val="right"/>
              <w:rPr>
                <w:sz w:val="19"/>
                <w:szCs w:val="19"/>
              </w:rPr>
            </w:pPr>
            <w:r w:rsidRPr="00040118">
              <w:rPr>
                <w:sz w:val="19"/>
                <w:szCs w:val="19"/>
              </w:rPr>
              <w:t>Foreign</w:t>
            </w:r>
          </w:p>
        </w:tc>
        <w:tc>
          <w:tcPr>
            <w:tcW w:w="880" w:type="dxa"/>
            <w:tcBorders>
              <w:top w:val="nil"/>
              <w:left w:val="nil"/>
              <w:bottom w:val="nil"/>
              <w:right w:val="nil"/>
            </w:tcBorders>
            <w:noWrap/>
            <w:vAlign w:val="bottom"/>
          </w:tcPr>
          <w:p w14:paraId="6299DA6F" w14:textId="77777777" w:rsidR="00B43847" w:rsidRPr="00040118" w:rsidRDefault="00B43847" w:rsidP="00A92122">
            <w:pPr>
              <w:spacing w:after="0"/>
              <w:jc w:val="right"/>
              <w:rPr>
                <w:sz w:val="19"/>
                <w:szCs w:val="19"/>
              </w:rPr>
            </w:pPr>
            <w:proofErr w:type="spellStart"/>
            <w:r w:rsidRPr="00040118">
              <w:rPr>
                <w:sz w:val="19"/>
                <w:szCs w:val="19"/>
              </w:rPr>
              <w:t>Tr</w:t>
            </w:r>
            <w:proofErr w:type="spellEnd"/>
          </w:p>
        </w:tc>
        <w:tc>
          <w:tcPr>
            <w:tcW w:w="880" w:type="dxa"/>
            <w:tcBorders>
              <w:top w:val="nil"/>
              <w:left w:val="nil"/>
              <w:bottom w:val="nil"/>
              <w:right w:val="nil"/>
            </w:tcBorders>
            <w:noWrap/>
            <w:vAlign w:val="bottom"/>
          </w:tcPr>
          <w:p w14:paraId="435DC12D" w14:textId="77777777" w:rsidR="00B43847" w:rsidRPr="00040118" w:rsidRDefault="00B43847" w:rsidP="00A92122">
            <w:pPr>
              <w:spacing w:after="0"/>
              <w:jc w:val="right"/>
              <w:rPr>
                <w:sz w:val="19"/>
                <w:szCs w:val="19"/>
              </w:rPr>
            </w:pPr>
            <w:proofErr w:type="spellStart"/>
            <w:r w:rsidRPr="00040118">
              <w:rPr>
                <w:sz w:val="19"/>
                <w:szCs w:val="19"/>
              </w:rPr>
              <w:t>Tr</w:t>
            </w:r>
            <w:proofErr w:type="spellEnd"/>
          </w:p>
        </w:tc>
        <w:tc>
          <w:tcPr>
            <w:tcW w:w="881" w:type="dxa"/>
            <w:tcBorders>
              <w:top w:val="nil"/>
              <w:left w:val="nil"/>
              <w:bottom w:val="nil"/>
              <w:right w:val="nil"/>
            </w:tcBorders>
            <w:vAlign w:val="bottom"/>
          </w:tcPr>
          <w:p w14:paraId="7EC8BA21" w14:textId="77777777" w:rsidR="00B43847" w:rsidRPr="00040118" w:rsidRDefault="00B43847" w:rsidP="00A92122">
            <w:pPr>
              <w:spacing w:after="0"/>
              <w:jc w:val="right"/>
              <w:rPr>
                <w:sz w:val="19"/>
                <w:szCs w:val="19"/>
              </w:rPr>
            </w:pPr>
            <w:r w:rsidRPr="00040118">
              <w:rPr>
                <w:sz w:val="19"/>
                <w:szCs w:val="19"/>
              </w:rPr>
              <w:t>0</w:t>
            </w:r>
          </w:p>
        </w:tc>
        <w:tc>
          <w:tcPr>
            <w:tcW w:w="881" w:type="dxa"/>
            <w:tcBorders>
              <w:top w:val="nil"/>
              <w:left w:val="nil"/>
              <w:bottom w:val="nil"/>
              <w:right w:val="nil"/>
            </w:tcBorders>
          </w:tcPr>
          <w:p w14:paraId="2432B54F"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75997B92" w14:textId="6AFDC31A" w:rsidR="00B43847" w:rsidRPr="00040118" w:rsidRDefault="00B43847" w:rsidP="00A92122">
            <w:pPr>
              <w:spacing w:after="0"/>
              <w:jc w:val="right"/>
              <w:rPr>
                <w:sz w:val="19"/>
                <w:szCs w:val="19"/>
              </w:rPr>
            </w:pPr>
            <w:proofErr w:type="spellStart"/>
            <w:r w:rsidRPr="00040118">
              <w:rPr>
                <w:sz w:val="19"/>
                <w:szCs w:val="19"/>
              </w:rPr>
              <w:t>Tr</w:t>
            </w:r>
            <w:proofErr w:type="spellEnd"/>
          </w:p>
        </w:tc>
        <w:tc>
          <w:tcPr>
            <w:tcW w:w="880" w:type="dxa"/>
            <w:tcBorders>
              <w:top w:val="nil"/>
              <w:left w:val="nil"/>
              <w:bottom w:val="nil"/>
              <w:right w:val="nil"/>
            </w:tcBorders>
            <w:noWrap/>
            <w:vAlign w:val="bottom"/>
          </w:tcPr>
          <w:p w14:paraId="1C268C59"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0DE2F300" w14:textId="77777777" w:rsidR="00B43847" w:rsidRPr="00040118" w:rsidRDefault="00B43847" w:rsidP="00A92122">
            <w:pPr>
              <w:spacing w:after="0"/>
              <w:jc w:val="right"/>
              <w:rPr>
                <w:sz w:val="19"/>
                <w:szCs w:val="19"/>
              </w:rPr>
            </w:pPr>
          </w:p>
        </w:tc>
      </w:tr>
      <w:tr w:rsidR="00B43847" w:rsidRPr="00040118" w14:paraId="4E0C3AD2" w14:textId="77777777" w:rsidTr="00CE3F73">
        <w:tc>
          <w:tcPr>
            <w:tcW w:w="0" w:type="auto"/>
            <w:tcBorders>
              <w:top w:val="nil"/>
              <w:left w:val="nil"/>
              <w:bottom w:val="nil"/>
              <w:right w:val="nil"/>
            </w:tcBorders>
            <w:noWrap/>
            <w:vAlign w:val="bottom"/>
          </w:tcPr>
          <w:p w14:paraId="117E9C29"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41399455" w14:textId="77777777" w:rsidR="00B43847" w:rsidRPr="00040118" w:rsidRDefault="00B43847" w:rsidP="00A92122">
            <w:pPr>
              <w:spacing w:after="0"/>
              <w:jc w:val="right"/>
              <w:rPr>
                <w:sz w:val="19"/>
                <w:szCs w:val="19"/>
              </w:rPr>
            </w:pPr>
            <w:r w:rsidRPr="00040118">
              <w:rPr>
                <w:sz w:val="19"/>
                <w:szCs w:val="19"/>
              </w:rPr>
              <w:t>U.S.</w:t>
            </w:r>
          </w:p>
        </w:tc>
        <w:tc>
          <w:tcPr>
            <w:tcW w:w="880" w:type="dxa"/>
            <w:tcBorders>
              <w:top w:val="nil"/>
              <w:left w:val="nil"/>
              <w:bottom w:val="nil"/>
              <w:right w:val="nil"/>
            </w:tcBorders>
            <w:noWrap/>
            <w:vAlign w:val="bottom"/>
          </w:tcPr>
          <w:p w14:paraId="58FC46A3" w14:textId="77777777" w:rsidR="00B43847" w:rsidRPr="00040118" w:rsidRDefault="00B43847" w:rsidP="00A92122">
            <w:pPr>
              <w:spacing w:after="0"/>
              <w:jc w:val="right"/>
              <w:rPr>
                <w:sz w:val="19"/>
                <w:szCs w:val="19"/>
              </w:rPr>
            </w:pPr>
            <w:r w:rsidRPr="00040118">
              <w:rPr>
                <w:sz w:val="19"/>
                <w:szCs w:val="19"/>
              </w:rPr>
              <w:t>642</w:t>
            </w:r>
          </w:p>
        </w:tc>
        <w:tc>
          <w:tcPr>
            <w:tcW w:w="880" w:type="dxa"/>
            <w:tcBorders>
              <w:top w:val="nil"/>
              <w:left w:val="nil"/>
              <w:bottom w:val="nil"/>
              <w:right w:val="nil"/>
            </w:tcBorders>
            <w:noWrap/>
            <w:vAlign w:val="bottom"/>
          </w:tcPr>
          <w:p w14:paraId="612EB92C" w14:textId="77777777" w:rsidR="00B43847" w:rsidRPr="00040118" w:rsidRDefault="00B43847" w:rsidP="00A92122">
            <w:pPr>
              <w:spacing w:after="0"/>
              <w:jc w:val="right"/>
              <w:rPr>
                <w:sz w:val="19"/>
                <w:szCs w:val="19"/>
              </w:rPr>
            </w:pPr>
            <w:r w:rsidRPr="00040118">
              <w:rPr>
                <w:sz w:val="19"/>
                <w:szCs w:val="19"/>
              </w:rPr>
              <w:t>394</w:t>
            </w:r>
          </w:p>
        </w:tc>
        <w:tc>
          <w:tcPr>
            <w:tcW w:w="881" w:type="dxa"/>
            <w:tcBorders>
              <w:top w:val="nil"/>
              <w:left w:val="nil"/>
              <w:bottom w:val="nil"/>
              <w:right w:val="nil"/>
            </w:tcBorders>
            <w:vAlign w:val="bottom"/>
          </w:tcPr>
          <w:p w14:paraId="5882C4A5" w14:textId="77777777" w:rsidR="00B43847" w:rsidRPr="00040118" w:rsidRDefault="00B43847" w:rsidP="00A92122">
            <w:pPr>
              <w:spacing w:after="0"/>
              <w:jc w:val="right"/>
              <w:rPr>
                <w:sz w:val="19"/>
                <w:szCs w:val="19"/>
              </w:rPr>
            </w:pPr>
            <w:r w:rsidRPr="00040118">
              <w:rPr>
                <w:sz w:val="19"/>
                <w:szCs w:val="19"/>
              </w:rPr>
              <w:t>1,908</w:t>
            </w:r>
          </w:p>
        </w:tc>
        <w:tc>
          <w:tcPr>
            <w:tcW w:w="881" w:type="dxa"/>
            <w:tcBorders>
              <w:top w:val="nil"/>
              <w:left w:val="nil"/>
              <w:bottom w:val="nil"/>
              <w:right w:val="nil"/>
            </w:tcBorders>
          </w:tcPr>
          <w:p w14:paraId="7DD98FCB"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2BBECADB" w14:textId="48624ABA" w:rsidR="00B43847" w:rsidRPr="00040118" w:rsidRDefault="00B43847" w:rsidP="00A92122">
            <w:pPr>
              <w:spacing w:after="0"/>
              <w:jc w:val="right"/>
              <w:rPr>
                <w:sz w:val="19"/>
                <w:szCs w:val="19"/>
              </w:rPr>
            </w:pPr>
            <w:r w:rsidRPr="00040118">
              <w:rPr>
                <w:sz w:val="19"/>
                <w:szCs w:val="19"/>
              </w:rPr>
              <w:t>2,944</w:t>
            </w:r>
          </w:p>
        </w:tc>
        <w:tc>
          <w:tcPr>
            <w:tcW w:w="880" w:type="dxa"/>
            <w:tcBorders>
              <w:top w:val="nil"/>
              <w:left w:val="nil"/>
              <w:bottom w:val="nil"/>
              <w:right w:val="nil"/>
            </w:tcBorders>
            <w:noWrap/>
            <w:vAlign w:val="bottom"/>
          </w:tcPr>
          <w:p w14:paraId="5178F006"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279D066D" w14:textId="77777777" w:rsidR="00B43847" w:rsidRPr="00040118" w:rsidRDefault="00B43847" w:rsidP="00A92122">
            <w:pPr>
              <w:spacing w:after="0"/>
              <w:jc w:val="right"/>
              <w:rPr>
                <w:sz w:val="19"/>
                <w:szCs w:val="19"/>
              </w:rPr>
            </w:pPr>
          </w:p>
        </w:tc>
      </w:tr>
      <w:tr w:rsidR="00B43847" w:rsidRPr="00040118" w14:paraId="610DF19E" w14:textId="77777777" w:rsidTr="00CE3F73">
        <w:tc>
          <w:tcPr>
            <w:tcW w:w="0" w:type="auto"/>
            <w:tcBorders>
              <w:top w:val="nil"/>
              <w:left w:val="nil"/>
              <w:bottom w:val="nil"/>
              <w:right w:val="nil"/>
            </w:tcBorders>
            <w:noWrap/>
            <w:vAlign w:val="bottom"/>
          </w:tcPr>
          <w:p w14:paraId="46395F1C"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22028054" w14:textId="77777777" w:rsidR="00B43847" w:rsidRPr="00040118" w:rsidRDefault="00B43847" w:rsidP="00A92122">
            <w:pPr>
              <w:spacing w:after="0"/>
              <w:jc w:val="right"/>
              <w:rPr>
                <w:sz w:val="19"/>
                <w:szCs w:val="19"/>
              </w:rPr>
            </w:pPr>
            <w:r w:rsidRPr="00040118">
              <w:rPr>
                <w:sz w:val="19"/>
                <w:szCs w:val="19"/>
              </w:rPr>
              <w:t>JV</w:t>
            </w:r>
          </w:p>
        </w:tc>
        <w:tc>
          <w:tcPr>
            <w:tcW w:w="880" w:type="dxa"/>
            <w:tcBorders>
              <w:top w:val="nil"/>
              <w:left w:val="nil"/>
              <w:bottom w:val="nil"/>
              <w:right w:val="nil"/>
            </w:tcBorders>
            <w:noWrap/>
            <w:vAlign w:val="bottom"/>
          </w:tcPr>
          <w:p w14:paraId="5501D11C" w14:textId="77777777" w:rsidR="00B43847" w:rsidRPr="00040118" w:rsidRDefault="00B43847" w:rsidP="00A92122">
            <w:pPr>
              <w:spacing w:after="0"/>
              <w:jc w:val="right"/>
              <w:rPr>
                <w:sz w:val="19"/>
                <w:szCs w:val="19"/>
              </w:rPr>
            </w:pPr>
            <w:r w:rsidRPr="00040118">
              <w:rPr>
                <w:sz w:val="19"/>
                <w:szCs w:val="19"/>
              </w:rPr>
              <w:t>35</w:t>
            </w:r>
          </w:p>
        </w:tc>
        <w:tc>
          <w:tcPr>
            <w:tcW w:w="880" w:type="dxa"/>
            <w:tcBorders>
              <w:top w:val="nil"/>
              <w:left w:val="nil"/>
              <w:bottom w:val="nil"/>
              <w:right w:val="nil"/>
            </w:tcBorders>
            <w:noWrap/>
            <w:vAlign w:val="bottom"/>
          </w:tcPr>
          <w:p w14:paraId="41BFFAA9" w14:textId="77777777" w:rsidR="00B43847" w:rsidRPr="00040118" w:rsidRDefault="00B43847" w:rsidP="00A92122">
            <w:pPr>
              <w:spacing w:after="0"/>
              <w:jc w:val="right"/>
              <w:rPr>
                <w:sz w:val="19"/>
                <w:szCs w:val="19"/>
              </w:rPr>
            </w:pPr>
            <w:r w:rsidRPr="00040118">
              <w:rPr>
                <w:sz w:val="19"/>
                <w:szCs w:val="19"/>
              </w:rPr>
              <w:t>2</w:t>
            </w:r>
          </w:p>
        </w:tc>
        <w:tc>
          <w:tcPr>
            <w:tcW w:w="881" w:type="dxa"/>
            <w:tcBorders>
              <w:top w:val="nil"/>
              <w:left w:val="nil"/>
              <w:bottom w:val="nil"/>
              <w:right w:val="nil"/>
            </w:tcBorders>
            <w:vAlign w:val="bottom"/>
          </w:tcPr>
          <w:p w14:paraId="7CFFF6EA" w14:textId="77777777" w:rsidR="00B43847" w:rsidRPr="00040118" w:rsidRDefault="00B43847" w:rsidP="00A92122">
            <w:pPr>
              <w:spacing w:after="0"/>
              <w:jc w:val="right"/>
              <w:rPr>
                <w:sz w:val="19"/>
                <w:szCs w:val="19"/>
              </w:rPr>
            </w:pPr>
            <w:r w:rsidRPr="00040118">
              <w:rPr>
                <w:sz w:val="19"/>
                <w:szCs w:val="19"/>
              </w:rPr>
              <w:t>0</w:t>
            </w:r>
          </w:p>
        </w:tc>
        <w:tc>
          <w:tcPr>
            <w:tcW w:w="881" w:type="dxa"/>
            <w:tcBorders>
              <w:top w:val="nil"/>
              <w:left w:val="nil"/>
              <w:bottom w:val="nil"/>
              <w:right w:val="nil"/>
            </w:tcBorders>
          </w:tcPr>
          <w:p w14:paraId="0920FA57"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02B060D4" w14:textId="1E6E50DD" w:rsidR="00B43847" w:rsidRPr="00040118" w:rsidRDefault="00B43847" w:rsidP="00A92122">
            <w:pPr>
              <w:spacing w:after="0"/>
              <w:jc w:val="right"/>
              <w:rPr>
                <w:sz w:val="19"/>
                <w:szCs w:val="19"/>
              </w:rPr>
            </w:pPr>
            <w:r w:rsidRPr="00040118">
              <w:rPr>
                <w:sz w:val="19"/>
                <w:szCs w:val="19"/>
              </w:rPr>
              <w:t>37</w:t>
            </w:r>
          </w:p>
        </w:tc>
        <w:tc>
          <w:tcPr>
            <w:tcW w:w="880" w:type="dxa"/>
            <w:tcBorders>
              <w:top w:val="nil"/>
              <w:left w:val="nil"/>
              <w:bottom w:val="nil"/>
              <w:right w:val="nil"/>
            </w:tcBorders>
            <w:noWrap/>
            <w:vAlign w:val="bottom"/>
          </w:tcPr>
          <w:p w14:paraId="437F5532"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06F43124" w14:textId="77777777" w:rsidR="00B43847" w:rsidRPr="00040118" w:rsidRDefault="00B43847" w:rsidP="00A92122">
            <w:pPr>
              <w:spacing w:after="0"/>
              <w:jc w:val="right"/>
              <w:rPr>
                <w:sz w:val="19"/>
                <w:szCs w:val="19"/>
              </w:rPr>
            </w:pPr>
          </w:p>
        </w:tc>
      </w:tr>
      <w:tr w:rsidR="00B43847" w:rsidRPr="00040118" w14:paraId="7B32D3DC" w14:textId="77777777" w:rsidTr="00CE3F73">
        <w:tc>
          <w:tcPr>
            <w:tcW w:w="0" w:type="auto"/>
            <w:tcBorders>
              <w:top w:val="nil"/>
              <w:left w:val="nil"/>
              <w:bottom w:val="nil"/>
              <w:right w:val="nil"/>
            </w:tcBorders>
            <w:noWrap/>
            <w:vAlign w:val="bottom"/>
          </w:tcPr>
          <w:p w14:paraId="6EFB156F"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317237C4" w14:textId="77777777" w:rsidR="00B43847" w:rsidRPr="00040118" w:rsidRDefault="00B43847" w:rsidP="00A92122">
            <w:pPr>
              <w:spacing w:after="0"/>
              <w:jc w:val="right"/>
              <w:rPr>
                <w:sz w:val="19"/>
                <w:szCs w:val="19"/>
              </w:rPr>
            </w:pPr>
            <w:r w:rsidRPr="00040118">
              <w:rPr>
                <w:sz w:val="19"/>
                <w:szCs w:val="19"/>
              </w:rPr>
              <w:t>Total</w:t>
            </w:r>
          </w:p>
        </w:tc>
        <w:tc>
          <w:tcPr>
            <w:tcW w:w="880" w:type="dxa"/>
            <w:tcBorders>
              <w:top w:val="nil"/>
              <w:left w:val="nil"/>
              <w:bottom w:val="nil"/>
              <w:right w:val="nil"/>
            </w:tcBorders>
            <w:noWrap/>
            <w:vAlign w:val="bottom"/>
          </w:tcPr>
          <w:p w14:paraId="05D2182C" w14:textId="77777777" w:rsidR="00B43847" w:rsidRPr="00040118" w:rsidRDefault="00B43847" w:rsidP="00A92122">
            <w:pPr>
              <w:spacing w:after="0"/>
              <w:jc w:val="right"/>
              <w:rPr>
                <w:sz w:val="19"/>
                <w:szCs w:val="19"/>
              </w:rPr>
            </w:pPr>
            <w:r w:rsidRPr="00040118">
              <w:rPr>
                <w:sz w:val="19"/>
                <w:szCs w:val="19"/>
              </w:rPr>
              <w:t>677</w:t>
            </w:r>
          </w:p>
        </w:tc>
        <w:tc>
          <w:tcPr>
            <w:tcW w:w="880" w:type="dxa"/>
            <w:tcBorders>
              <w:top w:val="nil"/>
              <w:left w:val="nil"/>
              <w:bottom w:val="nil"/>
              <w:right w:val="nil"/>
            </w:tcBorders>
            <w:noWrap/>
            <w:vAlign w:val="bottom"/>
          </w:tcPr>
          <w:p w14:paraId="67F60BC6" w14:textId="77777777" w:rsidR="00B43847" w:rsidRPr="00040118" w:rsidRDefault="00B43847" w:rsidP="00A92122">
            <w:pPr>
              <w:spacing w:after="0"/>
              <w:jc w:val="right"/>
              <w:rPr>
                <w:sz w:val="19"/>
                <w:szCs w:val="19"/>
              </w:rPr>
            </w:pPr>
            <w:r w:rsidRPr="00040118">
              <w:rPr>
                <w:sz w:val="19"/>
                <w:szCs w:val="19"/>
              </w:rPr>
              <w:t>396</w:t>
            </w:r>
          </w:p>
        </w:tc>
        <w:tc>
          <w:tcPr>
            <w:tcW w:w="881" w:type="dxa"/>
            <w:tcBorders>
              <w:top w:val="nil"/>
              <w:left w:val="nil"/>
              <w:bottom w:val="nil"/>
              <w:right w:val="nil"/>
            </w:tcBorders>
            <w:vAlign w:val="bottom"/>
          </w:tcPr>
          <w:p w14:paraId="652EA92F" w14:textId="77777777" w:rsidR="00B43847" w:rsidRPr="00040118" w:rsidRDefault="00B43847" w:rsidP="00A92122">
            <w:pPr>
              <w:spacing w:after="0"/>
              <w:jc w:val="right"/>
              <w:rPr>
                <w:sz w:val="19"/>
                <w:szCs w:val="19"/>
              </w:rPr>
            </w:pPr>
            <w:r w:rsidRPr="00040118">
              <w:rPr>
                <w:sz w:val="19"/>
                <w:szCs w:val="19"/>
              </w:rPr>
              <w:t>1,908</w:t>
            </w:r>
          </w:p>
        </w:tc>
        <w:tc>
          <w:tcPr>
            <w:tcW w:w="881" w:type="dxa"/>
            <w:tcBorders>
              <w:top w:val="nil"/>
              <w:left w:val="nil"/>
              <w:bottom w:val="nil"/>
              <w:right w:val="nil"/>
            </w:tcBorders>
          </w:tcPr>
          <w:p w14:paraId="5107721E"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4A1D4C63" w14:textId="51309D18" w:rsidR="00B43847" w:rsidRPr="00040118" w:rsidRDefault="00B43847" w:rsidP="00A92122">
            <w:pPr>
              <w:spacing w:after="0"/>
              <w:jc w:val="right"/>
              <w:rPr>
                <w:sz w:val="19"/>
                <w:szCs w:val="19"/>
              </w:rPr>
            </w:pPr>
            <w:r w:rsidRPr="00040118">
              <w:rPr>
                <w:sz w:val="19"/>
                <w:szCs w:val="19"/>
              </w:rPr>
              <w:t>2,981</w:t>
            </w:r>
          </w:p>
        </w:tc>
        <w:tc>
          <w:tcPr>
            <w:tcW w:w="880" w:type="dxa"/>
            <w:tcBorders>
              <w:top w:val="nil"/>
              <w:left w:val="nil"/>
              <w:bottom w:val="nil"/>
              <w:right w:val="nil"/>
            </w:tcBorders>
            <w:noWrap/>
            <w:vAlign w:val="bottom"/>
          </w:tcPr>
          <w:p w14:paraId="61084369" w14:textId="77777777" w:rsidR="00B43847" w:rsidRPr="00040118" w:rsidRDefault="00B43847" w:rsidP="00A92122">
            <w:pPr>
              <w:spacing w:after="0"/>
              <w:jc w:val="right"/>
              <w:rPr>
                <w:sz w:val="19"/>
                <w:szCs w:val="19"/>
              </w:rPr>
            </w:pPr>
            <w:r w:rsidRPr="00040118">
              <w:rPr>
                <w:sz w:val="19"/>
                <w:szCs w:val="19"/>
              </w:rPr>
              <w:t>10,500</w:t>
            </w:r>
          </w:p>
        </w:tc>
        <w:tc>
          <w:tcPr>
            <w:tcW w:w="881" w:type="dxa"/>
            <w:tcBorders>
              <w:top w:val="nil"/>
              <w:left w:val="nil"/>
              <w:bottom w:val="nil"/>
              <w:right w:val="nil"/>
            </w:tcBorders>
            <w:noWrap/>
            <w:vAlign w:val="bottom"/>
          </w:tcPr>
          <w:p w14:paraId="150EFDFF" w14:textId="77777777" w:rsidR="00B43847" w:rsidRPr="00040118" w:rsidRDefault="00B43847" w:rsidP="00A92122">
            <w:pPr>
              <w:spacing w:after="0"/>
              <w:jc w:val="right"/>
              <w:rPr>
                <w:sz w:val="19"/>
                <w:szCs w:val="19"/>
              </w:rPr>
            </w:pPr>
            <w:r w:rsidRPr="00040118">
              <w:rPr>
                <w:sz w:val="19"/>
                <w:szCs w:val="19"/>
              </w:rPr>
              <w:t>3,702</w:t>
            </w:r>
          </w:p>
        </w:tc>
      </w:tr>
      <w:tr w:rsidR="00B43847" w:rsidRPr="00040118" w14:paraId="3ADAAF6D" w14:textId="77777777" w:rsidTr="00CE3F73">
        <w:tc>
          <w:tcPr>
            <w:tcW w:w="0" w:type="auto"/>
            <w:tcBorders>
              <w:top w:val="nil"/>
              <w:left w:val="nil"/>
              <w:bottom w:val="nil"/>
              <w:right w:val="nil"/>
            </w:tcBorders>
            <w:noWrap/>
            <w:vAlign w:val="bottom"/>
          </w:tcPr>
          <w:p w14:paraId="67F68FE9" w14:textId="77777777" w:rsidR="00B43847" w:rsidRPr="00040118" w:rsidRDefault="00B43847" w:rsidP="00A92122">
            <w:pPr>
              <w:spacing w:after="0"/>
              <w:jc w:val="right"/>
              <w:rPr>
                <w:sz w:val="19"/>
                <w:szCs w:val="19"/>
              </w:rPr>
            </w:pPr>
            <w:r w:rsidRPr="00040118">
              <w:rPr>
                <w:sz w:val="19"/>
                <w:szCs w:val="19"/>
              </w:rPr>
              <w:t>1987</w:t>
            </w:r>
          </w:p>
        </w:tc>
        <w:tc>
          <w:tcPr>
            <w:tcW w:w="0" w:type="auto"/>
            <w:tcBorders>
              <w:top w:val="nil"/>
              <w:left w:val="nil"/>
              <w:bottom w:val="nil"/>
              <w:right w:val="nil"/>
            </w:tcBorders>
            <w:noWrap/>
            <w:vAlign w:val="bottom"/>
          </w:tcPr>
          <w:p w14:paraId="78FBDA8C" w14:textId="77777777" w:rsidR="00B43847" w:rsidRPr="00040118" w:rsidRDefault="00B43847" w:rsidP="00A92122">
            <w:pPr>
              <w:spacing w:after="0"/>
              <w:jc w:val="right"/>
              <w:rPr>
                <w:sz w:val="19"/>
                <w:szCs w:val="19"/>
              </w:rPr>
            </w:pPr>
            <w:r w:rsidRPr="00040118">
              <w:rPr>
                <w:sz w:val="19"/>
                <w:szCs w:val="19"/>
              </w:rPr>
              <w:t>Foreign</w:t>
            </w:r>
          </w:p>
        </w:tc>
        <w:tc>
          <w:tcPr>
            <w:tcW w:w="880" w:type="dxa"/>
            <w:tcBorders>
              <w:top w:val="nil"/>
              <w:left w:val="nil"/>
              <w:bottom w:val="nil"/>
              <w:right w:val="nil"/>
            </w:tcBorders>
            <w:noWrap/>
            <w:vAlign w:val="bottom"/>
          </w:tcPr>
          <w:p w14:paraId="70FC2531" w14:textId="77777777" w:rsidR="00B43847" w:rsidRPr="00040118" w:rsidRDefault="00B43847" w:rsidP="00A92122">
            <w:pPr>
              <w:spacing w:after="0"/>
              <w:jc w:val="right"/>
              <w:rPr>
                <w:sz w:val="19"/>
                <w:szCs w:val="19"/>
              </w:rPr>
            </w:pPr>
            <w:r w:rsidRPr="00040118">
              <w:rPr>
                <w:sz w:val="19"/>
                <w:szCs w:val="19"/>
              </w:rPr>
              <w:t>0</w:t>
            </w:r>
          </w:p>
        </w:tc>
        <w:tc>
          <w:tcPr>
            <w:tcW w:w="880" w:type="dxa"/>
            <w:tcBorders>
              <w:top w:val="nil"/>
              <w:left w:val="nil"/>
              <w:bottom w:val="nil"/>
              <w:right w:val="nil"/>
            </w:tcBorders>
            <w:noWrap/>
            <w:vAlign w:val="bottom"/>
          </w:tcPr>
          <w:p w14:paraId="142BBE37" w14:textId="77777777" w:rsidR="00B43847" w:rsidRPr="00040118" w:rsidRDefault="00B43847" w:rsidP="00A92122">
            <w:pPr>
              <w:spacing w:after="0"/>
              <w:jc w:val="right"/>
              <w:rPr>
                <w:sz w:val="19"/>
                <w:szCs w:val="19"/>
              </w:rPr>
            </w:pPr>
            <w:r w:rsidRPr="00040118">
              <w:rPr>
                <w:sz w:val="19"/>
                <w:szCs w:val="19"/>
              </w:rPr>
              <w:t>0</w:t>
            </w:r>
          </w:p>
        </w:tc>
        <w:tc>
          <w:tcPr>
            <w:tcW w:w="881" w:type="dxa"/>
            <w:tcBorders>
              <w:top w:val="nil"/>
              <w:left w:val="nil"/>
              <w:bottom w:val="nil"/>
              <w:right w:val="nil"/>
            </w:tcBorders>
            <w:vAlign w:val="bottom"/>
          </w:tcPr>
          <w:p w14:paraId="6D2D0FBB" w14:textId="77777777" w:rsidR="00B43847" w:rsidRPr="00040118" w:rsidRDefault="00B43847" w:rsidP="00A92122">
            <w:pPr>
              <w:spacing w:after="0"/>
              <w:jc w:val="right"/>
              <w:rPr>
                <w:sz w:val="19"/>
                <w:szCs w:val="19"/>
              </w:rPr>
            </w:pPr>
            <w:r w:rsidRPr="00040118">
              <w:rPr>
                <w:sz w:val="19"/>
                <w:szCs w:val="19"/>
              </w:rPr>
              <w:t>0</w:t>
            </w:r>
          </w:p>
        </w:tc>
        <w:tc>
          <w:tcPr>
            <w:tcW w:w="881" w:type="dxa"/>
            <w:tcBorders>
              <w:top w:val="nil"/>
              <w:left w:val="nil"/>
              <w:bottom w:val="nil"/>
              <w:right w:val="nil"/>
            </w:tcBorders>
          </w:tcPr>
          <w:p w14:paraId="2EF604EE"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74C16B45" w14:textId="25B1BEEB" w:rsidR="00B43847" w:rsidRPr="00040118" w:rsidRDefault="00B43847" w:rsidP="00A92122">
            <w:pPr>
              <w:spacing w:after="0"/>
              <w:jc w:val="right"/>
              <w:rPr>
                <w:sz w:val="19"/>
                <w:szCs w:val="19"/>
              </w:rPr>
            </w:pPr>
            <w:r w:rsidRPr="00040118">
              <w:rPr>
                <w:sz w:val="19"/>
                <w:szCs w:val="19"/>
              </w:rPr>
              <w:t>0</w:t>
            </w:r>
          </w:p>
        </w:tc>
        <w:tc>
          <w:tcPr>
            <w:tcW w:w="880" w:type="dxa"/>
            <w:tcBorders>
              <w:top w:val="nil"/>
              <w:left w:val="nil"/>
              <w:bottom w:val="nil"/>
              <w:right w:val="nil"/>
            </w:tcBorders>
            <w:noWrap/>
            <w:vAlign w:val="bottom"/>
          </w:tcPr>
          <w:p w14:paraId="3B3D3D76"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376BBA66" w14:textId="77777777" w:rsidR="00B43847" w:rsidRPr="00040118" w:rsidRDefault="00B43847" w:rsidP="00A92122">
            <w:pPr>
              <w:spacing w:after="0"/>
              <w:jc w:val="right"/>
              <w:rPr>
                <w:sz w:val="19"/>
                <w:szCs w:val="19"/>
              </w:rPr>
            </w:pPr>
          </w:p>
        </w:tc>
      </w:tr>
      <w:tr w:rsidR="00B43847" w:rsidRPr="00040118" w14:paraId="715B093E" w14:textId="77777777" w:rsidTr="00CE3F73">
        <w:tc>
          <w:tcPr>
            <w:tcW w:w="0" w:type="auto"/>
            <w:tcBorders>
              <w:top w:val="nil"/>
              <w:left w:val="nil"/>
              <w:bottom w:val="nil"/>
              <w:right w:val="nil"/>
            </w:tcBorders>
            <w:noWrap/>
            <w:vAlign w:val="bottom"/>
          </w:tcPr>
          <w:p w14:paraId="7288B04D"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00E073A9" w14:textId="77777777" w:rsidR="00B43847" w:rsidRPr="00040118" w:rsidRDefault="00B43847" w:rsidP="00A92122">
            <w:pPr>
              <w:spacing w:after="0"/>
              <w:jc w:val="right"/>
              <w:rPr>
                <w:sz w:val="19"/>
                <w:szCs w:val="19"/>
              </w:rPr>
            </w:pPr>
            <w:r w:rsidRPr="00040118">
              <w:rPr>
                <w:sz w:val="19"/>
                <w:szCs w:val="19"/>
              </w:rPr>
              <w:t>U.S.</w:t>
            </w:r>
          </w:p>
        </w:tc>
        <w:tc>
          <w:tcPr>
            <w:tcW w:w="880" w:type="dxa"/>
            <w:tcBorders>
              <w:top w:val="nil"/>
              <w:left w:val="nil"/>
              <w:bottom w:val="nil"/>
              <w:right w:val="nil"/>
            </w:tcBorders>
            <w:noWrap/>
            <w:vAlign w:val="bottom"/>
          </w:tcPr>
          <w:p w14:paraId="3DC1CD45" w14:textId="77777777" w:rsidR="00B43847" w:rsidRPr="00040118" w:rsidRDefault="00B43847" w:rsidP="00A92122">
            <w:pPr>
              <w:spacing w:after="0"/>
              <w:jc w:val="right"/>
              <w:rPr>
                <w:sz w:val="19"/>
                <w:szCs w:val="19"/>
              </w:rPr>
            </w:pPr>
            <w:r w:rsidRPr="00040118">
              <w:rPr>
                <w:sz w:val="19"/>
                <w:szCs w:val="19"/>
              </w:rPr>
              <w:t>1,347</w:t>
            </w:r>
          </w:p>
        </w:tc>
        <w:tc>
          <w:tcPr>
            <w:tcW w:w="880" w:type="dxa"/>
            <w:tcBorders>
              <w:top w:val="nil"/>
              <w:left w:val="nil"/>
              <w:bottom w:val="nil"/>
              <w:right w:val="nil"/>
            </w:tcBorders>
            <w:noWrap/>
            <w:vAlign w:val="bottom"/>
          </w:tcPr>
          <w:p w14:paraId="4EECB6B8" w14:textId="77777777" w:rsidR="00B43847" w:rsidRPr="00040118" w:rsidRDefault="00B43847" w:rsidP="00A92122">
            <w:pPr>
              <w:spacing w:after="0"/>
              <w:jc w:val="right"/>
              <w:rPr>
                <w:sz w:val="19"/>
                <w:szCs w:val="19"/>
              </w:rPr>
            </w:pPr>
            <w:r w:rsidRPr="00040118">
              <w:rPr>
                <w:sz w:val="19"/>
                <w:szCs w:val="19"/>
              </w:rPr>
              <w:t>1,434</w:t>
            </w:r>
          </w:p>
        </w:tc>
        <w:tc>
          <w:tcPr>
            <w:tcW w:w="881" w:type="dxa"/>
            <w:tcBorders>
              <w:top w:val="nil"/>
              <w:left w:val="nil"/>
              <w:bottom w:val="nil"/>
              <w:right w:val="nil"/>
            </w:tcBorders>
            <w:vAlign w:val="bottom"/>
          </w:tcPr>
          <w:p w14:paraId="6A2A904D" w14:textId="77777777" w:rsidR="00B43847" w:rsidRPr="00040118" w:rsidRDefault="00B43847" w:rsidP="00A92122">
            <w:pPr>
              <w:spacing w:after="0"/>
              <w:jc w:val="right"/>
              <w:rPr>
                <w:sz w:val="19"/>
                <w:szCs w:val="19"/>
              </w:rPr>
            </w:pPr>
            <w:r w:rsidRPr="00040118">
              <w:rPr>
                <w:sz w:val="19"/>
                <w:szCs w:val="19"/>
              </w:rPr>
              <w:t>2,088</w:t>
            </w:r>
          </w:p>
        </w:tc>
        <w:tc>
          <w:tcPr>
            <w:tcW w:w="881" w:type="dxa"/>
            <w:tcBorders>
              <w:top w:val="nil"/>
              <w:left w:val="nil"/>
              <w:bottom w:val="nil"/>
              <w:right w:val="nil"/>
            </w:tcBorders>
          </w:tcPr>
          <w:p w14:paraId="285CB6F4"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7DEEC38B" w14:textId="2F27E3D9" w:rsidR="00B43847" w:rsidRPr="00040118" w:rsidRDefault="00B43847" w:rsidP="00A92122">
            <w:pPr>
              <w:spacing w:after="0"/>
              <w:jc w:val="right"/>
              <w:rPr>
                <w:sz w:val="19"/>
                <w:szCs w:val="19"/>
              </w:rPr>
            </w:pPr>
            <w:r w:rsidRPr="00040118">
              <w:rPr>
                <w:sz w:val="19"/>
                <w:szCs w:val="19"/>
              </w:rPr>
              <w:t>4,869</w:t>
            </w:r>
          </w:p>
        </w:tc>
        <w:tc>
          <w:tcPr>
            <w:tcW w:w="880" w:type="dxa"/>
            <w:tcBorders>
              <w:top w:val="nil"/>
              <w:left w:val="nil"/>
              <w:bottom w:val="nil"/>
              <w:right w:val="nil"/>
            </w:tcBorders>
            <w:noWrap/>
            <w:vAlign w:val="bottom"/>
          </w:tcPr>
          <w:p w14:paraId="4BD0A913"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1EF3283A" w14:textId="77777777" w:rsidR="00B43847" w:rsidRPr="00040118" w:rsidRDefault="00B43847" w:rsidP="00A92122">
            <w:pPr>
              <w:spacing w:after="0"/>
              <w:jc w:val="right"/>
              <w:rPr>
                <w:sz w:val="19"/>
                <w:szCs w:val="19"/>
              </w:rPr>
            </w:pPr>
          </w:p>
        </w:tc>
      </w:tr>
      <w:tr w:rsidR="00B43847" w:rsidRPr="00040118" w14:paraId="33E18C1E" w14:textId="77777777" w:rsidTr="00CE3F73">
        <w:tc>
          <w:tcPr>
            <w:tcW w:w="0" w:type="auto"/>
            <w:tcBorders>
              <w:top w:val="nil"/>
              <w:left w:val="nil"/>
              <w:bottom w:val="nil"/>
              <w:right w:val="nil"/>
            </w:tcBorders>
            <w:noWrap/>
            <w:vAlign w:val="bottom"/>
          </w:tcPr>
          <w:p w14:paraId="4C7E7700"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2AA80EFF" w14:textId="77777777" w:rsidR="00B43847" w:rsidRPr="00040118" w:rsidRDefault="00B43847" w:rsidP="00A92122">
            <w:pPr>
              <w:spacing w:after="0"/>
              <w:jc w:val="right"/>
              <w:rPr>
                <w:sz w:val="19"/>
                <w:szCs w:val="19"/>
              </w:rPr>
            </w:pPr>
            <w:r w:rsidRPr="00040118">
              <w:rPr>
                <w:sz w:val="19"/>
                <w:szCs w:val="19"/>
              </w:rPr>
              <w:t>JV</w:t>
            </w:r>
          </w:p>
        </w:tc>
        <w:tc>
          <w:tcPr>
            <w:tcW w:w="880" w:type="dxa"/>
            <w:tcBorders>
              <w:top w:val="nil"/>
              <w:left w:val="nil"/>
              <w:bottom w:val="nil"/>
              <w:right w:val="nil"/>
            </w:tcBorders>
            <w:noWrap/>
            <w:vAlign w:val="bottom"/>
          </w:tcPr>
          <w:p w14:paraId="0C5417DE" w14:textId="77777777" w:rsidR="00B43847" w:rsidRPr="00040118" w:rsidRDefault="00B43847" w:rsidP="00A92122">
            <w:pPr>
              <w:spacing w:after="0"/>
              <w:jc w:val="right"/>
              <w:rPr>
                <w:sz w:val="19"/>
                <w:szCs w:val="19"/>
              </w:rPr>
            </w:pPr>
            <w:r w:rsidRPr="00040118">
              <w:rPr>
                <w:sz w:val="19"/>
                <w:szCs w:val="19"/>
              </w:rPr>
              <w:t>108</w:t>
            </w:r>
          </w:p>
        </w:tc>
        <w:tc>
          <w:tcPr>
            <w:tcW w:w="880" w:type="dxa"/>
            <w:tcBorders>
              <w:top w:val="nil"/>
              <w:left w:val="nil"/>
              <w:bottom w:val="nil"/>
              <w:right w:val="nil"/>
            </w:tcBorders>
            <w:noWrap/>
            <w:vAlign w:val="bottom"/>
          </w:tcPr>
          <w:p w14:paraId="11246137" w14:textId="77777777" w:rsidR="00B43847" w:rsidRPr="00040118" w:rsidRDefault="00B43847" w:rsidP="00A92122">
            <w:pPr>
              <w:spacing w:after="0"/>
              <w:jc w:val="right"/>
              <w:rPr>
                <w:sz w:val="19"/>
                <w:szCs w:val="19"/>
              </w:rPr>
            </w:pPr>
            <w:r w:rsidRPr="00040118">
              <w:rPr>
                <w:sz w:val="19"/>
                <w:szCs w:val="19"/>
              </w:rPr>
              <w:t>4</w:t>
            </w:r>
          </w:p>
        </w:tc>
        <w:tc>
          <w:tcPr>
            <w:tcW w:w="881" w:type="dxa"/>
            <w:tcBorders>
              <w:top w:val="nil"/>
              <w:left w:val="nil"/>
              <w:bottom w:val="nil"/>
              <w:right w:val="nil"/>
            </w:tcBorders>
            <w:vAlign w:val="bottom"/>
          </w:tcPr>
          <w:p w14:paraId="3BB22BFC" w14:textId="77777777" w:rsidR="00B43847" w:rsidRPr="00040118" w:rsidRDefault="00B43847" w:rsidP="00A92122">
            <w:pPr>
              <w:spacing w:after="0"/>
              <w:jc w:val="right"/>
              <w:rPr>
                <w:sz w:val="19"/>
                <w:szCs w:val="19"/>
              </w:rPr>
            </w:pPr>
            <w:r w:rsidRPr="00040118">
              <w:rPr>
                <w:sz w:val="19"/>
                <w:szCs w:val="19"/>
              </w:rPr>
              <w:t>0</w:t>
            </w:r>
          </w:p>
        </w:tc>
        <w:tc>
          <w:tcPr>
            <w:tcW w:w="881" w:type="dxa"/>
            <w:tcBorders>
              <w:top w:val="nil"/>
              <w:left w:val="nil"/>
              <w:bottom w:val="nil"/>
              <w:right w:val="nil"/>
            </w:tcBorders>
          </w:tcPr>
          <w:p w14:paraId="3B06B5C0"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3D4E3472" w14:textId="07E36E2F" w:rsidR="00B43847" w:rsidRPr="00040118" w:rsidRDefault="00B43847" w:rsidP="00A92122">
            <w:pPr>
              <w:spacing w:after="0"/>
              <w:jc w:val="right"/>
              <w:rPr>
                <w:sz w:val="19"/>
                <w:szCs w:val="19"/>
              </w:rPr>
            </w:pPr>
            <w:r w:rsidRPr="00040118">
              <w:rPr>
                <w:sz w:val="19"/>
                <w:szCs w:val="19"/>
              </w:rPr>
              <w:t>112</w:t>
            </w:r>
          </w:p>
        </w:tc>
        <w:tc>
          <w:tcPr>
            <w:tcW w:w="880" w:type="dxa"/>
            <w:tcBorders>
              <w:top w:val="nil"/>
              <w:left w:val="nil"/>
              <w:bottom w:val="nil"/>
              <w:right w:val="nil"/>
            </w:tcBorders>
            <w:noWrap/>
            <w:vAlign w:val="bottom"/>
          </w:tcPr>
          <w:p w14:paraId="7C3EC158"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0E8C3533" w14:textId="77777777" w:rsidR="00B43847" w:rsidRPr="00040118" w:rsidRDefault="00B43847" w:rsidP="00A92122">
            <w:pPr>
              <w:spacing w:after="0"/>
              <w:jc w:val="right"/>
              <w:rPr>
                <w:sz w:val="19"/>
                <w:szCs w:val="19"/>
              </w:rPr>
            </w:pPr>
          </w:p>
        </w:tc>
      </w:tr>
      <w:tr w:rsidR="00B43847" w:rsidRPr="00040118" w14:paraId="6651008C" w14:textId="77777777" w:rsidTr="00CE3F73">
        <w:tc>
          <w:tcPr>
            <w:tcW w:w="0" w:type="auto"/>
            <w:tcBorders>
              <w:top w:val="nil"/>
              <w:left w:val="nil"/>
              <w:bottom w:val="nil"/>
              <w:right w:val="nil"/>
            </w:tcBorders>
            <w:noWrap/>
            <w:vAlign w:val="bottom"/>
          </w:tcPr>
          <w:p w14:paraId="6EC92347" w14:textId="77777777" w:rsidR="00B43847" w:rsidRPr="00040118" w:rsidRDefault="00B43847" w:rsidP="00A92122">
            <w:pPr>
              <w:spacing w:after="0"/>
              <w:jc w:val="right"/>
              <w:rPr>
                <w:sz w:val="19"/>
                <w:szCs w:val="19"/>
              </w:rPr>
            </w:pPr>
          </w:p>
        </w:tc>
        <w:tc>
          <w:tcPr>
            <w:tcW w:w="0" w:type="auto"/>
            <w:tcBorders>
              <w:top w:val="nil"/>
              <w:left w:val="nil"/>
              <w:bottom w:val="nil"/>
              <w:right w:val="nil"/>
            </w:tcBorders>
            <w:noWrap/>
            <w:vAlign w:val="bottom"/>
          </w:tcPr>
          <w:p w14:paraId="355B4677" w14:textId="77777777" w:rsidR="00B43847" w:rsidRPr="00040118" w:rsidRDefault="00B43847" w:rsidP="00A92122">
            <w:pPr>
              <w:spacing w:after="0"/>
              <w:jc w:val="right"/>
              <w:rPr>
                <w:sz w:val="19"/>
                <w:szCs w:val="19"/>
              </w:rPr>
            </w:pPr>
            <w:r w:rsidRPr="00040118">
              <w:rPr>
                <w:sz w:val="19"/>
                <w:szCs w:val="19"/>
              </w:rPr>
              <w:t>Total</w:t>
            </w:r>
          </w:p>
        </w:tc>
        <w:tc>
          <w:tcPr>
            <w:tcW w:w="880" w:type="dxa"/>
            <w:tcBorders>
              <w:top w:val="nil"/>
              <w:left w:val="nil"/>
              <w:bottom w:val="nil"/>
              <w:right w:val="nil"/>
            </w:tcBorders>
            <w:noWrap/>
            <w:vAlign w:val="bottom"/>
          </w:tcPr>
          <w:p w14:paraId="09AB1DD3" w14:textId="77777777" w:rsidR="00B43847" w:rsidRPr="00040118" w:rsidRDefault="00B43847" w:rsidP="00A92122">
            <w:pPr>
              <w:spacing w:after="0"/>
              <w:jc w:val="right"/>
              <w:rPr>
                <w:sz w:val="19"/>
                <w:szCs w:val="19"/>
              </w:rPr>
            </w:pPr>
            <w:r w:rsidRPr="00040118">
              <w:rPr>
                <w:sz w:val="19"/>
                <w:szCs w:val="19"/>
              </w:rPr>
              <w:t>1,455</w:t>
            </w:r>
          </w:p>
        </w:tc>
        <w:tc>
          <w:tcPr>
            <w:tcW w:w="880" w:type="dxa"/>
            <w:tcBorders>
              <w:top w:val="nil"/>
              <w:left w:val="nil"/>
              <w:bottom w:val="nil"/>
              <w:right w:val="nil"/>
            </w:tcBorders>
            <w:noWrap/>
            <w:vAlign w:val="bottom"/>
          </w:tcPr>
          <w:p w14:paraId="04A3CBEC" w14:textId="77777777" w:rsidR="00B43847" w:rsidRPr="00040118" w:rsidRDefault="00B43847" w:rsidP="00A92122">
            <w:pPr>
              <w:spacing w:after="0"/>
              <w:jc w:val="right"/>
              <w:rPr>
                <w:sz w:val="19"/>
                <w:szCs w:val="19"/>
              </w:rPr>
            </w:pPr>
            <w:r w:rsidRPr="00040118">
              <w:rPr>
                <w:sz w:val="19"/>
                <w:szCs w:val="19"/>
              </w:rPr>
              <w:t>1,438</w:t>
            </w:r>
          </w:p>
        </w:tc>
        <w:tc>
          <w:tcPr>
            <w:tcW w:w="881" w:type="dxa"/>
            <w:tcBorders>
              <w:top w:val="nil"/>
              <w:left w:val="nil"/>
              <w:bottom w:val="nil"/>
              <w:right w:val="nil"/>
            </w:tcBorders>
            <w:vAlign w:val="bottom"/>
          </w:tcPr>
          <w:p w14:paraId="1AD2CCEA" w14:textId="77777777" w:rsidR="00B43847" w:rsidRPr="00040118" w:rsidRDefault="00B43847" w:rsidP="00A92122">
            <w:pPr>
              <w:spacing w:after="0"/>
              <w:jc w:val="right"/>
              <w:rPr>
                <w:sz w:val="19"/>
                <w:szCs w:val="19"/>
              </w:rPr>
            </w:pPr>
            <w:r w:rsidRPr="00040118">
              <w:rPr>
                <w:sz w:val="19"/>
                <w:szCs w:val="19"/>
              </w:rPr>
              <w:t>2,088</w:t>
            </w:r>
          </w:p>
        </w:tc>
        <w:tc>
          <w:tcPr>
            <w:tcW w:w="881" w:type="dxa"/>
            <w:tcBorders>
              <w:top w:val="nil"/>
              <w:left w:val="nil"/>
              <w:bottom w:val="nil"/>
              <w:right w:val="nil"/>
            </w:tcBorders>
          </w:tcPr>
          <w:p w14:paraId="7BFE06D4"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240BFEFB" w14:textId="0B7754D4" w:rsidR="00B43847" w:rsidRPr="00040118" w:rsidRDefault="00B43847" w:rsidP="00A92122">
            <w:pPr>
              <w:spacing w:after="0"/>
              <w:jc w:val="right"/>
              <w:rPr>
                <w:sz w:val="19"/>
                <w:szCs w:val="19"/>
              </w:rPr>
            </w:pPr>
            <w:r w:rsidRPr="00040118">
              <w:rPr>
                <w:sz w:val="19"/>
                <w:szCs w:val="19"/>
              </w:rPr>
              <w:t>4,981</w:t>
            </w:r>
          </w:p>
        </w:tc>
        <w:tc>
          <w:tcPr>
            <w:tcW w:w="880" w:type="dxa"/>
            <w:tcBorders>
              <w:top w:val="nil"/>
              <w:left w:val="nil"/>
              <w:bottom w:val="nil"/>
              <w:right w:val="nil"/>
            </w:tcBorders>
            <w:noWrap/>
            <w:vAlign w:val="bottom"/>
          </w:tcPr>
          <w:p w14:paraId="7B41B214" w14:textId="77777777" w:rsidR="00B43847" w:rsidRPr="00040118" w:rsidRDefault="00B43847" w:rsidP="00A92122">
            <w:pPr>
              <w:spacing w:after="0"/>
              <w:jc w:val="right"/>
              <w:rPr>
                <w:sz w:val="19"/>
                <w:szCs w:val="19"/>
              </w:rPr>
            </w:pPr>
            <w:r w:rsidRPr="00040118">
              <w:rPr>
                <w:sz w:val="19"/>
                <w:szCs w:val="19"/>
              </w:rPr>
              <w:t>10,500</w:t>
            </w:r>
          </w:p>
        </w:tc>
        <w:tc>
          <w:tcPr>
            <w:tcW w:w="881" w:type="dxa"/>
            <w:tcBorders>
              <w:top w:val="nil"/>
              <w:left w:val="nil"/>
              <w:bottom w:val="nil"/>
              <w:right w:val="nil"/>
            </w:tcBorders>
            <w:noWrap/>
            <w:vAlign w:val="bottom"/>
          </w:tcPr>
          <w:p w14:paraId="2259B3BC" w14:textId="77777777" w:rsidR="00B43847" w:rsidRPr="00040118" w:rsidRDefault="00B43847" w:rsidP="00A92122">
            <w:pPr>
              <w:spacing w:after="0"/>
              <w:jc w:val="right"/>
              <w:rPr>
                <w:sz w:val="19"/>
                <w:szCs w:val="19"/>
              </w:rPr>
            </w:pPr>
            <w:r w:rsidRPr="00040118">
              <w:rPr>
                <w:sz w:val="19"/>
                <w:szCs w:val="19"/>
              </w:rPr>
              <w:t>5,000</w:t>
            </w:r>
          </w:p>
        </w:tc>
      </w:tr>
      <w:tr w:rsidR="00B43847" w:rsidRPr="00040118" w14:paraId="77A50E22" w14:textId="77777777" w:rsidTr="00CE3F73">
        <w:tc>
          <w:tcPr>
            <w:tcW w:w="0" w:type="auto"/>
            <w:tcBorders>
              <w:top w:val="nil"/>
              <w:left w:val="nil"/>
              <w:bottom w:val="nil"/>
              <w:right w:val="nil"/>
            </w:tcBorders>
            <w:noWrap/>
            <w:vAlign w:val="bottom"/>
          </w:tcPr>
          <w:p w14:paraId="4C8EDF1D" w14:textId="77777777" w:rsidR="00B43847" w:rsidRPr="00040118" w:rsidRDefault="00B43847" w:rsidP="00A92122">
            <w:pPr>
              <w:spacing w:after="0"/>
              <w:jc w:val="right"/>
              <w:rPr>
                <w:sz w:val="19"/>
                <w:szCs w:val="19"/>
              </w:rPr>
            </w:pPr>
            <w:r w:rsidRPr="00040118">
              <w:rPr>
                <w:sz w:val="19"/>
                <w:szCs w:val="19"/>
              </w:rPr>
              <w:t>1988</w:t>
            </w:r>
          </w:p>
        </w:tc>
        <w:tc>
          <w:tcPr>
            <w:tcW w:w="0" w:type="auto"/>
            <w:tcBorders>
              <w:top w:val="nil"/>
              <w:left w:val="nil"/>
              <w:bottom w:val="nil"/>
              <w:right w:val="nil"/>
            </w:tcBorders>
            <w:noWrap/>
            <w:vAlign w:val="bottom"/>
          </w:tcPr>
          <w:p w14:paraId="201236BA" w14:textId="77777777" w:rsidR="00B43847" w:rsidRPr="00040118" w:rsidRDefault="00B43847" w:rsidP="00A92122">
            <w:pPr>
              <w:spacing w:after="0"/>
              <w:jc w:val="right"/>
              <w:rPr>
                <w:sz w:val="19"/>
                <w:szCs w:val="19"/>
              </w:rPr>
            </w:pPr>
            <w:r w:rsidRPr="00040118">
              <w:rPr>
                <w:sz w:val="19"/>
                <w:szCs w:val="19"/>
              </w:rPr>
              <w:t>Foreign</w:t>
            </w:r>
          </w:p>
        </w:tc>
        <w:tc>
          <w:tcPr>
            <w:tcW w:w="880" w:type="dxa"/>
            <w:tcBorders>
              <w:top w:val="nil"/>
              <w:left w:val="nil"/>
              <w:bottom w:val="nil"/>
              <w:right w:val="nil"/>
            </w:tcBorders>
            <w:noWrap/>
            <w:vAlign w:val="bottom"/>
          </w:tcPr>
          <w:p w14:paraId="75CA3337" w14:textId="77777777" w:rsidR="00B43847" w:rsidRPr="00040118" w:rsidRDefault="00B43847" w:rsidP="00A92122">
            <w:pPr>
              <w:spacing w:after="0"/>
              <w:jc w:val="right"/>
              <w:rPr>
                <w:sz w:val="19"/>
                <w:szCs w:val="19"/>
              </w:rPr>
            </w:pPr>
            <w:r w:rsidRPr="00040118">
              <w:rPr>
                <w:sz w:val="19"/>
                <w:szCs w:val="19"/>
              </w:rPr>
              <w:t>0</w:t>
            </w:r>
          </w:p>
        </w:tc>
        <w:tc>
          <w:tcPr>
            <w:tcW w:w="880" w:type="dxa"/>
            <w:tcBorders>
              <w:top w:val="nil"/>
              <w:left w:val="nil"/>
              <w:bottom w:val="nil"/>
              <w:right w:val="nil"/>
            </w:tcBorders>
            <w:noWrap/>
            <w:vAlign w:val="bottom"/>
          </w:tcPr>
          <w:p w14:paraId="691BC747" w14:textId="77777777" w:rsidR="00B43847" w:rsidRPr="00040118" w:rsidRDefault="00B43847" w:rsidP="00A92122">
            <w:pPr>
              <w:spacing w:after="0"/>
              <w:jc w:val="right"/>
              <w:rPr>
                <w:sz w:val="19"/>
                <w:szCs w:val="19"/>
              </w:rPr>
            </w:pPr>
            <w:r w:rsidRPr="00040118">
              <w:rPr>
                <w:sz w:val="19"/>
                <w:szCs w:val="19"/>
              </w:rPr>
              <w:t>0</w:t>
            </w:r>
          </w:p>
        </w:tc>
        <w:tc>
          <w:tcPr>
            <w:tcW w:w="881" w:type="dxa"/>
            <w:tcBorders>
              <w:top w:val="nil"/>
              <w:left w:val="nil"/>
              <w:bottom w:val="nil"/>
              <w:right w:val="nil"/>
            </w:tcBorders>
            <w:vAlign w:val="bottom"/>
          </w:tcPr>
          <w:p w14:paraId="69B8EA33" w14:textId="77777777" w:rsidR="00B43847" w:rsidRPr="00040118" w:rsidRDefault="00B43847" w:rsidP="00A92122">
            <w:pPr>
              <w:spacing w:after="0"/>
              <w:jc w:val="right"/>
              <w:rPr>
                <w:sz w:val="19"/>
                <w:szCs w:val="19"/>
              </w:rPr>
            </w:pPr>
            <w:r w:rsidRPr="00040118">
              <w:rPr>
                <w:sz w:val="19"/>
                <w:szCs w:val="19"/>
              </w:rPr>
              <w:t>0</w:t>
            </w:r>
          </w:p>
        </w:tc>
        <w:tc>
          <w:tcPr>
            <w:tcW w:w="881" w:type="dxa"/>
            <w:tcBorders>
              <w:top w:val="nil"/>
              <w:left w:val="nil"/>
              <w:bottom w:val="nil"/>
              <w:right w:val="nil"/>
            </w:tcBorders>
          </w:tcPr>
          <w:p w14:paraId="7D9FE6B6"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75FD8695" w14:textId="5B58ED99" w:rsidR="00B43847" w:rsidRPr="00040118" w:rsidRDefault="00B43847" w:rsidP="00A92122">
            <w:pPr>
              <w:spacing w:after="0"/>
              <w:jc w:val="right"/>
              <w:rPr>
                <w:sz w:val="19"/>
                <w:szCs w:val="19"/>
              </w:rPr>
            </w:pPr>
            <w:r w:rsidRPr="00040118">
              <w:rPr>
                <w:sz w:val="19"/>
                <w:szCs w:val="19"/>
              </w:rPr>
              <w:t>0</w:t>
            </w:r>
          </w:p>
        </w:tc>
        <w:tc>
          <w:tcPr>
            <w:tcW w:w="880" w:type="dxa"/>
            <w:tcBorders>
              <w:top w:val="nil"/>
              <w:left w:val="nil"/>
              <w:bottom w:val="nil"/>
              <w:right w:val="nil"/>
            </w:tcBorders>
            <w:noWrap/>
            <w:vAlign w:val="bottom"/>
          </w:tcPr>
          <w:p w14:paraId="1A20FD17" w14:textId="77777777" w:rsidR="00B43847" w:rsidRPr="00040118" w:rsidRDefault="00B43847" w:rsidP="00A92122">
            <w:pPr>
              <w:spacing w:after="0"/>
              <w:jc w:val="right"/>
              <w:rPr>
                <w:sz w:val="19"/>
                <w:szCs w:val="19"/>
              </w:rPr>
            </w:pPr>
          </w:p>
        </w:tc>
        <w:tc>
          <w:tcPr>
            <w:tcW w:w="881" w:type="dxa"/>
            <w:tcBorders>
              <w:top w:val="nil"/>
              <w:left w:val="nil"/>
              <w:bottom w:val="nil"/>
              <w:right w:val="nil"/>
            </w:tcBorders>
            <w:noWrap/>
            <w:vAlign w:val="bottom"/>
          </w:tcPr>
          <w:p w14:paraId="7E9A11AD" w14:textId="77777777" w:rsidR="00B43847" w:rsidRPr="00040118" w:rsidRDefault="00B43847" w:rsidP="00A92122">
            <w:pPr>
              <w:spacing w:after="0"/>
              <w:jc w:val="right"/>
              <w:rPr>
                <w:sz w:val="19"/>
                <w:szCs w:val="19"/>
              </w:rPr>
            </w:pPr>
          </w:p>
        </w:tc>
      </w:tr>
      <w:tr w:rsidR="00B43847" w:rsidRPr="00040118" w14:paraId="2257BC1F" w14:textId="77777777" w:rsidTr="00CE3F73">
        <w:tc>
          <w:tcPr>
            <w:tcW w:w="0" w:type="auto"/>
            <w:tcBorders>
              <w:top w:val="nil"/>
              <w:left w:val="nil"/>
              <w:right w:val="nil"/>
            </w:tcBorders>
            <w:noWrap/>
            <w:vAlign w:val="bottom"/>
          </w:tcPr>
          <w:p w14:paraId="121C2AF6" w14:textId="77777777" w:rsidR="00B43847" w:rsidRPr="00040118" w:rsidRDefault="00B43847" w:rsidP="00A92122">
            <w:pPr>
              <w:keepNext/>
              <w:spacing w:after="0"/>
              <w:jc w:val="right"/>
              <w:rPr>
                <w:sz w:val="19"/>
                <w:szCs w:val="19"/>
              </w:rPr>
            </w:pPr>
          </w:p>
        </w:tc>
        <w:tc>
          <w:tcPr>
            <w:tcW w:w="0" w:type="auto"/>
            <w:tcBorders>
              <w:top w:val="nil"/>
              <w:left w:val="nil"/>
              <w:right w:val="nil"/>
            </w:tcBorders>
            <w:noWrap/>
            <w:vAlign w:val="bottom"/>
          </w:tcPr>
          <w:p w14:paraId="5DA8D58A" w14:textId="77777777" w:rsidR="00B43847" w:rsidRPr="00040118" w:rsidRDefault="00B43847" w:rsidP="00A92122">
            <w:pPr>
              <w:keepNext/>
              <w:spacing w:after="0"/>
              <w:jc w:val="right"/>
              <w:rPr>
                <w:sz w:val="19"/>
                <w:szCs w:val="19"/>
              </w:rPr>
            </w:pPr>
            <w:r w:rsidRPr="00040118">
              <w:rPr>
                <w:sz w:val="19"/>
                <w:szCs w:val="19"/>
              </w:rPr>
              <w:t>U.S.</w:t>
            </w:r>
          </w:p>
        </w:tc>
        <w:tc>
          <w:tcPr>
            <w:tcW w:w="880" w:type="dxa"/>
            <w:tcBorders>
              <w:top w:val="nil"/>
              <w:left w:val="nil"/>
              <w:right w:val="nil"/>
            </w:tcBorders>
            <w:noWrap/>
            <w:vAlign w:val="bottom"/>
          </w:tcPr>
          <w:p w14:paraId="3114F57C" w14:textId="77777777" w:rsidR="00B43847" w:rsidRPr="00040118" w:rsidRDefault="00B43847" w:rsidP="00A92122">
            <w:pPr>
              <w:keepNext/>
              <w:spacing w:after="0"/>
              <w:jc w:val="right"/>
              <w:rPr>
                <w:sz w:val="19"/>
                <w:szCs w:val="19"/>
              </w:rPr>
            </w:pPr>
            <w:r w:rsidRPr="00040118">
              <w:rPr>
                <w:sz w:val="19"/>
                <w:szCs w:val="19"/>
              </w:rPr>
              <w:t>2,586</w:t>
            </w:r>
          </w:p>
        </w:tc>
        <w:tc>
          <w:tcPr>
            <w:tcW w:w="880" w:type="dxa"/>
            <w:tcBorders>
              <w:top w:val="nil"/>
              <w:left w:val="nil"/>
              <w:right w:val="nil"/>
            </w:tcBorders>
            <w:noWrap/>
            <w:vAlign w:val="bottom"/>
          </w:tcPr>
          <w:p w14:paraId="0C1A7489" w14:textId="77777777" w:rsidR="00B43847" w:rsidRPr="00040118" w:rsidRDefault="00B43847" w:rsidP="00A92122">
            <w:pPr>
              <w:keepNext/>
              <w:spacing w:after="0"/>
              <w:jc w:val="right"/>
              <w:rPr>
                <w:sz w:val="19"/>
                <w:szCs w:val="19"/>
              </w:rPr>
            </w:pPr>
            <w:r w:rsidRPr="00040118">
              <w:rPr>
                <w:sz w:val="19"/>
                <w:szCs w:val="19"/>
              </w:rPr>
              <w:t>6,467</w:t>
            </w:r>
          </w:p>
        </w:tc>
        <w:tc>
          <w:tcPr>
            <w:tcW w:w="881" w:type="dxa"/>
            <w:tcBorders>
              <w:top w:val="nil"/>
              <w:left w:val="nil"/>
              <w:right w:val="nil"/>
            </w:tcBorders>
            <w:vAlign w:val="bottom"/>
          </w:tcPr>
          <w:p w14:paraId="6DF5611E" w14:textId="77777777" w:rsidR="00B43847" w:rsidRPr="00040118" w:rsidRDefault="00B43847" w:rsidP="00A92122">
            <w:pPr>
              <w:keepNext/>
              <w:spacing w:after="0"/>
              <w:jc w:val="right"/>
              <w:rPr>
                <w:sz w:val="19"/>
                <w:szCs w:val="19"/>
              </w:rPr>
            </w:pPr>
            <w:r w:rsidRPr="00040118">
              <w:rPr>
                <w:sz w:val="19"/>
                <w:szCs w:val="19"/>
              </w:rPr>
              <w:t>4,718</w:t>
            </w:r>
          </w:p>
        </w:tc>
        <w:tc>
          <w:tcPr>
            <w:tcW w:w="881" w:type="dxa"/>
            <w:tcBorders>
              <w:top w:val="nil"/>
              <w:left w:val="nil"/>
              <w:right w:val="nil"/>
            </w:tcBorders>
          </w:tcPr>
          <w:p w14:paraId="3CBA3CA3" w14:textId="77777777" w:rsidR="00B43847" w:rsidRPr="00040118" w:rsidRDefault="00B43847" w:rsidP="00A92122">
            <w:pPr>
              <w:keepNext/>
              <w:spacing w:after="0"/>
              <w:jc w:val="right"/>
              <w:rPr>
                <w:sz w:val="19"/>
                <w:szCs w:val="19"/>
              </w:rPr>
            </w:pPr>
          </w:p>
        </w:tc>
        <w:tc>
          <w:tcPr>
            <w:tcW w:w="881" w:type="dxa"/>
            <w:tcBorders>
              <w:top w:val="nil"/>
              <w:left w:val="nil"/>
              <w:right w:val="nil"/>
            </w:tcBorders>
            <w:noWrap/>
            <w:vAlign w:val="bottom"/>
          </w:tcPr>
          <w:p w14:paraId="799BA252" w14:textId="7A62D60A" w:rsidR="00B43847" w:rsidRPr="00040118" w:rsidRDefault="00B43847" w:rsidP="00A92122">
            <w:pPr>
              <w:keepNext/>
              <w:spacing w:after="0"/>
              <w:jc w:val="right"/>
              <w:rPr>
                <w:sz w:val="19"/>
                <w:szCs w:val="19"/>
              </w:rPr>
            </w:pPr>
            <w:r w:rsidRPr="00040118">
              <w:rPr>
                <w:sz w:val="19"/>
                <w:szCs w:val="19"/>
              </w:rPr>
              <w:t>13,771</w:t>
            </w:r>
          </w:p>
        </w:tc>
        <w:tc>
          <w:tcPr>
            <w:tcW w:w="880" w:type="dxa"/>
            <w:tcBorders>
              <w:top w:val="nil"/>
              <w:left w:val="nil"/>
              <w:right w:val="nil"/>
            </w:tcBorders>
            <w:noWrap/>
            <w:vAlign w:val="bottom"/>
          </w:tcPr>
          <w:p w14:paraId="62AF2FAE" w14:textId="77777777" w:rsidR="00B43847" w:rsidRPr="00040118" w:rsidRDefault="00B43847" w:rsidP="00A92122">
            <w:pPr>
              <w:keepNext/>
              <w:spacing w:after="0"/>
              <w:jc w:val="right"/>
              <w:rPr>
                <w:sz w:val="19"/>
                <w:szCs w:val="19"/>
              </w:rPr>
            </w:pPr>
          </w:p>
        </w:tc>
        <w:tc>
          <w:tcPr>
            <w:tcW w:w="881" w:type="dxa"/>
            <w:tcBorders>
              <w:top w:val="nil"/>
              <w:left w:val="nil"/>
              <w:right w:val="nil"/>
            </w:tcBorders>
            <w:noWrap/>
            <w:vAlign w:val="bottom"/>
          </w:tcPr>
          <w:p w14:paraId="75C504D8" w14:textId="77777777" w:rsidR="00B43847" w:rsidRPr="00040118" w:rsidRDefault="00B43847" w:rsidP="00A92122">
            <w:pPr>
              <w:keepNext/>
              <w:spacing w:after="0"/>
              <w:jc w:val="right"/>
              <w:rPr>
                <w:sz w:val="19"/>
                <w:szCs w:val="19"/>
              </w:rPr>
            </w:pPr>
          </w:p>
        </w:tc>
      </w:tr>
      <w:tr w:rsidR="00B43847" w:rsidRPr="00040118" w14:paraId="565186F0" w14:textId="77777777" w:rsidTr="00CE3F73">
        <w:tc>
          <w:tcPr>
            <w:tcW w:w="0" w:type="auto"/>
            <w:tcBorders>
              <w:top w:val="nil"/>
              <w:left w:val="nil"/>
              <w:bottom w:val="nil"/>
              <w:right w:val="nil"/>
            </w:tcBorders>
            <w:noWrap/>
            <w:vAlign w:val="bottom"/>
          </w:tcPr>
          <w:p w14:paraId="1AD8A93C" w14:textId="77777777" w:rsidR="00B43847" w:rsidRPr="00040118" w:rsidRDefault="00B43847" w:rsidP="00A92122">
            <w:pPr>
              <w:keepNext/>
              <w:spacing w:after="0"/>
              <w:jc w:val="right"/>
              <w:rPr>
                <w:sz w:val="19"/>
                <w:szCs w:val="19"/>
              </w:rPr>
            </w:pPr>
          </w:p>
        </w:tc>
        <w:tc>
          <w:tcPr>
            <w:tcW w:w="0" w:type="auto"/>
            <w:tcBorders>
              <w:top w:val="nil"/>
              <w:left w:val="nil"/>
              <w:bottom w:val="nil"/>
              <w:right w:val="nil"/>
            </w:tcBorders>
            <w:noWrap/>
            <w:vAlign w:val="bottom"/>
          </w:tcPr>
          <w:p w14:paraId="04E13094" w14:textId="77777777" w:rsidR="00B43847" w:rsidRPr="00040118" w:rsidRDefault="00B43847" w:rsidP="00A92122">
            <w:pPr>
              <w:keepNext/>
              <w:spacing w:after="0"/>
              <w:jc w:val="right"/>
              <w:rPr>
                <w:sz w:val="19"/>
                <w:szCs w:val="19"/>
              </w:rPr>
            </w:pPr>
            <w:r w:rsidRPr="00040118">
              <w:rPr>
                <w:sz w:val="19"/>
                <w:szCs w:val="19"/>
              </w:rPr>
              <w:t>JV</w:t>
            </w:r>
          </w:p>
        </w:tc>
        <w:tc>
          <w:tcPr>
            <w:tcW w:w="880" w:type="dxa"/>
            <w:tcBorders>
              <w:top w:val="nil"/>
              <w:left w:val="nil"/>
              <w:bottom w:val="nil"/>
              <w:right w:val="nil"/>
            </w:tcBorders>
            <w:noWrap/>
            <w:vAlign w:val="bottom"/>
          </w:tcPr>
          <w:p w14:paraId="4E113FB5" w14:textId="77777777" w:rsidR="00B43847" w:rsidRPr="00040118" w:rsidRDefault="00B43847" w:rsidP="00A92122">
            <w:pPr>
              <w:keepNext/>
              <w:spacing w:after="0"/>
              <w:jc w:val="right"/>
              <w:rPr>
                <w:sz w:val="19"/>
                <w:szCs w:val="19"/>
              </w:rPr>
            </w:pPr>
            <w:r w:rsidRPr="00040118">
              <w:rPr>
                <w:sz w:val="19"/>
                <w:szCs w:val="19"/>
              </w:rPr>
              <w:t>4</w:t>
            </w:r>
          </w:p>
        </w:tc>
        <w:tc>
          <w:tcPr>
            <w:tcW w:w="880" w:type="dxa"/>
            <w:tcBorders>
              <w:top w:val="nil"/>
              <w:left w:val="nil"/>
              <w:bottom w:val="nil"/>
              <w:right w:val="nil"/>
            </w:tcBorders>
            <w:noWrap/>
            <w:vAlign w:val="bottom"/>
          </w:tcPr>
          <w:p w14:paraId="06C5E776" w14:textId="77777777" w:rsidR="00B43847" w:rsidRPr="00040118" w:rsidRDefault="00B43847" w:rsidP="00A92122">
            <w:pPr>
              <w:keepNext/>
              <w:spacing w:after="0"/>
              <w:jc w:val="right"/>
              <w:rPr>
                <w:sz w:val="19"/>
                <w:szCs w:val="19"/>
              </w:rPr>
            </w:pPr>
            <w:r w:rsidRPr="00040118">
              <w:rPr>
                <w:sz w:val="19"/>
                <w:szCs w:val="19"/>
              </w:rPr>
              <w:t>5</w:t>
            </w:r>
          </w:p>
        </w:tc>
        <w:tc>
          <w:tcPr>
            <w:tcW w:w="881" w:type="dxa"/>
            <w:tcBorders>
              <w:top w:val="nil"/>
              <w:left w:val="nil"/>
              <w:bottom w:val="nil"/>
              <w:right w:val="nil"/>
            </w:tcBorders>
            <w:vAlign w:val="bottom"/>
          </w:tcPr>
          <w:p w14:paraId="714D5223" w14:textId="77777777" w:rsidR="00B43847" w:rsidRPr="00040118" w:rsidRDefault="00B43847" w:rsidP="00A92122">
            <w:pPr>
              <w:keepNext/>
              <w:spacing w:after="0"/>
              <w:jc w:val="right"/>
              <w:rPr>
                <w:sz w:val="19"/>
                <w:szCs w:val="19"/>
              </w:rPr>
            </w:pPr>
            <w:r w:rsidRPr="00040118">
              <w:rPr>
                <w:sz w:val="19"/>
                <w:szCs w:val="19"/>
              </w:rPr>
              <w:t>0</w:t>
            </w:r>
          </w:p>
        </w:tc>
        <w:tc>
          <w:tcPr>
            <w:tcW w:w="881" w:type="dxa"/>
            <w:tcBorders>
              <w:top w:val="nil"/>
              <w:left w:val="nil"/>
              <w:bottom w:val="nil"/>
              <w:right w:val="nil"/>
            </w:tcBorders>
          </w:tcPr>
          <w:p w14:paraId="6FFC5984" w14:textId="77777777" w:rsidR="00B43847" w:rsidRPr="00040118" w:rsidRDefault="00B43847" w:rsidP="00A92122">
            <w:pPr>
              <w:keepNext/>
              <w:spacing w:after="0"/>
              <w:jc w:val="right"/>
              <w:rPr>
                <w:sz w:val="19"/>
                <w:szCs w:val="19"/>
              </w:rPr>
            </w:pPr>
          </w:p>
        </w:tc>
        <w:tc>
          <w:tcPr>
            <w:tcW w:w="881" w:type="dxa"/>
            <w:tcBorders>
              <w:top w:val="nil"/>
              <w:left w:val="nil"/>
              <w:bottom w:val="nil"/>
              <w:right w:val="nil"/>
            </w:tcBorders>
            <w:noWrap/>
            <w:vAlign w:val="bottom"/>
          </w:tcPr>
          <w:p w14:paraId="3E54F25D" w14:textId="4FB50E8F" w:rsidR="00B43847" w:rsidRPr="00040118" w:rsidRDefault="00B43847" w:rsidP="00A92122">
            <w:pPr>
              <w:keepNext/>
              <w:spacing w:after="0"/>
              <w:jc w:val="right"/>
              <w:rPr>
                <w:sz w:val="19"/>
                <w:szCs w:val="19"/>
              </w:rPr>
            </w:pPr>
            <w:r w:rsidRPr="00040118">
              <w:rPr>
                <w:sz w:val="19"/>
                <w:szCs w:val="19"/>
              </w:rPr>
              <w:t>8</w:t>
            </w:r>
          </w:p>
        </w:tc>
        <w:tc>
          <w:tcPr>
            <w:tcW w:w="880" w:type="dxa"/>
            <w:tcBorders>
              <w:top w:val="nil"/>
              <w:left w:val="nil"/>
              <w:bottom w:val="nil"/>
              <w:right w:val="nil"/>
            </w:tcBorders>
            <w:noWrap/>
            <w:vAlign w:val="bottom"/>
          </w:tcPr>
          <w:p w14:paraId="5BE2B81E" w14:textId="77777777" w:rsidR="00B43847" w:rsidRPr="00040118" w:rsidRDefault="00B43847" w:rsidP="00A92122">
            <w:pPr>
              <w:keepNext/>
              <w:spacing w:after="0"/>
              <w:jc w:val="right"/>
              <w:rPr>
                <w:sz w:val="19"/>
                <w:szCs w:val="19"/>
              </w:rPr>
            </w:pPr>
          </w:p>
        </w:tc>
        <w:tc>
          <w:tcPr>
            <w:tcW w:w="881" w:type="dxa"/>
            <w:tcBorders>
              <w:top w:val="nil"/>
              <w:left w:val="nil"/>
              <w:bottom w:val="nil"/>
              <w:right w:val="nil"/>
            </w:tcBorders>
            <w:noWrap/>
            <w:vAlign w:val="bottom"/>
          </w:tcPr>
          <w:p w14:paraId="23BE4B0A" w14:textId="77777777" w:rsidR="00B43847" w:rsidRPr="00040118" w:rsidRDefault="00B43847" w:rsidP="00A92122">
            <w:pPr>
              <w:keepNext/>
              <w:spacing w:after="0"/>
              <w:jc w:val="right"/>
              <w:rPr>
                <w:sz w:val="19"/>
                <w:szCs w:val="19"/>
              </w:rPr>
            </w:pPr>
          </w:p>
        </w:tc>
      </w:tr>
      <w:tr w:rsidR="00B43847" w:rsidRPr="00040118" w14:paraId="16F8B4F3" w14:textId="77777777" w:rsidTr="00CE3F73">
        <w:tc>
          <w:tcPr>
            <w:tcW w:w="0" w:type="auto"/>
            <w:tcBorders>
              <w:top w:val="nil"/>
              <w:left w:val="nil"/>
              <w:bottom w:val="single" w:sz="4" w:space="0" w:color="auto"/>
              <w:right w:val="nil"/>
            </w:tcBorders>
            <w:noWrap/>
            <w:vAlign w:val="bottom"/>
          </w:tcPr>
          <w:p w14:paraId="10B289E5" w14:textId="77777777" w:rsidR="00B43847" w:rsidRPr="00040118" w:rsidRDefault="00B43847" w:rsidP="00A92122">
            <w:pPr>
              <w:keepNext/>
              <w:spacing w:after="0"/>
              <w:jc w:val="right"/>
              <w:rPr>
                <w:sz w:val="19"/>
                <w:szCs w:val="19"/>
              </w:rPr>
            </w:pPr>
          </w:p>
        </w:tc>
        <w:tc>
          <w:tcPr>
            <w:tcW w:w="0" w:type="auto"/>
            <w:tcBorders>
              <w:top w:val="nil"/>
              <w:left w:val="nil"/>
              <w:bottom w:val="single" w:sz="4" w:space="0" w:color="auto"/>
              <w:right w:val="nil"/>
            </w:tcBorders>
            <w:noWrap/>
            <w:vAlign w:val="bottom"/>
          </w:tcPr>
          <w:p w14:paraId="2C60CE77" w14:textId="77777777" w:rsidR="00B43847" w:rsidRPr="00040118" w:rsidRDefault="00B43847" w:rsidP="00A92122">
            <w:pPr>
              <w:keepNext/>
              <w:spacing w:after="0"/>
              <w:jc w:val="right"/>
              <w:rPr>
                <w:sz w:val="19"/>
                <w:szCs w:val="19"/>
              </w:rPr>
            </w:pPr>
            <w:r w:rsidRPr="00040118">
              <w:rPr>
                <w:sz w:val="19"/>
                <w:szCs w:val="19"/>
              </w:rPr>
              <w:t>Total</w:t>
            </w:r>
          </w:p>
        </w:tc>
        <w:tc>
          <w:tcPr>
            <w:tcW w:w="880" w:type="dxa"/>
            <w:tcBorders>
              <w:top w:val="nil"/>
              <w:left w:val="nil"/>
              <w:bottom w:val="single" w:sz="4" w:space="0" w:color="auto"/>
              <w:right w:val="nil"/>
            </w:tcBorders>
            <w:noWrap/>
            <w:vAlign w:val="bottom"/>
          </w:tcPr>
          <w:p w14:paraId="18DD6E85" w14:textId="77777777" w:rsidR="00B43847" w:rsidRPr="00040118" w:rsidRDefault="00B43847" w:rsidP="00A92122">
            <w:pPr>
              <w:keepNext/>
              <w:spacing w:after="0"/>
              <w:jc w:val="right"/>
              <w:rPr>
                <w:sz w:val="19"/>
                <w:szCs w:val="19"/>
              </w:rPr>
            </w:pPr>
            <w:r w:rsidRPr="00040118">
              <w:rPr>
                <w:sz w:val="19"/>
                <w:szCs w:val="19"/>
              </w:rPr>
              <w:t>2,590</w:t>
            </w:r>
          </w:p>
        </w:tc>
        <w:tc>
          <w:tcPr>
            <w:tcW w:w="880" w:type="dxa"/>
            <w:tcBorders>
              <w:top w:val="nil"/>
              <w:left w:val="nil"/>
              <w:bottom w:val="single" w:sz="4" w:space="0" w:color="auto"/>
              <w:right w:val="nil"/>
            </w:tcBorders>
            <w:noWrap/>
            <w:vAlign w:val="bottom"/>
          </w:tcPr>
          <w:p w14:paraId="01E59C24" w14:textId="77777777" w:rsidR="00B43847" w:rsidRPr="00040118" w:rsidRDefault="00B43847" w:rsidP="00A92122">
            <w:pPr>
              <w:keepNext/>
              <w:spacing w:after="0"/>
              <w:jc w:val="right"/>
              <w:rPr>
                <w:sz w:val="19"/>
                <w:szCs w:val="19"/>
              </w:rPr>
            </w:pPr>
            <w:r w:rsidRPr="00040118">
              <w:rPr>
                <w:sz w:val="19"/>
                <w:szCs w:val="19"/>
              </w:rPr>
              <w:t>6,471</w:t>
            </w:r>
          </w:p>
        </w:tc>
        <w:tc>
          <w:tcPr>
            <w:tcW w:w="881" w:type="dxa"/>
            <w:tcBorders>
              <w:top w:val="nil"/>
              <w:left w:val="nil"/>
              <w:bottom w:val="single" w:sz="4" w:space="0" w:color="auto"/>
              <w:right w:val="nil"/>
            </w:tcBorders>
            <w:vAlign w:val="bottom"/>
          </w:tcPr>
          <w:p w14:paraId="60A3D0EA" w14:textId="77777777" w:rsidR="00B43847" w:rsidRPr="00040118" w:rsidRDefault="00B43847" w:rsidP="00A92122">
            <w:pPr>
              <w:keepNext/>
              <w:spacing w:after="0"/>
              <w:jc w:val="right"/>
              <w:rPr>
                <w:sz w:val="19"/>
                <w:szCs w:val="19"/>
              </w:rPr>
            </w:pPr>
            <w:r w:rsidRPr="00040118">
              <w:rPr>
                <w:sz w:val="19"/>
                <w:szCs w:val="19"/>
              </w:rPr>
              <w:t>4,718</w:t>
            </w:r>
          </w:p>
        </w:tc>
        <w:tc>
          <w:tcPr>
            <w:tcW w:w="881" w:type="dxa"/>
            <w:tcBorders>
              <w:top w:val="nil"/>
              <w:left w:val="nil"/>
              <w:bottom w:val="single" w:sz="4" w:space="0" w:color="auto"/>
              <w:right w:val="nil"/>
            </w:tcBorders>
          </w:tcPr>
          <w:p w14:paraId="7240BEC8" w14:textId="77777777" w:rsidR="00B43847" w:rsidRPr="00040118" w:rsidRDefault="00B43847" w:rsidP="00A92122">
            <w:pPr>
              <w:keepNext/>
              <w:spacing w:after="0"/>
              <w:jc w:val="right"/>
              <w:rPr>
                <w:sz w:val="19"/>
                <w:szCs w:val="19"/>
              </w:rPr>
            </w:pPr>
          </w:p>
        </w:tc>
        <w:tc>
          <w:tcPr>
            <w:tcW w:w="881" w:type="dxa"/>
            <w:tcBorders>
              <w:top w:val="nil"/>
              <w:left w:val="nil"/>
              <w:bottom w:val="single" w:sz="4" w:space="0" w:color="auto"/>
              <w:right w:val="nil"/>
            </w:tcBorders>
            <w:noWrap/>
            <w:vAlign w:val="bottom"/>
          </w:tcPr>
          <w:p w14:paraId="079297ED" w14:textId="3F03076D" w:rsidR="00B43847" w:rsidRPr="00040118" w:rsidRDefault="00B43847" w:rsidP="00A92122">
            <w:pPr>
              <w:keepNext/>
              <w:spacing w:after="0"/>
              <w:jc w:val="right"/>
              <w:rPr>
                <w:sz w:val="19"/>
                <w:szCs w:val="19"/>
              </w:rPr>
            </w:pPr>
            <w:r w:rsidRPr="00040118">
              <w:rPr>
                <w:sz w:val="19"/>
                <w:szCs w:val="19"/>
              </w:rPr>
              <w:t>13,779</w:t>
            </w:r>
          </w:p>
        </w:tc>
        <w:tc>
          <w:tcPr>
            <w:tcW w:w="880" w:type="dxa"/>
            <w:tcBorders>
              <w:top w:val="nil"/>
              <w:left w:val="nil"/>
              <w:bottom w:val="single" w:sz="4" w:space="0" w:color="auto"/>
              <w:right w:val="nil"/>
            </w:tcBorders>
            <w:noWrap/>
            <w:vAlign w:val="bottom"/>
          </w:tcPr>
          <w:p w14:paraId="1DDB0D55" w14:textId="77777777" w:rsidR="00B43847" w:rsidRPr="00040118" w:rsidRDefault="00B43847" w:rsidP="00A92122">
            <w:pPr>
              <w:keepNext/>
              <w:spacing w:after="0"/>
              <w:jc w:val="right"/>
              <w:rPr>
                <w:sz w:val="19"/>
                <w:szCs w:val="19"/>
              </w:rPr>
            </w:pPr>
            <w:r w:rsidRPr="00040118">
              <w:rPr>
                <w:sz w:val="19"/>
                <w:szCs w:val="19"/>
              </w:rPr>
              <w:t>16,800</w:t>
            </w:r>
          </w:p>
        </w:tc>
        <w:tc>
          <w:tcPr>
            <w:tcW w:w="881" w:type="dxa"/>
            <w:tcBorders>
              <w:top w:val="nil"/>
              <w:left w:val="nil"/>
              <w:bottom w:val="single" w:sz="4" w:space="0" w:color="auto"/>
              <w:right w:val="nil"/>
            </w:tcBorders>
            <w:noWrap/>
            <w:vAlign w:val="bottom"/>
          </w:tcPr>
          <w:p w14:paraId="779B2C20" w14:textId="77777777" w:rsidR="00B43847" w:rsidRPr="00040118" w:rsidRDefault="00B43847" w:rsidP="00A92122">
            <w:pPr>
              <w:keepNext/>
              <w:spacing w:after="0"/>
              <w:jc w:val="right"/>
              <w:rPr>
                <w:sz w:val="19"/>
                <w:szCs w:val="19"/>
              </w:rPr>
            </w:pPr>
            <w:r w:rsidRPr="00040118">
              <w:rPr>
                <w:sz w:val="19"/>
                <w:szCs w:val="19"/>
              </w:rPr>
              <w:t>16,800</w:t>
            </w:r>
          </w:p>
        </w:tc>
      </w:tr>
    </w:tbl>
    <w:p w14:paraId="033381C5" w14:textId="3FA69F6E" w:rsidR="00A92122" w:rsidRDefault="00E77055" w:rsidP="00E77055">
      <w:pPr>
        <w:spacing w:after="0"/>
        <w:rPr>
          <w:szCs w:val="22"/>
        </w:rPr>
      </w:pPr>
      <w:r>
        <w:rPr>
          <w:szCs w:val="22"/>
        </w:rPr>
        <w:br w:type="page"/>
      </w:r>
    </w:p>
    <w:p w14:paraId="388F99C0" w14:textId="19A035A7" w:rsidR="00A92122" w:rsidRDefault="00A92122" w:rsidP="00A92122">
      <w:pPr>
        <w:pStyle w:val="Heading5"/>
        <w:spacing w:after="120"/>
        <w:ind w:left="0" w:firstLine="0"/>
        <w:rPr>
          <w:szCs w:val="22"/>
        </w:rPr>
      </w:pPr>
      <w:r w:rsidRPr="001D7668">
        <w:lastRenderedPageBreak/>
        <w:t>Tab</w:t>
      </w:r>
      <w:r w:rsidR="00827FF0" w:rsidRPr="001D7668">
        <w:t>le 9-1</w:t>
      </w:r>
      <w:r w:rsidRPr="001D7668">
        <w:t>.</w:t>
      </w:r>
      <w:r w:rsidRPr="00827FF0">
        <w:t xml:space="preserve"> (</w:t>
      </w:r>
      <w:proofErr w:type="gramStart"/>
      <w:r w:rsidRPr="00827FF0">
        <w:t>continued</w:t>
      </w:r>
      <w:proofErr w:type="gramEnd"/>
      <w:r w:rsidRPr="00827FF0">
        <w:t>)</w:t>
      </w:r>
    </w:p>
    <w:tbl>
      <w:tblPr>
        <w:tblW w:w="8057" w:type="dxa"/>
        <w:tblInd w:w="93" w:type="dxa"/>
        <w:tblLook w:val="0000" w:firstRow="0" w:lastRow="0" w:firstColumn="0" w:lastColumn="0" w:noHBand="0" w:noVBand="0"/>
      </w:tblPr>
      <w:tblGrid>
        <w:gridCol w:w="980"/>
        <w:gridCol w:w="980"/>
        <w:gridCol w:w="1103"/>
        <w:gridCol w:w="980"/>
        <w:gridCol w:w="998"/>
        <w:gridCol w:w="834"/>
        <w:gridCol w:w="1126"/>
        <w:gridCol w:w="1056"/>
      </w:tblGrid>
      <w:tr w:rsidR="00A92122" w:rsidRPr="006B06F2" w14:paraId="77A98553" w14:textId="77777777" w:rsidTr="00A92122">
        <w:trPr>
          <w:trHeight w:val="315"/>
        </w:trPr>
        <w:tc>
          <w:tcPr>
            <w:tcW w:w="980" w:type="dxa"/>
            <w:tcBorders>
              <w:top w:val="single" w:sz="4" w:space="0" w:color="auto"/>
              <w:left w:val="nil"/>
              <w:right w:val="nil"/>
            </w:tcBorders>
            <w:noWrap/>
            <w:vAlign w:val="bottom"/>
          </w:tcPr>
          <w:p w14:paraId="780A3988" w14:textId="77777777" w:rsidR="00A92122" w:rsidRPr="00C519C2" w:rsidRDefault="00A92122" w:rsidP="00A92122">
            <w:pPr>
              <w:spacing w:after="0"/>
              <w:jc w:val="right"/>
              <w:rPr>
                <w:szCs w:val="22"/>
              </w:rPr>
            </w:pPr>
          </w:p>
        </w:tc>
        <w:tc>
          <w:tcPr>
            <w:tcW w:w="980" w:type="dxa"/>
            <w:tcBorders>
              <w:top w:val="single" w:sz="4" w:space="0" w:color="auto"/>
              <w:left w:val="nil"/>
              <w:right w:val="nil"/>
            </w:tcBorders>
            <w:noWrap/>
            <w:vAlign w:val="bottom"/>
          </w:tcPr>
          <w:p w14:paraId="3B4E0DFE" w14:textId="77777777" w:rsidR="00A92122" w:rsidRPr="00C519C2" w:rsidRDefault="00A92122" w:rsidP="00A92122">
            <w:pPr>
              <w:spacing w:after="0"/>
              <w:jc w:val="right"/>
              <w:rPr>
                <w:szCs w:val="22"/>
              </w:rPr>
            </w:pPr>
          </w:p>
        </w:tc>
        <w:tc>
          <w:tcPr>
            <w:tcW w:w="3081" w:type="dxa"/>
            <w:gridSpan w:val="3"/>
            <w:tcBorders>
              <w:top w:val="single" w:sz="4" w:space="0" w:color="auto"/>
              <w:left w:val="nil"/>
              <w:right w:val="nil"/>
            </w:tcBorders>
            <w:noWrap/>
            <w:vAlign w:val="center"/>
          </w:tcPr>
          <w:p w14:paraId="3C7B9F37" w14:textId="77777777" w:rsidR="00A92122" w:rsidRPr="00C519C2" w:rsidRDefault="00A92122" w:rsidP="00A92122">
            <w:pPr>
              <w:spacing w:after="0"/>
              <w:jc w:val="center"/>
              <w:rPr>
                <w:szCs w:val="22"/>
              </w:rPr>
            </w:pPr>
            <w:r>
              <w:rPr>
                <w:szCs w:val="22"/>
              </w:rPr>
              <w:t>Regulatory Area</w:t>
            </w:r>
          </w:p>
        </w:tc>
        <w:tc>
          <w:tcPr>
            <w:tcW w:w="3016" w:type="dxa"/>
            <w:gridSpan w:val="3"/>
            <w:tcBorders>
              <w:top w:val="single" w:sz="4" w:space="0" w:color="auto"/>
              <w:left w:val="nil"/>
              <w:right w:val="nil"/>
            </w:tcBorders>
            <w:noWrap/>
            <w:vAlign w:val="center"/>
          </w:tcPr>
          <w:p w14:paraId="6D97E7EE" w14:textId="77777777" w:rsidR="00A92122" w:rsidRPr="00C519C2" w:rsidRDefault="00A92122" w:rsidP="00A92122">
            <w:pPr>
              <w:spacing w:after="0"/>
              <w:jc w:val="center"/>
              <w:rPr>
                <w:szCs w:val="22"/>
              </w:rPr>
            </w:pPr>
            <w:r>
              <w:rPr>
                <w:szCs w:val="22"/>
              </w:rPr>
              <w:t>Gulf-wide value</w:t>
            </w:r>
          </w:p>
        </w:tc>
      </w:tr>
      <w:tr w:rsidR="00A92122" w:rsidRPr="006B06F2" w14:paraId="1D1E35A8" w14:textId="77777777" w:rsidTr="00A92122">
        <w:trPr>
          <w:trHeight w:val="315"/>
        </w:trPr>
        <w:tc>
          <w:tcPr>
            <w:tcW w:w="980" w:type="dxa"/>
            <w:tcBorders>
              <w:left w:val="nil"/>
              <w:bottom w:val="single" w:sz="8" w:space="0" w:color="auto"/>
              <w:right w:val="nil"/>
            </w:tcBorders>
            <w:noWrap/>
            <w:vAlign w:val="bottom"/>
          </w:tcPr>
          <w:p w14:paraId="3D6CC8B3" w14:textId="77777777" w:rsidR="00A92122" w:rsidRPr="00C519C2" w:rsidRDefault="00A92122" w:rsidP="00A92122">
            <w:pPr>
              <w:spacing w:after="0"/>
              <w:jc w:val="right"/>
              <w:rPr>
                <w:szCs w:val="22"/>
              </w:rPr>
            </w:pPr>
            <w:r w:rsidRPr="00C519C2">
              <w:rPr>
                <w:szCs w:val="22"/>
              </w:rPr>
              <w:t>Year</w:t>
            </w:r>
          </w:p>
        </w:tc>
        <w:tc>
          <w:tcPr>
            <w:tcW w:w="980" w:type="dxa"/>
            <w:tcBorders>
              <w:left w:val="nil"/>
              <w:bottom w:val="single" w:sz="8" w:space="0" w:color="auto"/>
              <w:right w:val="nil"/>
            </w:tcBorders>
            <w:noWrap/>
            <w:vAlign w:val="bottom"/>
          </w:tcPr>
          <w:p w14:paraId="115C4522" w14:textId="77777777" w:rsidR="00A92122" w:rsidRPr="00C519C2" w:rsidRDefault="00A92122" w:rsidP="00A92122">
            <w:pPr>
              <w:spacing w:after="0"/>
              <w:jc w:val="right"/>
              <w:rPr>
                <w:szCs w:val="22"/>
              </w:rPr>
            </w:pPr>
            <w:r w:rsidRPr="00C519C2">
              <w:rPr>
                <w:szCs w:val="22"/>
              </w:rPr>
              <w:t>Fishery</w:t>
            </w:r>
          </w:p>
        </w:tc>
        <w:tc>
          <w:tcPr>
            <w:tcW w:w="1103" w:type="dxa"/>
            <w:tcBorders>
              <w:left w:val="nil"/>
              <w:bottom w:val="single" w:sz="8" w:space="0" w:color="auto"/>
              <w:right w:val="nil"/>
            </w:tcBorders>
            <w:noWrap/>
            <w:vAlign w:val="bottom"/>
          </w:tcPr>
          <w:p w14:paraId="1BD4F57B" w14:textId="77777777" w:rsidR="00A92122" w:rsidRPr="00C519C2" w:rsidRDefault="00A92122" w:rsidP="00A92122">
            <w:pPr>
              <w:spacing w:after="0"/>
              <w:jc w:val="right"/>
              <w:rPr>
                <w:szCs w:val="22"/>
              </w:rPr>
            </w:pPr>
            <w:r w:rsidRPr="00C519C2">
              <w:rPr>
                <w:szCs w:val="22"/>
              </w:rPr>
              <w:t>Western</w:t>
            </w:r>
          </w:p>
        </w:tc>
        <w:tc>
          <w:tcPr>
            <w:tcW w:w="980" w:type="dxa"/>
            <w:tcBorders>
              <w:left w:val="nil"/>
              <w:bottom w:val="single" w:sz="8" w:space="0" w:color="auto"/>
              <w:right w:val="nil"/>
            </w:tcBorders>
            <w:noWrap/>
            <w:vAlign w:val="bottom"/>
          </w:tcPr>
          <w:p w14:paraId="53DA3823" w14:textId="77777777" w:rsidR="00A92122" w:rsidRPr="00C519C2" w:rsidRDefault="00A92122" w:rsidP="00A92122">
            <w:pPr>
              <w:spacing w:after="0"/>
              <w:jc w:val="right"/>
              <w:rPr>
                <w:szCs w:val="22"/>
              </w:rPr>
            </w:pPr>
            <w:r w:rsidRPr="00C519C2">
              <w:rPr>
                <w:szCs w:val="22"/>
              </w:rPr>
              <w:t>Central</w:t>
            </w:r>
          </w:p>
        </w:tc>
        <w:tc>
          <w:tcPr>
            <w:tcW w:w="998" w:type="dxa"/>
            <w:tcBorders>
              <w:left w:val="nil"/>
              <w:bottom w:val="single" w:sz="8" w:space="0" w:color="auto"/>
              <w:right w:val="nil"/>
            </w:tcBorders>
            <w:noWrap/>
            <w:vAlign w:val="bottom"/>
          </w:tcPr>
          <w:p w14:paraId="75A8895A" w14:textId="24C5A589" w:rsidR="00A92122" w:rsidRPr="00981B7D" w:rsidRDefault="00A92122" w:rsidP="00A92122">
            <w:pPr>
              <w:spacing w:after="0"/>
              <w:jc w:val="right"/>
              <w:rPr>
                <w:szCs w:val="22"/>
                <w:vertAlign w:val="superscript"/>
              </w:rPr>
            </w:pPr>
            <w:r w:rsidRPr="00C519C2">
              <w:rPr>
                <w:szCs w:val="22"/>
              </w:rPr>
              <w:t>Eastern</w:t>
            </w:r>
          </w:p>
        </w:tc>
        <w:tc>
          <w:tcPr>
            <w:tcW w:w="834" w:type="dxa"/>
            <w:tcBorders>
              <w:left w:val="nil"/>
              <w:bottom w:val="single" w:sz="8" w:space="0" w:color="auto"/>
              <w:right w:val="nil"/>
            </w:tcBorders>
            <w:noWrap/>
            <w:vAlign w:val="bottom"/>
          </w:tcPr>
          <w:p w14:paraId="5DAA3E73" w14:textId="77777777" w:rsidR="00A92122" w:rsidRPr="00C519C2" w:rsidRDefault="00A92122" w:rsidP="00A92122">
            <w:pPr>
              <w:spacing w:after="0"/>
              <w:jc w:val="right"/>
              <w:rPr>
                <w:szCs w:val="22"/>
              </w:rPr>
            </w:pPr>
            <w:r w:rsidRPr="00C519C2">
              <w:rPr>
                <w:szCs w:val="22"/>
              </w:rPr>
              <w:t>Total</w:t>
            </w:r>
          </w:p>
        </w:tc>
        <w:tc>
          <w:tcPr>
            <w:tcW w:w="1126" w:type="dxa"/>
            <w:tcBorders>
              <w:left w:val="nil"/>
              <w:bottom w:val="single" w:sz="8" w:space="0" w:color="auto"/>
              <w:right w:val="nil"/>
            </w:tcBorders>
            <w:vAlign w:val="bottom"/>
          </w:tcPr>
          <w:p w14:paraId="672AAC40" w14:textId="77777777" w:rsidR="00A92122" w:rsidRPr="00C519C2" w:rsidRDefault="00A92122" w:rsidP="00A92122">
            <w:pPr>
              <w:spacing w:after="0"/>
              <w:jc w:val="center"/>
              <w:rPr>
                <w:szCs w:val="22"/>
              </w:rPr>
            </w:pPr>
            <w:r w:rsidRPr="00C519C2">
              <w:rPr>
                <w:szCs w:val="22"/>
              </w:rPr>
              <w:t xml:space="preserve">ABC </w:t>
            </w:r>
          </w:p>
        </w:tc>
        <w:tc>
          <w:tcPr>
            <w:tcW w:w="1056" w:type="dxa"/>
            <w:tcBorders>
              <w:left w:val="nil"/>
              <w:bottom w:val="single" w:sz="8" w:space="0" w:color="auto"/>
              <w:right w:val="nil"/>
            </w:tcBorders>
            <w:vAlign w:val="bottom"/>
          </w:tcPr>
          <w:p w14:paraId="6B1EF15C" w14:textId="77777777" w:rsidR="00A92122" w:rsidRPr="00C519C2" w:rsidRDefault="00A92122" w:rsidP="00A92122">
            <w:pPr>
              <w:spacing w:after="0"/>
              <w:jc w:val="center"/>
              <w:rPr>
                <w:szCs w:val="22"/>
              </w:rPr>
            </w:pPr>
            <w:r w:rsidRPr="00C519C2">
              <w:rPr>
                <w:szCs w:val="22"/>
              </w:rPr>
              <w:t>Quota</w:t>
            </w:r>
          </w:p>
        </w:tc>
      </w:tr>
      <w:tr w:rsidR="00A92122" w:rsidRPr="006B06F2" w14:paraId="30D3156C" w14:textId="77777777" w:rsidTr="00A92122">
        <w:trPr>
          <w:trHeight w:val="300"/>
        </w:trPr>
        <w:tc>
          <w:tcPr>
            <w:tcW w:w="980" w:type="dxa"/>
            <w:tcBorders>
              <w:top w:val="nil"/>
              <w:left w:val="nil"/>
              <w:bottom w:val="nil"/>
              <w:right w:val="nil"/>
            </w:tcBorders>
            <w:noWrap/>
            <w:vAlign w:val="bottom"/>
          </w:tcPr>
          <w:p w14:paraId="2AFD42C7" w14:textId="77777777" w:rsidR="00A92122" w:rsidRPr="00C519C2" w:rsidRDefault="00A92122" w:rsidP="00A92122">
            <w:pPr>
              <w:spacing w:after="0"/>
              <w:jc w:val="center"/>
              <w:rPr>
                <w:szCs w:val="22"/>
              </w:rPr>
            </w:pPr>
            <w:r w:rsidRPr="00C519C2">
              <w:rPr>
                <w:szCs w:val="22"/>
              </w:rPr>
              <w:t>1989</w:t>
            </w:r>
          </w:p>
        </w:tc>
        <w:tc>
          <w:tcPr>
            <w:tcW w:w="980" w:type="dxa"/>
            <w:tcBorders>
              <w:top w:val="nil"/>
              <w:left w:val="nil"/>
              <w:bottom w:val="nil"/>
              <w:right w:val="nil"/>
            </w:tcBorders>
            <w:noWrap/>
            <w:vAlign w:val="bottom"/>
          </w:tcPr>
          <w:p w14:paraId="50F7907A" w14:textId="77777777" w:rsidR="00A92122" w:rsidRPr="00C519C2" w:rsidRDefault="00A92122" w:rsidP="00A92122">
            <w:pPr>
              <w:spacing w:after="0"/>
              <w:jc w:val="center"/>
              <w:rPr>
                <w:szCs w:val="22"/>
              </w:rPr>
            </w:pPr>
            <w:r w:rsidRPr="00C519C2">
              <w:rPr>
                <w:szCs w:val="22"/>
              </w:rPr>
              <w:t>U.S.</w:t>
            </w:r>
          </w:p>
        </w:tc>
        <w:tc>
          <w:tcPr>
            <w:tcW w:w="1103" w:type="dxa"/>
            <w:tcBorders>
              <w:top w:val="nil"/>
              <w:left w:val="nil"/>
              <w:bottom w:val="nil"/>
              <w:right w:val="nil"/>
            </w:tcBorders>
            <w:noWrap/>
            <w:vAlign w:val="bottom"/>
          </w:tcPr>
          <w:p w14:paraId="446E7D66" w14:textId="77777777" w:rsidR="00A92122" w:rsidRDefault="00A92122" w:rsidP="00A92122">
            <w:pPr>
              <w:spacing w:after="0"/>
              <w:jc w:val="center"/>
              <w:rPr>
                <w:color w:val="000000"/>
                <w:szCs w:val="22"/>
              </w:rPr>
            </w:pPr>
            <w:r>
              <w:rPr>
                <w:color w:val="000000"/>
                <w:szCs w:val="22"/>
              </w:rPr>
              <w:t>4,339</w:t>
            </w:r>
          </w:p>
        </w:tc>
        <w:tc>
          <w:tcPr>
            <w:tcW w:w="980" w:type="dxa"/>
            <w:tcBorders>
              <w:top w:val="nil"/>
              <w:left w:val="nil"/>
              <w:bottom w:val="nil"/>
              <w:right w:val="nil"/>
            </w:tcBorders>
            <w:noWrap/>
            <w:vAlign w:val="bottom"/>
          </w:tcPr>
          <w:p w14:paraId="5DCD8D2A" w14:textId="77777777" w:rsidR="00A92122" w:rsidRDefault="00A92122" w:rsidP="00A92122">
            <w:pPr>
              <w:spacing w:after="0"/>
              <w:jc w:val="center"/>
              <w:rPr>
                <w:color w:val="000000"/>
                <w:szCs w:val="22"/>
              </w:rPr>
            </w:pPr>
            <w:r>
              <w:rPr>
                <w:color w:val="000000"/>
                <w:szCs w:val="22"/>
              </w:rPr>
              <w:t>8,315</w:t>
            </w:r>
          </w:p>
        </w:tc>
        <w:tc>
          <w:tcPr>
            <w:tcW w:w="998" w:type="dxa"/>
            <w:tcBorders>
              <w:top w:val="nil"/>
              <w:left w:val="nil"/>
              <w:bottom w:val="nil"/>
              <w:right w:val="nil"/>
            </w:tcBorders>
            <w:noWrap/>
            <w:vAlign w:val="bottom"/>
          </w:tcPr>
          <w:p w14:paraId="31AD7FAA" w14:textId="77777777" w:rsidR="00A92122" w:rsidRDefault="00A92122" w:rsidP="00A92122">
            <w:pPr>
              <w:spacing w:after="0"/>
              <w:jc w:val="center"/>
              <w:rPr>
                <w:color w:val="000000"/>
                <w:szCs w:val="22"/>
              </w:rPr>
            </w:pPr>
            <w:r>
              <w:rPr>
                <w:color w:val="000000"/>
                <w:szCs w:val="22"/>
              </w:rPr>
              <w:t>6,348</w:t>
            </w:r>
          </w:p>
        </w:tc>
        <w:tc>
          <w:tcPr>
            <w:tcW w:w="834" w:type="dxa"/>
            <w:tcBorders>
              <w:top w:val="nil"/>
              <w:left w:val="nil"/>
              <w:bottom w:val="nil"/>
              <w:right w:val="nil"/>
            </w:tcBorders>
            <w:noWrap/>
            <w:vAlign w:val="bottom"/>
          </w:tcPr>
          <w:p w14:paraId="68077CD0" w14:textId="77777777" w:rsidR="00A92122" w:rsidRDefault="00A92122" w:rsidP="00A92122">
            <w:pPr>
              <w:spacing w:after="0"/>
              <w:jc w:val="center"/>
              <w:rPr>
                <w:color w:val="000000"/>
                <w:szCs w:val="22"/>
              </w:rPr>
            </w:pPr>
            <w:r>
              <w:rPr>
                <w:color w:val="000000"/>
                <w:szCs w:val="22"/>
              </w:rPr>
              <w:t>19,003</w:t>
            </w:r>
          </w:p>
        </w:tc>
        <w:tc>
          <w:tcPr>
            <w:tcW w:w="1126" w:type="dxa"/>
            <w:tcBorders>
              <w:top w:val="nil"/>
              <w:left w:val="nil"/>
              <w:bottom w:val="nil"/>
              <w:right w:val="nil"/>
            </w:tcBorders>
            <w:noWrap/>
            <w:vAlign w:val="bottom"/>
          </w:tcPr>
          <w:p w14:paraId="024C3286" w14:textId="77777777" w:rsidR="00A92122" w:rsidRPr="00C519C2" w:rsidRDefault="00A92122" w:rsidP="00A92122">
            <w:pPr>
              <w:spacing w:after="0"/>
              <w:jc w:val="center"/>
              <w:rPr>
                <w:szCs w:val="22"/>
              </w:rPr>
            </w:pPr>
            <w:r w:rsidRPr="00C519C2">
              <w:rPr>
                <w:szCs w:val="22"/>
              </w:rPr>
              <w:t>20,000</w:t>
            </w:r>
          </w:p>
        </w:tc>
        <w:tc>
          <w:tcPr>
            <w:tcW w:w="1056" w:type="dxa"/>
            <w:tcBorders>
              <w:top w:val="nil"/>
              <w:left w:val="nil"/>
              <w:bottom w:val="nil"/>
              <w:right w:val="nil"/>
            </w:tcBorders>
            <w:noWrap/>
            <w:vAlign w:val="bottom"/>
          </w:tcPr>
          <w:p w14:paraId="403AF4EE" w14:textId="77777777" w:rsidR="00A92122" w:rsidRPr="00C519C2" w:rsidRDefault="00A92122" w:rsidP="00A92122">
            <w:pPr>
              <w:spacing w:after="0"/>
              <w:jc w:val="center"/>
              <w:rPr>
                <w:szCs w:val="22"/>
              </w:rPr>
            </w:pPr>
            <w:r w:rsidRPr="00C519C2">
              <w:rPr>
                <w:szCs w:val="22"/>
              </w:rPr>
              <w:t>20,000</w:t>
            </w:r>
          </w:p>
        </w:tc>
      </w:tr>
      <w:tr w:rsidR="00A92122" w:rsidRPr="006B06F2" w14:paraId="6A42E646" w14:textId="77777777" w:rsidTr="00A92122">
        <w:trPr>
          <w:trHeight w:val="300"/>
        </w:trPr>
        <w:tc>
          <w:tcPr>
            <w:tcW w:w="980" w:type="dxa"/>
            <w:tcBorders>
              <w:top w:val="nil"/>
              <w:left w:val="nil"/>
              <w:bottom w:val="nil"/>
              <w:right w:val="nil"/>
            </w:tcBorders>
            <w:noWrap/>
            <w:vAlign w:val="bottom"/>
          </w:tcPr>
          <w:p w14:paraId="2CE99B3D" w14:textId="77777777" w:rsidR="00A92122" w:rsidRPr="00C519C2" w:rsidRDefault="00A92122" w:rsidP="00A92122">
            <w:pPr>
              <w:spacing w:after="0"/>
              <w:jc w:val="center"/>
              <w:rPr>
                <w:szCs w:val="22"/>
              </w:rPr>
            </w:pPr>
            <w:r w:rsidRPr="00C519C2">
              <w:rPr>
                <w:szCs w:val="22"/>
              </w:rPr>
              <w:t>1990</w:t>
            </w:r>
          </w:p>
        </w:tc>
        <w:tc>
          <w:tcPr>
            <w:tcW w:w="980" w:type="dxa"/>
            <w:tcBorders>
              <w:top w:val="nil"/>
              <w:left w:val="nil"/>
              <w:bottom w:val="nil"/>
              <w:right w:val="nil"/>
            </w:tcBorders>
            <w:noWrap/>
            <w:vAlign w:val="bottom"/>
          </w:tcPr>
          <w:p w14:paraId="18F5462F" w14:textId="77777777" w:rsidR="00A92122" w:rsidRPr="00C519C2" w:rsidRDefault="00A92122" w:rsidP="00A92122">
            <w:pPr>
              <w:spacing w:after="0"/>
              <w:jc w:val="center"/>
              <w:rPr>
                <w:szCs w:val="22"/>
              </w:rPr>
            </w:pPr>
            <w:r w:rsidRPr="00C519C2">
              <w:rPr>
                <w:szCs w:val="22"/>
              </w:rPr>
              <w:t>U.S.</w:t>
            </w:r>
          </w:p>
        </w:tc>
        <w:tc>
          <w:tcPr>
            <w:tcW w:w="1103" w:type="dxa"/>
            <w:tcBorders>
              <w:top w:val="nil"/>
              <w:left w:val="nil"/>
              <w:bottom w:val="nil"/>
              <w:right w:val="nil"/>
            </w:tcBorders>
            <w:noWrap/>
            <w:vAlign w:val="bottom"/>
          </w:tcPr>
          <w:p w14:paraId="14923672" w14:textId="77777777" w:rsidR="00A92122" w:rsidRDefault="00A92122" w:rsidP="00A92122">
            <w:pPr>
              <w:spacing w:after="0"/>
              <w:jc w:val="center"/>
              <w:rPr>
                <w:color w:val="000000"/>
                <w:szCs w:val="22"/>
              </w:rPr>
            </w:pPr>
            <w:r>
              <w:rPr>
                <w:color w:val="000000"/>
                <w:szCs w:val="22"/>
              </w:rPr>
              <w:t>5,203</w:t>
            </w:r>
          </w:p>
        </w:tc>
        <w:tc>
          <w:tcPr>
            <w:tcW w:w="980" w:type="dxa"/>
            <w:tcBorders>
              <w:top w:val="nil"/>
              <w:left w:val="nil"/>
              <w:bottom w:val="nil"/>
              <w:right w:val="nil"/>
            </w:tcBorders>
            <w:noWrap/>
            <w:vAlign w:val="bottom"/>
          </w:tcPr>
          <w:p w14:paraId="483F5DD3" w14:textId="77777777" w:rsidR="00A92122" w:rsidRDefault="00A92122" w:rsidP="00A92122">
            <w:pPr>
              <w:spacing w:after="0"/>
              <w:jc w:val="center"/>
              <w:rPr>
                <w:color w:val="000000"/>
                <w:szCs w:val="22"/>
              </w:rPr>
            </w:pPr>
            <w:r>
              <w:rPr>
                <w:color w:val="000000"/>
                <w:szCs w:val="22"/>
              </w:rPr>
              <w:t>9,973</w:t>
            </w:r>
          </w:p>
        </w:tc>
        <w:tc>
          <w:tcPr>
            <w:tcW w:w="998" w:type="dxa"/>
            <w:tcBorders>
              <w:top w:val="nil"/>
              <w:left w:val="nil"/>
              <w:bottom w:val="nil"/>
              <w:right w:val="nil"/>
            </w:tcBorders>
            <w:noWrap/>
            <w:vAlign w:val="bottom"/>
          </w:tcPr>
          <w:p w14:paraId="41FF3A26" w14:textId="77777777" w:rsidR="00A92122" w:rsidRDefault="00A92122" w:rsidP="00A92122">
            <w:pPr>
              <w:spacing w:after="0"/>
              <w:jc w:val="center"/>
              <w:rPr>
                <w:color w:val="000000"/>
                <w:szCs w:val="22"/>
              </w:rPr>
            </w:pPr>
            <w:r>
              <w:rPr>
                <w:color w:val="000000"/>
                <w:szCs w:val="22"/>
              </w:rPr>
              <w:t>5,938</w:t>
            </w:r>
          </w:p>
        </w:tc>
        <w:tc>
          <w:tcPr>
            <w:tcW w:w="834" w:type="dxa"/>
            <w:tcBorders>
              <w:top w:val="nil"/>
              <w:left w:val="nil"/>
              <w:bottom w:val="nil"/>
              <w:right w:val="nil"/>
            </w:tcBorders>
            <w:noWrap/>
            <w:vAlign w:val="bottom"/>
          </w:tcPr>
          <w:p w14:paraId="77669D1E" w14:textId="77777777" w:rsidR="00A92122" w:rsidRDefault="00A92122" w:rsidP="00A92122">
            <w:pPr>
              <w:spacing w:after="0"/>
              <w:jc w:val="center"/>
              <w:rPr>
                <w:color w:val="000000"/>
                <w:szCs w:val="22"/>
              </w:rPr>
            </w:pPr>
            <w:r>
              <w:rPr>
                <w:color w:val="000000"/>
                <w:szCs w:val="22"/>
              </w:rPr>
              <w:t>21,140</w:t>
            </w:r>
          </w:p>
        </w:tc>
        <w:tc>
          <w:tcPr>
            <w:tcW w:w="1126" w:type="dxa"/>
            <w:tcBorders>
              <w:top w:val="nil"/>
              <w:left w:val="nil"/>
              <w:bottom w:val="nil"/>
              <w:right w:val="nil"/>
            </w:tcBorders>
            <w:noWrap/>
            <w:vAlign w:val="bottom"/>
          </w:tcPr>
          <w:p w14:paraId="36A67585" w14:textId="77777777" w:rsidR="00A92122" w:rsidRPr="00C519C2" w:rsidRDefault="00A92122" w:rsidP="00A92122">
            <w:pPr>
              <w:spacing w:after="0"/>
              <w:jc w:val="center"/>
              <w:rPr>
                <w:szCs w:val="22"/>
              </w:rPr>
            </w:pPr>
            <w:r w:rsidRPr="00C519C2">
              <w:rPr>
                <w:szCs w:val="22"/>
              </w:rPr>
              <w:t>17,700</w:t>
            </w:r>
          </w:p>
        </w:tc>
        <w:tc>
          <w:tcPr>
            <w:tcW w:w="1056" w:type="dxa"/>
            <w:tcBorders>
              <w:top w:val="nil"/>
              <w:left w:val="nil"/>
              <w:bottom w:val="nil"/>
              <w:right w:val="nil"/>
            </w:tcBorders>
            <w:noWrap/>
            <w:vAlign w:val="bottom"/>
          </w:tcPr>
          <w:p w14:paraId="2AF73F44" w14:textId="77777777" w:rsidR="00A92122" w:rsidRPr="00C519C2" w:rsidRDefault="00A92122" w:rsidP="00A92122">
            <w:pPr>
              <w:spacing w:after="0"/>
              <w:jc w:val="center"/>
              <w:rPr>
                <w:szCs w:val="22"/>
              </w:rPr>
            </w:pPr>
            <w:r w:rsidRPr="00C519C2">
              <w:rPr>
                <w:szCs w:val="22"/>
              </w:rPr>
              <w:t>17,700</w:t>
            </w:r>
          </w:p>
        </w:tc>
      </w:tr>
      <w:tr w:rsidR="00A92122" w:rsidRPr="006B06F2" w14:paraId="07CA3F4E" w14:textId="77777777" w:rsidTr="00A92122">
        <w:trPr>
          <w:trHeight w:val="300"/>
        </w:trPr>
        <w:tc>
          <w:tcPr>
            <w:tcW w:w="980" w:type="dxa"/>
            <w:tcBorders>
              <w:top w:val="nil"/>
              <w:left w:val="nil"/>
              <w:bottom w:val="nil"/>
              <w:right w:val="nil"/>
            </w:tcBorders>
            <w:noWrap/>
            <w:vAlign w:val="bottom"/>
          </w:tcPr>
          <w:p w14:paraId="2388EBB7" w14:textId="77777777" w:rsidR="00A92122" w:rsidRPr="00C519C2" w:rsidRDefault="00A92122" w:rsidP="00A92122">
            <w:pPr>
              <w:spacing w:after="0"/>
              <w:jc w:val="center"/>
              <w:rPr>
                <w:szCs w:val="22"/>
              </w:rPr>
            </w:pPr>
            <w:r w:rsidRPr="00C519C2">
              <w:rPr>
                <w:szCs w:val="22"/>
              </w:rPr>
              <w:t>1991</w:t>
            </w:r>
          </w:p>
        </w:tc>
        <w:tc>
          <w:tcPr>
            <w:tcW w:w="980" w:type="dxa"/>
            <w:tcBorders>
              <w:top w:val="nil"/>
              <w:left w:val="nil"/>
              <w:bottom w:val="nil"/>
              <w:right w:val="nil"/>
            </w:tcBorders>
            <w:noWrap/>
            <w:vAlign w:val="bottom"/>
          </w:tcPr>
          <w:p w14:paraId="56C78E9D" w14:textId="77777777" w:rsidR="00A92122" w:rsidRPr="00C519C2" w:rsidRDefault="00A92122" w:rsidP="00A92122">
            <w:pPr>
              <w:spacing w:after="0"/>
              <w:jc w:val="center"/>
              <w:rPr>
                <w:szCs w:val="22"/>
              </w:rPr>
            </w:pPr>
            <w:r w:rsidRPr="00C519C2">
              <w:rPr>
                <w:szCs w:val="22"/>
              </w:rPr>
              <w:t>U.S.</w:t>
            </w:r>
          </w:p>
        </w:tc>
        <w:tc>
          <w:tcPr>
            <w:tcW w:w="1103" w:type="dxa"/>
            <w:tcBorders>
              <w:top w:val="nil"/>
              <w:left w:val="nil"/>
              <w:bottom w:val="nil"/>
              <w:right w:val="nil"/>
            </w:tcBorders>
            <w:noWrap/>
            <w:vAlign w:val="bottom"/>
          </w:tcPr>
          <w:p w14:paraId="40B713A6" w14:textId="77777777" w:rsidR="00A92122" w:rsidRDefault="00A92122" w:rsidP="00A92122">
            <w:pPr>
              <w:spacing w:after="0"/>
              <w:jc w:val="center"/>
              <w:rPr>
                <w:color w:val="000000"/>
                <w:szCs w:val="22"/>
              </w:rPr>
            </w:pPr>
            <w:r>
              <w:rPr>
                <w:color w:val="000000"/>
                <w:szCs w:val="22"/>
              </w:rPr>
              <w:t>1,758</w:t>
            </w:r>
          </w:p>
        </w:tc>
        <w:tc>
          <w:tcPr>
            <w:tcW w:w="980" w:type="dxa"/>
            <w:tcBorders>
              <w:top w:val="nil"/>
              <w:left w:val="nil"/>
              <w:bottom w:val="nil"/>
              <w:right w:val="nil"/>
            </w:tcBorders>
            <w:noWrap/>
            <w:vAlign w:val="bottom"/>
          </w:tcPr>
          <w:p w14:paraId="4A798F63" w14:textId="77777777" w:rsidR="00A92122" w:rsidRDefault="00A92122" w:rsidP="00A92122">
            <w:pPr>
              <w:spacing w:after="0"/>
              <w:jc w:val="center"/>
              <w:rPr>
                <w:color w:val="000000"/>
                <w:szCs w:val="22"/>
              </w:rPr>
            </w:pPr>
            <w:r>
              <w:rPr>
                <w:color w:val="000000"/>
                <w:szCs w:val="22"/>
              </w:rPr>
              <w:t>2,643</w:t>
            </w:r>
          </w:p>
        </w:tc>
        <w:tc>
          <w:tcPr>
            <w:tcW w:w="998" w:type="dxa"/>
            <w:tcBorders>
              <w:top w:val="nil"/>
              <w:left w:val="nil"/>
              <w:bottom w:val="nil"/>
              <w:right w:val="nil"/>
            </w:tcBorders>
            <w:noWrap/>
            <w:vAlign w:val="bottom"/>
          </w:tcPr>
          <w:p w14:paraId="347E98C4" w14:textId="77777777" w:rsidR="00A92122" w:rsidRDefault="00A92122" w:rsidP="00A92122">
            <w:pPr>
              <w:spacing w:after="0"/>
              <w:jc w:val="center"/>
              <w:rPr>
                <w:color w:val="000000"/>
                <w:szCs w:val="22"/>
              </w:rPr>
            </w:pPr>
            <w:r>
              <w:rPr>
                <w:color w:val="000000"/>
                <w:szCs w:val="22"/>
              </w:rPr>
              <w:t>2,147</w:t>
            </w:r>
          </w:p>
        </w:tc>
        <w:tc>
          <w:tcPr>
            <w:tcW w:w="834" w:type="dxa"/>
            <w:tcBorders>
              <w:top w:val="nil"/>
              <w:left w:val="nil"/>
              <w:bottom w:val="nil"/>
              <w:right w:val="nil"/>
            </w:tcBorders>
            <w:noWrap/>
            <w:vAlign w:val="bottom"/>
          </w:tcPr>
          <w:p w14:paraId="77B75BD6" w14:textId="77777777" w:rsidR="00A92122" w:rsidRDefault="00A92122" w:rsidP="00A92122">
            <w:pPr>
              <w:spacing w:after="0"/>
              <w:jc w:val="center"/>
              <w:rPr>
                <w:color w:val="000000"/>
                <w:szCs w:val="22"/>
              </w:rPr>
            </w:pPr>
            <w:r>
              <w:rPr>
                <w:color w:val="000000"/>
                <w:szCs w:val="22"/>
              </w:rPr>
              <w:t>6,548</w:t>
            </w:r>
          </w:p>
        </w:tc>
        <w:tc>
          <w:tcPr>
            <w:tcW w:w="1126" w:type="dxa"/>
            <w:tcBorders>
              <w:top w:val="nil"/>
              <w:left w:val="nil"/>
              <w:bottom w:val="nil"/>
              <w:right w:val="nil"/>
            </w:tcBorders>
            <w:noWrap/>
            <w:vAlign w:val="bottom"/>
          </w:tcPr>
          <w:p w14:paraId="504B0944" w14:textId="77777777" w:rsidR="00A92122" w:rsidRPr="00C519C2" w:rsidRDefault="00A92122" w:rsidP="00A92122">
            <w:pPr>
              <w:spacing w:after="0"/>
              <w:jc w:val="center"/>
              <w:rPr>
                <w:szCs w:val="22"/>
              </w:rPr>
            </w:pPr>
            <w:r w:rsidRPr="00C519C2">
              <w:rPr>
                <w:szCs w:val="22"/>
              </w:rPr>
              <w:t>5,800</w:t>
            </w:r>
          </w:p>
        </w:tc>
        <w:tc>
          <w:tcPr>
            <w:tcW w:w="1056" w:type="dxa"/>
            <w:tcBorders>
              <w:top w:val="nil"/>
              <w:left w:val="nil"/>
              <w:bottom w:val="nil"/>
              <w:right w:val="nil"/>
            </w:tcBorders>
            <w:noWrap/>
            <w:vAlign w:val="bottom"/>
          </w:tcPr>
          <w:p w14:paraId="69AF5E87" w14:textId="77777777" w:rsidR="00A92122" w:rsidRPr="00C519C2" w:rsidRDefault="00A92122" w:rsidP="00A92122">
            <w:pPr>
              <w:spacing w:after="0"/>
              <w:jc w:val="center"/>
              <w:rPr>
                <w:szCs w:val="22"/>
              </w:rPr>
            </w:pPr>
            <w:r w:rsidRPr="00C519C2">
              <w:rPr>
                <w:szCs w:val="22"/>
              </w:rPr>
              <w:t>5,800</w:t>
            </w:r>
          </w:p>
        </w:tc>
      </w:tr>
      <w:tr w:rsidR="00A92122" w:rsidRPr="006B06F2" w14:paraId="55B16513" w14:textId="77777777" w:rsidTr="00A92122">
        <w:trPr>
          <w:trHeight w:val="300"/>
        </w:trPr>
        <w:tc>
          <w:tcPr>
            <w:tcW w:w="980" w:type="dxa"/>
            <w:tcBorders>
              <w:top w:val="nil"/>
              <w:left w:val="nil"/>
              <w:bottom w:val="nil"/>
              <w:right w:val="nil"/>
            </w:tcBorders>
            <w:noWrap/>
            <w:vAlign w:val="bottom"/>
          </w:tcPr>
          <w:p w14:paraId="74EB5A24" w14:textId="77777777" w:rsidR="00A92122" w:rsidRPr="00C519C2" w:rsidRDefault="00A92122" w:rsidP="00A92122">
            <w:pPr>
              <w:spacing w:after="0"/>
              <w:jc w:val="center"/>
              <w:rPr>
                <w:szCs w:val="22"/>
              </w:rPr>
            </w:pPr>
            <w:r w:rsidRPr="00C519C2">
              <w:rPr>
                <w:szCs w:val="22"/>
              </w:rPr>
              <w:t>1992</w:t>
            </w:r>
          </w:p>
        </w:tc>
        <w:tc>
          <w:tcPr>
            <w:tcW w:w="980" w:type="dxa"/>
            <w:tcBorders>
              <w:top w:val="nil"/>
              <w:left w:val="nil"/>
              <w:bottom w:val="nil"/>
              <w:right w:val="nil"/>
            </w:tcBorders>
            <w:noWrap/>
            <w:vAlign w:val="bottom"/>
          </w:tcPr>
          <w:p w14:paraId="03EE09DF" w14:textId="77777777" w:rsidR="00A92122" w:rsidRPr="00C519C2" w:rsidRDefault="00A92122" w:rsidP="00A92122">
            <w:pPr>
              <w:spacing w:after="0"/>
              <w:jc w:val="center"/>
              <w:rPr>
                <w:szCs w:val="22"/>
              </w:rPr>
            </w:pPr>
            <w:r w:rsidRPr="00C519C2">
              <w:rPr>
                <w:szCs w:val="22"/>
              </w:rPr>
              <w:t>U.S.</w:t>
            </w:r>
          </w:p>
        </w:tc>
        <w:tc>
          <w:tcPr>
            <w:tcW w:w="1103" w:type="dxa"/>
            <w:tcBorders>
              <w:top w:val="nil"/>
              <w:left w:val="nil"/>
              <w:bottom w:val="nil"/>
              <w:right w:val="nil"/>
            </w:tcBorders>
            <w:noWrap/>
            <w:vAlign w:val="bottom"/>
          </w:tcPr>
          <w:p w14:paraId="5DFD6DFA" w14:textId="77777777" w:rsidR="00A92122" w:rsidRDefault="00A92122" w:rsidP="00A92122">
            <w:pPr>
              <w:spacing w:after="0"/>
              <w:jc w:val="center"/>
              <w:rPr>
                <w:color w:val="000000"/>
                <w:szCs w:val="22"/>
              </w:rPr>
            </w:pPr>
            <w:r>
              <w:rPr>
                <w:color w:val="000000"/>
                <w:szCs w:val="22"/>
              </w:rPr>
              <w:t>1,316</w:t>
            </w:r>
          </w:p>
        </w:tc>
        <w:tc>
          <w:tcPr>
            <w:tcW w:w="980" w:type="dxa"/>
            <w:tcBorders>
              <w:top w:val="nil"/>
              <w:left w:val="nil"/>
              <w:bottom w:val="nil"/>
              <w:right w:val="nil"/>
            </w:tcBorders>
            <w:noWrap/>
            <w:vAlign w:val="bottom"/>
          </w:tcPr>
          <w:p w14:paraId="5E70F1FA" w14:textId="77777777" w:rsidR="00A92122" w:rsidRDefault="00A92122" w:rsidP="00A92122">
            <w:pPr>
              <w:spacing w:after="0"/>
              <w:jc w:val="center"/>
              <w:rPr>
                <w:color w:val="000000"/>
                <w:szCs w:val="22"/>
              </w:rPr>
            </w:pPr>
            <w:r>
              <w:rPr>
                <w:color w:val="000000"/>
                <w:szCs w:val="22"/>
              </w:rPr>
              <w:t>2,994</w:t>
            </w:r>
          </w:p>
        </w:tc>
        <w:tc>
          <w:tcPr>
            <w:tcW w:w="998" w:type="dxa"/>
            <w:tcBorders>
              <w:top w:val="nil"/>
              <w:left w:val="nil"/>
              <w:bottom w:val="nil"/>
              <w:right w:val="nil"/>
            </w:tcBorders>
            <w:noWrap/>
            <w:vAlign w:val="bottom"/>
          </w:tcPr>
          <w:p w14:paraId="2DFFDBB6" w14:textId="77777777" w:rsidR="00A92122" w:rsidRDefault="00A92122" w:rsidP="00A92122">
            <w:pPr>
              <w:spacing w:after="0"/>
              <w:jc w:val="center"/>
              <w:rPr>
                <w:color w:val="000000"/>
                <w:szCs w:val="22"/>
              </w:rPr>
            </w:pPr>
            <w:r>
              <w:rPr>
                <w:color w:val="000000"/>
                <w:szCs w:val="22"/>
              </w:rPr>
              <w:t>2,228</w:t>
            </w:r>
          </w:p>
        </w:tc>
        <w:tc>
          <w:tcPr>
            <w:tcW w:w="834" w:type="dxa"/>
            <w:tcBorders>
              <w:top w:val="nil"/>
              <w:left w:val="nil"/>
              <w:bottom w:val="nil"/>
              <w:right w:val="nil"/>
            </w:tcBorders>
            <w:noWrap/>
            <w:vAlign w:val="bottom"/>
          </w:tcPr>
          <w:p w14:paraId="4B9CB16E" w14:textId="77777777" w:rsidR="00A92122" w:rsidRDefault="00A92122" w:rsidP="00A92122">
            <w:pPr>
              <w:spacing w:after="0"/>
              <w:jc w:val="center"/>
              <w:rPr>
                <w:color w:val="000000"/>
                <w:szCs w:val="22"/>
              </w:rPr>
            </w:pPr>
            <w:r>
              <w:rPr>
                <w:color w:val="000000"/>
                <w:szCs w:val="22"/>
              </w:rPr>
              <w:t>6,538</w:t>
            </w:r>
          </w:p>
        </w:tc>
        <w:tc>
          <w:tcPr>
            <w:tcW w:w="1126" w:type="dxa"/>
            <w:tcBorders>
              <w:top w:val="nil"/>
              <w:left w:val="nil"/>
              <w:bottom w:val="nil"/>
              <w:right w:val="nil"/>
            </w:tcBorders>
            <w:noWrap/>
            <w:vAlign w:val="bottom"/>
          </w:tcPr>
          <w:p w14:paraId="554F9A68" w14:textId="77777777" w:rsidR="00A92122" w:rsidRPr="00C519C2" w:rsidRDefault="00A92122" w:rsidP="00A92122">
            <w:pPr>
              <w:spacing w:after="0"/>
              <w:jc w:val="center"/>
              <w:rPr>
                <w:szCs w:val="22"/>
              </w:rPr>
            </w:pPr>
            <w:r w:rsidRPr="00C519C2">
              <w:rPr>
                <w:szCs w:val="22"/>
              </w:rPr>
              <w:t>5,730</w:t>
            </w:r>
          </w:p>
        </w:tc>
        <w:tc>
          <w:tcPr>
            <w:tcW w:w="1056" w:type="dxa"/>
            <w:tcBorders>
              <w:top w:val="nil"/>
              <w:left w:val="nil"/>
              <w:bottom w:val="nil"/>
              <w:right w:val="nil"/>
            </w:tcBorders>
            <w:noWrap/>
            <w:vAlign w:val="bottom"/>
          </w:tcPr>
          <w:p w14:paraId="69E372A0" w14:textId="77777777" w:rsidR="00A92122" w:rsidRPr="00C519C2" w:rsidRDefault="00A92122" w:rsidP="00A92122">
            <w:pPr>
              <w:spacing w:after="0"/>
              <w:jc w:val="center"/>
              <w:rPr>
                <w:szCs w:val="22"/>
              </w:rPr>
            </w:pPr>
            <w:r w:rsidRPr="00C519C2">
              <w:rPr>
                <w:szCs w:val="22"/>
              </w:rPr>
              <w:t>5,200</w:t>
            </w:r>
          </w:p>
        </w:tc>
      </w:tr>
      <w:tr w:rsidR="00A92122" w:rsidRPr="006B06F2" w14:paraId="02802E73" w14:textId="77777777" w:rsidTr="00A92122">
        <w:trPr>
          <w:trHeight w:val="300"/>
        </w:trPr>
        <w:tc>
          <w:tcPr>
            <w:tcW w:w="980" w:type="dxa"/>
            <w:tcBorders>
              <w:top w:val="nil"/>
              <w:left w:val="nil"/>
              <w:bottom w:val="nil"/>
              <w:right w:val="nil"/>
            </w:tcBorders>
            <w:noWrap/>
            <w:vAlign w:val="bottom"/>
          </w:tcPr>
          <w:p w14:paraId="117F7AE6" w14:textId="77777777" w:rsidR="00A92122" w:rsidRPr="00C519C2" w:rsidRDefault="00A92122" w:rsidP="00A92122">
            <w:pPr>
              <w:spacing w:after="0"/>
              <w:jc w:val="center"/>
              <w:rPr>
                <w:szCs w:val="22"/>
              </w:rPr>
            </w:pPr>
            <w:r w:rsidRPr="00C519C2">
              <w:rPr>
                <w:szCs w:val="22"/>
              </w:rPr>
              <w:t>1993</w:t>
            </w:r>
          </w:p>
        </w:tc>
        <w:tc>
          <w:tcPr>
            <w:tcW w:w="980" w:type="dxa"/>
            <w:tcBorders>
              <w:top w:val="nil"/>
              <w:left w:val="nil"/>
              <w:bottom w:val="nil"/>
              <w:right w:val="nil"/>
            </w:tcBorders>
            <w:noWrap/>
            <w:vAlign w:val="bottom"/>
          </w:tcPr>
          <w:p w14:paraId="629A79BB" w14:textId="77777777" w:rsidR="00A92122" w:rsidRPr="00C519C2" w:rsidRDefault="00A92122" w:rsidP="00A92122">
            <w:pPr>
              <w:spacing w:after="0"/>
              <w:jc w:val="center"/>
              <w:rPr>
                <w:szCs w:val="22"/>
              </w:rPr>
            </w:pPr>
            <w:r w:rsidRPr="00C519C2">
              <w:rPr>
                <w:szCs w:val="22"/>
              </w:rPr>
              <w:t>U.S.</w:t>
            </w:r>
          </w:p>
        </w:tc>
        <w:tc>
          <w:tcPr>
            <w:tcW w:w="1103" w:type="dxa"/>
            <w:tcBorders>
              <w:top w:val="nil"/>
              <w:left w:val="nil"/>
              <w:bottom w:val="nil"/>
              <w:right w:val="nil"/>
            </w:tcBorders>
            <w:noWrap/>
            <w:vAlign w:val="bottom"/>
          </w:tcPr>
          <w:p w14:paraId="5B3CF344" w14:textId="77777777" w:rsidR="00A92122" w:rsidRDefault="00A92122" w:rsidP="00A92122">
            <w:pPr>
              <w:spacing w:after="0"/>
              <w:jc w:val="center"/>
              <w:rPr>
                <w:color w:val="000000"/>
                <w:szCs w:val="22"/>
              </w:rPr>
            </w:pPr>
            <w:r>
              <w:rPr>
                <w:color w:val="000000"/>
                <w:szCs w:val="22"/>
              </w:rPr>
              <w:t>477</w:t>
            </w:r>
          </w:p>
        </w:tc>
        <w:tc>
          <w:tcPr>
            <w:tcW w:w="980" w:type="dxa"/>
            <w:tcBorders>
              <w:top w:val="nil"/>
              <w:left w:val="nil"/>
              <w:bottom w:val="nil"/>
              <w:right w:val="nil"/>
            </w:tcBorders>
            <w:noWrap/>
            <w:vAlign w:val="bottom"/>
          </w:tcPr>
          <w:p w14:paraId="4C4D6CF7" w14:textId="77777777" w:rsidR="00A92122" w:rsidRDefault="00A92122" w:rsidP="00A92122">
            <w:pPr>
              <w:spacing w:after="0"/>
              <w:jc w:val="center"/>
              <w:rPr>
                <w:color w:val="000000"/>
                <w:szCs w:val="22"/>
              </w:rPr>
            </w:pPr>
            <w:r>
              <w:rPr>
                <w:color w:val="000000"/>
                <w:szCs w:val="22"/>
              </w:rPr>
              <w:t>1,140</w:t>
            </w:r>
          </w:p>
        </w:tc>
        <w:tc>
          <w:tcPr>
            <w:tcW w:w="998" w:type="dxa"/>
            <w:tcBorders>
              <w:top w:val="nil"/>
              <w:left w:val="nil"/>
              <w:bottom w:val="nil"/>
              <w:right w:val="nil"/>
            </w:tcBorders>
            <w:noWrap/>
            <w:vAlign w:val="bottom"/>
          </w:tcPr>
          <w:p w14:paraId="515A23D5" w14:textId="77777777" w:rsidR="00A92122" w:rsidRDefault="00A92122" w:rsidP="00A92122">
            <w:pPr>
              <w:spacing w:after="0"/>
              <w:jc w:val="center"/>
              <w:rPr>
                <w:color w:val="000000"/>
                <w:szCs w:val="22"/>
              </w:rPr>
            </w:pPr>
            <w:r>
              <w:rPr>
                <w:color w:val="000000"/>
                <w:szCs w:val="22"/>
              </w:rPr>
              <w:t>443</w:t>
            </w:r>
          </w:p>
        </w:tc>
        <w:tc>
          <w:tcPr>
            <w:tcW w:w="834" w:type="dxa"/>
            <w:tcBorders>
              <w:top w:val="nil"/>
              <w:left w:val="nil"/>
              <w:bottom w:val="nil"/>
              <w:right w:val="nil"/>
            </w:tcBorders>
            <w:noWrap/>
            <w:vAlign w:val="bottom"/>
          </w:tcPr>
          <w:p w14:paraId="0A1D95FF" w14:textId="77777777" w:rsidR="00A92122" w:rsidRDefault="00A92122" w:rsidP="00A92122">
            <w:pPr>
              <w:spacing w:after="0"/>
              <w:jc w:val="center"/>
              <w:rPr>
                <w:color w:val="000000"/>
                <w:szCs w:val="22"/>
              </w:rPr>
            </w:pPr>
            <w:r>
              <w:rPr>
                <w:color w:val="000000"/>
                <w:szCs w:val="22"/>
              </w:rPr>
              <w:t>2,060</w:t>
            </w:r>
          </w:p>
        </w:tc>
        <w:tc>
          <w:tcPr>
            <w:tcW w:w="1126" w:type="dxa"/>
            <w:tcBorders>
              <w:top w:val="nil"/>
              <w:left w:val="nil"/>
              <w:bottom w:val="nil"/>
              <w:right w:val="nil"/>
            </w:tcBorders>
            <w:noWrap/>
            <w:vAlign w:val="bottom"/>
          </w:tcPr>
          <w:p w14:paraId="2C101587" w14:textId="77777777" w:rsidR="00A92122" w:rsidRPr="00C519C2" w:rsidRDefault="00A92122" w:rsidP="00A92122">
            <w:pPr>
              <w:spacing w:after="0"/>
              <w:jc w:val="center"/>
              <w:rPr>
                <w:szCs w:val="22"/>
              </w:rPr>
            </w:pPr>
            <w:r w:rsidRPr="00C519C2">
              <w:rPr>
                <w:szCs w:val="22"/>
              </w:rPr>
              <w:t>3,378</w:t>
            </w:r>
          </w:p>
        </w:tc>
        <w:tc>
          <w:tcPr>
            <w:tcW w:w="1056" w:type="dxa"/>
            <w:tcBorders>
              <w:top w:val="nil"/>
              <w:left w:val="nil"/>
              <w:bottom w:val="nil"/>
              <w:right w:val="nil"/>
            </w:tcBorders>
            <w:noWrap/>
            <w:vAlign w:val="bottom"/>
          </w:tcPr>
          <w:p w14:paraId="0016B73C" w14:textId="77777777" w:rsidR="00A92122" w:rsidRPr="00C519C2" w:rsidRDefault="00A92122" w:rsidP="00A92122">
            <w:pPr>
              <w:spacing w:after="0"/>
              <w:jc w:val="center"/>
              <w:rPr>
                <w:szCs w:val="22"/>
              </w:rPr>
            </w:pPr>
            <w:r w:rsidRPr="00C519C2">
              <w:rPr>
                <w:szCs w:val="22"/>
              </w:rPr>
              <w:t>2,560</w:t>
            </w:r>
          </w:p>
        </w:tc>
      </w:tr>
      <w:tr w:rsidR="00A92122" w:rsidRPr="006B06F2" w14:paraId="4034F727" w14:textId="77777777" w:rsidTr="00A92122">
        <w:trPr>
          <w:trHeight w:val="300"/>
        </w:trPr>
        <w:tc>
          <w:tcPr>
            <w:tcW w:w="980" w:type="dxa"/>
            <w:tcBorders>
              <w:top w:val="nil"/>
              <w:left w:val="nil"/>
              <w:bottom w:val="nil"/>
              <w:right w:val="nil"/>
            </w:tcBorders>
            <w:noWrap/>
            <w:vAlign w:val="bottom"/>
          </w:tcPr>
          <w:p w14:paraId="0A82A75B" w14:textId="77777777" w:rsidR="00A92122" w:rsidRPr="00C519C2" w:rsidRDefault="00A92122" w:rsidP="00A92122">
            <w:pPr>
              <w:spacing w:after="0"/>
              <w:jc w:val="center"/>
              <w:rPr>
                <w:szCs w:val="22"/>
              </w:rPr>
            </w:pPr>
            <w:r w:rsidRPr="00C519C2">
              <w:rPr>
                <w:szCs w:val="22"/>
              </w:rPr>
              <w:t>1994</w:t>
            </w:r>
          </w:p>
        </w:tc>
        <w:tc>
          <w:tcPr>
            <w:tcW w:w="980" w:type="dxa"/>
            <w:tcBorders>
              <w:top w:val="nil"/>
              <w:left w:val="nil"/>
              <w:bottom w:val="nil"/>
              <w:right w:val="nil"/>
            </w:tcBorders>
            <w:noWrap/>
            <w:vAlign w:val="bottom"/>
          </w:tcPr>
          <w:p w14:paraId="515B0A52" w14:textId="77777777" w:rsidR="00A92122" w:rsidRPr="00C519C2" w:rsidRDefault="00A92122" w:rsidP="00A92122">
            <w:pPr>
              <w:spacing w:after="0"/>
              <w:jc w:val="center"/>
              <w:rPr>
                <w:szCs w:val="22"/>
              </w:rPr>
            </w:pPr>
            <w:r w:rsidRPr="00C519C2">
              <w:rPr>
                <w:szCs w:val="22"/>
              </w:rPr>
              <w:t>U.S.</w:t>
            </w:r>
          </w:p>
        </w:tc>
        <w:tc>
          <w:tcPr>
            <w:tcW w:w="1103" w:type="dxa"/>
            <w:tcBorders>
              <w:top w:val="nil"/>
              <w:left w:val="nil"/>
              <w:bottom w:val="nil"/>
              <w:right w:val="nil"/>
            </w:tcBorders>
            <w:noWrap/>
            <w:vAlign w:val="bottom"/>
          </w:tcPr>
          <w:p w14:paraId="2CA7BF48" w14:textId="77777777" w:rsidR="00A92122" w:rsidRDefault="00A92122" w:rsidP="00A92122">
            <w:pPr>
              <w:spacing w:after="0"/>
              <w:jc w:val="center"/>
              <w:rPr>
                <w:color w:val="000000"/>
                <w:szCs w:val="22"/>
              </w:rPr>
            </w:pPr>
            <w:r>
              <w:rPr>
                <w:color w:val="000000"/>
                <w:szCs w:val="22"/>
              </w:rPr>
              <w:t>166</w:t>
            </w:r>
          </w:p>
        </w:tc>
        <w:tc>
          <w:tcPr>
            <w:tcW w:w="980" w:type="dxa"/>
            <w:tcBorders>
              <w:top w:val="nil"/>
              <w:left w:val="nil"/>
              <w:bottom w:val="nil"/>
              <w:right w:val="nil"/>
            </w:tcBorders>
            <w:noWrap/>
            <w:vAlign w:val="bottom"/>
          </w:tcPr>
          <w:p w14:paraId="3A61E61A" w14:textId="77777777" w:rsidR="00A92122" w:rsidRDefault="00A92122" w:rsidP="00A92122">
            <w:pPr>
              <w:spacing w:after="0"/>
              <w:jc w:val="center"/>
              <w:rPr>
                <w:color w:val="000000"/>
                <w:szCs w:val="22"/>
              </w:rPr>
            </w:pPr>
            <w:r>
              <w:rPr>
                <w:color w:val="000000"/>
                <w:szCs w:val="22"/>
              </w:rPr>
              <w:t>909</w:t>
            </w:r>
          </w:p>
        </w:tc>
        <w:tc>
          <w:tcPr>
            <w:tcW w:w="998" w:type="dxa"/>
            <w:tcBorders>
              <w:top w:val="nil"/>
              <w:left w:val="nil"/>
              <w:bottom w:val="nil"/>
              <w:right w:val="nil"/>
            </w:tcBorders>
            <w:noWrap/>
            <w:vAlign w:val="bottom"/>
          </w:tcPr>
          <w:p w14:paraId="58C54F15" w14:textId="77777777" w:rsidR="00A92122" w:rsidRDefault="00A92122" w:rsidP="00A92122">
            <w:pPr>
              <w:spacing w:after="0"/>
              <w:jc w:val="center"/>
              <w:rPr>
                <w:color w:val="000000"/>
                <w:szCs w:val="22"/>
              </w:rPr>
            </w:pPr>
            <w:r>
              <w:rPr>
                <w:color w:val="000000"/>
                <w:szCs w:val="22"/>
              </w:rPr>
              <w:t>767</w:t>
            </w:r>
          </w:p>
        </w:tc>
        <w:tc>
          <w:tcPr>
            <w:tcW w:w="834" w:type="dxa"/>
            <w:tcBorders>
              <w:top w:val="nil"/>
              <w:left w:val="nil"/>
              <w:bottom w:val="nil"/>
              <w:right w:val="nil"/>
            </w:tcBorders>
            <w:noWrap/>
            <w:vAlign w:val="bottom"/>
          </w:tcPr>
          <w:p w14:paraId="2477B817" w14:textId="77777777" w:rsidR="00A92122" w:rsidRDefault="00A92122" w:rsidP="00A92122">
            <w:pPr>
              <w:spacing w:after="0"/>
              <w:jc w:val="center"/>
              <w:rPr>
                <w:color w:val="000000"/>
                <w:szCs w:val="22"/>
              </w:rPr>
            </w:pPr>
            <w:r>
              <w:rPr>
                <w:color w:val="000000"/>
                <w:szCs w:val="22"/>
              </w:rPr>
              <w:t>1,842</w:t>
            </w:r>
          </w:p>
        </w:tc>
        <w:tc>
          <w:tcPr>
            <w:tcW w:w="1126" w:type="dxa"/>
            <w:tcBorders>
              <w:top w:val="nil"/>
              <w:left w:val="nil"/>
              <w:bottom w:val="nil"/>
              <w:right w:val="nil"/>
            </w:tcBorders>
            <w:noWrap/>
            <w:vAlign w:val="bottom"/>
          </w:tcPr>
          <w:p w14:paraId="1FDE0D92" w14:textId="77777777" w:rsidR="00A92122" w:rsidRPr="00C519C2" w:rsidRDefault="00A92122" w:rsidP="00A92122">
            <w:pPr>
              <w:spacing w:after="0"/>
              <w:jc w:val="center"/>
              <w:rPr>
                <w:szCs w:val="22"/>
              </w:rPr>
            </w:pPr>
            <w:r w:rsidRPr="00C519C2">
              <w:rPr>
                <w:szCs w:val="22"/>
              </w:rPr>
              <w:t>3,030</w:t>
            </w:r>
          </w:p>
        </w:tc>
        <w:tc>
          <w:tcPr>
            <w:tcW w:w="1056" w:type="dxa"/>
            <w:tcBorders>
              <w:top w:val="nil"/>
              <w:left w:val="nil"/>
              <w:bottom w:val="nil"/>
              <w:right w:val="nil"/>
            </w:tcBorders>
            <w:noWrap/>
            <w:vAlign w:val="bottom"/>
          </w:tcPr>
          <w:p w14:paraId="24BB4AE5" w14:textId="77777777" w:rsidR="00A92122" w:rsidRPr="00C519C2" w:rsidRDefault="00A92122" w:rsidP="00A92122">
            <w:pPr>
              <w:spacing w:after="0"/>
              <w:jc w:val="center"/>
              <w:rPr>
                <w:szCs w:val="22"/>
              </w:rPr>
            </w:pPr>
            <w:r w:rsidRPr="00C519C2">
              <w:rPr>
                <w:szCs w:val="22"/>
              </w:rPr>
              <w:t>2,550</w:t>
            </w:r>
          </w:p>
        </w:tc>
      </w:tr>
      <w:tr w:rsidR="00A92122" w:rsidRPr="006B06F2" w14:paraId="31477D0C" w14:textId="77777777" w:rsidTr="00A92122">
        <w:trPr>
          <w:trHeight w:val="300"/>
        </w:trPr>
        <w:tc>
          <w:tcPr>
            <w:tcW w:w="980" w:type="dxa"/>
            <w:tcBorders>
              <w:top w:val="nil"/>
              <w:left w:val="nil"/>
              <w:bottom w:val="nil"/>
              <w:right w:val="nil"/>
            </w:tcBorders>
            <w:noWrap/>
            <w:vAlign w:val="bottom"/>
          </w:tcPr>
          <w:p w14:paraId="4AFA6357" w14:textId="77777777" w:rsidR="00A92122" w:rsidRPr="00C519C2" w:rsidRDefault="00A92122" w:rsidP="00A92122">
            <w:pPr>
              <w:spacing w:after="0"/>
              <w:jc w:val="center"/>
              <w:rPr>
                <w:szCs w:val="22"/>
              </w:rPr>
            </w:pPr>
            <w:r w:rsidRPr="00C519C2">
              <w:rPr>
                <w:szCs w:val="22"/>
              </w:rPr>
              <w:t>1995</w:t>
            </w:r>
          </w:p>
        </w:tc>
        <w:tc>
          <w:tcPr>
            <w:tcW w:w="980" w:type="dxa"/>
            <w:tcBorders>
              <w:top w:val="nil"/>
              <w:left w:val="nil"/>
              <w:bottom w:val="nil"/>
              <w:right w:val="nil"/>
            </w:tcBorders>
            <w:noWrap/>
            <w:vAlign w:val="bottom"/>
          </w:tcPr>
          <w:p w14:paraId="02C1E816" w14:textId="77777777" w:rsidR="00A92122" w:rsidRPr="00C519C2" w:rsidRDefault="00A92122" w:rsidP="00A92122">
            <w:pPr>
              <w:spacing w:after="0"/>
              <w:jc w:val="center"/>
              <w:rPr>
                <w:szCs w:val="22"/>
              </w:rPr>
            </w:pPr>
            <w:r w:rsidRPr="00C519C2">
              <w:rPr>
                <w:szCs w:val="22"/>
              </w:rPr>
              <w:t>U.S.</w:t>
            </w:r>
          </w:p>
        </w:tc>
        <w:tc>
          <w:tcPr>
            <w:tcW w:w="1103" w:type="dxa"/>
            <w:tcBorders>
              <w:top w:val="nil"/>
              <w:left w:val="nil"/>
              <w:bottom w:val="nil"/>
              <w:right w:val="nil"/>
            </w:tcBorders>
            <w:noWrap/>
            <w:vAlign w:val="bottom"/>
          </w:tcPr>
          <w:p w14:paraId="63F1418C" w14:textId="77777777" w:rsidR="00A92122" w:rsidRDefault="00A92122" w:rsidP="00A92122">
            <w:pPr>
              <w:spacing w:after="0"/>
              <w:jc w:val="center"/>
              <w:rPr>
                <w:color w:val="000000"/>
                <w:szCs w:val="22"/>
              </w:rPr>
            </w:pPr>
            <w:r>
              <w:rPr>
                <w:color w:val="000000"/>
                <w:szCs w:val="22"/>
              </w:rPr>
              <w:t>1,422</w:t>
            </w:r>
          </w:p>
        </w:tc>
        <w:tc>
          <w:tcPr>
            <w:tcW w:w="980" w:type="dxa"/>
            <w:tcBorders>
              <w:top w:val="nil"/>
              <w:left w:val="nil"/>
              <w:bottom w:val="nil"/>
              <w:right w:val="nil"/>
            </w:tcBorders>
            <w:noWrap/>
            <w:vAlign w:val="bottom"/>
          </w:tcPr>
          <w:p w14:paraId="396C827C" w14:textId="77777777" w:rsidR="00A92122" w:rsidRDefault="00A92122" w:rsidP="00A92122">
            <w:pPr>
              <w:spacing w:after="0"/>
              <w:jc w:val="center"/>
              <w:rPr>
                <w:color w:val="000000"/>
                <w:szCs w:val="22"/>
              </w:rPr>
            </w:pPr>
            <w:r>
              <w:rPr>
                <w:color w:val="000000"/>
                <w:szCs w:val="22"/>
              </w:rPr>
              <w:t>2,597</w:t>
            </w:r>
          </w:p>
        </w:tc>
        <w:tc>
          <w:tcPr>
            <w:tcW w:w="998" w:type="dxa"/>
            <w:tcBorders>
              <w:top w:val="nil"/>
              <w:left w:val="nil"/>
              <w:bottom w:val="nil"/>
              <w:right w:val="nil"/>
            </w:tcBorders>
            <w:noWrap/>
            <w:vAlign w:val="bottom"/>
          </w:tcPr>
          <w:p w14:paraId="12D6ABBC" w14:textId="77777777" w:rsidR="00A92122" w:rsidRDefault="00A92122" w:rsidP="00A92122">
            <w:pPr>
              <w:spacing w:after="0"/>
              <w:jc w:val="center"/>
              <w:rPr>
                <w:color w:val="000000"/>
                <w:szCs w:val="22"/>
              </w:rPr>
            </w:pPr>
            <w:r>
              <w:rPr>
                <w:color w:val="000000"/>
                <w:szCs w:val="22"/>
              </w:rPr>
              <w:t>1,721</w:t>
            </w:r>
          </w:p>
        </w:tc>
        <w:tc>
          <w:tcPr>
            <w:tcW w:w="834" w:type="dxa"/>
            <w:tcBorders>
              <w:top w:val="nil"/>
              <w:left w:val="nil"/>
              <w:bottom w:val="nil"/>
              <w:right w:val="nil"/>
            </w:tcBorders>
            <w:noWrap/>
            <w:vAlign w:val="bottom"/>
          </w:tcPr>
          <w:p w14:paraId="50871939" w14:textId="77777777" w:rsidR="00A92122" w:rsidRDefault="00A92122" w:rsidP="00A92122">
            <w:pPr>
              <w:spacing w:after="0"/>
              <w:jc w:val="center"/>
              <w:rPr>
                <w:color w:val="000000"/>
                <w:szCs w:val="22"/>
              </w:rPr>
            </w:pPr>
            <w:r>
              <w:rPr>
                <w:color w:val="000000"/>
                <w:szCs w:val="22"/>
              </w:rPr>
              <w:t>5,740</w:t>
            </w:r>
          </w:p>
        </w:tc>
        <w:tc>
          <w:tcPr>
            <w:tcW w:w="1126" w:type="dxa"/>
            <w:tcBorders>
              <w:top w:val="nil"/>
              <w:left w:val="nil"/>
              <w:bottom w:val="nil"/>
              <w:right w:val="nil"/>
            </w:tcBorders>
            <w:noWrap/>
            <w:vAlign w:val="bottom"/>
          </w:tcPr>
          <w:p w14:paraId="69DF75F3" w14:textId="77777777" w:rsidR="00A92122" w:rsidRPr="00C519C2" w:rsidRDefault="00A92122" w:rsidP="00A92122">
            <w:pPr>
              <w:spacing w:after="0"/>
              <w:jc w:val="center"/>
              <w:rPr>
                <w:szCs w:val="22"/>
              </w:rPr>
            </w:pPr>
            <w:r w:rsidRPr="00C519C2">
              <w:rPr>
                <w:szCs w:val="22"/>
              </w:rPr>
              <w:t>6,530</w:t>
            </w:r>
          </w:p>
        </w:tc>
        <w:tc>
          <w:tcPr>
            <w:tcW w:w="1056" w:type="dxa"/>
            <w:tcBorders>
              <w:top w:val="nil"/>
              <w:left w:val="nil"/>
              <w:bottom w:val="nil"/>
              <w:right w:val="nil"/>
            </w:tcBorders>
            <w:noWrap/>
            <w:vAlign w:val="bottom"/>
          </w:tcPr>
          <w:p w14:paraId="3CBCC7BD" w14:textId="77777777" w:rsidR="00A92122" w:rsidRPr="00C519C2" w:rsidRDefault="00A92122" w:rsidP="00A92122">
            <w:pPr>
              <w:spacing w:after="0"/>
              <w:jc w:val="center"/>
              <w:rPr>
                <w:szCs w:val="22"/>
              </w:rPr>
            </w:pPr>
            <w:r w:rsidRPr="00C519C2">
              <w:rPr>
                <w:szCs w:val="22"/>
              </w:rPr>
              <w:t>5,630</w:t>
            </w:r>
          </w:p>
        </w:tc>
      </w:tr>
      <w:tr w:rsidR="00A92122" w:rsidRPr="006B06F2" w14:paraId="4D00C95B" w14:textId="77777777" w:rsidTr="00A92122">
        <w:trPr>
          <w:trHeight w:val="300"/>
        </w:trPr>
        <w:tc>
          <w:tcPr>
            <w:tcW w:w="980" w:type="dxa"/>
            <w:tcBorders>
              <w:top w:val="nil"/>
              <w:left w:val="nil"/>
              <w:bottom w:val="nil"/>
              <w:right w:val="nil"/>
            </w:tcBorders>
            <w:noWrap/>
            <w:vAlign w:val="bottom"/>
          </w:tcPr>
          <w:p w14:paraId="1E94F19B" w14:textId="77777777" w:rsidR="00A92122" w:rsidRPr="00C519C2" w:rsidRDefault="00A92122" w:rsidP="00A92122">
            <w:pPr>
              <w:spacing w:after="0"/>
              <w:jc w:val="center"/>
              <w:rPr>
                <w:szCs w:val="22"/>
              </w:rPr>
            </w:pPr>
            <w:r w:rsidRPr="00C519C2">
              <w:rPr>
                <w:szCs w:val="22"/>
              </w:rPr>
              <w:t>1996</w:t>
            </w:r>
          </w:p>
        </w:tc>
        <w:tc>
          <w:tcPr>
            <w:tcW w:w="980" w:type="dxa"/>
            <w:tcBorders>
              <w:top w:val="nil"/>
              <w:left w:val="nil"/>
              <w:bottom w:val="nil"/>
              <w:right w:val="nil"/>
            </w:tcBorders>
            <w:noWrap/>
            <w:vAlign w:val="bottom"/>
          </w:tcPr>
          <w:p w14:paraId="53057C48" w14:textId="77777777" w:rsidR="00A92122" w:rsidRPr="00C519C2" w:rsidRDefault="00A92122" w:rsidP="00A92122">
            <w:pPr>
              <w:spacing w:after="0"/>
              <w:jc w:val="center"/>
              <w:rPr>
                <w:szCs w:val="22"/>
              </w:rPr>
            </w:pPr>
            <w:r w:rsidRPr="00C519C2">
              <w:rPr>
                <w:szCs w:val="22"/>
              </w:rPr>
              <w:t>U.S.</w:t>
            </w:r>
          </w:p>
        </w:tc>
        <w:tc>
          <w:tcPr>
            <w:tcW w:w="1103" w:type="dxa"/>
            <w:tcBorders>
              <w:top w:val="nil"/>
              <w:left w:val="nil"/>
              <w:bottom w:val="nil"/>
              <w:right w:val="nil"/>
            </w:tcBorders>
            <w:noWrap/>
            <w:vAlign w:val="bottom"/>
          </w:tcPr>
          <w:p w14:paraId="147DC01C" w14:textId="77777777" w:rsidR="00A92122" w:rsidRDefault="00A92122" w:rsidP="00A92122">
            <w:pPr>
              <w:spacing w:after="0"/>
              <w:jc w:val="center"/>
              <w:rPr>
                <w:color w:val="000000"/>
                <w:szCs w:val="22"/>
              </w:rPr>
            </w:pPr>
            <w:r>
              <w:rPr>
                <w:color w:val="000000"/>
                <w:szCs w:val="22"/>
              </w:rPr>
              <w:t>987</w:t>
            </w:r>
          </w:p>
        </w:tc>
        <w:tc>
          <w:tcPr>
            <w:tcW w:w="980" w:type="dxa"/>
            <w:tcBorders>
              <w:top w:val="nil"/>
              <w:left w:val="nil"/>
              <w:bottom w:val="nil"/>
              <w:right w:val="nil"/>
            </w:tcBorders>
            <w:noWrap/>
            <w:vAlign w:val="bottom"/>
          </w:tcPr>
          <w:p w14:paraId="373F9F81" w14:textId="77777777" w:rsidR="00A92122" w:rsidRDefault="00A92122" w:rsidP="00A92122">
            <w:pPr>
              <w:spacing w:after="0"/>
              <w:jc w:val="center"/>
              <w:rPr>
                <w:color w:val="000000"/>
                <w:szCs w:val="22"/>
              </w:rPr>
            </w:pPr>
            <w:r>
              <w:rPr>
                <w:color w:val="000000"/>
                <w:szCs w:val="22"/>
              </w:rPr>
              <w:t>5,145</w:t>
            </w:r>
          </w:p>
        </w:tc>
        <w:tc>
          <w:tcPr>
            <w:tcW w:w="998" w:type="dxa"/>
            <w:tcBorders>
              <w:top w:val="nil"/>
              <w:left w:val="nil"/>
              <w:bottom w:val="nil"/>
              <w:right w:val="nil"/>
            </w:tcBorders>
            <w:noWrap/>
            <w:vAlign w:val="bottom"/>
          </w:tcPr>
          <w:p w14:paraId="1ED6ED95" w14:textId="77777777" w:rsidR="00A92122" w:rsidRDefault="00A92122" w:rsidP="00A92122">
            <w:pPr>
              <w:spacing w:after="0"/>
              <w:jc w:val="center"/>
              <w:rPr>
                <w:color w:val="000000"/>
                <w:szCs w:val="22"/>
              </w:rPr>
            </w:pPr>
            <w:r>
              <w:rPr>
                <w:color w:val="000000"/>
                <w:szCs w:val="22"/>
              </w:rPr>
              <w:t>2,247</w:t>
            </w:r>
          </w:p>
        </w:tc>
        <w:tc>
          <w:tcPr>
            <w:tcW w:w="834" w:type="dxa"/>
            <w:tcBorders>
              <w:top w:val="nil"/>
              <w:left w:val="nil"/>
              <w:bottom w:val="nil"/>
              <w:right w:val="nil"/>
            </w:tcBorders>
            <w:noWrap/>
            <w:vAlign w:val="bottom"/>
          </w:tcPr>
          <w:p w14:paraId="36653F2D" w14:textId="77777777" w:rsidR="00A92122" w:rsidRDefault="00A92122" w:rsidP="00A92122">
            <w:pPr>
              <w:spacing w:after="0"/>
              <w:jc w:val="center"/>
              <w:rPr>
                <w:color w:val="000000"/>
                <w:szCs w:val="22"/>
              </w:rPr>
            </w:pPr>
            <w:r>
              <w:rPr>
                <w:color w:val="000000"/>
                <w:szCs w:val="22"/>
              </w:rPr>
              <w:t>8,379</w:t>
            </w:r>
          </w:p>
        </w:tc>
        <w:tc>
          <w:tcPr>
            <w:tcW w:w="1126" w:type="dxa"/>
            <w:tcBorders>
              <w:top w:val="nil"/>
              <w:left w:val="nil"/>
              <w:bottom w:val="nil"/>
              <w:right w:val="nil"/>
            </w:tcBorders>
            <w:noWrap/>
            <w:vAlign w:val="bottom"/>
          </w:tcPr>
          <w:p w14:paraId="65357737" w14:textId="77777777" w:rsidR="00A92122" w:rsidRPr="00C519C2" w:rsidRDefault="00A92122" w:rsidP="00A92122">
            <w:pPr>
              <w:spacing w:after="0"/>
              <w:jc w:val="center"/>
              <w:rPr>
                <w:szCs w:val="22"/>
              </w:rPr>
            </w:pPr>
            <w:r w:rsidRPr="00C519C2">
              <w:rPr>
                <w:szCs w:val="22"/>
              </w:rPr>
              <w:t>8,060</w:t>
            </w:r>
          </w:p>
        </w:tc>
        <w:tc>
          <w:tcPr>
            <w:tcW w:w="1056" w:type="dxa"/>
            <w:tcBorders>
              <w:top w:val="nil"/>
              <w:left w:val="nil"/>
              <w:bottom w:val="nil"/>
              <w:right w:val="nil"/>
            </w:tcBorders>
            <w:noWrap/>
            <w:vAlign w:val="bottom"/>
          </w:tcPr>
          <w:p w14:paraId="4F2B58F7" w14:textId="77777777" w:rsidR="00A92122" w:rsidRPr="00C519C2" w:rsidRDefault="00A92122" w:rsidP="00A92122">
            <w:pPr>
              <w:spacing w:after="0"/>
              <w:jc w:val="center"/>
              <w:rPr>
                <w:szCs w:val="22"/>
              </w:rPr>
            </w:pPr>
            <w:r w:rsidRPr="00C519C2">
              <w:rPr>
                <w:szCs w:val="22"/>
              </w:rPr>
              <w:t>6,959</w:t>
            </w:r>
          </w:p>
        </w:tc>
      </w:tr>
      <w:tr w:rsidR="00A92122" w:rsidRPr="006B06F2" w14:paraId="4E281B79" w14:textId="77777777" w:rsidTr="00A92122">
        <w:trPr>
          <w:trHeight w:val="300"/>
        </w:trPr>
        <w:tc>
          <w:tcPr>
            <w:tcW w:w="980" w:type="dxa"/>
            <w:tcBorders>
              <w:top w:val="nil"/>
              <w:left w:val="nil"/>
              <w:bottom w:val="nil"/>
              <w:right w:val="nil"/>
            </w:tcBorders>
            <w:noWrap/>
            <w:vAlign w:val="bottom"/>
          </w:tcPr>
          <w:p w14:paraId="323988CB" w14:textId="77777777" w:rsidR="00A92122" w:rsidRPr="00C519C2" w:rsidRDefault="00A92122" w:rsidP="00A92122">
            <w:pPr>
              <w:spacing w:after="0"/>
              <w:jc w:val="center"/>
              <w:rPr>
                <w:szCs w:val="22"/>
              </w:rPr>
            </w:pPr>
            <w:r w:rsidRPr="00C519C2">
              <w:rPr>
                <w:szCs w:val="22"/>
              </w:rPr>
              <w:t>1997</w:t>
            </w:r>
          </w:p>
        </w:tc>
        <w:tc>
          <w:tcPr>
            <w:tcW w:w="980" w:type="dxa"/>
            <w:tcBorders>
              <w:top w:val="nil"/>
              <w:left w:val="nil"/>
              <w:bottom w:val="nil"/>
              <w:right w:val="nil"/>
            </w:tcBorders>
            <w:noWrap/>
            <w:vAlign w:val="bottom"/>
          </w:tcPr>
          <w:p w14:paraId="64419A54" w14:textId="77777777" w:rsidR="00A92122" w:rsidRPr="00C519C2" w:rsidRDefault="00A92122" w:rsidP="00A92122">
            <w:pPr>
              <w:spacing w:after="0"/>
              <w:jc w:val="center"/>
              <w:rPr>
                <w:szCs w:val="22"/>
              </w:rPr>
            </w:pPr>
            <w:r w:rsidRPr="00C519C2">
              <w:rPr>
                <w:szCs w:val="22"/>
              </w:rPr>
              <w:t>U.S.</w:t>
            </w:r>
          </w:p>
        </w:tc>
        <w:tc>
          <w:tcPr>
            <w:tcW w:w="1103" w:type="dxa"/>
            <w:tcBorders>
              <w:top w:val="nil"/>
              <w:left w:val="nil"/>
              <w:bottom w:val="nil"/>
              <w:right w:val="nil"/>
            </w:tcBorders>
            <w:noWrap/>
            <w:vAlign w:val="bottom"/>
          </w:tcPr>
          <w:p w14:paraId="43CA6667" w14:textId="77777777" w:rsidR="00A92122" w:rsidRDefault="00A92122" w:rsidP="00A92122">
            <w:pPr>
              <w:spacing w:after="0"/>
              <w:jc w:val="center"/>
              <w:rPr>
                <w:color w:val="000000"/>
                <w:szCs w:val="22"/>
              </w:rPr>
            </w:pPr>
            <w:r>
              <w:rPr>
                <w:color w:val="000000"/>
                <w:szCs w:val="22"/>
              </w:rPr>
              <w:t>1,832</w:t>
            </w:r>
          </w:p>
        </w:tc>
        <w:tc>
          <w:tcPr>
            <w:tcW w:w="980" w:type="dxa"/>
            <w:tcBorders>
              <w:top w:val="nil"/>
              <w:left w:val="nil"/>
              <w:bottom w:val="nil"/>
              <w:right w:val="nil"/>
            </w:tcBorders>
            <w:noWrap/>
            <w:vAlign w:val="bottom"/>
          </w:tcPr>
          <w:p w14:paraId="46C747BF" w14:textId="77777777" w:rsidR="00A92122" w:rsidRDefault="00A92122" w:rsidP="00A92122">
            <w:pPr>
              <w:spacing w:after="0"/>
              <w:jc w:val="center"/>
              <w:rPr>
                <w:color w:val="000000"/>
                <w:szCs w:val="22"/>
              </w:rPr>
            </w:pPr>
            <w:r>
              <w:rPr>
                <w:color w:val="000000"/>
                <w:szCs w:val="22"/>
              </w:rPr>
              <w:t>6,709</w:t>
            </w:r>
          </w:p>
        </w:tc>
        <w:tc>
          <w:tcPr>
            <w:tcW w:w="998" w:type="dxa"/>
            <w:tcBorders>
              <w:top w:val="nil"/>
              <w:left w:val="nil"/>
              <w:bottom w:val="nil"/>
              <w:right w:val="nil"/>
            </w:tcBorders>
            <w:noWrap/>
            <w:vAlign w:val="bottom"/>
          </w:tcPr>
          <w:p w14:paraId="66184B6B" w14:textId="77777777" w:rsidR="00A92122" w:rsidRDefault="00A92122" w:rsidP="00A92122">
            <w:pPr>
              <w:spacing w:after="0"/>
              <w:jc w:val="center"/>
              <w:rPr>
                <w:color w:val="000000"/>
                <w:szCs w:val="22"/>
              </w:rPr>
            </w:pPr>
            <w:r>
              <w:rPr>
                <w:color w:val="000000"/>
                <w:szCs w:val="22"/>
              </w:rPr>
              <w:t>978</w:t>
            </w:r>
          </w:p>
        </w:tc>
        <w:tc>
          <w:tcPr>
            <w:tcW w:w="834" w:type="dxa"/>
            <w:tcBorders>
              <w:top w:val="nil"/>
              <w:left w:val="nil"/>
              <w:bottom w:val="nil"/>
              <w:right w:val="nil"/>
            </w:tcBorders>
            <w:noWrap/>
            <w:vAlign w:val="bottom"/>
          </w:tcPr>
          <w:p w14:paraId="4D122A54" w14:textId="77777777" w:rsidR="00A92122" w:rsidRDefault="00A92122" w:rsidP="00A92122">
            <w:pPr>
              <w:spacing w:after="0"/>
              <w:jc w:val="center"/>
              <w:rPr>
                <w:color w:val="000000"/>
                <w:szCs w:val="22"/>
              </w:rPr>
            </w:pPr>
            <w:r>
              <w:rPr>
                <w:color w:val="000000"/>
                <w:szCs w:val="22"/>
              </w:rPr>
              <w:t>9,519</w:t>
            </w:r>
          </w:p>
        </w:tc>
        <w:tc>
          <w:tcPr>
            <w:tcW w:w="1126" w:type="dxa"/>
            <w:tcBorders>
              <w:top w:val="nil"/>
              <w:left w:val="nil"/>
              <w:bottom w:val="nil"/>
              <w:right w:val="nil"/>
            </w:tcBorders>
            <w:noWrap/>
            <w:vAlign w:val="bottom"/>
          </w:tcPr>
          <w:p w14:paraId="4CEEA5EB" w14:textId="77777777" w:rsidR="00A92122" w:rsidRPr="00C519C2" w:rsidRDefault="00A92122" w:rsidP="00A92122">
            <w:pPr>
              <w:spacing w:after="0"/>
              <w:jc w:val="center"/>
              <w:rPr>
                <w:szCs w:val="22"/>
              </w:rPr>
            </w:pPr>
            <w:r w:rsidRPr="00C519C2">
              <w:rPr>
                <w:szCs w:val="22"/>
              </w:rPr>
              <w:t>12,990</w:t>
            </w:r>
          </w:p>
        </w:tc>
        <w:tc>
          <w:tcPr>
            <w:tcW w:w="1056" w:type="dxa"/>
            <w:tcBorders>
              <w:top w:val="nil"/>
              <w:left w:val="nil"/>
              <w:bottom w:val="nil"/>
              <w:right w:val="nil"/>
            </w:tcBorders>
            <w:noWrap/>
            <w:vAlign w:val="bottom"/>
          </w:tcPr>
          <w:p w14:paraId="7A5FF432" w14:textId="77777777" w:rsidR="00A92122" w:rsidRPr="00C519C2" w:rsidRDefault="00A92122" w:rsidP="00A92122">
            <w:pPr>
              <w:spacing w:after="0"/>
              <w:jc w:val="center"/>
              <w:rPr>
                <w:szCs w:val="22"/>
              </w:rPr>
            </w:pPr>
            <w:r w:rsidRPr="00C519C2">
              <w:rPr>
                <w:szCs w:val="22"/>
              </w:rPr>
              <w:t>9,190</w:t>
            </w:r>
          </w:p>
        </w:tc>
      </w:tr>
      <w:tr w:rsidR="00A92122" w:rsidRPr="006B06F2" w14:paraId="6E47204A" w14:textId="77777777" w:rsidTr="00A92122">
        <w:trPr>
          <w:trHeight w:val="300"/>
        </w:trPr>
        <w:tc>
          <w:tcPr>
            <w:tcW w:w="980" w:type="dxa"/>
            <w:tcBorders>
              <w:top w:val="nil"/>
              <w:left w:val="nil"/>
              <w:bottom w:val="nil"/>
              <w:right w:val="nil"/>
            </w:tcBorders>
            <w:noWrap/>
            <w:vAlign w:val="bottom"/>
          </w:tcPr>
          <w:p w14:paraId="73B2CDCA" w14:textId="77777777" w:rsidR="00A92122" w:rsidRPr="00C519C2" w:rsidRDefault="00A92122" w:rsidP="00A92122">
            <w:pPr>
              <w:spacing w:after="0"/>
              <w:jc w:val="center"/>
              <w:rPr>
                <w:szCs w:val="22"/>
              </w:rPr>
            </w:pPr>
            <w:r w:rsidRPr="00C519C2">
              <w:rPr>
                <w:szCs w:val="22"/>
              </w:rPr>
              <w:t>1998</w:t>
            </w:r>
          </w:p>
        </w:tc>
        <w:tc>
          <w:tcPr>
            <w:tcW w:w="980" w:type="dxa"/>
            <w:tcBorders>
              <w:top w:val="nil"/>
              <w:left w:val="nil"/>
              <w:bottom w:val="nil"/>
              <w:right w:val="nil"/>
            </w:tcBorders>
            <w:noWrap/>
            <w:vAlign w:val="bottom"/>
          </w:tcPr>
          <w:p w14:paraId="2D8DC09C" w14:textId="77777777" w:rsidR="00A92122" w:rsidRPr="00C519C2" w:rsidRDefault="00A92122" w:rsidP="00A92122">
            <w:pPr>
              <w:spacing w:after="0"/>
              <w:jc w:val="center"/>
              <w:rPr>
                <w:szCs w:val="22"/>
              </w:rPr>
            </w:pPr>
            <w:r w:rsidRPr="00C519C2">
              <w:rPr>
                <w:szCs w:val="22"/>
              </w:rPr>
              <w:t>U.S.</w:t>
            </w:r>
          </w:p>
        </w:tc>
        <w:tc>
          <w:tcPr>
            <w:tcW w:w="1103" w:type="dxa"/>
            <w:tcBorders>
              <w:top w:val="nil"/>
              <w:left w:val="nil"/>
              <w:bottom w:val="nil"/>
              <w:right w:val="nil"/>
            </w:tcBorders>
            <w:noWrap/>
            <w:vAlign w:val="bottom"/>
          </w:tcPr>
          <w:p w14:paraId="3222EED3" w14:textId="77777777" w:rsidR="00A92122" w:rsidRDefault="00A92122" w:rsidP="00A92122">
            <w:pPr>
              <w:spacing w:after="0"/>
              <w:jc w:val="center"/>
              <w:rPr>
                <w:color w:val="000000"/>
                <w:szCs w:val="22"/>
              </w:rPr>
            </w:pPr>
            <w:r>
              <w:rPr>
                <w:color w:val="000000"/>
                <w:szCs w:val="22"/>
              </w:rPr>
              <w:t>846</w:t>
            </w:r>
          </w:p>
        </w:tc>
        <w:tc>
          <w:tcPr>
            <w:tcW w:w="980" w:type="dxa"/>
            <w:tcBorders>
              <w:top w:val="nil"/>
              <w:left w:val="nil"/>
              <w:bottom w:val="nil"/>
              <w:right w:val="nil"/>
            </w:tcBorders>
            <w:noWrap/>
            <w:vAlign w:val="bottom"/>
          </w:tcPr>
          <w:p w14:paraId="0130D971" w14:textId="77777777" w:rsidR="00A92122" w:rsidRDefault="00A92122" w:rsidP="00A92122">
            <w:pPr>
              <w:spacing w:after="0"/>
              <w:jc w:val="center"/>
              <w:rPr>
                <w:color w:val="000000"/>
                <w:szCs w:val="22"/>
              </w:rPr>
            </w:pPr>
            <w:r>
              <w:rPr>
                <w:color w:val="000000"/>
                <w:szCs w:val="22"/>
              </w:rPr>
              <w:t>7,452</w:t>
            </w:r>
          </w:p>
        </w:tc>
        <w:tc>
          <w:tcPr>
            <w:tcW w:w="998" w:type="dxa"/>
            <w:tcBorders>
              <w:top w:val="nil"/>
              <w:left w:val="nil"/>
              <w:bottom w:val="nil"/>
              <w:right w:val="nil"/>
            </w:tcBorders>
            <w:noWrap/>
            <w:vAlign w:val="bottom"/>
          </w:tcPr>
          <w:p w14:paraId="4A126DC9" w14:textId="77777777" w:rsidR="00A92122" w:rsidRPr="00981B7D" w:rsidRDefault="00A92122" w:rsidP="00A92122">
            <w:pPr>
              <w:spacing w:after="0"/>
              <w:jc w:val="center"/>
              <w:rPr>
                <w:color w:val="000000"/>
                <w:szCs w:val="22"/>
                <w:vertAlign w:val="superscript"/>
              </w:rPr>
            </w:pPr>
            <w:r>
              <w:rPr>
                <w:color w:val="000000"/>
                <w:szCs w:val="22"/>
              </w:rPr>
              <w:t>Conf.</w:t>
            </w:r>
          </w:p>
        </w:tc>
        <w:tc>
          <w:tcPr>
            <w:tcW w:w="834" w:type="dxa"/>
            <w:tcBorders>
              <w:top w:val="nil"/>
              <w:left w:val="nil"/>
              <w:bottom w:val="nil"/>
              <w:right w:val="nil"/>
            </w:tcBorders>
            <w:noWrap/>
            <w:vAlign w:val="bottom"/>
          </w:tcPr>
          <w:p w14:paraId="400A9887" w14:textId="77777777" w:rsidR="00A92122" w:rsidRDefault="00A92122" w:rsidP="00A92122">
            <w:pPr>
              <w:spacing w:after="0"/>
              <w:jc w:val="center"/>
              <w:rPr>
                <w:color w:val="000000"/>
                <w:szCs w:val="22"/>
              </w:rPr>
            </w:pPr>
            <w:r>
              <w:rPr>
                <w:color w:val="000000"/>
                <w:szCs w:val="22"/>
              </w:rPr>
              <w:t>8,908</w:t>
            </w:r>
          </w:p>
        </w:tc>
        <w:tc>
          <w:tcPr>
            <w:tcW w:w="1126" w:type="dxa"/>
            <w:tcBorders>
              <w:top w:val="nil"/>
              <w:left w:val="nil"/>
              <w:bottom w:val="nil"/>
              <w:right w:val="nil"/>
            </w:tcBorders>
            <w:noWrap/>
            <w:vAlign w:val="bottom"/>
          </w:tcPr>
          <w:p w14:paraId="718A568C" w14:textId="77777777" w:rsidR="00A92122" w:rsidRPr="00C519C2" w:rsidRDefault="00A92122" w:rsidP="00A92122">
            <w:pPr>
              <w:spacing w:after="0"/>
              <w:jc w:val="center"/>
              <w:rPr>
                <w:szCs w:val="22"/>
              </w:rPr>
            </w:pPr>
            <w:r w:rsidRPr="00C519C2">
              <w:rPr>
                <w:szCs w:val="22"/>
              </w:rPr>
              <w:t>12,820</w:t>
            </w:r>
          </w:p>
        </w:tc>
        <w:tc>
          <w:tcPr>
            <w:tcW w:w="1056" w:type="dxa"/>
            <w:tcBorders>
              <w:top w:val="nil"/>
              <w:left w:val="nil"/>
              <w:bottom w:val="nil"/>
              <w:right w:val="nil"/>
            </w:tcBorders>
            <w:noWrap/>
            <w:vAlign w:val="bottom"/>
          </w:tcPr>
          <w:p w14:paraId="63271B17" w14:textId="77777777" w:rsidR="00A92122" w:rsidRPr="00C519C2" w:rsidRDefault="00A92122" w:rsidP="00A92122">
            <w:pPr>
              <w:spacing w:after="0"/>
              <w:jc w:val="center"/>
              <w:rPr>
                <w:szCs w:val="22"/>
              </w:rPr>
            </w:pPr>
            <w:r w:rsidRPr="00C519C2">
              <w:rPr>
                <w:szCs w:val="22"/>
              </w:rPr>
              <w:t>10,776</w:t>
            </w:r>
          </w:p>
        </w:tc>
      </w:tr>
      <w:tr w:rsidR="00A92122" w:rsidRPr="006B06F2" w14:paraId="1EF07C27" w14:textId="77777777" w:rsidTr="00A92122">
        <w:trPr>
          <w:trHeight w:val="300"/>
        </w:trPr>
        <w:tc>
          <w:tcPr>
            <w:tcW w:w="980" w:type="dxa"/>
            <w:tcBorders>
              <w:top w:val="nil"/>
              <w:left w:val="nil"/>
              <w:bottom w:val="nil"/>
              <w:right w:val="nil"/>
            </w:tcBorders>
            <w:noWrap/>
            <w:vAlign w:val="bottom"/>
          </w:tcPr>
          <w:p w14:paraId="39AE960B" w14:textId="77777777" w:rsidR="00A92122" w:rsidRPr="00C519C2" w:rsidRDefault="00A92122" w:rsidP="00A92122">
            <w:pPr>
              <w:spacing w:after="0"/>
              <w:jc w:val="center"/>
              <w:rPr>
                <w:szCs w:val="22"/>
              </w:rPr>
            </w:pPr>
            <w:r w:rsidRPr="00C519C2">
              <w:rPr>
                <w:szCs w:val="22"/>
              </w:rPr>
              <w:t>1999</w:t>
            </w:r>
          </w:p>
        </w:tc>
        <w:tc>
          <w:tcPr>
            <w:tcW w:w="980" w:type="dxa"/>
            <w:tcBorders>
              <w:top w:val="nil"/>
              <w:left w:val="nil"/>
              <w:bottom w:val="nil"/>
              <w:right w:val="nil"/>
            </w:tcBorders>
            <w:noWrap/>
            <w:vAlign w:val="bottom"/>
          </w:tcPr>
          <w:p w14:paraId="79BEF1D8" w14:textId="77777777" w:rsidR="00A92122" w:rsidRPr="00C519C2" w:rsidRDefault="00A92122" w:rsidP="00A92122">
            <w:pPr>
              <w:spacing w:after="0"/>
              <w:jc w:val="center"/>
              <w:rPr>
                <w:szCs w:val="22"/>
              </w:rPr>
            </w:pPr>
            <w:r w:rsidRPr="00C519C2">
              <w:rPr>
                <w:szCs w:val="22"/>
              </w:rPr>
              <w:t>U.S.</w:t>
            </w:r>
          </w:p>
        </w:tc>
        <w:tc>
          <w:tcPr>
            <w:tcW w:w="1103" w:type="dxa"/>
            <w:tcBorders>
              <w:top w:val="nil"/>
              <w:left w:val="nil"/>
              <w:bottom w:val="nil"/>
              <w:right w:val="nil"/>
            </w:tcBorders>
            <w:noWrap/>
            <w:vAlign w:val="bottom"/>
          </w:tcPr>
          <w:p w14:paraId="2D50E11C" w14:textId="77777777" w:rsidR="00A92122" w:rsidRDefault="00A92122" w:rsidP="00A92122">
            <w:pPr>
              <w:spacing w:after="0"/>
              <w:jc w:val="center"/>
              <w:rPr>
                <w:color w:val="000000"/>
                <w:szCs w:val="22"/>
              </w:rPr>
            </w:pPr>
            <w:r>
              <w:rPr>
                <w:color w:val="000000"/>
                <w:szCs w:val="22"/>
              </w:rPr>
              <w:t>1,935</w:t>
            </w:r>
          </w:p>
        </w:tc>
        <w:tc>
          <w:tcPr>
            <w:tcW w:w="980" w:type="dxa"/>
            <w:tcBorders>
              <w:top w:val="nil"/>
              <w:left w:val="nil"/>
              <w:bottom w:val="nil"/>
              <w:right w:val="nil"/>
            </w:tcBorders>
            <w:noWrap/>
            <w:vAlign w:val="bottom"/>
          </w:tcPr>
          <w:p w14:paraId="12D8A98B" w14:textId="77777777" w:rsidR="00A92122" w:rsidRDefault="00A92122" w:rsidP="00A92122">
            <w:pPr>
              <w:spacing w:after="0"/>
              <w:jc w:val="center"/>
              <w:rPr>
                <w:color w:val="000000"/>
                <w:szCs w:val="22"/>
              </w:rPr>
            </w:pPr>
            <w:r>
              <w:rPr>
                <w:color w:val="000000"/>
                <w:szCs w:val="22"/>
              </w:rPr>
              <w:t>7,911</w:t>
            </w:r>
          </w:p>
        </w:tc>
        <w:tc>
          <w:tcPr>
            <w:tcW w:w="998" w:type="dxa"/>
            <w:tcBorders>
              <w:top w:val="nil"/>
              <w:left w:val="nil"/>
              <w:bottom w:val="nil"/>
              <w:right w:val="nil"/>
            </w:tcBorders>
            <w:noWrap/>
            <w:vAlign w:val="bottom"/>
          </w:tcPr>
          <w:p w14:paraId="1CED0015" w14:textId="77777777" w:rsidR="00A92122" w:rsidRDefault="00A92122" w:rsidP="00A92122">
            <w:pPr>
              <w:spacing w:after="0"/>
              <w:jc w:val="center"/>
              <w:rPr>
                <w:color w:val="000000"/>
                <w:szCs w:val="22"/>
              </w:rPr>
            </w:pPr>
            <w:r>
              <w:rPr>
                <w:color w:val="000000"/>
                <w:szCs w:val="22"/>
              </w:rPr>
              <w:t>627</w:t>
            </w:r>
          </w:p>
        </w:tc>
        <w:tc>
          <w:tcPr>
            <w:tcW w:w="834" w:type="dxa"/>
            <w:tcBorders>
              <w:top w:val="nil"/>
              <w:left w:val="nil"/>
              <w:bottom w:val="nil"/>
              <w:right w:val="nil"/>
            </w:tcBorders>
            <w:noWrap/>
            <w:vAlign w:val="bottom"/>
          </w:tcPr>
          <w:p w14:paraId="4B28DD27" w14:textId="77777777" w:rsidR="00A92122" w:rsidRDefault="00A92122" w:rsidP="00A92122">
            <w:pPr>
              <w:spacing w:after="0"/>
              <w:jc w:val="center"/>
              <w:rPr>
                <w:color w:val="000000"/>
                <w:szCs w:val="22"/>
              </w:rPr>
            </w:pPr>
            <w:r>
              <w:rPr>
                <w:color w:val="000000"/>
                <w:szCs w:val="22"/>
              </w:rPr>
              <w:t>10,473</w:t>
            </w:r>
          </w:p>
        </w:tc>
        <w:tc>
          <w:tcPr>
            <w:tcW w:w="1126" w:type="dxa"/>
            <w:tcBorders>
              <w:top w:val="nil"/>
              <w:left w:val="nil"/>
              <w:bottom w:val="nil"/>
              <w:right w:val="nil"/>
            </w:tcBorders>
            <w:noWrap/>
            <w:vAlign w:val="bottom"/>
          </w:tcPr>
          <w:p w14:paraId="79B8EB7E" w14:textId="77777777" w:rsidR="00A92122" w:rsidRPr="00C519C2" w:rsidRDefault="00A92122" w:rsidP="00A92122">
            <w:pPr>
              <w:spacing w:after="0"/>
              <w:jc w:val="center"/>
              <w:rPr>
                <w:szCs w:val="22"/>
              </w:rPr>
            </w:pPr>
            <w:r w:rsidRPr="00C519C2">
              <w:rPr>
                <w:szCs w:val="22"/>
              </w:rPr>
              <w:t>13,120</w:t>
            </w:r>
          </w:p>
        </w:tc>
        <w:tc>
          <w:tcPr>
            <w:tcW w:w="1056" w:type="dxa"/>
            <w:tcBorders>
              <w:top w:val="nil"/>
              <w:left w:val="nil"/>
              <w:bottom w:val="nil"/>
              <w:right w:val="nil"/>
            </w:tcBorders>
            <w:noWrap/>
            <w:vAlign w:val="bottom"/>
          </w:tcPr>
          <w:p w14:paraId="462F482B" w14:textId="77777777" w:rsidR="00A92122" w:rsidRPr="00C519C2" w:rsidRDefault="00A92122" w:rsidP="00A92122">
            <w:pPr>
              <w:spacing w:after="0"/>
              <w:jc w:val="center"/>
              <w:rPr>
                <w:szCs w:val="22"/>
              </w:rPr>
            </w:pPr>
            <w:r w:rsidRPr="00C519C2">
              <w:rPr>
                <w:szCs w:val="22"/>
              </w:rPr>
              <w:t>12,590</w:t>
            </w:r>
          </w:p>
        </w:tc>
      </w:tr>
      <w:tr w:rsidR="00A92122" w:rsidRPr="006B06F2" w14:paraId="28E043D0" w14:textId="77777777" w:rsidTr="00A92122">
        <w:trPr>
          <w:trHeight w:val="300"/>
        </w:trPr>
        <w:tc>
          <w:tcPr>
            <w:tcW w:w="980" w:type="dxa"/>
            <w:tcBorders>
              <w:top w:val="nil"/>
              <w:left w:val="nil"/>
              <w:bottom w:val="nil"/>
              <w:right w:val="nil"/>
            </w:tcBorders>
            <w:noWrap/>
            <w:vAlign w:val="bottom"/>
          </w:tcPr>
          <w:p w14:paraId="0AD7B88A" w14:textId="77777777" w:rsidR="00A92122" w:rsidRPr="00C519C2" w:rsidRDefault="00A92122" w:rsidP="00A92122">
            <w:pPr>
              <w:spacing w:after="0"/>
              <w:jc w:val="center"/>
              <w:rPr>
                <w:szCs w:val="22"/>
              </w:rPr>
            </w:pPr>
            <w:r w:rsidRPr="00C519C2">
              <w:rPr>
                <w:szCs w:val="22"/>
              </w:rPr>
              <w:t>2000</w:t>
            </w:r>
          </w:p>
        </w:tc>
        <w:tc>
          <w:tcPr>
            <w:tcW w:w="980" w:type="dxa"/>
            <w:tcBorders>
              <w:top w:val="nil"/>
              <w:left w:val="nil"/>
              <w:bottom w:val="nil"/>
              <w:right w:val="nil"/>
            </w:tcBorders>
            <w:noWrap/>
            <w:vAlign w:val="bottom"/>
          </w:tcPr>
          <w:p w14:paraId="10CF4DD8" w14:textId="77777777" w:rsidR="00A92122" w:rsidRPr="00C519C2" w:rsidRDefault="00A92122" w:rsidP="00A92122">
            <w:pPr>
              <w:spacing w:after="0"/>
              <w:jc w:val="center"/>
              <w:rPr>
                <w:szCs w:val="22"/>
              </w:rPr>
            </w:pPr>
            <w:r w:rsidRPr="00C519C2">
              <w:rPr>
                <w:szCs w:val="22"/>
              </w:rPr>
              <w:t>U.S.</w:t>
            </w:r>
          </w:p>
        </w:tc>
        <w:tc>
          <w:tcPr>
            <w:tcW w:w="1103" w:type="dxa"/>
            <w:tcBorders>
              <w:top w:val="nil"/>
              <w:left w:val="nil"/>
              <w:bottom w:val="nil"/>
              <w:right w:val="nil"/>
            </w:tcBorders>
            <w:noWrap/>
            <w:vAlign w:val="bottom"/>
          </w:tcPr>
          <w:p w14:paraId="7BEA046C" w14:textId="77777777" w:rsidR="00A92122" w:rsidRDefault="00A92122" w:rsidP="00A92122">
            <w:pPr>
              <w:spacing w:after="0"/>
              <w:jc w:val="center"/>
              <w:rPr>
                <w:color w:val="000000"/>
                <w:szCs w:val="22"/>
              </w:rPr>
            </w:pPr>
            <w:r>
              <w:rPr>
                <w:color w:val="000000"/>
                <w:szCs w:val="22"/>
              </w:rPr>
              <w:t>1,160</w:t>
            </w:r>
          </w:p>
        </w:tc>
        <w:tc>
          <w:tcPr>
            <w:tcW w:w="980" w:type="dxa"/>
            <w:tcBorders>
              <w:top w:val="nil"/>
              <w:left w:val="nil"/>
              <w:bottom w:val="nil"/>
              <w:right w:val="nil"/>
            </w:tcBorders>
            <w:noWrap/>
            <w:vAlign w:val="bottom"/>
          </w:tcPr>
          <w:p w14:paraId="5BB8A2D6" w14:textId="77777777" w:rsidR="00A92122" w:rsidRDefault="00A92122" w:rsidP="00A92122">
            <w:pPr>
              <w:spacing w:after="0"/>
              <w:jc w:val="center"/>
              <w:rPr>
                <w:color w:val="000000"/>
                <w:szCs w:val="22"/>
              </w:rPr>
            </w:pPr>
            <w:r>
              <w:rPr>
                <w:color w:val="000000"/>
                <w:szCs w:val="22"/>
              </w:rPr>
              <w:t>8,379</w:t>
            </w:r>
          </w:p>
        </w:tc>
        <w:tc>
          <w:tcPr>
            <w:tcW w:w="998" w:type="dxa"/>
            <w:tcBorders>
              <w:top w:val="nil"/>
              <w:left w:val="nil"/>
              <w:bottom w:val="nil"/>
              <w:right w:val="nil"/>
            </w:tcBorders>
            <w:noWrap/>
            <w:vAlign w:val="bottom"/>
          </w:tcPr>
          <w:p w14:paraId="554BD278" w14:textId="77777777" w:rsidR="00A92122" w:rsidRDefault="00A92122" w:rsidP="00A92122">
            <w:pPr>
              <w:spacing w:after="0"/>
              <w:jc w:val="center"/>
              <w:rPr>
                <w:color w:val="000000"/>
                <w:szCs w:val="22"/>
              </w:rPr>
            </w:pPr>
            <w:r>
              <w:rPr>
                <w:color w:val="000000"/>
                <w:szCs w:val="22"/>
              </w:rPr>
              <w:t>Conf.</w:t>
            </w:r>
          </w:p>
        </w:tc>
        <w:tc>
          <w:tcPr>
            <w:tcW w:w="834" w:type="dxa"/>
            <w:tcBorders>
              <w:top w:val="nil"/>
              <w:left w:val="nil"/>
              <w:bottom w:val="nil"/>
              <w:right w:val="nil"/>
            </w:tcBorders>
            <w:noWrap/>
            <w:vAlign w:val="bottom"/>
          </w:tcPr>
          <w:p w14:paraId="58D6208E" w14:textId="77777777" w:rsidR="00A92122" w:rsidRDefault="00A92122" w:rsidP="00A92122">
            <w:pPr>
              <w:spacing w:after="0"/>
              <w:jc w:val="center"/>
              <w:rPr>
                <w:color w:val="000000"/>
                <w:szCs w:val="22"/>
              </w:rPr>
            </w:pPr>
            <w:r>
              <w:rPr>
                <w:color w:val="000000"/>
                <w:szCs w:val="22"/>
              </w:rPr>
              <w:t>10,145</w:t>
            </w:r>
          </w:p>
        </w:tc>
        <w:tc>
          <w:tcPr>
            <w:tcW w:w="1126" w:type="dxa"/>
            <w:tcBorders>
              <w:top w:val="nil"/>
              <w:left w:val="nil"/>
              <w:bottom w:val="nil"/>
              <w:right w:val="nil"/>
            </w:tcBorders>
            <w:noWrap/>
            <w:vAlign w:val="bottom"/>
          </w:tcPr>
          <w:p w14:paraId="29ABD50F" w14:textId="77777777" w:rsidR="00A92122" w:rsidRPr="00C519C2" w:rsidRDefault="00A92122" w:rsidP="00A92122">
            <w:pPr>
              <w:spacing w:after="0"/>
              <w:jc w:val="center"/>
              <w:rPr>
                <w:szCs w:val="22"/>
              </w:rPr>
            </w:pPr>
            <w:r w:rsidRPr="00C519C2">
              <w:rPr>
                <w:szCs w:val="22"/>
              </w:rPr>
              <w:t>13,020</w:t>
            </w:r>
          </w:p>
        </w:tc>
        <w:tc>
          <w:tcPr>
            <w:tcW w:w="1056" w:type="dxa"/>
            <w:tcBorders>
              <w:top w:val="nil"/>
              <w:left w:val="nil"/>
              <w:bottom w:val="nil"/>
              <w:right w:val="nil"/>
            </w:tcBorders>
            <w:noWrap/>
            <w:vAlign w:val="bottom"/>
          </w:tcPr>
          <w:p w14:paraId="40196263" w14:textId="77777777" w:rsidR="00A92122" w:rsidRPr="00C519C2" w:rsidRDefault="00A92122" w:rsidP="00A92122">
            <w:pPr>
              <w:spacing w:after="0"/>
              <w:jc w:val="center"/>
              <w:rPr>
                <w:szCs w:val="22"/>
              </w:rPr>
            </w:pPr>
            <w:r w:rsidRPr="00C519C2">
              <w:rPr>
                <w:szCs w:val="22"/>
              </w:rPr>
              <w:t>13,020</w:t>
            </w:r>
          </w:p>
        </w:tc>
      </w:tr>
      <w:tr w:rsidR="00A92122" w:rsidRPr="006B06F2" w14:paraId="7F1EC83A" w14:textId="77777777" w:rsidTr="00A92122">
        <w:trPr>
          <w:trHeight w:val="300"/>
        </w:trPr>
        <w:tc>
          <w:tcPr>
            <w:tcW w:w="980" w:type="dxa"/>
            <w:tcBorders>
              <w:top w:val="nil"/>
              <w:left w:val="nil"/>
              <w:bottom w:val="nil"/>
              <w:right w:val="nil"/>
            </w:tcBorders>
            <w:noWrap/>
            <w:vAlign w:val="bottom"/>
          </w:tcPr>
          <w:p w14:paraId="3E963FDB" w14:textId="77777777" w:rsidR="00A92122" w:rsidRPr="00C519C2" w:rsidRDefault="00A92122" w:rsidP="00A92122">
            <w:pPr>
              <w:spacing w:after="0"/>
              <w:jc w:val="center"/>
              <w:rPr>
                <w:szCs w:val="22"/>
              </w:rPr>
            </w:pPr>
            <w:r w:rsidRPr="00C519C2">
              <w:rPr>
                <w:szCs w:val="22"/>
              </w:rPr>
              <w:t>2001</w:t>
            </w:r>
          </w:p>
        </w:tc>
        <w:tc>
          <w:tcPr>
            <w:tcW w:w="980" w:type="dxa"/>
            <w:tcBorders>
              <w:top w:val="nil"/>
              <w:left w:val="nil"/>
              <w:bottom w:val="nil"/>
              <w:right w:val="nil"/>
            </w:tcBorders>
            <w:noWrap/>
            <w:vAlign w:val="bottom"/>
          </w:tcPr>
          <w:p w14:paraId="251C7E5D" w14:textId="77777777" w:rsidR="00A92122" w:rsidRPr="00C519C2" w:rsidRDefault="00A92122" w:rsidP="00A92122">
            <w:pPr>
              <w:spacing w:after="0"/>
              <w:jc w:val="center"/>
              <w:rPr>
                <w:szCs w:val="22"/>
              </w:rPr>
            </w:pPr>
            <w:r w:rsidRPr="00C519C2">
              <w:rPr>
                <w:szCs w:val="22"/>
              </w:rPr>
              <w:t>U.S.</w:t>
            </w:r>
          </w:p>
        </w:tc>
        <w:tc>
          <w:tcPr>
            <w:tcW w:w="1103" w:type="dxa"/>
            <w:tcBorders>
              <w:top w:val="nil"/>
              <w:left w:val="nil"/>
              <w:bottom w:val="nil"/>
              <w:right w:val="nil"/>
            </w:tcBorders>
            <w:noWrap/>
            <w:vAlign w:val="bottom"/>
          </w:tcPr>
          <w:p w14:paraId="51288C67" w14:textId="77777777" w:rsidR="00A92122" w:rsidRDefault="00A92122" w:rsidP="00A92122">
            <w:pPr>
              <w:spacing w:after="0"/>
              <w:jc w:val="center"/>
              <w:rPr>
                <w:color w:val="000000"/>
                <w:szCs w:val="22"/>
              </w:rPr>
            </w:pPr>
            <w:r>
              <w:rPr>
                <w:color w:val="000000"/>
                <w:szCs w:val="22"/>
              </w:rPr>
              <w:t>945</w:t>
            </w:r>
          </w:p>
        </w:tc>
        <w:tc>
          <w:tcPr>
            <w:tcW w:w="980" w:type="dxa"/>
            <w:tcBorders>
              <w:top w:val="nil"/>
              <w:left w:val="nil"/>
              <w:bottom w:val="nil"/>
              <w:right w:val="nil"/>
            </w:tcBorders>
            <w:noWrap/>
            <w:vAlign w:val="bottom"/>
          </w:tcPr>
          <w:p w14:paraId="1B9F245C" w14:textId="77777777" w:rsidR="00A92122" w:rsidRDefault="00A92122" w:rsidP="00A92122">
            <w:pPr>
              <w:spacing w:after="0"/>
              <w:jc w:val="center"/>
              <w:rPr>
                <w:color w:val="000000"/>
                <w:szCs w:val="22"/>
              </w:rPr>
            </w:pPr>
            <w:r>
              <w:rPr>
                <w:color w:val="000000"/>
                <w:szCs w:val="22"/>
              </w:rPr>
              <w:t>9,249</w:t>
            </w:r>
          </w:p>
        </w:tc>
        <w:tc>
          <w:tcPr>
            <w:tcW w:w="998" w:type="dxa"/>
            <w:tcBorders>
              <w:top w:val="nil"/>
              <w:left w:val="nil"/>
              <w:bottom w:val="nil"/>
              <w:right w:val="nil"/>
            </w:tcBorders>
            <w:noWrap/>
            <w:vAlign w:val="bottom"/>
          </w:tcPr>
          <w:p w14:paraId="4342A833" w14:textId="77777777" w:rsidR="00A92122" w:rsidRDefault="00A92122" w:rsidP="00A92122">
            <w:pPr>
              <w:spacing w:after="0"/>
              <w:jc w:val="center"/>
              <w:rPr>
                <w:color w:val="000000"/>
                <w:szCs w:val="22"/>
              </w:rPr>
            </w:pPr>
            <w:r>
              <w:rPr>
                <w:color w:val="000000"/>
                <w:szCs w:val="22"/>
              </w:rPr>
              <w:t>Conf.</w:t>
            </w:r>
          </w:p>
        </w:tc>
        <w:tc>
          <w:tcPr>
            <w:tcW w:w="834" w:type="dxa"/>
            <w:tcBorders>
              <w:top w:val="nil"/>
              <w:left w:val="nil"/>
              <w:bottom w:val="nil"/>
              <w:right w:val="nil"/>
            </w:tcBorders>
            <w:noWrap/>
            <w:vAlign w:val="bottom"/>
          </w:tcPr>
          <w:p w14:paraId="6F3B9101" w14:textId="77777777" w:rsidR="00A92122" w:rsidRDefault="00A92122" w:rsidP="00A92122">
            <w:pPr>
              <w:spacing w:after="0"/>
              <w:jc w:val="center"/>
              <w:rPr>
                <w:color w:val="000000"/>
                <w:szCs w:val="22"/>
              </w:rPr>
            </w:pPr>
            <w:r>
              <w:rPr>
                <w:color w:val="000000"/>
                <w:szCs w:val="22"/>
              </w:rPr>
              <w:t>10,817</w:t>
            </w:r>
          </w:p>
        </w:tc>
        <w:tc>
          <w:tcPr>
            <w:tcW w:w="1126" w:type="dxa"/>
            <w:tcBorders>
              <w:top w:val="nil"/>
              <w:left w:val="nil"/>
              <w:bottom w:val="nil"/>
              <w:right w:val="nil"/>
            </w:tcBorders>
            <w:noWrap/>
            <w:vAlign w:val="bottom"/>
          </w:tcPr>
          <w:p w14:paraId="5B36C374" w14:textId="77777777" w:rsidR="00A92122" w:rsidRPr="00C519C2" w:rsidRDefault="00A92122" w:rsidP="00A92122">
            <w:pPr>
              <w:spacing w:after="0"/>
              <w:jc w:val="center"/>
              <w:rPr>
                <w:szCs w:val="22"/>
              </w:rPr>
            </w:pPr>
            <w:r w:rsidRPr="00C519C2">
              <w:rPr>
                <w:szCs w:val="22"/>
              </w:rPr>
              <w:t>13,510</w:t>
            </w:r>
          </w:p>
        </w:tc>
        <w:tc>
          <w:tcPr>
            <w:tcW w:w="1056" w:type="dxa"/>
            <w:tcBorders>
              <w:top w:val="nil"/>
              <w:left w:val="nil"/>
              <w:bottom w:val="nil"/>
              <w:right w:val="nil"/>
            </w:tcBorders>
            <w:noWrap/>
            <w:vAlign w:val="bottom"/>
          </w:tcPr>
          <w:p w14:paraId="5EF52F27" w14:textId="77777777" w:rsidR="00A92122" w:rsidRPr="00C519C2" w:rsidRDefault="00A92122" w:rsidP="00A92122">
            <w:pPr>
              <w:spacing w:after="0"/>
              <w:jc w:val="center"/>
              <w:rPr>
                <w:szCs w:val="22"/>
              </w:rPr>
            </w:pPr>
            <w:r w:rsidRPr="00C519C2">
              <w:rPr>
                <w:szCs w:val="22"/>
              </w:rPr>
              <w:t>13,510</w:t>
            </w:r>
          </w:p>
        </w:tc>
      </w:tr>
      <w:tr w:rsidR="00A92122" w:rsidRPr="006B06F2" w14:paraId="00AEBC19" w14:textId="77777777" w:rsidTr="00A92122">
        <w:trPr>
          <w:trHeight w:val="300"/>
        </w:trPr>
        <w:tc>
          <w:tcPr>
            <w:tcW w:w="980" w:type="dxa"/>
            <w:tcBorders>
              <w:top w:val="nil"/>
              <w:left w:val="nil"/>
              <w:bottom w:val="nil"/>
              <w:right w:val="nil"/>
            </w:tcBorders>
            <w:noWrap/>
            <w:vAlign w:val="bottom"/>
          </w:tcPr>
          <w:p w14:paraId="5AF449D6" w14:textId="77777777" w:rsidR="00A92122" w:rsidRPr="00C519C2" w:rsidRDefault="00A92122" w:rsidP="00A92122">
            <w:pPr>
              <w:spacing w:after="0"/>
              <w:jc w:val="center"/>
              <w:rPr>
                <w:szCs w:val="22"/>
              </w:rPr>
            </w:pPr>
            <w:r w:rsidRPr="00C519C2">
              <w:rPr>
                <w:szCs w:val="22"/>
              </w:rPr>
              <w:t>2002</w:t>
            </w:r>
          </w:p>
        </w:tc>
        <w:tc>
          <w:tcPr>
            <w:tcW w:w="980" w:type="dxa"/>
            <w:tcBorders>
              <w:top w:val="nil"/>
              <w:left w:val="nil"/>
              <w:bottom w:val="nil"/>
              <w:right w:val="nil"/>
            </w:tcBorders>
            <w:noWrap/>
            <w:vAlign w:val="bottom"/>
          </w:tcPr>
          <w:p w14:paraId="68C17ED1" w14:textId="77777777" w:rsidR="00A92122" w:rsidRPr="00C519C2" w:rsidRDefault="00A92122" w:rsidP="00A92122">
            <w:pPr>
              <w:spacing w:after="0"/>
              <w:jc w:val="center"/>
              <w:rPr>
                <w:szCs w:val="22"/>
              </w:rPr>
            </w:pPr>
            <w:r w:rsidRPr="00C519C2">
              <w:rPr>
                <w:szCs w:val="22"/>
              </w:rPr>
              <w:t>U.S.</w:t>
            </w:r>
          </w:p>
        </w:tc>
        <w:tc>
          <w:tcPr>
            <w:tcW w:w="1103" w:type="dxa"/>
            <w:tcBorders>
              <w:top w:val="nil"/>
              <w:left w:val="nil"/>
              <w:bottom w:val="nil"/>
              <w:right w:val="nil"/>
            </w:tcBorders>
            <w:noWrap/>
            <w:vAlign w:val="bottom"/>
          </w:tcPr>
          <w:p w14:paraId="622AFD3A" w14:textId="77777777" w:rsidR="00A92122" w:rsidRDefault="00A92122" w:rsidP="00A92122">
            <w:pPr>
              <w:spacing w:after="0"/>
              <w:jc w:val="center"/>
              <w:rPr>
                <w:color w:val="000000"/>
                <w:szCs w:val="22"/>
              </w:rPr>
            </w:pPr>
            <w:r>
              <w:rPr>
                <w:color w:val="000000"/>
                <w:szCs w:val="22"/>
              </w:rPr>
              <w:t>2,723</w:t>
            </w:r>
          </w:p>
        </w:tc>
        <w:tc>
          <w:tcPr>
            <w:tcW w:w="980" w:type="dxa"/>
            <w:tcBorders>
              <w:top w:val="nil"/>
              <w:left w:val="nil"/>
              <w:bottom w:val="nil"/>
              <w:right w:val="nil"/>
            </w:tcBorders>
            <w:noWrap/>
            <w:vAlign w:val="bottom"/>
          </w:tcPr>
          <w:p w14:paraId="26418A17" w14:textId="77777777" w:rsidR="00A92122" w:rsidRDefault="00A92122" w:rsidP="00A92122">
            <w:pPr>
              <w:spacing w:after="0"/>
              <w:jc w:val="center"/>
              <w:rPr>
                <w:color w:val="000000"/>
                <w:szCs w:val="22"/>
              </w:rPr>
            </w:pPr>
            <w:r>
              <w:rPr>
                <w:color w:val="000000"/>
                <w:szCs w:val="22"/>
              </w:rPr>
              <w:t>8,262</w:t>
            </w:r>
          </w:p>
        </w:tc>
        <w:tc>
          <w:tcPr>
            <w:tcW w:w="998" w:type="dxa"/>
            <w:tcBorders>
              <w:top w:val="nil"/>
              <w:left w:val="nil"/>
              <w:bottom w:val="nil"/>
              <w:right w:val="nil"/>
            </w:tcBorders>
            <w:noWrap/>
            <w:vAlign w:val="bottom"/>
          </w:tcPr>
          <w:p w14:paraId="3B5B5D09" w14:textId="77777777" w:rsidR="00A92122" w:rsidRDefault="00A92122" w:rsidP="00A92122">
            <w:pPr>
              <w:spacing w:after="0"/>
              <w:jc w:val="center"/>
              <w:rPr>
                <w:color w:val="000000"/>
                <w:szCs w:val="22"/>
              </w:rPr>
            </w:pPr>
            <w:r>
              <w:rPr>
                <w:color w:val="000000"/>
                <w:szCs w:val="22"/>
              </w:rPr>
              <w:t>Conf.</w:t>
            </w:r>
          </w:p>
        </w:tc>
        <w:tc>
          <w:tcPr>
            <w:tcW w:w="834" w:type="dxa"/>
            <w:tcBorders>
              <w:top w:val="nil"/>
              <w:left w:val="nil"/>
              <w:bottom w:val="nil"/>
              <w:right w:val="nil"/>
            </w:tcBorders>
            <w:noWrap/>
            <w:vAlign w:val="bottom"/>
          </w:tcPr>
          <w:p w14:paraId="3B0D0374" w14:textId="77777777" w:rsidR="00A92122" w:rsidRDefault="00A92122" w:rsidP="00A92122">
            <w:pPr>
              <w:spacing w:after="0"/>
              <w:jc w:val="center"/>
              <w:rPr>
                <w:color w:val="000000"/>
                <w:szCs w:val="22"/>
              </w:rPr>
            </w:pPr>
            <w:r>
              <w:rPr>
                <w:color w:val="000000"/>
                <w:szCs w:val="22"/>
              </w:rPr>
              <w:t>11,734</w:t>
            </w:r>
          </w:p>
        </w:tc>
        <w:tc>
          <w:tcPr>
            <w:tcW w:w="1126" w:type="dxa"/>
            <w:tcBorders>
              <w:top w:val="nil"/>
              <w:left w:val="nil"/>
              <w:bottom w:val="nil"/>
              <w:right w:val="nil"/>
            </w:tcBorders>
            <w:noWrap/>
            <w:vAlign w:val="bottom"/>
          </w:tcPr>
          <w:p w14:paraId="7D4A432B" w14:textId="77777777" w:rsidR="00A92122" w:rsidRPr="00C519C2" w:rsidRDefault="00A92122" w:rsidP="00A92122">
            <w:pPr>
              <w:spacing w:after="0"/>
              <w:jc w:val="center"/>
              <w:rPr>
                <w:szCs w:val="22"/>
              </w:rPr>
            </w:pPr>
            <w:r w:rsidRPr="00C519C2">
              <w:rPr>
                <w:szCs w:val="22"/>
              </w:rPr>
              <w:t>13,190</w:t>
            </w:r>
          </w:p>
        </w:tc>
        <w:tc>
          <w:tcPr>
            <w:tcW w:w="1056" w:type="dxa"/>
            <w:tcBorders>
              <w:top w:val="nil"/>
              <w:left w:val="nil"/>
              <w:bottom w:val="nil"/>
              <w:right w:val="nil"/>
            </w:tcBorders>
            <w:noWrap/>
            <w:vAlign w:val="bottom"/>
          </w:tcPr>
          <w:p w14:paraId="24FFB425" w14:textId="77777777" w:rsidR="00A92122" w:rsidRPr="00C519C2" w:rsidRDefault="00A92122" w:rsidP="00A92122">
            <w:pPr>
              <w:spacing w:after="0"/>
              <w:jc w:val="center"/>
              <w:rPr>
                <w:szCs w:val="22"/>
              </w:rPr>
            </w:pPr>
            <w:r w:rsidRPr="00C519C2">
              <w:rPr>
                <w:szCs w:val="22"/>
              </w:rPr>
              <w:t>13,190</w:t>
            </w:r>
          </w:p>
        </w:tc>
      </w:tr>
      <w:tr w:rsidR="00A92122" w:rsidRPr="006B06F2" w14:paraId="15CC9D3A" w14:textId="77777777" w:rsidTr="00A92122">
        <w:trPr>
          <w:trHeight w:val="300"/>
        </w:trPr>
        <w:tc>
          <w:tcPr>
            <w:tcW w:w="980" w:type="dxa"/>
            <w:tcBorders>
              <w:top w:val="nil"/>
              <w:left w:val="nil"/>
              <w:bottom w:val="nil"/>
              <w:right w:val="nil"/>
            </w:tcBorders>
            <w:noWrap/>
            <w:vAlign w:val="bottom"/>
          </w:tcPr>
          <w:p w14:paraId="4A72B797" w14:textId="77777777" w:rsidR="00A92122" w:rsidRPr="00C519C2" w:rsidRDefault="00A92122" w:rsidP="00A92122">
            <w:pPr>
              <w:spacing w:after="0"/>
              <w:jc w:val="center"/>
              <w:rPr>
                <w:szCs w:val="22"/>
              </w:rPr>
            </w:pPr>
            <w:r w:rsidRPr="00C519C2">
              <w:rPr>
                <w:szCs w:val="22"/>
              </w:rPr>
              <w:t>2003</w:t>
            </w:r>
          </w:p>
        </w:tc>
        <w:tc>
          <w:tcPr>
            <w:tcW w:w="980" w:type="dxa"/>
            <w:tcBorders>
              <w:top w:val="nil"/>
              <w:left w:val="nil"/>
              <w:bottom w:val="nil"/>
              <w:right w:val="nil"/>
            </w:tcBorders>
            <w:noWrap/>
            <w:vAlign w:val="bottom"/>
          </w:tcPr>
          <w:p w14:paraId="2DF9F1A7" w14:textId="77777777" w:rsidR="00A92122" w:rsidRPr="00C519C2" w:rsidRDefault="00A92122" w:rsidP="00A92122">
            <w:pPr>
              <w:spacing w:after="0"/>
              <w:jc w:val="center"/>
              <w:rPr>
                <w:szCs w:val="22"/>
              </w:rPr>
            </w:pPr>
            <w:r w:rsidRPr="00C519C2">
              <w:rPr>
                <w:szCs w:val="22"/>
              </w:rPr>
              <w:t>U.S.</w:t>
            </w:r>
          </w:p>
        </w:tc>
        <w:tc>
          <w:tcPr>
            <w:tcW w:w="1103" w:type="dxa"/>
            <w:tcBorders>
              <w:top w:val="nil"/>
              <w:left w:val="nil"/>
              <w:bottom w:val="nil"/>
              <w:right w:val="nil"/>
            </w:tcBorders>
            <w:noWrap/>
            <w:vAlign w:val="bottom"/>
          </w:tcPr>
          <w:p w14:paraId="68B851C8" w14:textId="77777777" w:rsidR="00A92122" w:rsidRDefault="00A92122" w:rsidP="00A92122">
            <w:pPr>
              <w:spacing w:after="0"/>
              <w:jc w:val="center"/>
              <w:rPr>
                <w:color w:val="000000"/>
                <w:szCs w:val="22"/>
              </w:rPr>
            </w:pPr>
            <w:r>
              <w:rPr>
                <w:color w:val="000000"/>
                <w:szCs w:val="22"/>
              </w:rPr>
              <w:t>2,124</w:t>
            </w:r>
          </w:p>
        </w:tc>
        <w:tc>
          <w:tcPr>
            <w:tcW w:w="980" w:type="dxa"/>
            <w:tcBorders>
              <w:top w:val="nil"/>
              <w:left w:val="nil"/>
              <w:bottom w:val="nil"/>
              <w:right w:val="nil"/>
            </w:tcBorders>
            <w:noWrap/>
            <w:vAlign w:val="bottom"/>
          </w:tcPr>
          <w:p w14:paraId="022655C1" w14:textId="77777777" w:rsidR="00A92122" w:rsidRDefault="00A92122" w:rsidP="00A92122">
            <w:pPr>
              <w:spacing w:after="0"/>
              <w:jc w:val="center"/>
              <w:rPr>
                <w:color w:val="000000"/>
                <w:szCs w:val="22"/>
              </w:rPr>
            </w:pPr>
            <w:r>
              <w:rPr>
                <w:color w:val="000000"/>
                <w:szCs w:val="22"/>
              </w:rPr>
              <w:t>8,116</w:t>
            </w:r>
          </w:p>
        </w:tc>
        <w:tc>
          <w:tcPr>
            <w:tcW w:w="998" w:type="dxa"/>
            <w:tcBorders>
              <w:top w:val="nil"/>
              <w:left w:val="nil"/>
              <w:bottom w:val="nil"/>
              <w:right w:val="nil"/>
            </w:tcBorders>
            <w:noWrap/>
            <w:vAlign w:val="bottom"/>
          </w:tcPr>
          <w:p w14:paraId="13B47667" w14:textId="77777777" w:rsidR="00A92122" w:rsidRDefault="00A92122" w:rsidP="00A92122">
            <w:pPr>
              <w:spacing w:after="0"/>
              <w:jc w:val="center"/>
              <w:rPr>
                <w:color w:val="000000"/>
                <w:szCs w:val="22"/>
              </w:rPr>
            </w:pPr>
            <w:r>
              <w:rPr>
                <w:color w:val="000000"/>
                <w:szCs w:val="22"/>
              </w:rPr>
              <w:t>606</w:t>
            </w:r>
          </w:p>
        </w:tc>
        <w:tc>
          <w:tcPr>
            <w:tcW w:w="834" w:type="dxa"/>
            <w:tcBorders>
              <w:top w:val="nil"/>
              <w:left w:val="nil"/>
              <w:bottom w:val="nil"/>
              <w:right w:val="nil"/>
            </w:tcBorders>
            <w:noWrap/>
            <w:vAlign w:val="bottom"/>
          </w:tcPr>
          <w:p w14:paraId="0D2F041F" w14:textId="77777777" w:rsidR="00A92122" w:rsidRDefault="00A92122" w:rsidP="00A92122">
            <w:pPr>
              <w:spacing w:after="0"/>
              <w:jc w:val="center"/>
              <w:rPr>
                <w:color w:val="000000"/>
                <w:szCs w:val="22"/>
              </w:rPr>
            </w:pPr>
            <w:r>
              <w:rPr>
                <w:color w:val="000000"/>
                <w:szCs w:val="22"/>
              </w:rPr>
              <w:t>10,846</w:t>
            </w:r>
          </w:p>
        </w:tc>
        <w:tc>
          <w:tcPr>
            <w:tcW w:w="1126" w:type="dxa"/>
            <w:tcBorders>
              <w:top w:val="nil"/>
              <w:left w:val="nil"/>
              <w:bottom w:val="nil"/>
              <w:right w:val="nil"/>
            </w:tcBorders>
            <w:noWrap/>
            <w:vAlign w:val="bottom"/>
          </w:tcPr>
          <w:p w14:paraId="5FBDD44E" w14:textId="77777777" w:rsidR="00A92122" w:rsidRPr="00C519C2" w:rsidRDefault="00A92122" w:rsidP="00A92122">
            <w:pPr>
              <w:spacing w:after="0"/>
              <w:jc w:val="center"/>
              <w:rPr>
                <w:szCs w:val="22"/>
              </w:rPr>
            </w:pPr>
            <w:r w:rsidRPr="00C519C2">
              <w:rPr>
                <w:szCs w:val="22"/>
              </w:rPr>
              <w:t>13,663</w:t>
            </w:r>
          </w:p>
        </w:tc>
        <w:tc>
          <w:tcPr>
            <w:tcW w:w="1056" w:type="dxa"/>
            <w:tcBorders>
              <w:top w:val="nil"/>
              <w:left w:val="nil"/>
              <w:bottom w:val="nil"/>
              <w:right w:val="nil"/>
            </w:tcBorders>
            <w:noWrap/>
            <w:vAlign w:val="bottom"/>
          </w:tcPr>
          <w:p w14:paraId="10869346" w14:textId="77777777" w:rsidR="00A92122" w:rsidRPr="00C519C2" w:rsidRDefault="00A92122" w:rsidP="00A92122">
            <w:pPr>
              <w:spacing w:after="0"/>
              <w:jc w:val="center"/>
              <w:rPr>
                <w:szCs w:val="22"/>
              </w:rPr>
            </w:pPr>
            <w:r w:rsidRPr="00C519C2">
              <w:rPr>
                <w:szCs w:val="22"/>
              </w:rPr>
              <w:t>13,660</w:t>
            </w:r>
          </w:p>
        </w:tc>
      </w:tr>
      <w:tr w:rsidR="00A92122" w:rsidRPr="006B06F2" w14:paraId="248A399F" w14:textId="77777777" w:rsidTr="00A92122">
        <w:trPr>
          <w:trHeight w:val="300"/>
        </w:trPr>
        <w:tc>
          <w:tcPr>
            <w:tcW w:w="980" w:type="dxa"/>
            <w:tcBorders>
              <w:top w:val="nil"/>
              <w:left w:val="nil"/>
              <w:bottom w:val="nil"/>
              <w:right w:val="nil"/>
            </w:tcBorders>
            <w:noWrap/>
            <w:vAlign w:val="bottom"/>
          </w:tcPr>
          <w:p w14:paraId="65B887C5" w14:textId="77777777" w:rsidR="00A92122" w:rsidRPr="00C519C2" w:rsidRDefault="00A92122" w:rsidP="00A92122">
            <w:pPr>
              <w:spacing w:after="0"/>
              <w:jc w:val="center"/>
              <w:rPr>
                <w:szCs w:val="22"/>
              </w:rPr>
            </w:pPr>
            <w:r w:rsidRPr="00C519C2">
              <w:rPr>
                <w:szCs w:val="22"/>
              </w:rPr>
              <w:t>2004</w:t>
            </w:r>
          </w:p>
        </w:tc>
        <w:tc>
          <w:tcPr>
            <w:tcW w:w="980" w:type="dxa"/>
            <w:tcBorders>
              <w:top w:val="nil"/>
              <w:left w:val="nil"/>
              <w:bottom w:val="nil"/>
              <w:right w:val="nil"/>
            </w:tcBorders>
            <w:noWrap/>
            <w:vAlign w:val="bottom"/>
          </w:tcPr>
          <w:p w14:paraId="733D7844" w14:textId="77777777" w:rsidR="00A92122" w:rsidRPr="00C519C2" w:rsidRDefault="00A92122" w:rsidP="00A92122">
            <w:pPr>
              <w:spacing w:after="0"/>
              <w:jc w:val="center"/>
              <w:rPr>
                <w:szCs w:val="22"/>
              </w:rPr>
            </w:pPr>
            <w:r w:rsidRPr="00C519C2">
              <w:rPr>
                <w:szCs w:val="22"/>
              </w:rPr>
              <w:t>U.S.</w:t>
            </w:r>
          </w:p>
        </w:tc>
        <w:tc>
          <w:tcPr>
            <w:tcW w:w="1103" w:type="dxa"/>
            <w:tcBorders>
              <w:top w:val="nil"/>
              <w:left w:val="nil"/>
              <w:bottom w:val="nil"/>
              <w:right w:val="nil"/>
            </w:tcBorders>
            <w:noWrap/>
            <w:vAlign w:val="bottom"/>
          </w:tcPr>
          <w:p w14:paraId="183BB188" w14:textId="77777777" w:rsidR="00A92122" w:rsidRDefault="00A92122" w:rsidP="00A92122">
            <w:pPr>
              <w:spacing w:after="0"/>
              <w:jc w:val="center"/>
              <w:rPr>
                <w:color w:val="000000"/>
                <w:szCs w:val="22"/>
              </w:rPr>
            </w:pPr>
            <w:r>
              <w:rPr>
                <w:color w:val="000000"/>
                <w:szCs w:val="22"/>
              </w:rPr>
              <w:t>2,196</w:t>
            </w:r>
          </w:p>
        </w:tc>
        <w:tc>
          <w:tcPr>
            <w:tcW w:w="980" w:type="dxa"/>
            <w:tcBorders>
              <w:top w:val="nil"/>
              <w:left w:val="nil"/>
              <w:bottom w:val="nil"/>
              <w:right w:val="nil"/>
            </w:tcBorders>
            <w:noWrap/>
            <w:vAlign w:val="bottom"/>
          </w:tcPr>
          <w:p w14:paraId="45166661" w14:textId="77777777" w:rsidR="00A92122" w:rsidRDefault="00A92122" w:rsidP="00A92122">
            <w:pPr>
              <w:spacing w:after="0"/>
              <w:jc w:val="center"/>
              <w:rPr>
                <w:color w:val="000000"/>
                <w:szCs w:val="22"/>
              </w:rPr>
            </w:pPr>
            <w:r>
              <w:rPr>
                <w:color w:val="000000"/>
                <w:szCs w:val="22"/>
              </w:rPr>
              <w:t>8,567</w:t>
            </w:r>
          </w:p>
        </w:tc>
        <w:tc>
          <w:tcPr>
            <w:tcW w:w="998" w:type="dxa"/>
            <w:tcBorders>
              <w:top w:val="nil"/>
              <w:left w:val="nil"/>
              <w:bottom w:val="nil"/>
              <w:right w:val="nil"/>
            </w:tcBorders>
            <w:noWrap/>
            <w:vAlign w:val="bottom"/>
          </w:tcPr>
          <w:p w14:paraId="07626505" w14:textId="77777777" w:rsidR="00A92122" w:rsidRDefault="00A92122" w:rsidP="00A92122">
            <w:pPr>
              <w:spacing w:after="0"/>
              <w:jc w:val="center"/>
              <w:rPr>
                <w:color w:val="000000"/>
                <w:szCs w:val="22"/>
              </w:rPr>
            </w:pPr>
            <w:r>
              <w:rPr>
                <w:color w:val="000000"/>
                <w:szCs w:val="22"/>
              </w:rPr>
              <w:t>877</w:t>
            </w:r>
          </w:p>
        </w:tc>
        <w:tc>
          <w:tcPr>
            <w:tcW w:w="834" w:type="dxa"/>
            <w:tcBorders>
              <w:top w:val="nil"/>
              <w:left w:val="nil"/>
              <w:bottom w:val="nil"/>
              <w:right w:val="nil"/>
            </w:tcBorders>
            <w:noWrap/>
            <w:vAlign w:val="bottom"/>
          </w:tcPr>
          <w:p w14:paraId="64CA12C2" w14:textId="77777777" w:rsidR="00A92122" w:rsidRDefault="00A92122" w:rsidP="00A92122">
            <w:pPr>
              <w:spacing w:after="0"/>
              <w:jc w:val="center"/>
              <w:rPr>
                <w:color w:val="000000"/>
                <w:szCs w:val="22"/>
              </w:rPr>
            </w:pPr>
            <w:r>
              <w:rPr>
                <w:color w:val="000000"/>
                <w:szCs w:val="22"/>
              </w:rPr>
              <w:t>11,640</w:t>
            </w:r>
          </w:p>
        </w:tc>
        <w:tc>
          <w:tcPr>
            <w:tcW w:w="1126" w:type="dxa"/>
            <w:tcBorders>
              <w:top w:val="nil"/>
              <w:left w:val="nil"/>
              <w:bottom w:val="nil"/>
              <w:right w:val="nil"/>
            </w:tcBorders>
            <w:noWrap/>
            <w:vAlign w:val="bottom"/>
          </w:tcPr>
          <w:p w14:paraId="373E812E" w14:textId="77777777" w:rsidR="00A92122" w:rsidRPr="00C519C2" w:rsidRDefault="00A92122" w:rsidP="00A92122">
            <w:pPr>
              <w:spacing w:after="0"/>
              <w:jc w:val="center"/>
              <w:rPr>
                <w:szCs w:val="22"/>
              </w:rPr>
            </w:pPr>
            <w:r w:rsidRPr="00C519C2">
              <w:rPr>
                <w:szCs w:val="22"/>
              </w:rPr>
              <w:t>13,336</w:t>
            </w:r>
          </w:p>
        </w:tc>
        <w:tc>
          <w:tcPr>
            <w:tcW w:w="1056" w:type="dxa"/>
            <w:tcBorders>
              <w:top w:val="nil"/>
              <w:left w:val="nil"/>
              <w:bottom w:val="nil"/>
              <w:right w:val="nil"/>
            </w:tcBorders>
            <w:noWrap/>
            <w:vAlign w:val="bottom"/>
          </w:tcPr>
          <w:p w14:paraId="73EEA058" w14:textId="77777777" w:rsidR="00A92122" w:rsidRPr="00C519C2" w:rsidRDefault="00A92122" w:rsidP="00A92122">
            <w:pPr>
              <w:spacing w:after="0"/>
              <w:jc w:val="center"/>
              <w:rPr>
                <w:szCs w:val="22"/>
              </w:rPr>
            </w:pPr>
            <w:r w:rsidRPr="00C519C2">
              <w:rPr>
                <w:szCs w:val="22"/>
              </w:rPr>
              <w:t>13,340</w:t>
            </w:r>
          </w:p>
        </w:tc>
      </w:tr>
      <w:tr w:rsidR="00A92122" w:rsidRPr="006B06F2" w14:paraId="0B6FFAA9" w14:textId="77777777" w:rsidTr="00A92122">
        <w:trPr>
          <w:trHeight w:val="300"/>
        </w:trPr>
        <w:tc>
          <w:tcPr>
            <w:tcW w:w="980" w:type="dxa"/>
            <w:tcBorders>
              <w:top w:val="nil"/>
              <w:left w:val="nil"/>
              <w:bottom w:val="nil"/>
              <w:right w:val="nil"/>
            </w:tcBorders>
            <w:noWrap/>
            <w:vAlign w:val="bottom"/>
          </w:tcPr>
          <w:p w14:paraId="65D140BB" w14:textId="77777777" w:rsidR="00A92122" w:rsidRPr="00C519C2" w:rsidRDefault="00A92122" w:rsidP="00A92122">
            <w:pPr>
              <w:spacing w:after="0"/>
              <w:jc w:val="center"/>
              <w:rPr>
                <w:szCs w:val="22"/>
              </w:rPr>
            </w:pPr>
            <w:r w:rsidRPr="00C519C2">
              <w:rPr>
                <w:szCs w:val="22"/>
              </w:rPr>
              <w:t>2005</w:t>
            </w:r>
          </w:p>
        </w:tc>
        <w:tc>
          <w:tcPr>
            <w:tcW w:w="980" w:type="dxa"/>
            <w:tcBorders>
              <w:top w:val="nil"/>
              <w:left w:val="nil"/>
              <w:bottom w:val="nil"/>
              <w:right w:val="nil"/>
            </w:tcBorders>
            <w:noWrap/>
            <w:vAlign w:val="bottom"/>
          </w:tcPr>
          <w:p w14:paraId="27AD3A13" w14:textId="77777777" w:rsidR="00A92122" w:rsidRPr="00C519C2" w:rsidRDefault="00A92122" w:rsidP="00A92122">
            <w:pPr>
              <w:spacing w:after="0"/>
              <w:jc w:val="center"/>
              <w:rPr>
                <w:szCs w:val="22"/>
              </w:rPr>
            </w:pPr>
            <w:r w:rsidRPr="00C519C2">
              <w:rPr>
                <w:szCs w:val="22"/>
              </w:rPr>
              <w:t>U.S.</w:t>
            </w:r>
          </w:p>
        </w:tc>
        <w:tc>
          <w:tcPr>
            <w:tcW w:w="1103" w:type="dxa"/>
            <w:tcBorders>
              <w:top w:val="nil"/>
              <w:left w:val="nil"/>
              <w:bottom w:val="nil"/>
              <w:right w:val="nil"/>
            </w:tcBorders>
            <w:noWrap/>
            <w:vAlign w:val="bottom"/>
          </w:tcPr>
          <w:p w14:paraId="3B99B335" w14:textId="77777777" w:rsidR="00A92122" w:rsidRDefault="00A92122" w:rsidP="00A92122">
            <w:pPr>
              <w:spacing w:after="0"/>
              <w:jc w:val="center"/>
              <w:rPr>
                <w:color w:val="000000"/>
                <w:szCs w:val="22"/>
              </w:rPr>
            </w:pPr>
            <w:r>
              <w:rPr>
                <w:color w:val="000000"/>
                <w:szCs w:val="22"/>
              </w:rPr>
              <w:t>2,338</w:t>
            </w:r>
          </w:p>
        </w:tc>
        <w:tc>
          <w:tcPr>
            <w:tcW w:w="980" w:type="dxa"/>
            <w:tcBorders>
              <w:top w:val="nil"/>
              <w:left w:val="nil"/>
              <w:bottom w:val="nil"/>
              <w:right w:val="nil"/>
            </w:tcBorders>
            <w:noWrap/>
            <w:vAlign w:val="bottom"/>
          </w:tcPr>
          <w:p w14:paraId="127CDCF6" w14:textId="77777777" w:rsidR="00A92122" w:rsidRDefault="00A92122" w:rsidP="00A92122">
            <w:pPr>
              <w:spacing w:after="0"/>
              <w:jc w:val="center"/>
              <w:rPr>
                <w:color w:val="000000"/>
                <w:szCs w:val="22"/>
              </w:rPr>
            </w:pPr>
            <w:r>
              <w:rPr>
                <w:color w:val="000000"/>
                <w:szCs w:val="22"/>
              </w:rPr>
              <w:t>8,064</w:t>
            </w:r>
          </w:p>
        </w:tc>
        <w:tc>
          <w:tcPr>
            <w:tcW w:w="998" w:type="dxa"/>
            <w:tcBorders>
              <w:top w:val="nil"/>
              <w:left w:val="nil"/>
              <w:bottom w:val="nil"/>
              <w:right w:val="nil"/>
            </w:tcBorders>
            <w:noWrap/>
            <w:vAlign w:val="bottom"/>
          </w:tcPr>
          <w:p w14:paraId="5B3581A3" w14:textId="77777777" w:rsidR="00A92122" w:rsidRDefault="00A92122" w:rsidP="00A92122">
            <w:pPr>
              <w:spacing w:after="0"/>
              <w:jc w:val="center"/>
              <w:rPr>
                <w:color w:val="000000"/>
                <w:szCs w:val="22"/>
              </w:rPr>
            </w:pPr>
            <w:r>
              <w:rPr>
                <w:color w:val="000000"/>
                <w:szCs w:val="22"/>
              </w:rPr>
              <w:t>846</w:t>
            </w:r>
          </w:p>
        </w:tc>
        <w:tc>
          <w:tcPr>
            <w:tcW w:w="834" w:type="dxa"/>
            <w:tcBorders>
              <w:top w:val="nil"/>
              <w:left w:val="nil"/>
              <w:bottom w:val="nil"/>
              <w:right w:val="nil"/>
            </w:tcBorders>
            <w:noWrap/>
            <w:vAlign w:val="bottom"/>
          </w:tcPr>
          <w:p w14:paraId="2EBB33DD" w14:textId="77777777" w:rsidR="00A92122" w:rsidRDefault="00A92122" w:rsidP="00A92122">
            <w:pPr>
              <w:spacing w:after="0"/>
              <w:jc w:val="center"/>
              <w:rPr>
                <w:color w:val="000000"/>
                <w:szCs w:val="22"/>
              </w:rPr>
            </w:pPr>
            <w:r>
              <w:rPr>
                <w:color w:val="000000"/>
                <w:szCs w:val="22"/>
              </w:rPr>
              <w:t>11,248</w:t>
            </w:r>
          </w:p>
        </w:tc>
        <w:tc>
          <w:tcPr>
            <w:tcW w:w="1126" w:type="dxa"/>
            <w:tcBorders>
              <w:top w:val="nil"/>
              <w:left w:val="nil"/>
              <w:bottom w:val="nil"/>
              <w:right w:val="nil"/>
            </w:tcBorders>
            <w:noWrap/>
            <w:vAlign w:val="bottom"/>
          </w:tcPr>
          <w:p w14:paraId="5EC18378" w14:textId="77777777" w:rsidR="00A92122" w:rsidRPr="00C519C2" w:rsidRDefault="00A92122" w:rsidP="00A92122">
            <w:pPr>
              <w:spacing w:after="0"/>
              <w:jc w:val="center"/>
              <w:rPr>
                <w:szCs w:val="22"/>
              </w:rPr>
            </w:pPr>
            <w:r w:rsidRPr="00C519C2">
              <w:rPr>
                <w:szCs w:val="22"/>
              </w:rPr>
              <w:t>13,575</w:t>
            </w:r>
          </w:p>
        </w:tc>
        <w:tc>
          <w:tcPr>
            <w:tcW w:w="1056" w:type="dxa"/>
            <w:tcBorders>
              <w:top w:val="nil"/>
              <w:left w:val="nil"/>
              <w:bottom w:val="nil"/>
              <w:right w:val="nil"/>
            </w:tcBorders>
            <w:noWrap/>
            <w:vAlign w:val="bottom"/>
          </w:tcPr>
          <w:p w14:paraId="40DD78CC" w14:textId="77777777" w:rsidR="00A92122" w:rsidRPr="00C519C2" w:rsidRDefault="00A92122" w:rsidP="00A92122">
            <w:pPr>
              <w:spacing w:after="0"/>
              <w:jc w:val="center"/>
              <w:rPr>
                <w:szCs w:val="22"/>
              </w:rPr>
            </w:pPr>
            <w:r w:rsidRPr="00C519C2">
              <w:rPr>
                <w:szCs w:val="22"/>
              </w:rPr>
              <w:t>13,580</w:t>
            </w:r>
          </w:p>
        </w:tc>
      </w:tr>
      <w:tr w:rsidR="00A92122" w:rsidRPr="006B06F2" w14:paraId="24627F61" w14:textId="77777777" w:rsidTr="00A92122">
        <w:trPr>
          <w:trHeight w:val="300"/>
        </w:trPr>
        <w:tc>
          <w:tcPr>
            <w:tcW w:w="980" w:type="dxa"/>
            <w:tcBorders>
              <w:top w:val="nil"/>
              <w:left w:val="nil"/>
              <w:bottom w:val="nil"/>
              <w:right w:val="nil"/>
            </w:tcBorders>
            <w:noWrap/>
            <w:vAlign w:val="bottom"/>
          </w:tcPr>
          <w:p w14:paraId="61EFE2FC" w14:textId="77777777" w:rsidR="00A92122" w:rsidRPr="00C519C2" w:rsidRDefault="00A92122" w:rsidP="00A92122">
            <w:pPr>
              <w:spacing w:after="0"/>
              <w:jc w:val="center"/>
              <w:rPr>
                <w:szCs w:val="22"/>
              </w:rPr>
            </w:pPr>
            <w:r w:rsidRPr="00C519C2">
              <w:rPr>
                <w:szCs w:val="22"/>
              </w:rPr>
              <w:t>2006</w:t>
            </w:r>
          </w:p>
        </w:tc>
        <w:tc>
          <w:tcPr>
            <w:tcW w:w="980" w:type="dxa"/>
            <w:tcBorders>
              <w:top w:val="nil"/>
              <w:left w:val="nil"/>
              <w:bottom w:val="nil"/>
              <w:right w:val="nil"/>
            </w:tcBorders>
            <w:noWrap/>
            <w:vAlign w:val="bottom"/>
          </w:tcPr>
          <w:p w14:paraId="4AE3C339" w14:textId="77777777" w:rsidR="00A92122" w:rsidRPr="00C519C2" w:rsidRDefault="00A92122" w:rsidP="00A92122">
            <w:pPr>
              <w:spacing w:after="0"/>
              <w:jc w:val="center"/>
              <w:rPr>
                <w:szCs w:val="22"/>
              </w:rPr>
            </w:pPr>
            <w:r w:rsidRPr="00C519C2">
              <w:rPr>
                <w:szCs w:val="22"/>
              </w:rPr>
              <w:t>U.S.</w:t>
            </w:r>
          </w:p>
        </w:tc>
        <w:tc>
          <w:tcPr>
            <w:tcW w:w="1103" w:type="dxa"/>
            <w:tcBorders>
              <w:top w:val="nil"/>
              <w:left w:val="nil"/>
              <w:bottom w:val="nil"/>
              <w:right w:val="nil"/>
            </w:tcBorders>
            <w:noWrap/>
            <w:vAlign w:val="bottom"/>
          </w:tcPr>
          <w:p w14:paraId="1EC54E35" w14:textId="77777777" w:rsidR="00A92122" w:rsidRDefault="00A92122" w:rsidP="00A92122">
            <w:pPr>
              <w:spacing w:after="0"/>
              <w:jc w:val="center"/>
              <w:rPr>
                <w:color w:val="000000"/>
                <w:szCs w:val="22"/>
              </w:rPr>
            </w:pPr>
            <w:r>
              <w:rPr>
                <w:color w:val="000000"/>
                <w:szCs w:val="22"/>
              </w:rPr>
              <w:t>4,051</w:t>
            </w:r>
          </w:p>
        </w:tc>
        <w:tc>
          <w:tcPr>
            <w:tcW w:w="980" w:type="dxa"/>
            <w:tcBorders>
              <w:top w:val="nil"/>
              <w:left w:val="nil"/>
              <w:bottom w:val="nil"/>
              <w:right w:val="nil"/>
            </w:tcBorders>
            <w:noWrap/>
            <w:vAlign w:val="bottom"/>
          </w:tcPr>
          <w:p w14:paraId="1255FB55" w14:textId="77777777" w:rsidR="00A92122" w:rsidRDefault="00A92122" w:rsidP="00A92122">
            <w:pPr>
              <w:spacing w:after="0"/>
              <w:jc w:val="center"/>
              <w:rPr>
                <w:color w:val="000000"/>
                <w:szCs w:val="22"/>
              </w:rPr>
            </w:pPr>
            <w:r>
              <w:rPr>
                <w:color w:val="000000"/>
                <w:szCs w:val="22"/>
              </w:rPr>
              <w:t>8,285</w:t>
            </w:r>
          </w:p>
        </w:tc>
        <w:tc>
          <w:tcPr>
            <w:tcW w:w="998" w:type="dxa"/>
            <w:tcBorders>
              <w:top w:val="nil"/>
              <w:left w:val="nil"/>
              <w:bottom w:val="nil"/>
              <w:right w:val="nil"/>
            </w:tcBorders>
            <w:noWrap/>
            <w:vAlign w:val="bottom"/>
          </w:tcPr>
          <w:p w14:paraId="0797A893" w14:textId="77777777" w:rsidR="00A92122" w:rsidRDefault="00A92122" w:rsidP="00A92122">
            <w:pPr>
              <w:spacing w:after="0"/>
              <w:jc w:val="center"/>
              <w:rPr>
                <w:color w:val="000000"/>
                <w:szCs w:val="22"/>
              </w:rPr>
            </w:pPr>
            <w:r>
              <w:rPr>
                <w:color w:val="000000"/>
                <w:szCs w:val="22"/>
              </w:rPr>
              <w:t>1,259</w:t>
            </w:r>
          </w:p>
        </w:tc>
        <w:tc>
          <w:tcPr>
            <w:tcW w:w="834" w:type="dxa"/>
            <w:tcBorders>
              <w:top w:val="nil"/>
              <w:left w:val="nil"/>
              <w:bottom w:val="nil"/>
              <w:right w:val="nil"/>
            </w:tcBorders>
            <w:noWrap/>
            <w:vAlign w:val="bottom"/>
          </w:tcPr>
          <w:p w14:paraId="602AC7D2" w14:textId="77777777" w:rsidR="00A92122" w:rsidRDefault="00A92122" w:rsidP="00A92122">
            <w:pPr>
              <w:spacing w:after="0"/>
              <w:jc w:val="center"/>
              <w:rPr>
                <w:color w:val="000000"/>
                <w:szCs w:val="22"/>
              </w:rPr>
            </w:pPr>
            <w:r>
              <w:rPr>
                <w:color w:val="000000"/>
                <w:szCs w:val="22"/>
              </w:rPr>
              <w:t>13,595</w:t>
            </w:r>
          </w:p>
        </w:tc>
        <w:tc>
          <w:tcPr>
            <w:tcW w:w="1126" w:type="dxa"/>
            <w:tcBorders>
              <w:top w:val="nil"/>
              <w:left w:val="nil"/>
              <w:bottom w:val="nil"/>
              <w:right w:val="nil"/>
            </w:tcBorders>
            <w:noWrap/>
            <w:vAlign w:val="bottom"/>
          </w:tcPr>
          <w:p w14:paraId="6440BADF" w14:textId="77777777" w:rsidR="00A92122" w:rsidRPr="00C519C2" w:rsidRDefault="00A92122" w:rsidP="00A92122">
            <w:pPr>
              <w:spacing w:after="0"/>
              <w:jc w:val="center"/>
              <w:rPr>
                <w:szCs w:val="22"/>
              </w:rPr>
            </w:pPr>
            <w:r w:rsidRPr="00C519C2">
              <w:rPr>
                <w:szCs w:val="22"/>
              </w:rPr>
              <w:t>14,261</w:t>
            </w:r>
          </w:p>
        </w:tc>
        <w:tc>
          <w:tcPr>
            <w:tcW w:w="1056" w:type="dxa"/>
            <w:tcBorders>
              <w:top w:val="nil"/>
              <w:left w:val="nil"/>
              <w:bottom w:val="nil"/>
              <w:right w:val="nil"/>
            </w:tcBorders>
            <w:noWrap/>
            <w:vAlign w:val="bottom"/>
          </w:tcPr>
          <w:p w14:paraId="224DF952" w14:textId="77777777" w:rsidR="00A92122" w:rsidRPr="00C519C2" w:rsidRDefault="00A92122" w:rsidP="00A92122">
            <w:pPr>
              <w:spacing w:after="0"/>
              <w:jc w:val="center"/>
              <w:rPr>
                <w:szCs w:val="22"/>
              </w:rPr>
            </w:pPr>
            <w:r w:rsidRPr="00C519C2">
              <w:rPr>
                <w:szCs w:val="22"/>
              </w:rPr>
              <w:t>14,261</w:t>
            </w:r>
          </w:p>
        </w:tc>
      </w:tr>
      <w:tr w:rsidR="00A92122" w:rsidRPr="006B06F2" w14:paraId="29354714" w14:textId="77777777" w:rsidTr="00A92122">
        <w:trPr>
          <w:trHeight w:val="300"/>
        </w:trPr>
        <w:tc>
          <w:tcPr>
            <w:tcW w:w="980" w:type="dxa"/>
            <w:tcBorders>
              <w:top w:val="nil"/>
              <w:left w:val="nil"/>
              <w:bottom w:val="nil"/>
              <w:right w:val="nil"/>
            </w:tcBorders>
            <w:noWrap/>
            <w:vAlign w:val="bottom"/>
          </w:tcPr>
          <w:p w14:paraId="71BD75BD" w14:textId="77777777" w:rsidR="00A92122" w:rsidRPr="00C519C2" w:rsidRDefault="00A92122" w:rsidP="00A92122">
            <w:pPr>
              <w:spacing w:after="0"/>
              <w:jc w:val="center"/>
              <w:rPr>
                <w:szCs w:val="22"/>
              </w:rPr>
            </w:pPr>
            <w:r w:rsidRPr="00C519C2">
              <w:rPr>
                <w:szCs w:val="22"/>
              </w:rPr>
              <w:t>2007</w:t>
            </w:r>
          </w:p>
        </w:tc>
        <w:tc>
          <w:tcPr>
            <w:tcW w:w="980" w:type="dxa"/>
            <w:tcBorders>
              <w:top w:val="nil"/>
              <w:left w:val="nil"/>
              <w:bottom w:val="nil"/>
              <w:right w:val="nil"/>
            </w:tcBorders>
            <w:noWrap/>
            <w:vAlign w:val="bottom"/>
          </w:tcPr>
          <w:p w14:paraId="0C5ADB22" w14:textId="77777777" w:rsidR="00A92122" w:rsidRPr="00C519C2" w:rsidRDefault="00A92122" w:rsidP="00A92122">
            <w:pPr>
              <w:spacing w:after="0"/>
              <w:jc w:val="center"/>
              <w:rPr>
                <w:szCs w:val="22"/>
              </w:rPr>
            </w:pPr>
            <w:r w:rsidRPr="00C519C2">
              <w:rPr>
                <w:szCs w:val="22"/>
              </w:rPr>
              <w:t>U.S.</w:t>
            </w:r>
          </w:p>
        </w:tc>
        <w:tc>
          <w:tcPr>
            <w:tcW w:w="1103" w:type="dxa"/>
            <w:tcBorders>
              <w:top w:val="nil"/>
              <w:left w:val="nil"/>
              <w:bottom w:val="nil"/>
              <w:right w:val="nil"/>
            </w:tcBorders>
            <w:noWrap/>
            <w:vAlign w:val="bottom"/>
          </w:tcPr>
          <w:p w14:paraId="14956A6A" w14:textId="77777777" w:rsidR="00A92122" w:rsidRDefault="00A92122" w:rsidP="00A92122">
            <w:pPr>
              <w:spacing w:after="0"/>
              <w:jc w:val="center"/>
              <w:rPr>
                <w:color w:val="000000"/>
                <w:szCs w:val="22"/>
              </w:rPr>
            </w:pPr>
            <w:r>
              <w:rPr>
                <w:color w:val="000000"/>
                <w:szCs w:val="22"/>
              </w:rPr>
              <w:t>4,430</w:t>
            </w:r>
          </w:p>
        </w:tc>
        <w:tc>
          <w:tcPr>
            <w:tcW w:w="980" w:type="dxa"/>
            <w:tcBorders>
              <w:top w:val="nil"/>
              <w:left w:val="nil"/>
              <w:bottom w:val="nil"/>
              <w:right w:val="nil"/>
            </w:tcBorders>
            <w:noWrap/>
            <w:vAlign w:val="bottom"/>
          </w:tcPr>
          <w:p w14:paraId="43202DCA" w14:textId="77777777" w:rsidR="00A92122" w:rsidRDefault="00A92122" w:rsidP="00A92122">
            <w:pPr>
              <w:spacing w:after="0"/>
              <w:jc w:val="center"/>
              <w:rPr>
                <w:color w:val="000000"/>
                <w:szCs w:val="22"/>
              </w:rPr>
            </w:pPr>
            <w:r>
              <w:rPr>
                <w:color w:val="000000"/>
                <w:szCs w:val="22"/>
              </w:rPr>
              <w:t>7,283</w:t>
            </w:r>
          </w:p>
        </w:tc>
        <w:tc>
          <w:tcPr>
            <w:tcW w:w="998" w:type="dxa"/>
            <w:tcBorders>
              <w:top w:val="nil"/>
              <w:left w:val="nil"/>
              <w:bottom w:val="nil"/>
              <w:right w:val="nil"/>
            </w:tcBorders>
            <w:noWrap/>
            <w:vAlign w:val="bottom"/>
          </w:tcPr>
          <w:p w14:paraId="44896A96" w14:textId="77777777" w:rsidR="00A92122" w:rsidRDefault="00A92122" w:rsidP="00A92122">
            <w:pPr>
              <w:spacing w:after="0"/>
              <w:jc w:val="center"/>
              <w:rPr>
                <w:color w:val="000000"/>
                <w:szCs w:val="22"/>
              </w:rPr>
            </w:pPr>
            <w:r>
              <w:rPr>
                <w:color w:val="000000"/>
                <w:szCs w:val="22"/>
              </w:rPr>
              <w:t>1,242</w:t>
            </w:r>
          </w:p>
        </w:tc>
        <w:tc>
          <w:tcPr>
            <w:tcW w:w="834" w:type="dxa"/>
            <w:tcBorders>
              <w:top w:val="nil"/>
              <w:left w:val="nil"/>
              <w:bottom w:val="nil"/>
              <w:right w:val="nil"/>
            </w:tcBorders>
            <w:noWrap/>
            <w:vAlign w:val="bottom"/>
          </w:tcPr>
          <w:p w14:paraId="66CACBEA" w14:textId="77777777" w:rsidR="00A92122" w:rsidRDefault="00A92122" w:rsidP="00A92122">
            <w:pPr>
              <w:spacing w:after="0"/>
              <w:jc w:val="center"/>
              <w:rPr>
                <w:color w:val="000000"/>
                <w:szCs w:val="22"/>
              </w:rPr>
            </w:pPr>
            <w:r>
              <w:rPr>
                <w:color w:val="000000"/>
                <w:szCs w:val="22"/>
              </w:rPr>
              <w:t>12,955</w:t>
            </w:r>
          </w:p>
        </w:tc>
        <w:tc>
          <w:tcPr>
            <w:tcW w:w="1126" w:type="dxa"/>
            <w:tcBorders>
              <w:top w:val="nil"/>
              <w:left w:val="nil"/>
              <w:bottom w:val="nil"/>
              <w:right w:val="nil"/>
            </w:tcBorders>
            <w:noWrap/>
            <w:vAlign w:val="bottom"/>
          </w:tcPr>
          <w:p w14:paraId="0CFDBE88" w14:textId="77777777" w:rsidR="00A92122" w:rsidRPr="00C519C2" w:rsidRDefault="00A92122" w:rsidP="00A92122">
            <w:pPr>
              <w:spacing w:after="0"/>
              <w:jc w:val="center"/>
              <w:rPr>
                <w:szCs w:val="22"/>
              </w:rPr>
            </w:pPr>
            <w:r w:rsidRPr="00C519C2">
              <w:rPr>
                <w:szCs w:val="22"/>
              </w:rPr>
              <w:t>14,636</w:t>
            </w:r>
          </w:p>
        </w:tc>
        <w:tc>
          <w:tcPr>
            <w:tcW w:w="1056" w:type="dxa"/>
            <w:tcBorders>
              <w:top w:val="nil"/>
              <w:left w:val="nil"/>
              <w:bottom w:val="nil"/>
              <w:right w:val="nil"/>
            </w:tcBorders>
            <w:noWrap/>
            <w:vAlign w:val="bottom"/>
          </w:tcPr>
          <w:p w14:paraId="7D8317CE" w14:textId="77777777" w:rsidR="00A92122" w:rsidRPr="00C519C2" w:rsidRDefault="00A92122" w:rsidP="00A92122">
            <w:pPr>
              <w:spacing w:after="0"/>
              <w:jc w:val="center"/>
              <w:rPr>
                <w:szCs w:val="22"/>
              </w:rPr>
            </w:pPr>
            <w:r w:rsidRPr="00C519C2">
              <w:rPr>
                <w:szCs w:val="22"/>
              </w:rPr>
              <w:t>14,635</w:t>
            </w:r>
          </w:p>
        </w:tc>
      </w:tr>
      <w:tr w:rsidR="00A92122" w:rsidRPr="006B06F2" w14:paraId="67A7BEFB" w14:textId="77777777" w:rsidTr="00A92122">
        <w:trPr>
          <w:trHeight w:val="300"/>
        </w:trPr>
        <w:tc>
          <w:tcPr>
            <w:tcW w:w="980" w:type="dxa"/>
            <w:tcBorders>
              <w:top w:val="nil"/>
              <w:left w:val="nil"/>
              <w:bottom w:val="nil"/>
              <w:right w:val="nil"/>
            </w:tcBorders>
            <w:noWrap/>
            <w:vAlign w:val="bottom"/>
          </w:tcPr>
          <w:p w14:paraId="7BF48CE0" w14:textId="77777777" w:rsidR="00A92122" w:rsidRPr="00C519C2" w:rsidRDefault="00A92122" w:rsidP="00A92122">
            <w:pPr>
              <w:spacing w:after="0"/>
              <w:jc w:val="center"/>
              <w:rPr>
                <w:szCs w:val="22"/>
              </w:rPr>
            </w:pPr>
            <w:r w:rsidRPr="00C519C2">
              <w:rPr>
                <w:szCs w:val="22"/>
              </w:rPr>
              <w:t>2008</w:t>
            </w:r>
          </w:p>
        </w:tc>
        <w:tc>
          <w:tcPr>
            <w:tcW w:w="980" w:type="dxa"/>
            <w:tcBorders>
              <w:top w:val="nil"/>
              <w:left w:val="nil"/>
              <w:bottom w:val="nil"/>
              <w:right w:val="nil"/>
            </w:tcBorders>
            <w:noWrap/>
            <w:vAlign w:val="bottom"/>
          </w:tcPr>
          <w:p w14:paraId="6FCD5992" w14:textId="77777777" w:rsidR="00A92122" w:rsidRPr="00C519C2" w:rsidRDefault="00A92122" w:rsidP="00A92122">
            <w:pPr>
              <w:spacing w:after="0"/>
              <w:jc w:val="center"/>
              <w:rPr>
                <w:szCs w:val="22"/>
              </w:rPr>
            </w:pPr>
            <w:r w:rsidRPr="00C519C2">
              <w:rPr>
                <w:szCs w:val="22"/>
              </w:rPr>
              <w:t>U.S.</w:t>
            </w:r>
          </w:p>
        </w:tc>
        <w:tc>
          <w:tcPr>
            <w:tcW w:w="1103" w:type="dxa"/>
            <w:tcBorders>
              <w:top w:val="nil"/>
              <w:left w:val="nil"/>
              <w:bottom w:val="nil"/>
              <w:right w:val="nil"/>
            </w:tcBorders>
            <w:noWrap/>
            <w:vAlign w:val="bottom"/>
          </w:tcPr>
          <w:p w14:paraId="33F21AF8" w14:textId="77777777" w:rsidR="00A92122" w:rsidRDefault="00A92122" w:rsidP="00A92122">
            <w:pPr>
              <w:spacing w:after="0"/>
              <w:jc w:val="center"/>
              <w:rPr>
                <w:color w:val="000000"/>
                <w:szCs w:val="22"/>
              </w:rPr>
            </w:pPr>
            <w:r>
              <w:rPr>
                <w:color w:val="000000"/>
                <w:szCs w:val="22"/>
              </w:rPr>
              <w:t>3,678</w:t>
            </w:r>
          </w:p>
        </w:tc>
        <w:tc>
          <w:tcPr>
            <w:tcW w:w="980" w:type="dxa"/>
            <w:tcBorders>
              <w:top w:val="nil"/>
              <w:left w:val="nil"/>
              <w:bottom w:val="nil"/>
              <w:right w:val="nil"/>
            </w:tcBorders>
            <w:noWrap/>
            <w:vAlign w:val="bottom"/>
          </w:tcPr>
          <w:p w14:paraId="6A016958" w14:textId="77777777" w:rsidR="00A92122" w:rsidRDefault="00A92122" w:rsidP="00A92122">
            <w:pPr>
              <w:spacing w:after="0"/>
              <w:jc w:val="center"/>
              <w:rPr>
                <w:color w:val="000000"/>
                <w:szCs w:val="22"/>
              </w:rPr>
            </w:pPr>
            <w:r>
              <w:rPr>
                <w:color w:val="000000"/>
                <w:szCs w:val="22"/>
              </w:rPr>
              <w:t>7,683</w:t>
            </w:r>
          </w:p>
        </w:tc>
        <w:tc>
          <w:tcPr>
            <w:tcW w:w="998" w:type="dxa"/>
            <w:tcBorders>
              <w:top w:val="nil"/>
              <w:left w:val="nil"/>
              <w:bottom w:val="nil"/>
              <w:right w:val="nil"/>
            </w:tcBorders>
            <w:noWrap/>
            <w:vAlign w:val="bottom"/>
          </w:tcPr>
          <w:p w14:paraId="53333939" w14:textId="77777777" w:rsidR="00A92122" w:rsidRDefault="00A92122" w:rsidP="00A92122">
            <w:pPr>
              <w:spacing w:after="0"/>
              <w:jc w:val="center"/>
              <w:rPr>
                <w:color w:val="000000"/>
                <w:szCs w:val="22"/>
              </w:rPr>
            </w:pPr>
            <w:r>
              <w:rPr>
                <w:color w:val="000000"/>
                <w:szCs w:val="22"/>
              </w:rPr>
              <w:t>1,100</w:t>
            </w:r>
          </w:p>
        </w:tc>
        <w:tc>
          <w:tcPr>
            <w:tcW w:w="834" w:type="dxa"/>
            <w:tcBorders>
              <w:top w:val="nil"/>
              <w:left w:val="nil"/>
              <w:bottom w:val="nil"/>
              <w:right w:val="nil"/>
            </w:tcBorders>
            <w:noWrap/>
            <w:vAlign w:val="bottom"/>
          </w:tcPr>
          <w:p w14:paraId="6F271AE4" w14:textId="77777777" w:rsidR="00A92122" w:rsidRDefault="00A92122" w:rsidP="00A92122">
            <w:pPr>
              <w:spacing w:after="0"/>
              <w:jc w:val="center"/>
              <w:rPr>
                <w:color w:val="000000"/>
                <w:szCs w:val="22"/>
              </w:rPr>
            </w:pPr>
            <w:r>
              <w:rPr>
                <w:color w:val="000000"/>
                <w:szCs w:val="22"/>
              </w:rPr>
              <w:t>12,461</w:t>
            </w:r>
          </w:p>
        </w:tc>
        <w:tc>
          <w:tcPr>
            <w:tcW w:w="1126" w:type="dxa"/>
            <w:tcBorders>
              <w:top w:val="nil"/>
              <w:left w:val="nil"/>
              <w:bottom w:val="nil"/>
              <w:right w:val="nil"/>
            </w:tcBorders>
            <w:noWrap/>
            <w:vAlign w:val="bottom"/>
          </w:tcPr>
          <w:p w14:paraId="4A3F9F34" w14:textId="77777777" w:rsidR="00A92122" w:rsidRPr="00C519C2" w:rsidRDefault="00A92122" w:rsidP="00A92122">
            <w:pPr>
              <w:spacing w:after="0"/>
              <w:jc w:val="center"/>
              <w:rPr>
                <w:szCs w:val="22"/>
              </w:rPr>
            </w:pPr>
            <w:r w:rsidRPr="00C519C2">
              <w:rPr>
                <w:szCs w:val="22"/>
              </w:rPr>
              <w:t>14,999</w:t>
            </w:r>
          </w:p>
        </w:tc>
        <w:tc>
          <w:tcPr>
            <w:tcW w:w="1056" w:type="dxa"/>
            <w:tcBorders>
              <w:top w:val="nil"/>
              <w:left w:val="nil"/>
              <w:bottom w:val="nil"/>
              <w:right w:val="nil"/>
            </w:tcBorders>
            <w:noWrap/>
            <w:vAlign w:val="bottom"/>
          </w:tcPr>
          <w:p w14:paraId="05CB69D5" w14:textId="77777777" w:rsidR="00A92122" w:rsidRPr="00C519C2" w:rsidRDefault="00A92122" w:rsidP="00A92122">
            <w:pPr>
              <w:spacing w:after="0"/>
              <w:jc w:val="center"/>
              <w:rPr>
                <w:szCs w:val="22"/>
              </w:rPr>
            </w:pPr>
            <w:r w:rsidRPr="00C519C2">
              <w:rPr>
                <w:szCs w:val="22"/>
              </w:rPr>
              <w:t>14,999</w:t>
            </w:r>
          </w:p>
        </w:tc>
      </w:tr>
      <w:tr w:rsidR="00A92122" w:rsidRPr="006B06F2" w14:paraId="6504530C" w14:textId="77777777" w:rsidTr="00A92122">
        <w:trPr>
          <w:trHeight w:val="300"/>
        </w:trPr>
        <w:tc>
          <w:tcPr>
            <w:tcW w:w="980" w:type="dxa"/>
            <w:tcBorders>
              <w:top w:val="nil"/>
              <w:left w:val="nil"/>
              <w:right w:val="nil"/>
            </w:tcBorders>
            <w:noWrap/>
            <w:vAlign w:val="bottom"/>
          </w:tcPr>
          <w:p w14:paraId="2956A2A3" w14:textId="77777777" w:rsidR="00A92122" w:rsidRPr="00C519C2" w:rsidRDefault="00A92122" w:rsidP="00A92122">
            <w:pPr>
              <w:spacing w:after="0"/>
              <w:jc w:val="center"/>
              <w:rPr>
                <w:szCs w:val="22"/>
              </w:rPr>
            </w:pPr>
            <w:r w:rsidRPr="00C519C2">
              <w:rPr>
                <w:szCs w:val="22"/>
              </w:rPr>
              <w:t>2009</w:t>
            </w:r>
          </w:p>
        </w:tc>
        <w:tc>
          <w:tcPr>
            <w:tcW w:w="980" w:type="dxa"/>
            <w:tcBorders>
              <w:top w:val="nil"/>
              <w:left w:val="nil"/>
              <w:right w:val="nil"/>
            </w:tcBorders>
            <w:noWrap/>
            <w:vAlign w:val="bottom"/>
          </w:tcPr>
          <w:p w14:paraId="7BAA1FED" w14:textId="77777777" w:rsidR="00A92122" w:rsidRPr="00C519C2" w:rsidRDefault="00A92122" w:rsidP="00A92122">
            <w:pPr>
              <w:spacing w:after="0"/>
              <w:jc w:val="center"/>
              <w:rPr>
                <w:szCs w:val="22"/>
              </w:rPr>
            </w:pPr>
            <w:r w:rsidRPr="00C519C2">
              <w:rPr>
                <w:szCs w:val="22"/>
              </w:rPr>
              <w:t>U.S.</w:t>
            </w:r>
          </w:p>
        </w:tc>
        <w:tc>
          <w:tcPr>
            <w:tcW w:w="1103" w:type="dxa"/>
            <w:tcBorders>
              <w:top w:val="nil"/>
              <w:left w:val="nil"/>
              <w:right w:val="nil"/>
            </w:tcBorders>
            <w:noWrap/>
            <w:vAlign w:val="bottom"/>
          </w:tcPr>
          <w:p w14:paraId="4897C9B3" w14:textId="77777777" w:rsidR="00A92122" w:rsidRDefault="00A92122" w:rsidP="00A92122">
            <w:pPr>
              <w:spacing w:after="0"/>
              <w:jc w:val="center"/>
              <w:rPr>
                <w:color w:val="000000"/>
                <w:szCs w:val="22"/>
              </w:rPr>
            </w:pPr>
            <w:r>
              <w:rPr>
                <w:color w:val="000000"/>
                <w:szCs w:val="22"/>
              </w:rPr>
              <w:t>3,804</w:t>
            </w:r>
          </w:p>
        </w:tc>
        <w:tc>
          <w:tcPr>
            <w:tcW w:w="980" w:type="dxa"/>
            <w:tcBorders>
              <w:top w:val="nil"/>
              <w:left w:val="nil"/>
              <w:right w:val="nil"/>
            </w:tcBorders>
            <w:noWrap/>
            <w:vAlign w:val="bottom"/>
          </w:tcPr>
          <w:p w14:paraId="0221A296" w14:textId="77777777" w:rsidR="00A92122" w:rsidRDefault="00A92122" w:rsidP="00A92122">
            <w:pPr>
              <w:spacing w:after="0"/>
              <w:jc w:val="center"/>
              <w:rPr>
                <w:color w:val="000000"/>
                <w:szCs w:val="22"/>
              </w:rPr>
            </w:pPr>
            <w:r>
              <w:rPr>
                <w:color w:val="000000"/>
                <w:szCs w:val="22"/>
              </w:rPr>
              <w:t>8,034</w:t>
            </w:r>
          </w:p>
        </w:tc>
        <w:tc>
          <w:tcPr>
            <w:tcW w:w="998" w:type="dxa"/>
            <w:tcBorders>
              <w:top w:val="nil"/>
              <w:left w:val="nil"/>
              <w:right w:val="nil"/>
            </w:tcBorders>
            <w:noWrap/>
            <w:vAlign w:val="bottom"/>
          </w:tcPr>
          <w:p w14:paraId="5F66FDB3" w14:textId="77777777" w:rsidR="00A92122" w:rsidRDefault="00A92122" w:rsidP="00A92122">
            <w:pPr>
              <w:spacing w:after="0"/>
              <w:jc w:val="center"/>
              <w:rPr>
                <w:color w:val="000000"/>
                <w:szCs w:val="22"/>
              </w:rPr>
            </w:pPr>
            <w:r>
              <w:rPr>
                <w:color w:val="000000"/>
                <w:szCs w:val="22"/>
              </w:rPr>
              <w:t>1,148</w:t>
            </w:r>
          </w:p>
        </w:tc>
        <w:tc>
          <w:tcPr>
            <w:tcW w:w="834" w:type="dxa"/>
            <w:tcBorders>
              <w:top w:val="nil"/>
              <w:left w:val="nil"/>
              <w:right w:val="nil"/>
            </w:tcBorders>
            <w:noWrap/>
            <w:vAlign w:val="bottom"/>
          </w:tcPr>
          <w:p w14:paraId="0D1FB87D" w14:textId="77777777" w:rsidR="00A92122" w:rsidRPr="00C519C2" w:rsidRDefault="00A92122" w:rsidP="00A92122">
            <w:pPr>
              <w:spacing w:after="0"/>
              <w:jc w:val="center"/>
              <w:rPr>
                <w:szCs w:val="22"/>
              </w:rPr>
            </w:pPr>
            <w:r>
              <w:rPr>
                <w:color w:val="000000"/>
                <w:szCs w:val="22"/>
              </w:rPr>
              <w:t>12,986</w:t>
            </w:r>
          </w:p>
        </w:tc>
        <w:tc>
          <w:tcPr>
            <w:tcW w:w="1126" w:type="dxa"/>
            <w:tcBorders>
              <w:top w:val="nil"/>
              <w:left w:val="nil"/>
              <w:right w:val="nil"/>
            </w:tcBorders>
            <w:noWrap/>
            <w:vAlign w:val="bottom"/>
          </w:tcPr>
          <w:p w14:paraId="14F55294" w14:textId="77777777" w:rsidR="00A92122" w:rsidRPr="00C519C2" w:rsidRDefault="00A92122" w:rsidP="00A92122">
            <w:pPr>
              <w:spacing w:after="0"/>
              <w:jc w:val="center"/>
              <w:rPr>
                <w:szCs w:val="22"/>
              </w:rPr>
            </w:pPr>
            <w:r w:rsidRPr="00C519C2">
              <w:rPr>
                <w:szCs w:val="22"/>
              </w:rPr>
              <w:t>15,111</w:t>
            </w:r>
          </w:p>
        </w:tc>
        <w:tc>
          <w:tcPr>
            <w:tcW w:w="1056" w:type="dxa"/>
            <w:tcBorders>
              <w:top w:val="nil"/>
              <w:left w:val="nil"/>
              <w:right w:val="nil"/>
            </w:tcBorders>
            <w:noWrap/>
            <w:vAlign w:val="bottom"/>
          </w:tcPr>
          <w:p w14:paraId="226DAFF7" w14:textId="77777777" w:rsidR="00A92122" w:rsidRPr="00C519C2" w:rsidRDefault="00A92122" w:rsidP="00A92122">
            <w:pPr>
              <w:spacing w:after="0"/>
              <w:jc w:val="center"/>
              <w:rPr>
                <w:szCs w:val="22"/>
              </w:rPr>
            </w:pPr>
            <w:r w:rsidRPr="00C519C2">
              <w:rPr>
                <w:szCs w:val="22"/>
              </w:rPr>
              <w:t>15,111</w:t>
            </w:r>
          </w:p>
        </w:tc>
      </w:tr>
      <w:tr w:rsidR="00CE428C" w:rsidRPr="006B06F2" w14:paraId="34B208CF" w14:textId="77777777" w:rsidTr="00CE428C">
        <w:trPr>
          <w:trHeight w:val="300"/>
        </w:trPr>
        <w:tc>
          <w:tcPr>
            <w:tcW w:w="980" w:type="dxa"/>
            <w:tcBorders>
              <w:top w:val="nil"/>
              <w:left w:val="nil"/>
              <w:bottom w:val="nil"/>
              <w:right w:val="nil"/>
            </w:tcBorders>
            <w:shd w:val="clear" w:color="auto" w:fill="auto"/>
            <w:noWrap/>
            <w:vAlign w:val="bottom"/>
          </w:tcPr>
          <w:p w14:paraId="71F2D5AA" w14:textId="77777777" w:rsidR="00CE428C" w:rsidRPr="00C519C2" w:rsidRDefault="00CE428C" w:rsidP="00CE428C">
            <w:pPr>
              <w:spacing w:after="0"/>
              <w:jc w:val="center"/>
              <w:rPr>
                <w:szCs w:val="22"/>
              </w:rPr>
            </w:pPr>
            <w:r w:rsidRPr="00C519C2">
              <w:rPr>
                <w:szCs w:val="22"/>
              </w:rPr>
              <w:t>20</w:t>
            </w:r>
            <w:r>
              <w:rPr>
                <w:szCs w:val="22"/>
              </w:rPr>
              <w:t>10</w:t>
            </w:r>
          </w:p>
        </w:tc>
        <w:tc>
          <w:tcPr>
            <w:tcW w:w="980" w:type="dxa"/>
            <w:tcBorders>
              <w:top w:val="nil"/>
              <w:left w:val="nil"/>
              <w:bottom w:val="nil"/>
              <w:right w:val="nil"/>
            </w:tcBorders>
            <w:shd w:val="clear" w:color="auto" w:fill="auto"/>
            <w:noWrap/>
            <w:vAlign w:val="bottom"/>
          </w:tcPr>
          <w:p w14:paraId="0BFBC097" w14:textId="77777777" w:rsidR="00CE428C" w:rsidRPr="00C519C2" w:rsidRDefault="00CE428C" w:rsidP="00CE428C">
            <w:pPr>
              <w:spacing w:after="0"/>
              <w:jc w:val="center"/>
              <w:rPr>
                <w:szCs w:val="22"/>
              </w:rPr>
            </w:pPr>
            <w:r w:rsidRPr="00C519C2">
              <w:rPr>
                <w:szCs w:val="22"/>
              </w:rPr>
              <w:t>U.S.</w:t>
            </w:r>
          </w:p>
        </w:tc>
        <w:tc>
          <w:tcPr>
            <w:tcW w:w="1103" w:type="dxa"/>
            <w:tcBorders>
              <w:top w:val="nil"/>
              <w:left w:val="nil"/>
              <w:bottom w:val="nil"/>
              <w:right w:val="nil"/>
            </w:tcBorders>
            <w:noWrap/>
            <w:vAlign w:val="center"/>
          </w:tcPr>
          <w:p w14:paraId="54180EA3" w14:textId="29D5EFEC" w:rsidR="00CE428C" w:rsidRPr="00C519C2" w:rsidRDefault="00CE428C" w:rsidP="00CE428C">
            <w:pPr>
              <w:spacing w:after="0"/>
              <w:jc w:val="center"/>
              <w:rPr>
                <w:szCs w:val="22"/>
              </w:rPr>
            </w:pPr>
            <w:r>
              <w:rPr>
                <w:color w:val="000000"/>
                <w:szCs w:val="22"/>
              </w:rPr>
              <w:t>3,140</w:t>
            </w:r>
          </w:p>
        </w:tc>
        <w:tc>
          <w:tcPr>
            <w:tcW w:w="980" w:type="dxa"/>
            <w:tcBorders>
              <w:top w:val="nil"/>
              <w:left w:val="nil"/>
              <w:bottom w:val="nil"/>
              <w:right w:val="nil"/>
            </w:tcBorders>
            <w:noWrap/>
            <w:vAlign w:val="center"/>
          </w:tcPr>
          <w:p w14:paraId="39F65C61" w14:textId="3F6D58E0" w:rsidR="00CE428C" w:rsidRPr="007A2763" w:rsidRDefault="00CE428C" w:rsidP="00CE428C">
            <w:pPr>
              <w:spacing w:after="0"/>
              <w:jc w:val="center"/>
              <w:rPr>
                <w:szCs w:val="22"/>
              </w:rPr>
            </w:pPr>
            <w:r>
              <w:rPr>
                <w:color w:val="000000"/>
                <w:szCs w:val="22"/>
              </w:rPr>
              <w:t>10,550</w:t>
            </w:r>
          </w:p>
        </w:tc>
        <w:tc>
          <w:tcPr>
            <w:tcW w:w="998" w:type="dxa"/>
            <w:tcBorders>
              <w:top w:val="nil"/>
              <w:left w:val="nil"/>
              <w:bottom w:val="nil"/>
              <w:right w:val="nil"/>
            </w:tcBorders>
            <w:noWrap/>
            <w:vAlign w:val="center"/>
          </w:tcPr>
          <w:p w14:paraId="3B42D4EC" w14:textId="0E949BEC" w:rsidR="00CE428C" w:rsidRPr="007A2763" w:rsidRDefault="00CE428C" w:rsidP="00CE428C">
            <w:pPr>
              <w:spacing w:after="0"/>
              <w:jc w:val="center"/>
              <w:rPr>
                <w:szCs w:val="22"/>
              </w:rPr>
            </w:pPr>
            <w:r>
              <w:rPr>
                <w:color w:val="000000"/>
                <w:szCs w:val="22"/>
              </w:rPr>
              <w:t>1,926</w:t>
            </w:r>
          </w:p>
        </w:tc>
        <w:tc>
          <w:tcPr>
            <w:tcW w:w="834" w:type="dxa"/>
            <w:tcBorders>
              <w:top w:val="nil"/>
              <w:left w:val="nil"/>
              <w:bottom w:val="nil"/>
              <w:right w:val="nil"/>
            </w:tcBorders>
            <w:noWrap/>
            <w:vAlign w:val="center"/>
          </w:tcPr>
          <w:p w14:paraId="0DEF39DA" w14:textId="6C982480" w:rsidR="00CE428C" w:rsidRPr="00C519C2" w:rsidRDefault="00CE428C" w:rsidP="00CE428C">
            <w:pPr>
              <w:spacing w:after="0"/>
              <w:jc w:val="center"/>
              <w:rPr>
                <w:szCs w:val="22"/>
              </w:rPr>
            </w:pPr>
            <w:r>
              <w:rPr>
                <w:color w:val="000000"/>
                <w:szCs w:val="22"/>
              </w:rPr>
              <w:t>15,616</w:t>
            </w:r>
          </w:p>
        </w:tc>
        <w:tc>
          <w:tcPr>
            <w:tcW w:w="1126" w:type="dxa"/>
            <w:tcBorders>
              <w:top w:val="nil"/>
              <w:left w:val="nil"/>
              <w:bottom w:val="nil"/>
              <w:right w:val="nil"/>
            </w:tcBorders>
            <w:noWrap/>
            <w:vAlign w:val="bottom"/>
          </w:tcPr>
          <w:p w14:paraId="2D8B2B0D" w14:textId="77777777" w:rsidR="00CE428C" w:rsidRPr="00C519C2" w:rsidRDefault="00CE428C" w:rsidP="00CE428C">
            <w:pPr>
              <w:spacing w:after="0"/>
              <w:jc w:val="center"/>
              <w:rPr>
                <w:szCs w:val="22"/>
              </w:rPr>
            </w:pPr>
            <w:r>
              <w:rPr>
                <w:szCs w:val="22"/>
              </w:rPr>
              <w:t>17,584</w:t>
            </w:r>
          </w:p>
        </w:tc>
        <w:tc>
          <w:tcPr>
            <w:tcW w:w="1056" w:type="dxa"/>
            <w:tcBorders>
              <w:top w:val="nil"/>
              <w:left w:val="nil"/>
              <w:bottom w:val="nil"/>
              <w:right w:val="nil"/>
            </w:tcBorders>
            <w:noWrap/>
            <w:vAlign w:val="bottom"/>
          </w:tcPr>
          <w:p w14:paraId="4EFF56CE" w14:textId="77777777" w:rsidR="00CE428C" w:rsidRPr="00C519C2" w:rsidRDefault="00CE428C" w:rsidP="00CE428C">
            <w:pPr>
              <w:spacing w:after="0"/>
              <w:jc w:val="center"/>
              <w:rPr>
                <w:szCs w:val="22"/>
              </w:rPr>
            </w:pPr>
            <w:r>
              <w:rPr>
                <w:szCs w:val="22"/>
              </w:rPr>
              <w:t>17,584</w:t>
            </w:r>
          </w:p>
        </w:tc>
      </w:tr>
      <w:tr w:rsidR="00CE428C" w:rsidRPr="006B06F2" w14:paraId="2011A192" w14:textId="77777777" w:rsidTr="00CE428C">
        <w:trPr>
          <w:trHeight w:val="300"/>
        </w:trPr>
        <w:tc>
          <w:tcPr>
            <w:tcW w:w="980" w:type="dxa"/>
            <w:tcBorders>
              <w:top w:val="nil"/>
              <w:left w:val="nil"/>
              <w:bottom w:val="nil"/>
              <w:right w:val="nil"/>
            </w:tcBorders>
            <w:shd w:val="clear" w:color="auto" w:fill="auto"/>
            <w:noWrap/>
            <w:vAlign w:val="bottom"/>
          </w:tcPr>
          <w:p w14:paraId="2D08BD39" w14:textId="77777777" w:rsidR="00CE428C" w:rsidRPr="00755018" w:rsidRDefault="00CE428C" w:rsidP="00CE428C">
            <w:pPr>
              <w:spacing w:after="0"/>
              <w:jc w:val="center"/>
              <w:rPr>
                <w:szCs w:val="22"/>
              </w:rPr>
            </w:pPr>
            <w:r w:rsidRPr="00755018">
              <w:rPr>
                <w:szCs w:val="22"/>
              </w:rPr>
              <w:t>2011</w:t>
            </w:r>
          </w:p>
        </w:tc>
        <w:tc>
          <w:tcPr>
            <w:tcW w:w="980" w:type="dxa"/>
            <w:tcBorders>
              <w:top w:val="nil"/>
              <w:left w:val="nil"/>
              <w:bottom w:val="nil"/>
              <w:right w:val="nil"/>
            </w:tcBorders>
            <w:shd w:val="clear" w:color="auto" w:fill="auto"/>
            <w:noWrap/>
            <w:vAlign w:val="bottom"/>
          </w:tcPr>
          <w:p w14:paraId="43500D3F" w14:textId="77777777" w:rsidR="00CE428C" w:rsidRPr="00C519C2" w:rsidRDefault="00CE428C" w:rsidP="00CE428C">
            <w:pPr>
              <w:spacing w:after="0"/>
              <w:jc w:val="center"/>
              <w:rPr>
                <w:szCs w:val="22"/>
              </w:rPr>
            </w:pPr>
            <w:r>
              <w:rPr>
                <w:szCs w:val="22"/>
              </w:rPr>
              <w:t>U.S.</w:t>
            </w:r>
          </w:p>
        </w:tc>
        <w:tc>
          <w:tcPr>
            <w:tcW w:w="1103" w:type="dxa"/>
            <w:tcBorders>
              <w:top w:val="nil"/>
              <w:left w:val="nil"/>
              <w:bottom w:val="nil"/>
              <w:right w:val="nil"/>
            </w:tcBorders>
            <w:noWrap/>
            <w:vAlign w:val="center"/>
          </w:tcPr>
          <w:p w14:paraId="7119060C" w14:textId="2ECBC41B" w:rsidR="00CE428C" w:rsidRPr="00C519C2" w:rsidRDefault="00CE428C" w:rsidP="00CE428C">
            <w:pPr>
              <w:spacing w:after="0"/>
              <w:jc w:val="center"/>
              <w:rPr>
                <w:szCs w:val="22"/>
              </w:rPr>
            </w:pPr>
            <w:r>
              <w:rPr>
                <w:color w:val="000000"/>
                <w:szCs w:val="22"/>
              </w:rPr>
              <w:t>1,819</w:t>
            </w:r>
          </w:p>
        </w:tc>
        <w:tc>
          <w:tcPr>
            <w:tcW w:w="980" w:type="dxa"/>
            <w:tcBorders>
              <w:top w:val="nil"/>
              <w:left w:val="nil"/>
              <w:bottom w:val="nil"/>
              <w:right w:val="nil"/>
            </w:tcBorders>
            <w:noWrap/>
            <w:vAlign w:val="center"/>
          </w:tcPr>
          <w:p w14:paraId="6809E43B" w14:textId="580114A1" w:rsidR="00CE428C" w:rsidRPr="007A2763" w:rsidRDefault="00CE428C" w:rsidP="00CE428C">
            <w:pPr>
              <w:spacing w:after="0"/>
              <w:jc w:val="center"/>
              <w:rPr>
                <w:szCs w:val="22"/>
              </w:rPr>
            </w:pPr>
            <w:r>
              <w:rPr>
                <w:color w:val="000000"/>
                <w:szCs w:val="22"/>
              </w:rPr>
              <w:t>10,533</w:t>
            </w:r>
          </w:p>
        </w:tc>
        <w:tc>
          <w:tcPr>
            <w:tcW w:w="998" w:type="dxa"/>
            <w:tcBorders>
              <w:top w:val="nil"/>
              <w:left w:val="nil"/>
              <w:bottom w:val="nil"/>
              <w:right w:val="nil"/>
            </w:tcBorders>
            <w:noWrap/>
            <w:vAlign w:val="center"/>
          </w:tcPr>
          <w:p w14:paraId="5E859E99" w14:textId="44B9D444" w:rsidR="00CE428C" w:rsidRPr="007A2763" w:rsidRDefault="00CE428C" w:rsidP="00CE428C">
            <w:pPr>
              <w:spacing w:after="0"/>
              <w:jc w:val="center"/>
              <w:rPr>
                <w:szCs w:val="22"/>
              </w:rPr>
            </w:pPr>
            <w:r>
              <w:rPr>
                <w:color w:val="000000"/>
                <w:szCs w:val="22"/>
              </w:rPr>
              <w:t>1,872</w:t>
            </w:r>
          </w:p>
        </w:tc>
        <w:tc>
          <w:tcPr>
            <w:tcW w:w="834" w:type="dxa"/>
            <w:tcBorders>
              <w:top w:val="nil"/>
              <w:left w:val="nil"/>
              <w:bottom w:val="nil"/>
              <w:right w:val="nil"/>
            </w:tcBorders>
            <w:noWrap/>
            <w:vAlign w:val="center"/>
          </w:tcPr>
          <w:p w14:paraId="47223464" w14:textId="319E59B6" w:rsidR="00CE428C" w:rsidRPr="00C519C2" w:rsidRDefault="00CE428C" w:rsidP="00CE428C">
            <w:pPr>
              <w:spacing w:after="0"/>
              <w:jc w:val="center"/>
              <w:rPr>
                <w:szCs w:val="22"/>
              </w:rPr>
            </w:pPr>
            <w:r>
              <w:rPr>
                <w:color w:val="000000"/>
                <w:szCs w:val="22"/>
              </w:rPr>
              <w:t>14,224</w:t>
            </w:r>
          </w:p>
        </w:tc>
        <w:tc>
          <w:tcPr>
            <w:tcW w:w="1126" w:type="dxa"/>
            <w:tcBorders>
              <w:top w:val="nil"/>
              <w:left w:val="nil"/>
              <w:bottom w:val="nil"/>
              <w:right w:val="nil"/>
            </w:tcBorders>
            <w:noWrap/>
            <w:vAlign w:val="bottom"/>
          </w:tcPr>
          <w:p w14:paraId="0640ADE2" w14:textId="77777777" w:rsidR="00CE428C" w:rsidRDefault="00CE428C" w:rsidP="00CE428C">
            <w:pPr>
              <w:spacing w:after="0"/>
              <w:jc w:val="center"/>
              <w:rPr>
                <w:szCs w:val="22"/>
              </w:rPr>
            </w:pPr>
            <w:r>
              <w:rPr>
                <w:szCs w:val="22"/>
              </w:rPr>
              <w:t>16,997</w:t>
            </w:r>
          </w:p>
        </w:tc>
        <w:tc>
          <w:tcPr>
            <w:tcW w:w="1056" w:type="dxa"/>
            <w:tcBorders>
              <w:top w:val="nil"/>
              <w:left w:val="nil"/>
              <w:bottom w:val="nil"/>
              <w:right w:val="nil"/>
            </w:tcBorders>
            <w:noWrap/>
            <w:vAlign w:val="bottom"/>
          </w:tcPr>
          <w:p w14:paraId="7A5B6A80" w14:textId="77777777" w:rsidR="00CE428C" w:rsidRDefault="00CE428C" w:rsidP="00CE428C">
            <w:pPr>
              <w:spacing w:after="0"/>
              <w:jc w:val="center"/>
              <w:rPr>
                <w:szCs w:val="22"/>
              </w:rPr>
            </w:pPr>
            <w:r>
              <w:rPr>
                <w:szCs w:val="22"/>
              </w:rPr>
              <w:t>16,997</w:t>
            </w:r>
          </w:p>
        </w:tc>
      </w:tr>
      <w:tr w:rsidR="00CE428C" w:rsidRPr="006B06F2" w14:paraId="57560A55" w14:textId="77777777" w:rsidTr="00CE428C">
        <w:trPr>
          <w:trHeight w:val="300"/>
        </w:trPr>
        <w:tc>
          <w:tcPr>
            <w:tcW w:w="980" w:type="dxa"/>
            <w:tcBorders>
              <w:top w:val="nil"/>
              <w:left w:val="nil"/>
              <w:bottom w:val="nil"/>
              <w:right w:val="nil"/>
            </w:tcBorders>
            <w:shd w:val="clear" w:color="auto" w:fill="auto"/>
            <w:noWrap/>
            <w:vAlign w:val="bottom"/>
          </w:tcPr>
          <w:p w14:paraId="5F701542" w14:textId="77777777" w:rsidR="00CE428C" w:rsidRPr="00755018" w:rsidRDefault="00CE428C" w:rsidP="00CE428C">
            <w:pPr>
              <w:spacing w:after="0"/>
              <w:jc w:val="center"/>
              <w:rPr>
                <w:szCs w:val="22"/>
              </w:rPr>
            </w:pPr>
            <w:r w:rsidRPr="00755018">
              <w:rPr>
                <w:szCs w:val="22"/>
              </w:rPr>
              <w:t>2012</w:t>
            </w:r>
          </w:p>
        </w:tc>
        <w:tc>
          <w:tcPr>
            <w:tcW w:w="980" w:type="dxa"/>
            <w:tcBorders>
              <w:top w:val="nil"/>
              <w:left w:val="nil"/>
              <w:bottom w:val="nil"/>
              <w:right w:val="nil"/>
            </w:tcBorders>
            <w:shd w:val="clear" w:color="auto" w:fill="auto"/>
            <w:noWrap/>
            <w:vAlign w:val="bottom"/>
          </w:tcPr>
          <w:p w14:paraId="69EC8028" w14:textId="77777777" w:rsidR="00CE428C" w:rsidRPr="00C519C2" w:rsidRDefault="00CE428C" w:rsidP="00CE428C">
            <w:pPr>
              <w:spacing w:after="0"/>
              <w:jc w:val="center"/>
              <w:rPr>
                <w:szCs w:val="22"/>
              </w:rPr>
            </w:pPr>
            <w:r>
              <w:rPr>
                <w:szCs w:val="22"/>
              </w:rPr>
              <w:t>U.S.</w:t>
            </w:r>
          </w:p>
        </w:tc>
        <w:tc>
          <w:tcPr>
            <w:tcW w:w="1103" w:type="dxa"/>
            <w:tcBorders>
              <w:top w:val="nil"/>
              <w:left w:val="nil"/>
              <w:bottom w:val="nil"/>
              <w:right w:val="nil"/>
            </w:tcBorders>
            <w:noWrap/>
            <w:vAlign w:val="center"/>
          </w:tcPr>
          <w:p w14:paraId="30FD700D" w14:textId="311A102B" w:rsidR="00CE428C" w:rsidRPr="00C519C2" w:rsidRDefault="00CE428C" w:rsidP="00CE428C">
            <w:pPr>
              <w:spacing w:after="0"/>
              <w:jc w:val="center"/>
              <w:rPr>
                <w:szCs w:val="22"/>
              </w:rPr>
            </w:pPr>
            <w:r>
              <w:rPr>
                <w:color w:val="000000"/>
                <w:szCs w:val="22"/>
              </w:rPr>
              <w:t>2,452</w:t>
            </w:r>
          </w:p>
        </w:tc>
        <w:tc>
          <w:tcPr>
            <w:tcW w:w="980" w:type="dxa"/>
            <w:tcBorders>
              <w:top w:val="nil"/>
              <w:left w:val="nil"/>
              <w:bottom w:val="nil"/>
              <w:right w:val="nil"/>
            </w:tcBorders>
            <w:noWrap/>
            <w:vAlign w:val="center"/>
          </w:tcPr>
          <w:p w14:paraId="05C05D52" w14:textId="08E576EA" w:rsidR="00CE428C" w:rsidRPr="007A2763" w:rsidRDefault="00CE428C" w:rsidP="00CE428C">
            <w:pPr>
              <w:spacing w:after="0"/>
              <w:jc w:val="center"/>
              <w:rPr>
                <w:szCs w:val="22"/>
              </w:rPr>
            </w:pPr>
            <w:r>
              <w:rPr>
                <w:color w:val="000000"/>
                <w:szCs w:val="22"/>
              </w:rPr>
              <w:t>10,780</w:t>
            </w:r>
          </w:p>
        </w:tc>
        <w:tc>
          <w:tcPr>
            <w:tcW w:w="998" w:type="dxa"/>
            <w:tcBorders>
              <w:top w:val="nil"/>
              <w:left w:val="nil"/>
              <w:bottom w:val="nil"/>
              <w:right w:val="nil"/>
            </w:tcBorders>
            <w:noWrap/>
            <w:vAlign w:val="center"/>
          </w:tcPr>
          <w:p w14:paraId="3FC8C7EA" w14:textId="017D195A" w:rsidR="00CE428C" w:rsidRPr="007A2763" w:rsidRDefault="00CE428C" w:rsidP="00CE428C">
            <w:pPr>
              <w:spacing w:after="0"/>
              <w:jc w:val="center"/>
              <w:rPr>
                <w:szCs w:val="22"/>
              </w:rPr>
            </w:pPr>
            <w:r>
              <w:rPr>
                <w:color w:val="000000"/>
                <w:szCs w:val="22"/>
              </w:rPr>
              <w:t>1,684</w:t>
            </w:r>
          </w:p>
        </w:tc>
        <w:tc>
          <w:tcPr>
            <w:tcW w:w="834" w:type="dxa"/>
            <w:tcBorders>
              <w:top w:val="nil"/>
              <w:left w:val="nil"/>
              <w:bottom w:val="nil"/>
              <w:right w:val="nil"/>
            </w:tcBorders>
            <w:noWrap/>
            <w:vAlign w:val="center"/>
          </w:tcPr>
          <w:p w14:paraId="14AA2D88" w14:textId="039E2396" w:rsidR="00CE428C" w:rsidRPr="00C519C2" w:rsidRDefault="00CE428C" w:rsidP="00CE428C">
            <w:pPr>
              <w:spacing w:after="0"/>
              <w:jc w:val="center"/>
              <w:rPr>
                <w:szCs w:val="22"/>
              </w:rPr>
            </w:pPr>
            <w:r>
              <w:rPr>
                <w:color w:val="000000"/>
                <w:szCs w:val="22"/>
              </w:rPr>
              <w:t>14,916</w:t>
            </w:r>
          </w:p>
        </w:tc>
        <w:tc>
          <w:tcPr>
            <w:tcW w:w="1126" w:type="dxa"/>
            <w:tcBorders>
              <w:top w:val="nil"/>
              <w:left w:val="nil"/>
              <w:bottom w:val="nil"/>
              <w:right w:val="nil"/>
            </w:tcBorders>
            <w:noWrap/>
            <w:vAlign w:val="bottom"/>
          </w:tcPr>
          <w:p w14:paraId="5FA185DC" w14:textId="77777777" w:rsidR="00CE428C" w:rsidRDefault="00CE428C" w:rsidP="00CE428C">
            <w:pPr>
              <w:spacing w:after="0"/>
              <w:jc w:val="center"/>
              <w:rPr>
                <w:szCs w:val="22"/>
              </w:rPr>
            </w:pPr>
            <w:r>
              <w:rPr>
                <w:szCs w:val="22"/>
              </w:rPr>
              <w:t>16,918</w:t>
            </w:r>
          </w:p>
        </w:tc>
        <w:tc>
          <w:tcPr>
            <w:tcW w:w="1056" w:type="dxa"/>
            <w:tcBorders>
              <w:top w:val="nil"/>
              <w:left w:val="nil"/>
              <w:bottom w:val="nil"/>
              <w:right w:val="nil"/>
            </w:tcBorders>
            <w:noWrap/>
            <w:vAlign w:val="bottom"/>
          </w:tcPr>
          <w:p w14:paraId="52991F63" w14:textId="77777777" w:rsidR="00CE428C" w:rsidRDefault="00CE428C" w:rsidP="00CE428C">
            <w:pPr>
              <w:spacing w:after="0"/>
              <w:jc w:val="center"/>
              <w:rPr>
                <w:szCs w:val="22"/>
              </w:rPr>
            </w:pPr>
            <w:r>
              <w:rPr>
                <w:szCs w:val="22"/>
              </w:rPr>
              <w:t>16,918</w:t>
            </w:r>
          </w:p>
        </w:tc>
      </w:tr>
      <w:tr w:rsidR="00CE428C" w:rsidRPr="006B06F2" w14:paraId="2C796A6F" w14:textId="77777777" w:rsidTr="00CE428C">
        <w:trPr>
          <w:trHeight w:val="300"/>
        </w:trPr>
        <w:tc>
          <w:tcPr>
            <w:tcW w:w="980" w:type="dxa"/>
            <w:tcBorders>
              <w:top w:val="nil"/>
              <w:left w:val="nil"/>
              <w:bottom w:val="nil"/>
              <w:right w:val="nil"/>
            </w:tcBorders>
            <w:shd w:val="clear" w:color="auto" w:fill="auto"/>
            <w:noWrap/>
            <w:vAlign w:val="bottom"/>
          </w:tcPr>
          <w:p w14:paraId="1AD731E7" w14:textId="77777777" w:rsidR="00CE428C" w:rsidRPr="00755018" w:rsidRDefault="00CE428C" w:rsidP="00CE428C">
            <w:pPr>
              <w:spacing w:after="0"/>
              <w:jc w:val="center"/>
              <w:rPr>
                <w:szCs w:val="22"/>
              </w:rPr>
            </w:pPr>
            <w:r>
              <w:rPr>
                <w:szCs w:val="22"/>
              </w:rPr>
              <w:t>2013</w:t>
            </w:r>
          </w:p>
        </w:tc>
        <w:tc>
          <w:tcPr>
            <w:tcW w:w="980" w:type="dxa"/>
            <w:tcBorders>
              <w:top w:val="nil"/>
              <w:left w:val="nil"/>
              <w:bottom w:val="nil"/>
              <w:right w:val="nil"/>
            </w:tcBorders>
            <w:shd w:val="clear" w:color="auto" w:fill="auto"/>
            <w:noWrap/>
            <w:vAlign w:val="bottom"/>
          </w:tcPr>
          <w:p w14:paraId="4CA22849" w14:textId="77777777" w:rsidR="00CE428C" w:rsidRPr="00C519C2" w:rsidRDefault="00CE428C" w:rsidP="00CE428C">
            <w:pPr>
              <w:spacing w:after="0"/>
              <w:jc w:val="center"/>
              <w:rPr>
                <w:szCs w:val="22"/>
              </w:rPr>
            </w:pPr>
            <w:r>
              <w:rPr>
                <w:szCs w:val="22"/>
              </w:rPr>
              <w:t>U.S.</w:t>
            </w:r>
          </w:p>
        </w:tc>
        <w:tc>
          <w:tcPr>
            <w:tcW w:w="1103" w:type="dxa"/>
            <w:tcBorders>
              <w:top w:val="nil"/>
              <w:left w:val="nil"/>
              <w:bottom w:val="nil"/>
              <w:right w:val="nil"/>
            </w:tcBorders>
            <w:noWrap/>
            <w:vAlign w:val="center"/>
          </w:tcPr>
          <w:p w14:paraId="03F0494C" w14:textId="61ED23AE" w:rsidR="00CE428C" w:rsidRPr="00C519C2" w:rsidRDefault="00CE428C" w:rsidP="00CE428C">
            <w:pPr>
              <w:spacing w:after="0"/>
              <w:jc w:val="center"/>
              <w:rPr>
                <w:szCs w:val="22"/>
              </w:rPr>
            </w:pPr>
            <w:r>
              <w:rPr>
                <w:color w:val="000000"/>
                <w:szCs w:val="22"/>
              </w:rPr>
              <w:t>447</w:t>
            </w:r>
          </w:p>
        </w:tc>
        <w:tc>
          <w:tcPr>
            <w:tcW w:w="980" w:type="dxa"/>
            <w:tcBorders>
              <w:top w:val="nil"/>
              <w:left w:val="nil"/>
              <w:bottom w:val="nil"/>
              <w:right w:val="nil"/>
            </w:tcBorders>
            <w:noWrap/>
            <w:vAlign w:val="center"/>
          </w:tcPr>
          <w:p w14:paraId="343894BE" w14:textId="55763538" w:rsidR="00CE428C" w:rsidRPr="007A2763" w:rsidRDefault="00CE428C" w:rsidP="00CE428C">
            <w:pPr>
              <w:spacing w:after="0"/>
              <w:jc w:val="center"/>
              <w:rPr>
                <w:szCs w:val="22"/>
              </w:rPr>
            </w:pPr>
            <w:r>
              <w:rPr>
                <w:color w:val="000000"/>
                <w:szCs w:val="22"/>
              </w:rPr>
              <w:t>11,198</w:t>
            </w:r>
          </w:p>
        </w:tc>
        <w:tc>
          <w:tcPr>
            <w:tcW w:w="998" w:type="dxa"/>
            <w:tcBorders>
              <w:top w:val="nil"/>
              <w:left w:val="nil"/>
              <w:bottom w:val="nil"/>
              <w:right w:val="nil"/>
            </w:tcBorders>
            <w:noWrap/>
            <w:vAlign w:val="center"/>
          </w:tcPr>
          <w:p w14:paraId="79AF1656" w14:textId="019CCF03" w:rsidR="00CE428C" w:rsidRPr="007A2763" w:rsidRDefault="00CE428C" w:rsidP="00CE428C">
            <w:pPr>
              <w:spacing w:after="0"/>
              <w:jc w:val="center"/>
              <w:rPr>
                <w:szCs w:val="22"/>
              </w:rPr>
            </w:pPr>
            <w:r>
              <w:rPr>
                <w:color w:val="000000"/>
                <w:szCs w:val="22"/>
              </w:rPr>
              <w:t>1,537</w:t>
            </w:r>
          </w:p>
        </w:tc>
        <w:tc>
          <w:tcPr>
            <w:tcW w:w="834" w:type="dxa"/>
            <w:tcBorders>
              <w:top w:val="nil"/>
              <w:left w:val="nil"/>
              <w:bottom w:val="nil"/>
              <w:right w:val="nil"/>
            </w:tcBorders>
            <w:noWrap/>
            <w:vAlign w:val="center"/>
          </w:tcPr>
          <w:p w14:paraId="4CF8CEDD" w14:textId="5A907797" w:rsidR="00CE428C" w:rsidRPr="00C519C2" w:rsidRDefault="00CE428C" w:rsidP="00CE428C">
            <w:pPr>
              <w:spacing w:after="0"/>
              <w:jc w:val="center"/>
              <w:rPr>
                <w:szCs w:val="22"/>
              </w:rPr>
            </w:pPr>
            <w:r>
              <w:rPr>
                <w:color w:val="000000"/>
                <w:szCs w:val="22"/>
              </w:rPr>
              <w:t>13,182</w:t>
            </w:r>
          </w:p>
        </w:tc>
        <w:tc>
          <w:tcPr>
            <w:tcW w:w="1126" w:type="dxa"/>
            <w:tcBorders>
              <w:top w:val="nil"/>
              <w:left w:val="nil"/>
              <w:bottom w:val="nil"/>
              <w:right w:val="nil"/>
            </w:tcBorders>
            <w:noWrap/>
            <w:vAlign w:val="bottom"/>
          </w:tcPr>
          <w:p w14:paraId="0024C43D" w14:textId="77777777" w:rsidR="00CE428C" w:rsidRDefault="00CE428C" w:rsidP="00CE428C">
            <w:pPr>
              <w:spacing w:after="0"/>
              <w:jc w:val="center"/>
              <w:rPr>
                <w:szCs w:val="22"/>
              </w:rPr>
            </w:pPr>
            <w:r>
              <w:rPr>
                <w:szCs w:val="22"/>
              </w:rPr>
              <w:t>16,412</w:t>
            </w:r>
          </w:p>
        </w:tc>
        <w:tc>
          <w:tcPr>
            <w:tcW w:w="1056" w:type="dxa"/>
            <w:tcBorders>
              <w:top w:val="nil"/>
              <w:left w:val="nil"/>
              <w:bottom w:val="nil"/>
              <w:right w:val="nil"/>
            </w:tcBorders>
            <w:noWrap/>
            <w:vAlign w:val="bottom"/>
          </w:tcPr>
          <w:p w14:paraId="1D89045F" w14:textId="77777777" w:rsidR="00CE428C" w:rsidRDefault="00CE428C" w:rsidP="00CE428C">
            <w:pPr>
              <w:spacing w:after="0"/>
              <w:jc w:val="center"/>
              <w:rPr>
                <w:szCs w:val="22"/>
              </w:rPr>
            </w:pPr>
            <w:r>
              <w:rPr>
                <w:szCs w:val="22"/>
              </w:rPr>
              <w:t>16,412</w:t>
            </w:r>
          </w:p>
        </w:tc>
      </w:tr>
      <w:tr w:rsidR="00CE428C" w:rsidRPr="006B06F2" w14:paraId="79B0EF17" w14:textId="77777777" w:rsidTr="00CE428C">
        <w:trPr>
          <w:trHeight w:val="300"/>
        </w:trPr>
        <w:tc>
          <w:tcPr>
            <w:tcW w:w="980" w:type="dxa"/>
            <w:tcBorders>
              <w:top w:val="nil"/>
              <w:left w:val="nil"/>
              <w:bottom w:val="nil"/>
              <w:right w:val="nil"/>
            </w:tcBorders>
            <w:shd w:val="clear" w:color="auto" w:fill="auto"/>
            <w:noWrap/>
            <w:vAlign w:val="bottom"/>
          </w:tcPr>
          <w:p w14:paraId="48F4F5D9" w14:textId="77777777" w:rsidR="00CE428C" w:rsidRDefault="00CE428C" w:rsidP="00CE428C">
            <w:pPr>
              <w:spacing w:after="0"/>
              <w:jc w:val="center"/>
              <w:rPr>
                <w:szCs w:val="22"/>
              </w:rPr>
            </w:pPr>
            <w:r>
              <w:rPr>
                <w:szCs w:val="22"/>
              </w:rPr>
              <w:t>2014</w:t>
            </w:r>
          </w:p>
        </w:tc>
        <w:tc>
          <w:tcPr>
            <w:tcW w:w="980" w:type="dxa"/>
            <w:tcBorders>
              <w:top w:val="nil"/>
              <w:left w:val="nil"/>
              <w:bottom w:val="nil"/>
              <w:right w:val="nil"/>
            </w:tcBorders>
            <w:shd w:val="clear" w:color="auto" w:fill="auto"/>
            <w:noWrap/>
            <w:vAlign w:val="bottom"/>
          </w:tcPr>
          <w:p w14:paraId="78885148" w14:textId="77777777" w:rsidR="00CE428C" w:rsidRDefault="00CE428C" w:rsidP="00CE428C">
            <w:pPr>
              <w:spacing w:after="0"/>
              <w:jc w:val="center"/>
              <w:rPr>
                <w:szCs w:val="22"/>
              </w:rPr>
            </w:pPr>
            <w:r>
              <w:rPr>
                <w:szCs w:val="22"/>
              </w:rPr>
              <w:t>U.S.</w:t>
            </w:r>
          </w:p>
        </w:tc>
        <w:tc>
          <w:tcPr>
            <w:tcW w:w="1103" w:type="dxa"/>
            <w:tcBorders>
              <w:top w:val="nil"/>
              <w:left w:val="nil"/>
              <w:bottom w:val="nil"/>
              <w:right w:val="nil"/>
            </w:tcBorders>
            <w:noWrap/>
            <w:vAlign w:val="center"/>
          </w:tcPr>
          <w:p w14:paraId="20A333FD" w14:textId="4BD60CA4" w:rsidR="00CE428C" w:rsidRDefault="00CE428C" w:rsidP="00CE428C">
            <w:pPr>
              <w:spacing w:after="0"/>
              <w:jc w:val="center"/>
              <w:rPr>
                <w:szCs w:val="22"/>
              </w:rPr>
            </w:pPr>
            <w:r>
              <w:rPr>
                <w:color w:val="000000"/>
                <w:szCs w:val="22"/>
              </w:rPr>
              <w:t>2,097</w:t>
            </w:r>
          </w:p>
        </w:tc>
        <w:tc>
          <w:tcPr>
            <w:tcW w:w="980" w:type="dxa"/>
            <w:tcBorders>
              <w:top w:val="nil"/>
              <w:left w:val="nil"/>
              <w:bottom w:val="nil"/>
              <w:right w:val="nil"/>
            </w:tcBorders>
            <w:noWrap/>
            <w:vAlign w:val="center"/>
          </w:tcPr>
          <w:p w14:paraId="300E3C11" w14:textId="0B22674E" w:rsidR="00CE428C" w:rsidRDefault="00CE428C" w:rsidP="00CE428C">
            <w:pPr>
              <w:spacing w:after="0"/>
              <w:jc w:val="center"/>
              <w:rPr>
                <w:szCs w:val="22"/>
              </w:rPr>
            </w:pPr>
            <w:r>
              <w:rPr>
                <w:color w:val="000000"/>
                <w:szCs w:val="22"/>
              </w:rPr>
              <w:t>13,744</w:t>
            </w:r>
          </w:p>
        </w:tc>
        <w:tc>
          <w:tcPr>
            <w:tcW w:w="998" w:type="dxa"/>
            <w:tcBorders>
              <w:top w:val="nil"/>
              <w:left w:val="nil"/>
              <w:bottom w:val="nil"/>
              <w:right w:val="nil"/>
            </w:tcBorders>
            <w:noWrap/>
            <w:vAlign w:val="center"/>
          </w:tcPr>
          <w:p w14:paraId="2D2312C5" w14:textId="114BB645" w:rsidR="00CE428C" w:rsidRDefault="00CE428C" w:rsidP="00CE428C">
            <w:pPr>
              <w:spacing w:after="0"/>
              <w:jc w:val="center"/>
              <w:rPr>
                <w:szCs w:val="22"/>
              </w:rPr>
            </w:pPr>
            <w:r>
              <w:rPr>
                <w:color w:val="000000"/>
                <w:szCs w:val="22"/>
              </w:rPr>
              <w:t>1,871</w:t>
            </w:r>
          </w:p>
        </w:tc>
        <w:tc>
          <w:tcPr>
            <w:tcW w:w="834" w:type="dxa"/>
            <w:tcBorders>
              <w:top w:val="nil"/>
              <w:left w:val="nil"/>
              <w:bottom w:val="nil"/>
              <w:right w:val="nil"/>
            </w:tcBorders>
            <w:noWrap/>
            <w:vAlign w:val="center"/>
          </w:tcPr>
          <w:p w14:paraId="3593EB0E" w14:textId="215EF316" w:rsidR="00CE428C" w:rsidRDefault="00CE428C" w:rsidP="00CE428C">
            <w:pPr>
              <w:spacing w:after="0"/>
              <w:jc w:val="center"/>
            </w:pPr>
            <w:r>
              <w:rPr>
                <w:color w:val="000000"/>
                <w:szCs w:val="22"/>
              </w:rPr>
              <w:t>17,712</w:t>
            </w:r>
          </w:p>
        </w:tc>
        <w:tc>
          <w:tcPr>
            <w:tcW w:w="1126" w:type="dxa"/>
            <w:tcBorders>
              <w:top w:val="nil"/>
              <w:left w:val="nil"/>
              <w:bottom w:val="nil"/>
              <w:right w:val="nil"/>
            </w:tcBorders>
            <w:noWrap/>
            <w:vAlign w:val="bottom"/>
          </w:tcPr>
          <w:p w14:paraId="06AD499D" w14:textId="77777777" w:rsidR="00CE428C" w:rsidRDefault="00CE428C" w:rsidP="00CE428C">
            <w:pPr>
              <w:spacing w:after="0"/>
              <w:jc w:val="center"/>
              <w:rPr>
                <w:szCs w:val="22"/>
              </w:rPr>
            </w:pPr>
            <w:r>
              <w:rPr>
                <w:szCs w:val="22"/>
              </w:rPr>
              <w:t>19,309</w:t>
            </w:r>
          </w:p>
        </w:tc>
        <w:tc>
          <w:tcPr>
            <w:tcW w:w="1056" w:type="dxa"/>
            <w:tcBorders>
              <w:top w:val="nil"/>
              <w:left w:val="nil"/>
              <w:bottom w:val="nil"/>
              <w:right w:val="nil"/>
            </w:tcBorders>
            <w:noWrap/>
            <w:vAlign w:val="bottom"/>
          </w:tcPr>
          <w:p w14:paraId="40EDB120" w14:textId="77777777" w:rsidR="00CE428C" w:rsidRDefault="00CE428C" w:rsidP="00CE428C">
            <w:pPr>
              <w:spacing w:after="0"/>
              <w:jc w:val="center"/>
              <w:rPr>
                <w:szCs w:val="22"/>
              </w:rPr>
            </w:pPr>
            <w:r>
              <w:rPr>
                <w:szCs w:val="22"/>
              </w:rPr>
              <w:t>19,309</w:t>
            </w:r>
          </w:p>
        </w:tc>
      </w:tr>
      <w:tr w:rsidR="00CE428C" w:rsidRPr="006B06F2" w14:paraId="6A453350" w14:textId="77777777" w:rsidTr="00CE428C">
        <w:trPr>
          <w:trHeight w:val="300"/>
        </w:trPr>
        <w:tc>
          <w:tcPr>
            <w:tcW w:w="980" w:type="dxa"/>
            <w:tcBorders>
              <w:top w:val="nil"/>
              <w:left w:val="nil"/>
              <w:bottom w:val="nil"/>
              <w:right w:val="nil"/>
            </w:tcBorders>
            <w:shd w:val="clear" w:color="auto" w:fill="auto"/>
            <w:noWrap/>
            <w:vAlign w:val="bottom"/>
          </w:tcPr>
          <w:p w14:paraId="13D136BA" w14:textId="77777777" w:rsidR="00CE428C" w:rsidRPr="001A162A" w:rsidRDefault="00CE428C" w:rsidP="00CE428C">
            <w:pPr>
              <w:spacing w:after="0"/>
              <w:jc w:val="center"/>
              <w:rPr>
                <w:szCs w:val="22"/>
              </w:rPr>
            </w:pPr>
            <w:r>
              <w:rPr>
                <w:szCs w:val="22"/>
              </w:rPr>
              <w:t>2015</w:t>
            </w:r>
          </w:p>
        </w:tc>
        <w:tc>
          <w:tcPr>
            <w:tcW w:w="980" w:type="dxa"/>
            <w:tcBorders>
              <w:top w:val="nil"/>
              <w:left w:val="nil"/>
              <w:bottom w:val="nil"/>
              <w:right w:val="nil"/>
            </w:tcBorders>
            <w:shd w:val="clear" w:color="auto" w:fill="auto"/>
            <w:noWrap/>
            <w:vAlign w:val="bottom"/>
          </w:tcPr>
          <w:p w14:paraId="5C2D2A4D" w14:textId="77777777" w:rsidR="00CE428C" w:rsidRPr="001A162A" w:rsidRDefault="00CE428C" w:rsidP="00CE428C">
            <w:pPr>
              <w:spacing w:after="0"/>
              <w:jc w:val="center"/>
              <w:rPr>
                <w:szCs w:val="22"/>
              </w:rPr>
            </w:pPr>
            <w:r w:rsidRPr="001A162A">
              <w:rPr>
                <w:szCs w:val="22"/>
              </w:rPr>
              <w:t>U.S.</w:t>
            </w:r>
          </w:p>
        </w:tc>
        <w:tc>
          <w:tcPr>
            <w:tcW w:w="1103" w:type="dxa"/>
            <w:tcBorders>
              <w:top w:val="nil"/>
              <w:left w:val="nil"/>
              <w:bottom w:val="nil"/>
              <w:right w:val="nil"/>
            </w:tcBorders>
            <w:noWrap/>
            <w:vAlign w:val="center"/>
          </w:tcPr>
          <w:p w14:paraId="4BBCB6AC" w14:textId="6A23B69C" w:rsidR="00CE428C" w:rsidRPr="001A162A" w:rsidRDefault="00CE428C" w:rsidP="00CE428C">
            <w:pPr>
              <w:spacing w:after="0"/>
              <w:jc w:val="center"/>
              <w:rPr>
                <w:szCs w:val="22"/>
              </w:rPr>
            </w:pPr>
            <w:r>
              <w:rPr>
                <w:color w:val="000000"/>
                <w:szCs w:val="22"/>
              </w:rPr>
              <w:t>2,038</w:t>
            </w:r>
          </w:p>
        </w:tc>
        <w:tc>
          <w:tcPr>
            <w:tcW w:w="980" w:type="dxa"/>
            <w:tcBorders>
              <w:top w:val="nil"/>
              <w:left w:val="nil"/>
              <w:bottom w:val="nil"/>
              <w:right w:val="nil"/>
            </w:tcBorders>
            <w:noWrap/>
            <w:vAlign w:val="center"/>
          </w:tcPr>
          <w:p w14:paraId="21B8B123" w14:textId="55FFA33E" w:rsidR="00CE428C" w:rsidRPr="001A162A" w:rsidRDefault="00CE428C" w:rsidP="00CE428C">
            <w:pPr>
              <w:spacing w:after="0"/>
              <w:jc w:val="center"/>
              <w:rPr>
                <w:szCs w:val="22"/>
              </w:rPr>
            </w:pPr>
            <w:r>
              <w:rPr>
                <w:color w:val="000000"/>
                <w:szCs w:val="22"/>
              </w:rPr>
              <w:t>14,714</w:t>
            </w:r>
          </w:p>
        </w:tc>
        <w:tc>
          <w:tcPr>
            <w:tcW w:w="998" w:type="dxa"/>
            <w:tcBorders>
              <w:top w:val="nil"/>
              <w:left w:val="nil"/>
              <w:bottom w:val="nil"/>
              <w:right w:val="nil"/>
            </w:tcBorders>
            <w:noWrap/>
            <w:vAlign w:val="center"/>
          </w:tcPr>
          <w:p w14:paraId="45705E96" w14:textId="1B6EBABC" w:rsidR="00CE428C" w:rsidRPr="001A162A" w:rsidRDefault="00CE428C" w:rsidP="00CE428C">
            <w:pPr>
              <w:spacing w:after="0"/>
              <w:jc w:val="center"/>
              <w:rPr>
                <w:szCs w:val="22"/>
              </w:rPr>
            </w:pPr>
            <w:r>
              <w:rPr>
                <w:color w:val="000000"/>
                <w:szCs w:val="22"/>
              </w:rPr>
              <w:t>1,981</w:t>
            </w:r>
          </w:p>
        </w:tc>
        <w:tc>
          <w:tcPr>
            <w:tcW w:w="834" w:type="dxa"/>
            <w:tcBorders>
              <w:top w:val="nil"/>
              <w:left w:val="nil"/>
              <w:bottom w:val="nil"/>
              <w:right w:val="nil"/>
            </w:tcBorders>
            <w:noWrap/>
            <w:vAlign w:val="center"/>
          </w:tcPr>
          <w:p w14:paraId="02E9764A" w14:textId="19094E7C" w:rsidR="00CE428C" w:rsidRPr="001A162A" w:rsidRDefault="00CE428C" w:rsidP="00CE428C">
            <w:pPr>
              <w:spacing w:after="0"/>
              <w:jc w:val="center"/>
            </w:pPr>
            <w:r>
              <w:rPr>
                <w:color w:val="000000"/>
                <w:szCs w:val="22"/>
              </w:rPr>
              <w:t>18,733</w:t>
            </w:r>
          </w:p>
        </w:tc>
        <w:tc>
          <w:tcPr>
            <w:tcW w:w="1126" w:type="dxa"/>
            <w:tcBorders>
              <w:top w:val="nil"/>
              <w:left w:val="nil"/>
              <w:bottom w:val="nil"/>
              <w:right w:val="nil"/>
            </w:tcBorders>
            <w:noWrap/>
            <w:vAlign w:val="bottom"/>
          </w:tcPr>
          <w:p w14:paraId="516BA789" w14:textId="77777777" w:rsidR="00CE428C" w:rsidRPr="001A162A" w:rsidRDefault="00CE428C" w:rsidP="00CE428C">
            <w:pPr>
              <w:spacing w:after="0"/>
              <w:jc w:val="center"/>
              <w:rPr>
                <w:szCs w:val="22"/>
              </w:rPr>
            </w:pPr>
            <w:r w:rsidRPr="001A162A">
              <w:rPr>
                <w:szCs w:val="22"/>
              </w:rPr>
              <w:t>21,012</w:t>
            </w:r>
          </w:p>
        </w:tc>
        <w:tc>
          <w:tcPr>
            <w:tcW w:w="1056" w:type="dxa"/>
            <w:tcBorders>
              <w:top w:val="nil"/>
              <w:left w:val="nil"/>
              <w:bottom w:val="nil"/>
              <w:right w:val="nil"/>
            </w:tcBorders>
            <w:noWrap/>
            <w:vAlign w:val="bottom"/>
          </w:tcPr>
          <w:p w14:paraId="2A070485" w14:textId="77777777" w:rsidR="00CE428C" w:rsidRPr="001A162A" w:rsidRDefault="00CE428C" w:rsidP="00CE428C">
            <w:pPr>
              <w:spacing w:after="0"/>
              <w:jc w:val="center"/>
              <w:rPr>
                <w:szCs w:val="22"/>
              </w:rPr>
            </w:pPr>
            <w:r w:rsidRPr="001A162A">
              <w:rPr>
                <w:szCs w:val="22"/>
              </w:rPr>
              <w:t>21,012</w:t>
            </w:r>
          </w:p>
        </w:tc>
      </w:tr>
      <w:tr w:rsidR="00CE428C" w:rsidRPr="006B06F2" w14:paraId="4A62A300" w14:textId="77777777" w:rsidTr="00CE428C">
        <w:trPr>
          <w:trHeight w:val="300"/>
        </w:trPr>
        <w:tc>
          <w:tcPr>
            <w:tcW w:w="980" w:type="dxa"/>
            <w:tcBorders>
              <w:top w:val="nil"/>
              <w:left w:val="nil"/>
              <w:bottom w:val="nil"/>
              <w:right w:val="nil"/>
            </w:tcBorders>
            <w:shd w:val="clear" w:color="auto" w:fill="auto"/>
            <w:noWrap/>
            <w:vAlign w:val="bottom"/>
          </w:tcPr>
          <w:p w14:paraId="7BCE6B76" w14:textId="77777777" w:rsidR="00CE428C" w:rsidRPr="001A162A" w:rsidRDefault="00CE428C" w:rsidP="00CE428C">
            <w:pPr>
              <w:spacing w:after="0"/>
              <w:jc w:val="center"/>
              <w:rPr>
                <w:szCs w:val="22"/>
              </w:rPr>
            </w:pPr>
            <w:r>
              <w:rPr>
                <w:szCs w:val="22"/>
              </w:rPr>
              <w:t>2016</w:t>
            </w:r>
          </w:p>
        </w:tc>
        <w:tc>
          <w:tcPr>
            <w:tcW w:w="980" w:type="dxa"/>
            <w:tcBorders>
              <w:top w:val="nil"/>
              <w:left w:val="nil"/>
              <w:bottom w:val="nil"/>
              <w:right w:val="nil"/>
            </w:tcBorders>
            <w:shd w:val="clear" w:color="auto" w:fill="auto"/>
            <w:noWrap/>
            <w:vAlign w:val="bottom"/>
          </w:tcPr>
          <w:p w14:paraId="38FD812F" w14:textId="77777777" w:rsidR="00CE428C" w:rsidRPr="001A162A" w:rsidRDefault="00CE428C" w:rsidP="00CE428C">
            <w:pPr>
              <w:spacing w:after="0"/>
              <w:jc w:val="center"/>
              <w:rPr>
                <w:szCs w:val="22"/>
              </w:rPr>
            </w:pPr>
            <w:r w:rsidRPr="001A162A">
              <w:rPr>
                <w:szCs w:val="22"/>
              </w:rPr>
              <w:t>U.S.</w:t>
            </w:r>
          </w:p>
        </w:tc>
        <w:tc>
          <w:tcPr>
            <w:tcW w:w="1103" w:type="dxa"/>
            <w:tcBorders>
              <w:top w:val="nil"/>
              <w:left w:val="nil"/>
              <w:bottom w:val="nil"/>
              <w:right w:val="nil"/>
            </w:tcBorders>
            <w:noWrap/>
            <w:vAlign w:val="center"/>
          </w:tcPr>
          <w:p w14:paraId="7051B087" w14:textId="5448D563" w:rsidR="00CE428C" w:rsidRPr="001A162A" w:rsidRDefault="00CE428C" w:rsidP="00CE428C">
            <w:pPr>
              <w:spacing w:after="0"/>
              <w:jc w:val="center"/>
              <w:rPr>
                <w:szCs w:val="22"/>
              </w:rPr>
            </w:pPr>
            <w:r>
              <w:rPr>
                <w:color w:val="000000"/>
                <w:szCs w:val="22"/>
              </w:rPr>
              <w:t>2,654</w:t>
            </w:r>
          </w:p>
        </w:tc>
        <w:tc>
          <w:tcPr>
            <w:tcW w:w="980" w:type="dxa"/>
            <w:tcBorders>
              <w:top w:val="nil"/>
              <w:left w:val="nil"/>
              <w:bottom w:val="nil"/>
              <w:right w:val="nil"/>
            </w:tcBorders>
            <w:noWrap/>
            <w:vAlign w:val="center"/>
          </w:tcPr>
          <w:p w14:paraId="08EE1DB0" w14:textId="6E81D68C" w:rsidR="00CE428C" w:rsidRPr="001A162A" w:rsidRDefault="00CE428C" w:rsidP="00CE428C">
            <w:pPr>
              <w:spacing w:after="0"/>
              <w:jc w:val="center"/>
              <w:rPr>
                <w:szCs w:val="22"/>
              </w:rPr>
            </w:pPr>
            <w:r>
              <w:rPr>
                <w:color w:val="000000"/>
                <w:szCs w:val="22"/>
              </w:rPr>
              <w:t>17,554</w:t>
            </w:r>
          </w:p>
        </w:tc>
        <w:tc>
          <w:tcPr>
            <w:tcW w:w="998" w:type="dxa"/>
            <w:tcBorders>
              <w:top w:val="nil"/>
              <w:left w:val="nil"/>
              <w:bottom w:val="nil"/>
              <w:right w:val="nil"/>
            </w:tcBorders>
            <w:noWrap/>
            <w:vAlign w:val="center"/>
          </w:tcPr>
          <w:p w14:paraId="31F5991E" w14:textId="48F79F63" w:rsidR="00CE428C" w:rsidRPr="001A162A" w:rsidRDefault="00CE428C" w:rsidP="00CE428C">
            <w:pPr>
              <w:spacing w:after="0"/>
              <w:jc w:val="center"/>
              <w:rPr>
                <w:szCs w:val="22"/>
              </w:rPr>
            </w:pPr>
            <w:r>
              <w:rPr>
                <w:color w:val="000000"/>
                <w:szCs w:val="22"/>
              </w:rPr>
              <w:t>2,827</w:t>
            </w:r>
          </w:p>
        </w:tc>
        <w:tc>
          <w:tcPr>
            <w:tcW w:w="834" w:type="dxa"/>
            <w:tcBorders>
              <w:top w:val="nil"/>
              <w:left w:val="nil"/>
              <w:bottom w:val="nil"/>
              <w:right w:val="nil"/>
            </w:tcBorders>
            <w:noWrap/>
            <w:vAlign w:val="center"/>
          </w:tcPr>
          <w:p w14:paraId="35FFE5DF" w14:textId="4B98BF4B" w:rsidR="00CE428C" w:rsidRPr="001A162A" w:rsidRDefault="00CE428C" w:rsidP="00CE428C">
            <w:pPr>
              <w:spacing w:after="0"/>
              <w:jc w:val="center"/>
            </w:pPr>
            <w:r>
              <w:rPr>
                <w:color w:val="000000"/>
                <w:szCs w:val="22"/>
              </w:rPr>
              <w:t>23,035</w:t>
            </w:r>
          </w:p>
        </w:tc>
        <w:tc>
          <w:tcPr>
            <w:tcW w:w="1126" w:type="dxa"/>
            <w:tcBorders>
              <w:top w:val="nil"/>
              <w:left w:val="nil"/>
              <w:bottom w:val="nil"/>
              <w:right w:val="nil"/>
            </w:tcBorders>
            <w:noWrap/>
            <w:vAlign w:val="bottom"/>
          </w:tcPr>
          <w:p w14:paraId="35226AEA" w14:textId="77777777" w:rsidR="00CE428C" w:rsidRPr="001A162A" w:rsidRDefault="00CE428C" w:rsidP="00CE428C">
            <w:pPr>
              <w:spacing w:after="0"/>
              <w:jc w:val="center"/>
              <w:rPr>
                <w:szCs w:val="22"/>
              </w:rPr>
            </w:pPr>
            <w:r>
              <w:rPr>
                <w:szCs w:val="22"/>
              </w:rPr>
              <w:t>24,437</w:t>
            </w:r>
          </w:p>
        </w:tc>
        <w:tc>
          <w:tcPr>
            <w:tcW w:w="1056" w:type="dxa"/>
            <w:tcBorders>
              <w:top w:val="nil"/>
              <w:left w:val="nil"/>
              <w:bottom w:val="nil"/>
              <w:right w:val="nil"/>
            </w:tcBorders>
            <w:noWrap/>
            <w:vAlign w:val="bottom"/>
          </w:tcPr>
          <w:p w14:paraId="046C50C1" w14:textId="77777777" w:rsidR="00CE428C" w:rsidRPr="001A162A" w:rsidRDefault="00CE428C" w:rsidP="00CE428C">
            <w:pPr>
              <w:spacing w:after="0"/>
              <w:jc w:val="center"/>
              <w:rPr>
                <w:szCs w:val="22"/>
              </w:rPr>
            </w:pPr>
            <w:r>
              <w:rPr>
                <w:szCs w:val="22"/>
              </w:rPr>
              <w:t>24,437</w:t>
            </w:r>
          </w:p>
        </w:tc>
      </w:tr>
      <w:tr w:rsidR="00CE428C" w:rsidRPr="006B06F2" w14:paraId="6C0E8989" w14:textId="77777777" w:rsidTr="00CE428C">
        <w:trPr>
          <w:trHeight w:val="300"/>
        </w:trPr>
        <w:tc>
          <w:tcPr>
            <w:tcW w:w="980" w:type="dxa"/>
            <w:tcBorders>
              <w:top w:val="nil"/>
              <w:left w:val="nil"/>
              <w:bottom w:val="nil"/>
              <w:right w:val="nil"/>
            </w:tcBorders>
            <w:shd w:val="clear" w:color="auto" w:fill="auto"/>
            <w:noWrap/>
            <w:vAlign w:val="bottom"/>
          </w:tcPr>
          <w:p w14:paraId="45141B41" w14:textId="74EF24F8" w:rsidR="00CE428C" w:rsidRPr="001A162A" w:rsidRDefault="00CE428C" w:rsidP="00CE428C">
            <w:pPr>
              <w:spacing w:after="0"/>
              <w:jc w:val="center"/>
              <w:rPr>
                <w:szCs w:val="22"/>
              </w:rPr>
            </w:pPr>
            <w:r>
              <w:rPr>
                <w:szCs w:val="22"/>
              </w:rPr>
              <w:t>2017</w:t>
            </w:r>
          </w:p>
        </w:tc>
        <w:tc>
          <w:tcPr>
            <w:tcW w:w="980" w:type="dxa"/>
            <w:tcBorders>
              <w:top w:val="nil"/>
              <w:left w:val="nil"/>
              <w:bottom w:val="nil"/>
              <w:right w:val="nil"/>
            </w:tcBorders>
            <w:shd w:val="clear" w:color="auto" w:fill="auto"/>
            <w:noWrap/>
            <w:vAlign w:val="bottom"/>
          </w:tcPr>
          <w:p w14:paraId="2F6667CD" w14:textId="77777777" w:rsidR="00CE428C" w:rsidRPr="001A162A" w:rsidRDefault="00CE428C" w:rsidP="00CE428C">
            <w:pPr>
              <w:spacing w:after="0"/>
              <w:jc w:val="center"/>
              <w:rPr>
                <w:szCs w:val="22"/>
              </w:rPr>
            </w:pPr>
            <w:r w:rsidRPr="001A162A">
              <w:rPr>
                <w:szCs w:val="22"/>
              </w:rPr>
              <w:t>U.S.</w:t>
            </w:r>
          </w:p>
        </w:tc>
        <w:tc>
          <w:tcPr>
            <w:tcW w:w="1103" w:type="dxa"/>
            <w:tcBorders>
              <w:top w:val="nil"/>
              <w:left w:val="nil"/>
              <w:bottom w:val="nil"/>
              <w:right w:val="nil"/>
            </w:tcBorders>
            <w:noWrap/>
            <w:vAlign w:val="center"/>
          </w:tcPr>
          <w:p w14:paraId="06A8FF7D" w14:textId="26F4D220" w:rsidR="00CE428C" w:rsidRPr="001A162A" w:rsidRDefault="00CE428C" w:rsidP="00CE428C">
            <w:pPr>
              <w:spacing w:after="0"/>
              <w:jc w:val="center"/>
              <w:rPr>
                <w:szCs w:val="22"/>
              </w:rPr>
            </w:pPr>
            <w:r>
              <w:rPr>
                <w:color w:val="000000"/>
                <w:szCs w:val="22"/>
              </w:rPr>
              <w:t>2,682</w:t>
            </w:r>
          </w:p>
        </w:tc>
        <w:tc>
          <w:tcPr>
            <w:tcW w:w="980" w:type="dxa"/>
            <w:tcBorders>
              <w:top w:val="nil"/>
              <w:left w:val="nil"/>
              <w:bottom w:val="nil"/>
              <w:right w:val="nil"/>
            </w:tcBorders>
            <w:noWrap/>
            <w:vAlign w:val="center"/>
          </w:tcPr>
          <w:p w14:paraId="1C5E13FD" w14:textId="0CB3DA2E" w:rsidR="00CE428C" w:rsidRPr="001A162A" w:rsidRDefault="00CE428C" w:rsidP="00CE428C">
            <w:pPr>
              <w:spacing w:after="0"/>
              <w:jc w:val="center"/>
              <w:rPr>
                <w:szCs w:val="22"/>
              </w:rPr>
            </w:pPr>
            <w:r>
              <w:rPr>
                <w:color w:val="000000"/>
                <w:szCs w:val="22"/>
              </w:rPr>
              <w:t>18,422</w:t>
            </w:r>
          </w:p>
        </w:tc>
        <w:tc>
          <w:tcPr>
            <w:tcW w:w="998" w:type="dxa"/>
            <w:tcBorders>
              <w:top w:val="nil"/>
              <w:left w:val="nil"/>
              <w:bottom w:val="nil"/>
              <w:right w:val="nil"/>
            </w:tcBorders>
            <w:noWrap/>
            <w:vAlign w:val="center"/>
          </w:tcPr>
          <w:p w14:paraId="60317F84" w14:textId="43152C26" w:rsidR="00CE428C" w:rsidRPr="001A162A" w:rsidRDefault="00CE428C" w:rsidP="00CE428C">
            <w:pPr>
              <w:spacing w:after="0"/>
              <w:jc w:val="center"/>
              <w:rPr>
                <w:szCs w:val="22"/>
              </w:rPr>
            </w:pPr>
            <w:r>
              <w:rPr>
                <w:color w:val="000000"/>
                <w:szCs w:val="22"/>
              </w:rPr>
              <w:t>2,757</w:t>
            </w:r>
          </w:p>
        </w:tc>
        <w:tc>
          <w:tcPr>
            <w:tcW w:w="834" w:type="dxa"/>
            <w:tcBorders>
              <w:top w:val="nil"/>
              <w:left w:val="nil"/>
              <w:bottom w:val="nil"/>
              <w:right w:val="nil"/>
            </w:tcBorders>
            <w:noWrap/>
            <w:vAlign w:val="center"/>
          </w:tcPr>
          <w:p w14:paraId="65F5C40A" w14:textId="541B058B" w:rsidR="00CE428C" w:rsidRPr="001A162A" w:rsidRDefault="00CE428C" w:rsidP="00CE428C">
            <w:pPr>
              <w:spacing w:after="0"/>
              <w:jc w:val="center"/>
            </w:pPr>
            <w:r>
              <w:rPr>
                <w:color w:val="000000"/>
                <w:szCs w:val="22"/>
              </w:rPr>
              <w:t>23,861</w:t>
            </w:r>
          </w:p>
        </w:tc>
        <w:tc>
          <w:tcPr>
            <w:tcW w:w="1126" w:type="dxa"/>
            <w:tcBorders>
              <w:top w:val="nil"/>
              <w:left w:val="nil"/>
              <w:bottom w:val="nil"/>
              <w:right w:val="nil"/>
            </w:tcBorders>
            <w:noWrap/>
            <w:vAlign w:val="bottom"/>
          </w:tcPr>
          <w:p w14:paraId="206EB2B7" w14:textId="77777777" w:rsidR="00CE428C" w:rsidRPr="001A162A" w:rsidRDefault="00CE428C" w:rsidP="00CE428C">
            <w:pPr>
              <w:spacing w:after="0"/>
              <w:jc w:val="center"/>
              <w:rPr>
                <w:szCs w:val="22"/>
              </w:rPr>
            </w:pPr>
            <w:r>
              <w:rPr>
                <w:szCs w:val="22"/>
              </w:rPr>
              <w:t>23,918</w:t>
            </w:r>
          </w:p>
        </w:tc>
        <w:tc>
          <w:tcPr>
            <w:tcW w:w="1056" w:type="dxa"/>
            <w:tcBorders>
              <w:top w:val="nil"/>
              <w:left w:val="nil"/>
              <w:bottom w:val="nil"/>
              <w:right w:val="nil"/>
            </w:tcBorders>
            <w:noWrap/>
            <w:vAlign w:val="bottom"/>
          </w:tcPr>
          <w:p w14:paraId="51CACC5A" w14:textId="77777777" w:rsidR="00CE428C" w:rsidRPr="001A162A" w:rsidRDefault="00CE428C" w:rsidP="00CE428C">
            <w:pPr>
              <w:spacing w:after="0"/>
              <w:jc w:val="center"/>
              <w:rPr>
                <w:szCs w:val="22"/>
              </w:rPr>
            </w:pPr>
            <w:r>
              <w:rPr>
                <w:szCs w:val="22"/>
              </w:rPr>
              <w:t>23,918</w:t>
            </w:r>
          </w:p>
        </w:tc>
      </w:tr>
      <w:tr w:rsidR="00CE428C" w:rsidRPr="006B06F2" w14:paraId="7E9EAAFB" w14:textId="77777777" w:rsidTr="00CE428C">
        <w:trPr>
          <w:trHeight w:val="300"/>
        </w:trPr>
        <w:tc>
          <w:tcPr>
            <w:tcW w:w="980" w:type="dxa"/>
            <w:tcBorders>
              <w:top w:val="nil"/>
              <w:left w:val="nil"/>
              <w:right w:val="nil"/>
            </w:tcBorders>
            <w:shd w:val="clear" w:color="auto" w:fill="auto"/>
            <w:noWrap/>
            <w:vAlign w:val="bottom"/>
          </w:tcPr>
          <w:p w14:paraId="609A6BD9" w14:textId="156A3ED3" w:rsidR="00CE428C" w:rsidRDefault="00CE428C" w:rsidP="00CE428C">
            <w:pPr>
              <w:spacing w:after="0"/>
              <w:jc w:val="center"/>
              <w:rPr>
                <w:szCs w:val="22"/>
              </w:rPr>
            </w:pPr>
            <w:r>
              <w:rPr>
                <w:szCs w:val="22"/>
              </w:rPr>
              <w:t>2018</w:t>
            </w:r>
          </w:p>
        </w:tc>
        <w:tc>
          <w:tcPr>
            <w:tcW w:w="980" w:type="dxa"/>
            <w:tcBorders>
              <w:top w:val="nil"/>
              <w:left w:val="nil"/>
              <w:right w:val="nil"/>
            </w:tcBorders>
            <w:shd w:val="clear" w:color="auto" w:fill="auto"/>
            <w:noWrap/>
            <w:vAlign w:val="bottom"/>
          </w:tcPr>
          <w:p w14:paraId="1F2851AE" w14:textId="25A8D623" w:rsidR="00CE428C" w:rsidRPr="001A162A" w:rsidRDefault="00CE428C" w:rsidP="00CE428C">
            <w:pPr>
              <w:spacing w:after="0"/>
              <w:jc w:val="center"/>
              <w:rPr>
                <w:szCs w:val="22"/>
              </w:rPr>
            </w:pPr>
            <w:r w:rsidRPr="001A162A">
              <w:rPr>
                <w:szCs w:val="22"/>
              </w:rPr>
              <w:t>U.S.</w:t>
            </w:r>
          </w:p>
        </w:tc>
        <w:tc>
          <w:tcPr>
            <w:tcW w:w="1103" w:type="dxa"/>
            <w:tcBorders>
              <w:top w:val="nil"/>
              <w:left w:val="nil"/>
              <w:right w:val="nil"/>
            </w:tcBorders>
            <w:noWrap/>
            <w:vAlign w:val="center"/>
          </w:tcPr>
          <w:p w14:paraId="68D23EA0" w14:textId="2BF82497" w:rsidR="00CE428C" w:rsidRDefault="00CE428C" w:rsidP="00CE428C">
            <w:pPr>
              <w:spacing w:after="0"/>
              <w:jc w:val="center"/>
              <w:rPr>
                <w:color w:val="000000"/>
                <w:szCs w:val="22"/>
              </w:rPr>
            </w:pPr>
            <w:r>
              <w:rPr>
                <w:color w:val="000000"/>
                <w:szCs w:val="22"/>
              </w:rPr>
              <w:t>3,225</w:t>
            </w:r>
          </w:p>
        </w:tc>
        <w:tc>
          <w:tcPr>
            <w:tcW w:w="980" w:type="dxa"/>
            <w:tcBorders>
              <w:top w:val="nil"/>
              <w:left w:val="nil"/>
              <w:right w:val="nil"/>
            </w:tcBorders>
            <w:noWrap/>
            <w:vAlign w:val="center"/>
          </w:tcPr>
          <w:p w14:paraId="64B965BA" w14:textId="4CC63469" w:rsidR="00CE428C" w:rsidRDefault="00CE428C" w:rsidP="00CE428C">
            <w:pPr>
              <w:spacing w:after="0"/>
              <w:jc w:val="center"/>
              <w:rPr>
                <w:color w:val="000000"/>
                <w:szCs w:val="22"/>
              </w:rPr>
            </w:pPr>
            <w:r>
              <w:rPr>
                <w:color w:val="000000"/>
                <w:szCs w:val="22"/>
              </w:rPr>
              <w:t>18,159</w:t>
            </w:r>
          </w:p>
        </w:tc>
        <w:tc>
          <w:tcPr>
            <w:tcW w:w="998" w:type="dxa"/>
            <w:tcBorders>
              <w:top w:val="nil"/>
              <w:left w:val="nil"/>
              <w:right w:val="nil"/>
            </w:tcBorders>
            <w:noWrap/>
            <w:vAlign w:val="center"/>
          </w:tcPr>
          <w:p w14:paraId="37807619" w14:textId="189362CB" w:rsidR="00CE428C" w:rsidRDefault="00CE428C" w:rsidP="00CE428C">
            <w:pPr>
              <w:spacing w:after="0"/>
              <w:jc w:val="center"/>
              <w:rPr>
                <w:color w:val="000000"/>
                <w:szCs w:val="22"/>
              </w:rPr>
            </w:pPr>
            <w:r>
              <w:rPr>
                <w:color w:val="000000"/>
                <w:szCs w:val="22"/>
              </w:rPr>
              <w:t>3,352</w:t>
            </w:r>
          </w:p>
        </w:tc>
        <w:tc>
          <w:tcPr>
            <w:tcW w:w="834" w:type="dxa"/>
            <w:tcBorders>
              <w:top w:val="nil"/>
              <w:left w:val="nil"/>
              <w:right w:val="nil"/>
            </w:tcBorders>
            <w:noWrap/>
            <w:vAlign w:val="center"/>
          </w:tcPr>
          <w:p w14:paraId="563F7BA4" w14:textId="1BB5F700" w:rsidR="00CE428C" w:rsidRDefault="00CE428C" w:rsidP="00CE428C">
            <w:pPr>
              <w:spacing w:after="0"/>
              <w:jc w:val="center"/>
              <w:rPr>
                <w:color w:val="000000"/>
                <w:szCs w:val="22"/>
              </w:rPr>
            </w:pPr>
            <w:r>
              <w:rPr>
                <w:color w:val="000000"/>
                <w:szCs w:val="22"/>
              </w:rPr>
              <w:t>24,736</w:t>
            </w:r>
          </w:p>
        </w:tc>
        <w:tc>
          <w:tcPr>
            <w:tcW w:w="1126" w:type="dxa"/>
            <w:tcBorders>
              <w:top w:val="nil"/>
              <w:left w:val="nil"/>
              <w:right w:val="nil"/>
            </w:tcBorders>
            <w:noWrap/>
            <w:vAlign w:val="bottom"/>
          </w:tcPr>
          <w:p w14:paraId="5C772542" w14:textId="015A1CB2" w:rsidR="00CE428C" w:rsidRDefault="00CE428C" w:rsidP="00CE428C">
            <w:pPr>
              <w:spacing w:after="0"/>
              <w:jc w:val="center"/>
              <w:rPr>
                <w:szCs w:val="22"/>
              </w:rPr>
            </w:pPr>
            <w:r>
              <w:rPr>
                <w:szCs w:val="22"/>
              </w:rPr>
              <w:t>29,236</w:t>
            </w:r>
          </w:p>
        </w:tc>
        <w:tc>
          <w:tcPr>
            <w:tcW w:w="1056" w:type="dxa"/>
            <w:tcBorders>
              <w:top w:val="nil"/>
              <w:left w:val="nil"/>
              <w:right w:val="nil"/>
            </w:tcBorders>
            <w:noWrap/>
            <w:vAlign w:val="bottom"/>
          </w:tcPr>
          <w:p w14:paraId="61DD3748" w14:textId="790B78F4" w:rsidR="00CE428C" w:rsidRDefault="00CE428C" w:rsidP="00CE428C">
            <w:pPr>
              <w:spacing w:after="0"/>
              <w:jc w:val="center"/>
              <w:rPr>
                <w:szCs w:val="22"/>
              </w:rPr>
            </w:pPr>
            <w:r>
              <w:rPr>
                <w:szCs w:val="22"/>
              </w:rPr>
              <w:t>29,236</w:t>
            </w:r>
          </w:p>
        </w:tc>
      </w:tr>
      <w:tr w:rsidR="00CE428C" w:rsidRPr="006B06F2" w14:paraId="633236C3" w14:textId="77777777" w:rsidTr="00CE428C">
        <w:trPr>
          <w:trHeight w:val="300"/>
        </w:trPr>
        <w:tc>
          <w:tcPr>
            <w:tcW w:w="980" w:type="dxa"/>
            <w:tcBorders>
              <w:top w:val="nil"/>
              <w:left w:val="nil"/>
              <w:right w:val="nil"/>
            </w:tcBorders>
            <w:shd w:val="clear" w:color="auto" w:fill="auto"/>
            <w:noWrap/>
            <w:vAlign w:val="bottom"/>
          </w:tcPr>
          <w:p w14:paraId="5ED17739" w14:textId="19656B39" w:rsidR="00CE428C" w:rsidRDefault="00CE428C" w:rsidP="00CE428C">
            <w:pPr>
              <w:spacing w:after="0"/>
              <w:jc w:val="center"/>
              <w:rPr>
                <w:szCs w:val="22"/>
              </w:rPr>
            </w:pPr>
            <w:r>
              <w:rPr>
                <w:szCs w:val="22"/>
              </w:rPr>
              <w:t>2019</w:t>
            </w:r>
          </w:p>
        </w:tc>
        <w:tc>
          <w:tcPr>
            <w:tcW w:w="980" w:type="dxa"/>
            <w:tcBorders>
              <w:top w:val="nil"/>
              <w:left w:val="nil"/>
              <w:right w:val="nil"/>
            </w:tcBorders>
            <w:shd w:val="clear" w:color="auto" w:fill="auto"/>
            <w:noWrap/>
            <w:vAlign w:val="bottom"/>
          </w:tcPr>
          <w:p w14:paraId="24D7B55A" w14:textId="2C43CED9" w:rsidR="00CE428C" w:rsidRPr="001A162A" w:rsidRDefault="00CE428C" w:rsidP="00CE428C">
            <w:pPr>
              <w:spacing w:after="0"/>
              <w:jc w:val="center"/>
              <w:rPr>
                <w:szCs w:val="22"/>
              </w:rPr>
            </w:pPr>
            <w:r w:rsidRPr="001A162A">
              <w:rPr>
                <w:szCs w:val="22"/>
              </w:rPr>
              <w:t>U.S.</w:t>
            </w:r>
          </w:p>
        </w:tc>
        <w:tc>
          <w:tcPr>
            <w:tcW w:w="1103" w:type="dxa"/>
            <w:tcBorders>
              <w:top w:val="nil"/>
              <w:left w:val="nil"/>
              <w:right w:val="nil"/>
            </w:tcBorders>
            <w:noWrap/>
            <w:vAlign w:val="center"/>
          </w:tcPr>
          <w:p w14:paraId="025509E7" w14:textId="33F54B14" w:rsidR="00CE428C" w:rsidRDefault="00CE428C" w:rsidP="00CE428C">
            <w:pPr>
              <w:spacing w:after="0"/>
              <w:jc w:val="center"/>
              <w:rPr>
                <w:color w:val="000000"/>
                <w:szCs w:val="22"/>
              </w:rPr>
            </w:pPr>
            <w:r>
              <w:rPr>
                <w:color w:val="000000"/>
                <w:szCs w:val="22"/>
              </w:rPr>
              <w:t>3,144</w:t>
            </w:r>
          </w:p>
        </w:tc>
        <w:tc>
          <w:tcPr>
            <w:tcW w:w="980" w:type="dxa"/>
            <w:tcBorders>
              <w:top w:val="nil"/>
              <w:left w:val="nil"/>
              <w:right w:val="nil"/>
            </w:tcBorders>
            <w:noWrap/>
            <w:vAlign w:val="center"/>
          </w:tcPr>
          <w:p w14:paraId="13698BFB" w14:textId="22759BB1" w:rsidR="00CE428C" w:rsidRDefault="00CE428C" w:rsidP="00CE428C">
            <w:pPr>
              <w:spacing w:after="0"/>
              <w:jc w:val="center"/>
              <w:rPr>
                <w:color w:val="000000"/>
                <w:szCs w:val="22"/>
              </w:rPr>
            </w:pPr>
            <w:r>
              <w:rPr>
                <w:color w:val="000000"/>
                <w:szCs w:val="22"/>
              </w:rPr>
              <w:t>19,038</w:t>
            </w:r>
          </w:p>
        </w:tc>
        <w:tc>
          <w:tcPr>
            <w:tcW w:w="998" w:type="dxa"/>
            <w:tcBorders>
              <w:top w:val="nil"/>
              <w:left w:val="nil"/>
              <w:right w:val="nil"/>
            </w:tcBorders>
            <w:noWrap/>
            <w:vAlign w:val="center"/>
          </w:tcPr>
          <w:p w14:paraId="532BE457" w14:textId="527AC265" w:rsidR="00CE428C" w:rsidRDefault="00CE428C" w:rsidP="00CE428C">
            <w:pPr>
              <w:spacing w:after="0"/>
              <w:jc w:val="center"/>
              <w:rPr>
                <w:color w:val="000000"/>
                <w:szCs w:val="22"/>
              </w:rPr>
            </w:pPr>
            <w:r>
              <w:rPr>
                <w:color w:val="000000"/>
                <w:szCs w:val="22"/>
              </w:rPr>
              <w:t>3,288</w:t>
            </w:r>
          </w:p>
        </w:tc>
        <w:tc>
          <w:tcPr>
            <w:tcW w:w="834" w:type="dxa"/>
            <w:tcBorders>
              <w:top w:val="nil"/>
              <w:left w:val="nil"/>
              <w:right w:val="nil"/>
            </w:tcBorders>
            <w:noWrap/>
            <w:vAlign w:val="center"/>
          </w:tcPr>
          <w:p w14:paraId="55E3CB60" w14:textId="3D898E7E" w:rsidR="00CE428C" w:rsidRDefault="00CE428C" w:rsidP="00CE428C">
            <w:pPr>
              <w:spacing w:after="0"/>
              <w:jc w:val="center"/>
              <w:rPr>
                <w:color w:val="000000"/>
                <w:szCs w:val="22"/>
              </w:rPr>
            </w:pPr>
            <w:r>
              <w:rPr>
                <w:color w:val="000000"/>
                <w:szCs w:val="22"/>
              </w:rPr>
              <w:t>25,470</w:t>
            </w:r>
          </w:p>
        </w:tc>
        <w:tc>
          <w:tcPr>
            <w:tcW w:w="1126" w:type="dxa"/>
            <w:tcBorders>
              <w:top w:val="nil"/>
              <w:left w:val="nil"/>
              <w:right w:val="nil"/>
            </w:tcBorders>
            <w:noWrap/>
            <w:vAlign w:val="bottom"/>
          </w:tcPr>
          <w:p w14:paraId="1EFDFFB0" w14:textId="761CD04B" w:rsidR="00CE428C" w:rsidRDefault="00CE428C" w:rsidP="00CE428C">
            <w:pPr>
              <w:spacing w:after="0"/>
              <w:jc w:val="center"/>
              <w:rPr>
                <w:szCs w:val="22"/>
              </w:rPr>
            </w:pPr>
            <w:r>
              <w:rPr>
                <w:szCs w:val="22"/>
              </w:rPr>
              <w:t>28,555</w:t>
            </w:r>
          </w:p>
        </w:tc>
        <w:tc>
          <w:tcPr>
            <w:tcW w:w="1056" w:type="dxa"/>
            <w:tcBorders>
              <w:top w:val="nil"/>
              <w:left w:val="nil"/>
              <w:right w:val="nil"/>
            </w:tcBorders>
            <w:noWrap/>
            <w:vAlign w:val="bottom"/>
          </w:tcPr>
          <w:p w14:paraId="1146C64D" w14:textId="4A6FC25C" w:rsidR="00CE428C" w:rsidRDefault="00CE428C" w:rsidP="00CE428C">
            <w:pPr>
              <w:spacing w:after="0"/>
              <w:jc w:val="center"/>
              <w:rPr>
                <w:szCs w:val="22"/>
              </w:rPr>
            </w:pPr>
            <w:r>
              <w:rPr>
                <w:szCs w:val="22"/>
              </w:rPr>
              <w:t>28,555</w:t>
            </w:r>
          </w:p>
        </w:tc>
      </w:tr>
      <w:tr w:rsidR="00CE428C" w:rsidRPr="006B06F2" w14:paraId="085274A4" w14:textId="77777777" w:rsidTr="00CE428C">
        <w:trPr>
          <w:trHeight w:val="300"/>
        </w:trPr>
        <w:tc>
          <w:tcPr>
            <w:tcW w:w="980" w:type="dxa"/>
            <w:tcBorders>
              <w:left w:val="nil"/>
              <w:bottom w:val="single" w:sz="4" w:space="0" w:color="auto"/>
              <w:right w:val="nil"/>
            </w:tcBorders>
            <w:shd w:val="clear" w:color="auto" w:fill="auto"/>
            <w:noWrap/>
            <w:vAlign w:val="bottom"/>
          </w:tcPr>
          <w:p w14:paraId="0AAD851B" w14:textId="6F1BC0F4" w:rsidR="00CE428C" w:rsidRDefault="00CE428C" w:rsidP="00CE428C">
            <w:pPr>
              <w:spacing w:after="0"/>
              <w:jc w:val="center"/>
              <w:rPr>
                <w:szCs w:val="22"/>
              </w:rPr>
            </w:pPr>
            <w:r>
              <w:rPr>
                <w:szCs w:val="22"/>
              </w:rPr>
              <w:t>2020*</w:t>
            </w:r>
          </w:p>
        </w:tc>
        <w:tc>
          <w:tcPr>
            <w:tcW w:w="980" w:type="dxa"/>
            <w:tcBorders>
              <w:left w:val="nil"/>
              <w:bottom w:val="single" w:sz="4" w:space="0" w:color="auto"/>
              <w:right w:val="nil"/>
            </w:tcBorders>
            <w:shd w:val="clear" w:color="auto" w:fill="auto"/>
            <w:noWrap/>
            <w:vAlign w:val="bottom"/>
          </w:tcPr>
          <w:p w14:paraId="3DD80678" w14:textId="592BD368" w:rsidR="00CE428C" w:rsidRPr="001A162A" w:rsidRDefault="00CE428C" w:rsidP="00CE428C">
            <w:pPr>
              <w:spacing w:after="0"/>
              <w:jc w:val="center"/>
              <w:rPr>
                <w:szCs w:val="22"/>
              </w:rPr>
            </w:pPr>
            <w:r w:rsidRPr="001A162A">
              <w:rPr>
                <w:szCs w:val="22"/>
              </w:rPr>
              <w:t>U.S.</w:t>
            </w:r>
          </w:p>
        </w:tc>
        <w:tc>
          <w:tcPr>
            <w:tcW w:w="1103" w:type="dxa"/>
            <w:tcBorders>
              <w:left w:val="nil"/>
              <w:bottom w:val="single" w:sz="4" w:space="0" w:color="auto"/>
              <w:right w:val="nil"/>
            </w:tcBorders>
            <w:noWrap/>
            <w:vAlign w:val="center"/>
          </w:tcPr>
          <w:p w14:paraId="237D0323" w14:textId="7B58104F" w:rsidR="00CE428C" w:rsidRDefault="00CE428C" w:rsidP="00CE428C">
            <w:pPr>
              <w:spacing w:after="0"/>
              <w:jc w:val="center"/>
              <w:rPr>
                <w:color w:val="000000"/>
                <w:szCs w:val="22"/>
              </w:rPr>
            </w:pPr>
            <w:r>
              <w:rPr>
                <w:color w:val="000000"/>
                <w:szCs w:val="22"/>
              </w:rPr>
              <w:t>1,332</w:t>
            </w:r>
          </w:p>
        </w:tc>
        <w:tc>
          <w:tcPr>
            <w:tcW w:w="980" w:type="dxa"/>
            <w:tcBorders>
              <w:left w:val="nil"/>
              <w:bottom w:val="single" w:sz="4" w:space="0" w:color="auto"/>
              <w:right w:val="nil"/>
            </w:tcBorders>
            <w:noWrap/>
            <w:vAlign w:val="center"/>
          </w:tcPr>
          <w:p w14:paraId="0DEE0B84" w14:textId="6DC2CB1D" w:rsidR="00CE428C" w:rsidRDefault="00CE428C" w:rsidP="00CE428C">
            <w:pPr>
              <w:spacing w:after="0"/>
              <w:jc w:val="center"/>
              <w:rPr>
                <w:color w:val="000000"/>
                <w:szCs w:val="22"/>
              </w:rPr>
            </w:pPr>
            <w:r>
              <w:rPr>
                <w:color w:val="000000"/>
                <w:szCs w:val="22"/>
              </w:rPr>
              <w:t>18,879</w:t>
            </w:r>
          </w:p>
        </w:tc>
        <w:tc>
          <w:tcPr>
            <w:tcW w:w="998" w:type="dxa"/>
            <w:tcBorders>
              <w:left w:val="nil"/>
              <w:bottom w:val="single" w:sz="4" w:space="0" w:color="auto"/>
              <w:right w:val="nil"/>
            </w:tcBorders>
            <w:noWrap/>
            <w:vAlign w:val="center"/>
          </w:tcPr>
          <w:p w14:paraId="003C8A78" w14:textId="7290AADC" w:rsidR="00CE428C" w:rsidRDefault="00CE428C" w:rsidP="00CE428C">
            <w:pPr>
              <w:spacing w:after="0"/>
              <w:jc w:val="center"/>
              <w:rPr>
                <w:color w:val="000000"/>
                <w:szCs w:val="22"/>
              </w:rPr>
            </w:pPr>
            <w:r>
              <w:rPr>
                <w:color w:val="000000"/>
                <w:szCs w:val="22"/>
              </w:rPr>
              <w:t>1,466</w:t>
            </w:r>
          </w:p>
        </w:tc>
        <w:tc>
          <w:tcPr>
            <w:tcW w:w="834" w:type="dxa"/>
            <w:tcBorders>
              <w:left w:val="nil"/>
              <w:bottom w:val="single" w:sz="4" w:space="0" w:color="auto"/>
              <w:right w:val="nil"/>
            </w:tcBorders>
            <w:noWrap/>
            <w:vAlign w:val="center"/>
          </w:tcPr>
          <w:p w14:paraId="2D98C3F5" w14:textId="60708033" w:rsidR="00CE428C" w:rsidRDefault="00CE428C" w:rsidP="00CE428C">
            <w:pPr>
              <w:spacing w:after="0"/>
              <w:jc w:val="center"/>
              <w:rPr>
                <w:color w:val="000000"/>
                <w:szCs w:val="22"/>
              </w:rPr>
            </w:pPr>
            <w:r>
              <w:rPr>
                <w:color w:val="000000"/>
                <w:szCs w:val="22"/>
              </w:rPr>
              <w:t>21,677</w:t>
            </w:r>
          </w:p>
        </w:tc>
        <w:tc>
          <w:tcPr>
            <w:tcW w:w="1126" w:type="dxa"/>
            <w:tcBorders>
              <w:left w:val="nil"/>
              <w:bottom w:val="single" w:sz="4" w:space="0" w:color="auto"/>
              <w:right w:val="nil"/>
            </w:tcBorders>
            <w:noWrap/>
            <w:vAlign w:val="bottom"/>
          </w:tcPr>
          <w:p w14:paraId="58A267D8" w14:textId="067DDFE3" w:rsidR="00CE428C" w:rsidRDefault="00CE428C" w:rsidP="00CE428C">
            <w:pPr>
              <w:spacing w:after="0"/>
              <w:jc w:val="center"/>
              <w:rPr>
                <w:szCs w:val="22"/>
              </w:rPr>
            </w:pPr>
            <w:r>
              <w:rPr>
                <w:szCs w:val="22"/>
              </w:rPr>
              <w:t>31,238</w:t>
            </w:r>
          </w:p>
        </w:tc>
        <w:tc>
          <w:tcPr>
            <w:tcW w:w="1056" w:type="dxa"/>
            <w:tcBorders>
              <w:left w:val="nil"/>
              <w:bottom w:val="single" w:sz="4" w:space="0" w:color="auto"/>
              <w:right w:val="nil"/>
            </w:tcBorders>
            <w:noWrap/>
            <w:vAlign w:val="bottom"/>
          </w:tcPr>
          <w:p w14:paraId="6976A986" w14:textId="6DAC69F4" w:rsidR="00CE428C" w:rsidRDefault="00CE428C" w:rsidP="00CE428C">
            <w:pPr>
              <w:spacing w:after="0"/>
              <w:jc w:val="center"/>
              <w:rPr>
                <w:szCs w:val="22"/>
              </w:rPr>
            </w:pPr>
            <w:r>
              <w:rPr>
                <w:szCs w:val="22"/>
              </w:rPr>
              <w:t>31,238</w:t>
            </w:r>
          </w:p>
        </w:tc>
      </w:tr>
    </w:tbl>
    <w:p w14:paraId="04BF3BBE" w14:textId="22B512A9" w:rsidR="00A92122" w:rsidRPr="005F1B6C" w:rsidRDefault="00A92122" w:rsidP="00A9212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tLeast"/>
        <w:rPr>
          <w:sz w:val="14"/>
          <w:szCs w:val="14"/>
        </w:rPr>
      </w:pPr>
      <w:r w:rsidRPr="005F1B6C">
        <w:rPr>
          <w:sz w:val="14"/>
          <w:szCs w:val="14"/>
        </w:rPr>
        <w:t>Note:  There were no foreign or joint venture catches after 1988. Catches prior to 1989 are landed catches only. Catches in 1989 and 1990 also include fish reported in weekly production reports as discarded by processors. Catches in 1991-</w:t>
      </w:r>
      <w:r w:rsidR="005F1B6C" w:rsidRPr="005F1B6C">
        <w:rPr>
          <w:sz w:val="14"/>
          <w:szCs w:val="14"/>
        </w:rPr>
        <w:t>2019</w:t>
      </w:r>
      <w:r w:rsidRPr="005F1B6C">
        <w:rPr>
          <w:sz w:val="14"/>
          <w:szCs w:val="14"/>
        </w:rPr>
        <w:t xml:space="preserve"> also include discarded fish, as determined through a "blend" of weekly production reports and information from the domestic observer program. Definitions of terms:  JV = Joint venture</w:t>
      </w:r>
      <w:proofErr w:type="gramStart"/>
      <w:r w:rsidRPr="005F1B6C">
        <w:rPr>
          <w:sz w:val="14"/>
          <w:szCs w:val="14"/>
        </w:rPr>
        <w:t xml:space="preserve">;  </w:t>
      </w:r>
      <w:proofErr w:type="spellStart"/>
      <w:r w:rsidRPr="005F1B6C">
        <w:rPr>
          <w:sz w:val="14"/>
          <w:szCs w:val="14"/>
        </w:rPr>
        <w:t>Tr</w:t>
      </w:r>
      <w:proofErr w:type="spellEnd"/>
      <w:proofErr w:type="gramEnd"/>
      <w:r w:rsidRPr="005F1B6C">
        <w:rPr>
          <w:sz w:val="14"/>
          <w:szCs w:val="14"/>
        </w:rPr>
        <w:t xml:space="preserve"> = Trace catches;  </w:t>
      </w:r>
    </w:p>
    <w:p w14:paraId="37639BF3" w14:textId="7E67F25B" w:rsidR="00A92122" w:rsidRPr="005F1B6C" w:rsidRDefault="00A92122" w:rsidP="00A9212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tLeast"/>
        <w:rPr>
          <w:sz w:val="14"/>
          <w:szCs w:val="14"/>
        </w:rPr>
      </w:pPr>
      <w:proofErr w:type="spellStart"/>
      <w:proofErr w:type="gramStart"/>
      <w:r w:rsidRPr="005F1B6C">
        <w:rPr>
          <w:sz w:val="14"/>
          <w:szCs w:val="14"/>
          <w:vertAlign w:val="superscript"/>
        </w:rPr>
        <w:t>a</w:t>
      </w:r>
      <w:r w:rsidRPr="005F1B6C">
        <w:rPr>
          <w:sz w:val="14"/>
          <w:szCs w:val="14"/>
        </w:rPr>
        <w:t>Catch</w:t>
      </w:r>
      <w:proofErr w:type="spellEnd"/>
      <w:proofErr w:type="gramEnd"/>
      <w:r w:rsidRPr="005F1B6C">
        <w:rPr>
          <w:sz w:val="14"/>
          <w:szCs w:val="14"/>
        </w:rPr>
        <w:t xml:space="preserve"> defined as follows:  1977, all Sebastes rockfish for Japanese catch, and </w:t>
      </w:r>
      <w:r w:rsidR="009B7831" w:rsidRPr="005F1B6C">
        <w:rPr>
          <w:sz w:val="14"/>
          <w:szCs w:val="14"/>
        </w:rPr>
        <w:t>POP</w:t>
      </w:r>
      <w:r w:rsidRPr="005F1B6C">
        <w:rPr>
          <w:sz w:val="14"/>
          <w:szCs w:val="14"/>
        </w:rPr>
        <w:t xml:space="preserve"> for catches of other nations; 1978, </w:t>
      </w:r>
      <w:r w:rsidR="009B7831" w:rsidRPr="005F1B6C">
        <w:rPr>
          <w:sz w:val="14"/>
          <w:szCs w:val="14"/>
        </w:rPr>
        <w:t>POP</w:t>
      </w:r>
      <w:r w:rsidRPr="005F1B6C">
        <w:rPr>
          <w:sz w:val="14"/>
          <w:szCs w:val="14"/>
        </w:rPr>
        <w:t xml:space="preserve"> only; 1979-87, the 5 species comprising the </w:t>
      </w:r>
      <w:r w:rsidR="009B7831" w:rsidRPr="005F1B6C">
        <w:rPr>
          <w:sz w:val="14"/>
          <w:szCs w:val="14"/>
        </w:rPr>
        <w:t>POP</w:t>
      </w:r>
      <w:r w:rsidRPr="005F1B6C">
        <w:rPr>
          <w:sz w:val="14"/>
          <w:szCs w:val="14"/>
        </w:rPr>
        <w:t xml:space="preserve"> complex; 1988-</w:t>
      </w:r>
      <w:r w:rsidR="005F1B6C" w:rsidRPr="005F1B6C">
        <w:rPr>
          <w:sz w:val="14"/>
          <w:szCs w:val="14"/>
        </w:rPr>
        <w:t>2019</w:t>
      </w:r>
      <w:r w:rsidRPr="005F1B6C">
        <w:rPr>
          <w:sz w:val="14"/>
          <w:szCs w:val="14"/>
        </w:rPr>
        <w:t xml:space="preserve">, </w:t>
      </w:r>
      <w:r w:rsidR="009B7831" w:rsidRPr="005F1B6C">
        <w:rPr>
          <w:sz w:val="14"/>
          <w:szCs w:val="14"/>
        </w:rPr>
        <w:t>POP</w:t>
      </w:r>
      <w:r w:rsidRPr="005F1B6C">
        <w:rPr>
          <w:sz w:val="14"/>
          <w:szCs w:val="14"/>
        </w:rPr>
        <w:t>.</w:t>
      </w:r>
    </w:p>
    <w:p w14:paraId="03628E66" w14:textId="70999367" w:rsidR="00A92122" w:rsidRPr="005F1B6C" w:rsidRDefault="00A92122" w:rsidP="00A9212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tLeast"/>
        <w:rPr>
          <w:sz w:val="14"/>
          <w:szCs w:val="14"/>
        </w:rPr>
      </w:pPr>
      <w:proofErr w:type="spellStart"/>
      <w:proofErr w:type="gramStart"/>
      <w:r w:rsidRPr="005F1B6C">
        <w:rPr>
          <w:sz w:val="14"/>
          <w:szCs w:val="14"/>
          <w:vertAlign w:val="superscript"/>
        </w:rPr>
        <w:t>b</w:t>
      </w:r>
      <w:r w:rsidRPr="005F1B6C">
        <w:rPr>
          <w:sz w:val="14"/>
          <w:szCs w:val="14"/>
        </w:rPr>
        <w:t>Quota</w:t>
      </w:r>
      <w:proofErr w:type="spellEnd"/>
      <w:proofErr w:type="gramEnd"/>
      <w:r w:rsidRPr="005F1B6C">
        <w:rPr>
          <w:sz w:val="14"/>
          <w:szCs w:val="14"/>
        </w:rPr>
        <w:t xml:space="preserve"> defined as follows:  1977-86, optimum yield; 1987, target quota; 1988-201</w:t>
      </w:r>
      <w:r w:rsidR="005F1B6C" w:rsidRPr="005F1B6C">
        <w:rPr>
          <w:sz w:val="14"/>
          <w:szCs w:val="14"/>
        </w:rPr>
        <w:t>9</w:t>
      </w:r>
      <w:r w:rsidRPr="005F1B6C">
        <w:rPr>
          <w:sz w:val="14"/>
          <w:szCs w:val="14"/>
        </w:rPr>
        <w:t xml:space="preserve"> total allowable catch.</w:t>
      </w:r>
    </w:p>
    <w:p w14:paraId="76FD9FB7" w14:textId="7DC2B506" w:rsidR="00A92122" w:rsidRPr="005F1B6C" w:rsidRDefault="00A92122" w:rsidP="00A9212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tLeast"/>
        <w:rPr>
          <w:sz w:val="14"/>
          <w:szCs w:val="14"/>
        </w:rPr>
      </w:pPr>
      <w:r w:rsidRPr="005F1B6C">
        <w:rPr>
          <w:sz w:val="14"/>
          <w:szCs w:val="14"/>
          <w:lang w:val="fr-FR"/>
        </w:rPr>
        <w:t xml:space="preserve">Sources: Catch:  1977-84, Carlson et al. </w:t>
      </w:r>
      <w:r w:rsidRPr="005F1B6C">
        <w:rPr>
          <w:sz w:val="14"/>
          <w:szCs w:val="14"/>
        </w:rPr>
        <w:t>(1986); 1985-88, Pacific Fishery Information Network (</w:t>
      </w:r>
      <w:proofErr w:type="spellStart"/>
      <w:r w:rsidRPr="005F1B6C">
        <w:rPr>
          <w:sz w:val="14"/>
          <w:szCs w:val="14"/>
        </w:rPr>
        <w:t>PacFIN</w:t>
      </w:r>
      <w:proofErr w:type="spellEnd"/>
      <w:r w:rsidRPr="005F1B6C">
        <w:rPr>
          <w:sz w:val="14"/>
          <w:szCs w:val="14"/>
        </w:rPr>
        <w:t>)</w:t>
      </w:r>
      <w:r w:rsidR="005F1B6C" w:rsidRPr="005F1B6C">
        <w:rPr>
          <w:sz w:val="14"/>
          <w:szCs w:val="14"/>
        </w:rPr>
        <w:t>; 1989-2019</w:t>
      </w:r>
      <w:r w:rsidRPr="005F1B6C">
        <w:rPr>
          <w:sz w:val="14"/>
          <w:szCs w:val="14"/>
        </w:rPr>
        <w:t>, National Marine Fisheries Service, Alaska Region</w:t>
      </w:r>
      <w:r w:rsidR="005F1B6C" w:rsidRPr="005F1B6C">
        <w:rPr>
          <w:sz w:val="14"/>
          <w:szCs w:val="14"/>
        </w:rPr>
        <w:t xml:space="preserve">. </w:t>
      </w:r>
      <w:r w:rsidRPr="005F1B6C">
        <w:rPr>
          <w:sz w:val="14"/>
          <w:szCs w:val="14"/>
        </w:rPr>
        <w:t xml:space="preserve">ABC and Quota: 1977-1986 </w:t>
      </w:r>
      <w:proofErr w:type="spellStart"/>
      <w:r w:rsidRPr="005F1B6C">
        <w:rPr>
          <w:sz w:val="14"/>
          <w:szCs w:val="14"/>
        </w:rPr>
        <w:t>Karinen</w:t>
      </w:r>
      <w:proofErr w:type="spellEnd"/>
      <w:r w:rsidRPr="005F1B6C">
        <w:rPr>
          <w:sz w:val="14"/>
          <w:szCs w:val="14"/>
        </w:rPr>
        <w:t xml:space="preserve"> and Wing (1987); 1987-1990, Heifetz et al. (2000); 1991-201</w:t>
      </w:r>
      <w:r w:rsidR="005F1B6C" w:rsidRPr="005F1B6C">
        <w:rPr>
          <w:sz w:val="14"/>
          <w:szCs w:val="14"/>
        </w:rPr>
        <w:t>9</w:t>
      </w:r>
      <w:r w:rsidRPr="005F1B6C">
        <w:rPr>
          <w:sz w:val="14"/>
          <w:szCs w:val="14"/>
        </w:rPr>
        <w:t>, NMFS AKRO BLEND/Catch Accounting System via AKFIN database.</w:t>
      </w:r>
    </w:p>
    <w:p w14:paraId="43FBCE90" w14:textId="3684AC9D" w:rsidR="00A92122" w:rsidRDefault="00A92122" w:rsidP="00827FF0">
      <w:pPr>
        <w:pStyle w:val="Heading5"/>
        <w:spacing w:after="120"/>
        <w:ind w:left="0" w:firstLine="0"/>
      </w:pPr>
      <w:r w:rsidRPr="009508EF">
        <w:lastRenderedPageBreak/>
        <w:t>Table 9-2.</w:t>
      </w:r>
      <w:r>
        <w:t xml:space="preserve"> Management measures since the break out of </w:t>
      </w:r>
      <w:r w:rsidR="009B7831">
        <w:t>POP</w:t>
      </w:r>
      <w:r>
        <w:t xml:space="preserve"> from slope rockfish.</w:t>
      </w:r>
    </w:p>
    <w:tbl>
      <w:tblPr>
        <w:tblW w:w="9648" w:type="dxa"/>
        <w:tblLook w:val="01E0" w:firstRow="1" w:lastRow="1" w:firstColumn="1" w:lastColumn="1" w:noHBand="0" w:noVBand="0"/>
      </w:tblPr>
      <w:tblGrid>
        <w:gridCol w:w="817"/>
        <w:gridCol w:w="1063"/>
        <w:gridCol w:w="1230"/>
        <w:gridCol w:w="1230"/>
        <w:gridCol w:w="821"/>
        <w:gridCol w:w="4487"/>
      </w:tblGrid>
      <w:tr w:rsidR="00A92122" w14:paraId="09185A43" w14:textId="77777777" w:rsidTr="00A92122">
        <w:tc>
          <w:tcPr>
            <w:tcW w:w="817" w:type="dxa"/>
            <w:tcBorders>
              <w:top w:val="single" w:sz="4" w:space="0" w:color="auto"/>
              <w:bottom w:val="single" w:sz="4" w:space="0" w:color="auto"/>
            </w:tcBorders>
          </w:tcPr>
          <w:p w14:paraId="2E303BC3" w14:textId="77777777" w:rsidR="00A92122" w:rsidRPr="00D768D2" w:rsidRDefault="00A92122" w:rsidP="00A92122">
            <w:pPr>
              <w:spacing w:after="0"/>
              <w:rPr>
                <w:szCs w:val="22"/>
              </w:rPr>
            </w:pPr>
            <w:r w:rsidRPr="00D768D2">
              <w:rPr>
                <w:szCs w:val="22"/>
              </w:rPr>
              <w:t>Year</w:t>
            </w:r>
          </w:p>
        </w:tc>
        <w:tc>
          <w:tcPr>
            <w:tcW w:w="1063" w:type="dxa"/>
            <w:tcBorders>
              <w:top w:val="single" w:sz="4" w:space="0" w:color="auto"/>
              <w:bottom w:val="single" w:sz="4" w:space="0" w:color="auto"/>
            </w:tcBorders>
          </w:tcPr>
          <w:p w14:paraId="0B716C54" w14:textId="77777777" w:rsidR="00A92122" w:rsidRPr="00D768D2" w:rsidRDefault="00A92122" w:rsidP="00A92122">
            <w:pPr>
              <w:spacing w:after="0"/>
              <w:jc w:val="right"/>
              <w:rPr>
                <w:szCs w:val="22"/>
              </w:rPr>
            </w:pPr>
            <w:r w:rsidRPr="00D768D2">
              <w:rPr>
                <w:szCs w:val="22"/>
              </w:rPr>
              <w:t>Catch (t)</w:t>
            </w:r>
          </w:p>
        </w:tc>
        <w:tc>
          <w:tcPr>
            <w:tcW w:w="1230" w:type="dxa"/>
            <w:tcBorders>
              <w:top w:val="single" w:sz="4" w:space="0" w:color="auto"/>
              <w:bottom w:val="single" w:sz="4" w:space="0" w:color="auto"/>
            </w:tcBorders>
          </w:tcPr>
          <w:p w14:paraId="195586BE" w14:textId="77777777" w:rsidR="00A92122" w:rsidRPr="00D768D2" w:rsidRDefault="00A92122" w:rsidP="00A92122">
            <w:pPr>
              <w:spacing w:after="0"/>
              <w:jc w:val="right"/>
              <w:rPr>
                <w:szCs w:val="22"/>
              </w:rPr>
            </w:pPr>
            <w:r w:rsidRPr="00D768D2">
              <w:rPr>
                <w:szCs w:val="22"/>
              </w:rPr>
              <w:t>ABC</w:t>
            </w:r>
          </w:p>
        </w:tc>
        <w:tc>
          <w:tcPr>
            <w:tcW w:w="1230" w:type="dxa"/>
            <w:tcBorders>
              <w:top w:val="single" w:sz="4" w:space="0" w:color="auto"/>
              <w:bottom w:val="single" w:sz="4" w:space="0" w:color="auto"/>
            </w:tcBorders>
          </w:tcPr>
          <w:p w14:paraId="011EF1A8" w14:textId="77777777" w:rsidR="00A92122" w:rsidRPr="00D768D2" w:rsidRDefault="00A92122" w:rsidP="00A92122">
            <w:pPr>
              <w:spacing w:after="0"/>
              <w:jc w:val="right"/>
              <w:rPr>
                <w:szCs w:val="22"/>
              </w:rPr>
            </w:pPr>
            <w:r w:rsidRPr="00D768D2">
              <w:rPr>
                <w:szCs w:val="22"/>
              </w:rPr>
              <w:t>TAC</w:t>
            </w:r>
          </w:p>
        </w:tc>
        <w:tc>
          <w:tcPr>
            <w:tcW w:w="821" w:type="dxa"/>
            <w:tcBorders>
              <w:top w:val="single" w:sz="4" w:space="0" w:color="auto"/>
              <w:bottom w:val="single" w:sz="4" w:space="0" w:color="auto"/>
            </w:tcBorders>
          </w:tcPr>
          <w:p w14:paraId="1B296A36" w14:textId="77777777" w:rsidR="00A92122" w:rsidRPr="00D768D2" w:rsidRDefault="00A92122" w:rsidP="00A92122">
            <w:pPr>
              <w:spacing w:after="0"/>
              <w:jc w:val="center"/>
              <w:rPr>
                <w:szCs w:val="22"/>
              </w:rPr>
            </w:pPr>
            <w:r>
              <w:rPr>
                <w:szCs w:val="22"/>
              </w:rPr>
              <w:t>OFL</w:t>
            </w:r>
          </w:p>
        </w:tc>
        <w:tc>
          <w:tcPr>
            <w:tcW w:w="4487" w:type="dxa"/>
            <w:tcBorders>
              <w:top w:val="single" w:sz="4" w:space="0" w:color="auto"/>
              <w:bottom w:val="single" w:sz="4" w:space="0" w:color="auto"/>
            </w:tcBorders>
          </w:tcPr>
          <w:p w14:paraId="1EDC6B98" w14:textId="77777777" w:rsidR="00A92122" w:rsidRPr="00734EC8" w:rsidRDefault="00A92122" w:rsidP="00A92122">
            <w:pPr>
              <w:spacing w:after="0"/>
              <w:jc w:val="center"/>
            </w:pPr>
            <w:r w:rsidRPr="00734EC8">
              <w:t>Management Measures</w:t>
            </w:r>
          </w:p>
        </w:tc>
      </w:tr>
      <w:tr w:rsidR="00A92122" w14:paraId="6A9197FE" w14:textId="77777777" w:rsidTr="00A92122">
        <w:tc>
          <w:tcPr>
            <w:tcW w:w="817" w:type="dxa"/>
            <w:tcBorders>
              <w:top w:val="single" w:sz="4" w:space="0" w:color="auto"/>
            </w:tcBorders>
            <w:vAlign w:val="center"/>
          </w:tcPr>
          <w:p w14:paraId="064B625F" w14:textId="77777777" w:rsidR="00A92122" w:rsidRPr="00D768D2" w:rsidRDefault="00A92122" w:rsidP="00A92122">
            <w:pPr>
              <w:spacing w:after="0"/>
              <w:jc w:val="center"/>
              <w:rPr>
                <w:szCs w:val="22"/>
              </w:rPr>
            </w:pPr>
            <w:r w:rsidRPr="00D768D2">
              <w:rPr>
                <w:szCs w:val="22"/>
              </w:rPr>
              <w:t>1988</w:t>
            </w:r>
          </w:p>
        </w:tc>
        <w:tc>
          <w:tcPr>
            <w:tcW w:w="1063" w:type="dxa"/>
            <w:tcBorders>
              <w:top w:val="single" w:sz="4" w:space="0" w:color="auto"/>
            </w:tcBorders>
            <w:vAlign w:val="center"/>
          </w:tcPr>
          <w:p w14:paraId="15097DD1" w14:textId="77777777" w:rsidR="00A92122" w:rsidRPr="00D768D2" w:rsidRDefault="00A92122" w:rsidP="00A92122">
            <w:pPr>
              <w:spacing w:after="0"/>
              <w:jc w:val="center"/>
              <w:rPr>
                <w:szCs w:val="22"/>
              </w:rPr>
            </w:pPr>
            <w:r w:rsidRPr="00D768D2">
              <w:rPr>
                <w:szCs w:val="22"/>
              </w:rPr>
              <w:t>1,621</w:t>
            </w:r>
          </w:p>
        </w:tc>
        <w:tc>
          <w:tcPr>
            <w:tcW w:w="1230" w:type="dxa"/>
            <w:tcBorders>
              <w:top w:val="single" w:sz="4" w:space="0" w:color="auto"/>
            </w:tcBorders>
            <w:vAlign w:val="center"/>
          </w:tcPr>
          <w:p w14:paraId="282C6599" w14:textId="77777777" w:rsidR="00A92122" w:rsidRPr="00D768D2" w:rsidRDefault="00A92122" w:rsidP="00A92122">
            <w:pPr>
              <w:spacing w:after="0"/>
              <w:jc w:val="center"/>
              <w:rPr>
                <w:szCs w:val="22"/>
              </w:rPr>
            </w:pPr>
            <w:r w:rsidRPr="00D768D2">
              <w:rPr>
                <w:szCs w:val="22"/>
              </w:rPr>
              <w:t>16,800</w:t>
            </w:r>
          </w:p>
        </w:tc>
        <w:tc>
          <w:tcPr>
            <w:tcW w:w="1230" w:type="dxa"/>
            <w:tcBorders>
              <w:top w:val="single" w:sz="4" w:space="0" w:color="auto"/>
            </w:tcBorders>
            <w:vAlign w:val="center"/>
          </w:tcPr>
          <w:p w14:paraId="4A427649" w14:textId="77777777" w:rsidR="00A92122" w:rsidRPr="00D768D2" w:rsidRDefault="00A92122" w:rsidP="00A92122">
            <w:pPr>
              <w:spacing w:after="0"/>
              <w:jc w:val="center"/>
              <w:rPr>
                <w:szCs w:val="22"/>
              </w:rPr>
            </w:pPr>
            <w:r w:rsidRPr="00D768D2">
              <w:rPr>
                <w:szCs w:val="22"/>
              </w:rPr>
              <w:t>16,800</w:t>
            </w:r>
          </w:p>
        </w:tc>
        <w:tc>
          <w:tcPr>
            <w:tcW w:w="821" w:type="dxa"/>
            <w:tcBorders>
              <w:top w:val="single" w:sz="4" w:space="0" w:color="auto"/>
            </w:tcBorders>
            <w:vAlign w:val="center"/>
          </w:tcPr>
          <w:p w14:paraId="72C0AC97" w14:textId="77777777" w:rsidR="00A92122" w:rsidRPr="00D768D2" w:rsidRDefault="00A92122" w:rsidP="00A92122">
            <w:pPr>
              <w:spacing w:after="0"/>
              <w:jc w:val="center"/>
              <w:rPr>
                <w:szCs w:val="22"/>
              </w:rPr>
            </w:pPr>
          </w:p>
        </w:tc>
        <w:tc>
          <w:tcPr>
            <w:tcW w:w="4487" w:type="dxa"/>
            <w:tcBorders>
              <w:top w:val="single" w:sz="4" w:space="0" w:color="auto"/>
            </w:tcBorders>
            <w:vAlign w:val="bottom"/>
          </w:tcPr>
          <w:p w14:paraId="64AA0BBF" w14:textId="4E63E887" w:rsidR="00A92122" w:rsidRPr="00D768D2" w:rsidRDefault="00A92122" w:rsidP="00A92122">
            <w:pPr>
              <w:spacing w:after="0"/>
              <w:rPr>
                <w:sz w:val="20"/>
              </w:rPr>
            </w:pPr>
            <w:r w:rsidRPr="00D768D2">
              <w:rPr>
                <w:sz w:val="20"/>
              </w:rPr>
              <w:t xml:space="preserve">The slope rockfish assemblage, including POP, was one of three management groups for </w:t>
            </w:r>
            <w:r w:rsidRPr="00D768D2">
              <w:rPr>
                <w:i/>
                <w:sz w:val="20"/>
              </w:rPr>
              <w:t>Sebastes</w:t>
            </w:r>
            <w:r w:rsidRPr="00D768D2">
              <w:rPr>
                <w:sz w:val="20"/>
              </w:rPr>
              <w:t xml:space="preserve"> implemented by the North Pacific Management Council. Previously, </w:t>
            </w:r>
            <w:r w:rsidRPr="00D768D2">
              <w:rPr>
                <w:i/>
                <w:sz w:val="20"/>
              </w:rPr>
              <w:t>Sebastes</w:t>
            </w:r>
            <w:r w:rsidRPr="00D768D2">
              <w:rPr>
                <w:sz w:val="20"/>
              </w:rPr>
              <w:t xml:space="preserve"> in Alaska were managed as “</w:t>
            </w:r>
            <w:r w:rsidR="009B7831">
              <w:rPr>
                <w:sz w:val="20"/>
              </w:rPr>
              <w:t>POP</w:t>
            </w:r>
            <w:r w:rsidRPr="00D768D2">
              <w:rPr>
                <w:sz w:val="20"/>
              </w:rPr>
              <w:t xml:space="preserve"> complex” or “other rockfish”</w:t>
            </w:r>
          </w:p>
        </w:tc>
      </w:tr>
      <w:tr w:rsidR="00A92122" w14:paraId="3B902EEE" w14:textId="77777777" w:rsidTr="00A92122">
        <w:tc>
          <w:tcPr>
            <w:tcW w:w="817" w:type="dxa"/>
            <w:vAlign w:val="center"/>
          </w:tcPr>
          <w:p w14:paraId="6E80E3E8" w14:textId="77777777" w:rsidR="00A92122" w:rsidRPr="00D768D2" w:rsidRDefault="00A92122" w:rsidP="00A92122">
            <w:pPr>
              <w:spacing w:after="0"/>
              <w:jc w:val="center"/>
              <w:rPr>
                <w:szCs w:val="22"/>
              </w:rPr>
            </w:pPr>
            <w:r w:rsidRPr="00D768D2">
              <w:rPr>
                <w:szCs w:val="22"/>
              </w:rPr>
              <w:t>1989</w:t>
            </w:r>
          </w:p>
        </w:tc>
        <w:tc>
          <w:tcPr>
            <w:tcW w:w="1063" w:type="dxa"/>
            <w:vAlign w:val="center"/>
          </w:tcPr>
          <w:p w14:paraId="61B4260D" w14:textId="77777777" w:rsidR="00A92122" w:rsidRPr="00D768D2" w:rsidRDefault="00A92122" w:rsidP="00A92122">
            <w:pPr>
              <w:spacing w:after="0"/>
              <w:jc w:val="center"/>
              <w:rPr>
                <w:color w:val="000000"/>
                <w:szCs w:val="22"/>
              </w:rPr>
            </w:pPr>
            <w:r w:rsidRPr="00D768D2">
              <w:rPr>
                <w:color w:val="000000"/>
                <w:szCs w:val="22"/>
              </w:rPr>
              <w:t>19,003</w:t>
            </w:r>
          </w:p>
        </w:tc>
        <w:tc>
          <w:tcPr>
            <w:tcW w:w="1230" w:type="dxa"/>
            <w:vAlign w:val="center"/>
          </w:tcPr>
          <w:p w14:paraId="5724BAC8" w14:textId="77777777" w:rsidR="00A92122" w:rsidRPr="00D768D2" w:rsidRDefault="00A92122" w:rsidP="00A92122">
            <w:pPr>
              <w:spacing w:after="0"/>
              <w:jc w:val="center"/>
              <w:rPr>
                <w:szCs w:val="22"/>
              </w:rPr>
            </w:pPr>
            <w:r w:rsidRPr="00D768D2">
              <w:rPr>
                <w:szCs w:val="22"/>
              </w:rPr>
              <w:t>20,000</w:t>
            </w:r>
          </w:p>
        </w:tc>
        <w:tc>
          <w:tcPr>
            <w:tcW w:w="1230" w:type="dxa"/>
            <w:vAlign w:val="center"/>
          </w:tcPr>
          <w:p w14:paraId="371E6060" w14:textId="77777777" w:rsidR="00A92122" w:rsidRPr="00D768D2" w:rsidRDefault="00A92122" w:rsidP="00A92122">
            <w:pPr>
              <w:spacing w:after="0"/>
              <w:jc w:val="center"/>
              <w:rPr>
                <w:szCs w:val="22"/>
              </w:rPr>
            </w:pPr>
            <w:r w:rsidRPr="00D768D2">
              <w:rPr>
                <w:szCs w:val="22"/>
              </w:rPr>
              <w:t>20,000</w:t>
            </w:r>
          </w:p>
        </w:tc>
        <w:tc>
          <w:tcPr>
            <w:tcW w:w="821" w:type="dxa"/>
            <w:vAlign w:val="center"/>
          </w:tcPr>
          <w:p w14:paraId="236414EC" w14:textId="77777777" w:rsidR="00A92122" w:rsidRPr="00D768D2" w:rsidRDefault="00A92122" w:rsidP="00A92122">
            <w:pPr>
              <w:spacing w:after="0"/>
              <w:jc w:val="center"/>
              <w:rPr>
                <w:szCs w:val="22"/>
              </w:rPr>
            </w:pPr>
          </w:p>
        </w:tc>
        <w:tc>
          <w:tcPr>
            <w:tcW w:w="4487" w:type="dxa"/>
            <w:vAlign w:val="bottom"/>
          </w:tcPr>
          <w:p w14:paraId="5183779A" w14:textId="77777777" w:rsidR="00A92122" w:rsidRPr="00D768D2" w:rsidRDefault="00A92122" w:rsidP="00A92122">
            <w:pPr>
              <w:spacing w:after="0"/>
              <w:rPr>
                <w:sz w:val="20"/>
              </w:rPr>
            </w:pPr>
          </w:p>
        </w:tc>
      </w:tr>
      <w:tr w:rsidR="00A92122" w14:paraId="59DEF096" w14:textId="77777777" w:rsidTr="00A92122">
        <w:tc>
          <w:tcPr>
            <w:tcW w:w="817" w:type="dxa"/>
            <w:vAlign w:val="center"/>
          </w:tcPr>
          <w:p w14:paraId="25652E17" w14:textId="77777777" w:rsidR="00A92122" w:rsidRPr="00D768D2" w:rsidRDefault="00A92122" w:rsidP="00A92122">
            <w:pPr>
              <w:spacing w:after="0"/>
              <w:jc w:val="center"/>
              <w:rPr>
                <w:szCs w:val="22"/>
              </w:rPr>
            </w:pPr>
            <w:r w:rsidRPr="00D768D2">
              <w:rPr>
                <w:szCs w:val="22"/>
              </w:rPr>
              <w:t>1990</w:t>
            </w:r>
          </w:p>
        </w:tc>
        <w:tc>
          <w:tcPr>
            <w:tcW w:w="1063" w:type="dxa"/>
            <w:vAlign w:val="center"/>
          </w:tcPr>
          <w:p w14:paraId="35A5E2BA" w14:textId="77777777" w:rsidR="00A92122" w:rsidRPr="00D768D2" w:rsidRDefault="00A92122" w:rsidP="00A92122">
            <w:pPr>
              <w:spacing w:after="0"/>
              <w:jc w:val="center"/>
              <w:rPr>
                <w:color w:val="000000"/>
                <w:szCs w:val="22"/>
              </w:rPr>
            </w:pPr>
            <w:r w:rsidRPr="00D768D2">
              <w:rPr>
                <w:color w:val="000000"/>
                <w:szCs w:val="22"/>
              </w:rPr>
              <w:t>21,140</w:t>
            </w:r>
          </w:p>
        </w:tc>
        <w:tc>
          <w:tcPr>
            <w:tcW w:w="1230" w:type="dxa"/>
            <w:vAlign w:val="center"/>
          </w:tcPr>
          <w:p w14:paraId="37F7C027" w14:textId="77777777" w:rsidR="00A92122" w:rsidRPr="00D768D2" w:rsidRDefault="00A92122" w:rsidP="00A92122">
            <w:pPr>
              <w:spacing w:after="0"/>
              <w:jc w:val="center"/>
              <w:rPr>
                <w:szCs w:val="22"/>
              </w:rPr>
            </w:pPr>
            <w:r w:rsidRPr="00D768D2">
              <w:rPr>
                <w:szCs w:val="22"/>
              </w:rPr>
              <w:t>17,700</w:t>
            </w:r>
          </w:p>
        </w:tc>
        <w:tc>
          <w:tcPr>
            <w:tcW w:w="1230" w:type="dxa"/>
            <w:vAlign w:val="center"/>
          </w:tcPr>
          <w:p w14:paraId="3693760E" w14:textId="77777777" w:rsidR="00A92122" w:rsidRPr="00D768D2" w:rsidRDefault="00A92122" w:rsidP="00A92122">
            <w:pPr>
              <w:spacing w:after="0"/>
              <w:jc w:val="center"/>
              <w:rPr>
                <w:szCs w:val="22"/>
              </w:rPr>
            </w:pPr>
            <w:r w:rsidRPr="00D768D2">
              <w:rPr>
                <w:szCs w:val="22"/>
              </w:rPr>
              <w:t>17,700</w:t>
            </w:r>
          </w:p>
        </w:tc>
        <w:tc>
          <w:tcPr>
            <w:tcW w:w="821" w:type="dxa"/>
            <w:vAlign w:val="center"/>
          </w:tcPr>
          <w:p w14:paraId="5224C16A" w14:textId="77777777" w:rsidR="00A92122" w:rsidRPr="00D768D2" w:rsidRDefault="00A92122" w:rsidP="00A92122">
            <w:pPr>
              <w:spacing w:after="0"/>
              <w:jc w:val="center"/>
              <w:rPr>
                <w:szCs w:val="22"/>
              </w:rPr>
            </w:pPr>
          </w:p>
        </w:tc>
        <w:tc>
          <w:tcPr>
            <w:tcW w:w="4487" w:type="dxa"/>
            <w:vAlign w:val="bottom"/>
          </w:tcPr>
          <w:p w14:paraId="671CE08A" w14:textId="77777777" w:rsidR="00A92122" w:rsidRPr="00D768D2" w:rsidRDefault="00A92122" w:rsidP="00A92122">
            <w:pPr>
              <w:spacing w:after="0"/>
              <w:rPr>
                <w:sz w:val="20"/>
              </w:rPr>
            </w:pPr>
          </w:p>
        </w:tc>
      </w:tr>
      <w:tr w:rsidR="00A92122" w14:paraId="1BABC9EF" w14:textId="77777777" w:rsidTr="00A92122">
        <w:tc>
          <w:tcPr>
            <w:tcW w:w="817" w:type="dxa"/>
            <w:vAlign w:val="center"/>
          </w:tcPr>
          <w:p w14:paraId="58C09E41" w14:textId="77777777" w:rsidR="00A92122" w:rsidRPr="00D768D2" w:rsidRDefault="00A92122" w:rsidP="00A92122">
            <w:pPr>
              <w:spacing w:after="0"/>
              <w:jc w:val="center"/>
              <w:rPr>
                <w:szCs w:val="22"/>
              </w:rPr>
            </w:pPr>
            <w:r w:rsidRPr="00D768D2">
              <w:rPr>
                <w:szCs w:val="22"/>
              </w:rPr>
              <w:t>1991</w:t>
            </w:r>
          </w:p>
        </w:tc>
        <w:tc>
          <w:tcPr>
            <w:tcW w:w="1063" w:type="dxa"/>
            <w:vAlign w:val="center"/>
          </w:tcPr>
          <w:p w14:paraId="708415CD" w14:textId="77777777" w:rsidR="00A92122" w:rsidRPr="00D768D2" w:rsidRDefault="00A92122" w:rsidP="00A92122">
            <w:pPr>
              <w:spacing w:after="0"/>
              <w:jc w:val="center"/>
              <w:rPr>
                <w:color w:val="000000"/>
                <w:szCs w:val="22"/>
              </w:rPr>
            </w:pPr>
            <w:r>
              <w:rPr>
                <w:color w:val="000000"/>
                <w:szCs w:val="22"/>
              </w:rPr>
              <w:t>6,548</w:t>
            </w:r>
          </w:p>
        </w:tc>
        <w:tc>
          <w:tcPr>
            <w:tcW w:w="1230" w:type="dxa"/>
            <w:vAlign w:val="center"/>
          </w:tcPr>
          <w:p w14:paraId="164552C9" w14:textId="77777777" w:rsidR="00A92122" w:rsidRPr="00D768D2" w:rsidRDefault="00A92122" w:rsidP="00A92122">
            <w:pPr>
              <w:spacing w:after="0"/>
              <w:jc w:val="center"/>
              <w:rPr>
                <w:szCs w:val="22"/>
              </w:rPr>
            </w:pPr>
            <w:r w:rsidRPr="00D768D2">
              <w:rPr>
                <w:szCs w:val="22"/>
              </w:rPr>
              <w:t>5,800</w:t>
            </w:r>
          </w:p>
        </w:tc>
        <w:tc>
          <w:tcPr>
            <w:tcW w:w="1230" w:type="dxa"/>
            <w:vAlign w:val="center"/>
          </w:tcPr>
          <w:p w14:paraId="7C859F7D" w14:textId="77777777" w:rsidR="00A92122" w:rsidRPr="00D768D2" w:rsidRDefault="00A92122" w:rsidP="00A92122">
            <w:pPr>
              <w:spacing w:after="0"/>
              <w:jc w:val="center"/>
              <w:rPr>
                <w:szCs w:val="22"/>
              </w:rPr>
            </w:pPr>
          </w:p>
        </w:tc>
        <w:tc>
          <w:tcPr>
            <w:tcW w:w="821" w:type="dxa"/>
            <w:vAlign w:val="center"/>
          </w:tcPr>
          <w:p w14:paraId="2D4480A3" w14:textId="77777777" w:rsidR="00A92122" w:rsidRPr="00D768D2" w:rsidRDefault="00A92122" w:rsidP="00A92122">
            <w:pPr>
              <w:spacing w:after="0"/>
              <w:jc w:val="center"/>
              <w:rPr>
                <w:szCs w:val="22"/>
              </w:rPr>
            </w:pPr>
          </w:p>
        </w:tc>
        <w:tc>
          <w:tcPr>
            <w:tcW w:w="4487" w:type="dxa"/>
            <w:vAlign w:val="bottom"/>
          </w:tcPr>
          <w:p w14:paraId="3807BB5E" w14:textId="45FB1ABD" w:rsidR="00A92122" w:rsidRPr="00D768D2" w:rsidRDefault="00A92122" w:rsidP="00A92122">
            <w:pPr>
              <w:spacing w:after="0"/>
              <w:rPr>
                <w:sz w:val="20"/>
              </w:rPr>
            </w:pPr>
            <w:r w:rsidRPr="00D768D2">
              <w:rPr>
                <w:sz w:val="20"/>
              </w:rPr>
              <w:t xml:space="preserve">Slope assemblage split into three management subgroups with separate ABCs and TACs: </w:t>
            </w:r>
            <w:r w:rsidR="009B7831">
              <w:rPr>
                <w:sz w:val="20"/>
              </w:rPr>
              <w:t>POP</w:t>
            </w:r>
            <w:r w:rsidRPr="00D768D2">
              <w:rPr>
                <w:sz w:val="20"/>
              </w:rPr>
              <w:t xml:space="preserve">, </w:t>
            </w:r>
            <w:proofErr w:type="spellStart"/>
            <w:r w:rsidRPr="00D768D2">
              <w:rPr>
                <w:sz w:val="20"/>
              </w:rPr>
              <w:t>shortraker</w:t>
            </w:r>
            <w:proofErr w:type="spellEnd"/>
            <w:r w:rsidRPr="00D768D2">
              <w:rPr>
                <w:sz w:val="20"/>
              </w:rPr>
              <w:t>/</w:t>
            </w:r>
            <w:proofErr w:type="spellStart"/>
            <w:r w:rsidRPr="00D768D2">
              <w:rPr>
                <w:sz w:val="20"/>
              </w:rPr>
              <w:t>rougheye</w:t>
            </w:r>
            <w:proofErr w:type="spellEnd"/>
            <w:r w:rsidRPr="00D768D2">
              <w:rPr>
                <w:sz w:val="20"/>
              </w:rPr>
              <w:t xml:space="preserve"> rockfish, and all other slope species</w:t>
            </w:r>
          </w:p>
        </w:tc>
      </w:tr>
      <w:tr w:rsidR="00A92122" w14:paraId="4824BBC4" w14:textId="77777777" w:rsidTr="00A92122">
        <w:tc>
          <w:tcPr>
            <w:tcW w:w="817" w:type="dxa"/>
            <w:vAlign w:val="center"/>
          </w:tcPr>
          <w:p w14:paraId="286EA5ED" w14:textId="77777777" w:rsidR="00A92122" w:rsidRPr="00D768D2" w:rsidRDefault="00A92122" w:rsidP="00A92122">
            <w:pPr>
              <w:spacing w:after="0"/>
              <w:jc w:val="center"/>
              <w:rPr>
                <w:szCs w:val="22"/>
              </w:rPr>
            </w:pPr>
            <w:r w:rsidRPr="00D768D2">
              <w:rPr>
                <w:szCs w:val="22"/>
              </w:rPr>
              <w:t>1992</w:t>
            </w:r>
          </w:p>
        </w:tc>
        <w:tc>
          <w:tcPr>
            <w:tcW w:w="1063" w:type="dxa"/>
            <w:vAlign w:val="center"/>
          </w:tcPr>
          <w:p w14:paraId="37E02F3E" w14:textId="77777777" w:rsidR="00A92122" w:rsidRPr="00D768D2" w:rsidRDefault="00A92122" w:rsidP="00A92122">
            <w:pPr>
              <w:spacing w:after="0"/>
              <w:jc w:val="center"/>
              <w:rPr>
                <w:color w:val="000000"/>
                <w:szCs w:val="22"/>
              </w:rPr>
            </w:pPr>
            <w:r>
              <w:rPr>
                <w:color w:val="000000"/>
                <w:szCs w:val="22"/>
              </w:rPr>
              <w:t>6,538</w:t>
            </w:r>
          </w:p>
        </w:tc>
        <w:tc>
          <w:tcPr>
            <w:tcW w:w="1230" w:type="dxa"/>
            <w:vAlign w:val="center"/>
          </w:tcPr>
          <w:p w14:paraId="2E813591" w14:textId="77777777" w:rsidR="00A92122" w:rsidRPr="00D768D2" w:rsidRDefault="00A92122" w:rsidP="00A92122">
            <w:pPr>
              <w:spacing w:after="0"/>
              <w:jc w:val="center"/>
              <w:rPr>
                <w:szCs w:val="22"/>
              </w:rPr>
            </w:pPr>
            <w:r w:rsidRPr="00D768D2">
              <w:rPr>
                <w:szCs w:val="22"/>
              </w:rPr>
              <w:t>5,730</w:t>
            </w:r>
          </w:p>
        </w:tc>
        <w:tc>
          <w:tcPr>
            <w:tcW w:w="1230" w:type="dxa"/>
            <w:vAlign w:val="center"/>
          </w:tcPr>
          <w:p w14:paraId="2DF0BF90" w14:textId="77777777" w:rsidR="00A92122" w:rsidRPr="00D768D2" w:rsidRDefault="00A92122" w:rsidP="00A92122">
            <w:pPr>
              <w:spacing w:after="0"/>
              <w:jc w:val="center"/>
              <w:rPr>
                <w:szCs w:val="22"/>
              </w:rPr>
            </w:pPr>
            <w:r w:rsidRPr="00D768D2">
              <w:rPr>
                <w:szCs w:val="22"/>
              </w:rPr>
              <w:t>5,200</w:t>
            </w:r>
          </w:p>
        </w:tc>
        <w:tc>
          <w:tcPr>
            <w:tcW w:w="821" w:type="dxa"/>
            <w:vAlign w:val="center"/>
          </w:tcPr>
          <w:p w14:paraId="07F1C085" w14:textId="77777777" w:rsidR="00A92122" w:rsidRPr="00D768D2" w:rsidRDefault="00A92122" w:rsidP="00A92122">
            <w:pPr>
              <w:spacing w:after="0"/>
              <w:jc w:val="center"/>
              <w:rPr>
                <w:szCs w:val="22"/>
              </w:rPr>
            </w:pPr>
          </w:p>
        </w:tc>
        <w:tc>
          <w:tcPr>
            <w:tcW w:w="4487" w:type="dxa"/>
            <w:vAlign w:val="bottom"/>
          </w:tcPr>
          <w:p w14:paraId="6073738C" w14:textId="77777777" w:rsidR="00A92122" w:rsidRPr="00D768D2" w:rsidRDefault="00A92122" w:rsidP="00A92122">
            <w:pPr>
              <w:spacing w:after="0"/>
              <w:rPr>
                <w:sz w:val="20"/>
              </w:rPr>
            </w:pPr>
          </w:p>
        </w:tc>
      </w:tr>
      <w:tr w:rsidR="00A92122" w14:paraId="13B80AEC" w14:textId="77777777" w:rsidTr="00A92122">
        <w:tc>
          <w:tcPr>
            <w:tcW w:w="817" w:type="dxa"/>
            <w:vAlign w:val="center"/>
          </w:tcPr>
          <w:p w14:paraId="44443C59" w14:textId="77777777" w:rsidR="00A92122" w:rsidRPr="00D768D2" w:rsidRDefault="00A92122" w:rsidP="00A92122">
            <w:pPr>
              <w:spacing w:after="0"/>
              <w:jc w:val="center"/>
              <w:rPr>
                <w:szCs w:val="22"/>
              </w:rPr>
            </w:pPr>
            <w:r w:rsidRPr="00D768D2">
              <w:rPr>
                <w:szCs w:val="22"/>
              </w:rPr>
              <w:t>1993</w:t>
            </w:r>
          </w:p>
        </w:tc>
        <w:tc>
          <w:tcPr>
            <w:tcW w:w="1063" w:type="dxa"/>
            <w:vAlign w:val="center"/>
          </w:tcPr>
          <w:p w14:paraId="08CBFCA0" w14:textId="77777777" w:rsidR="00A92122" w:rsidRPr="00D768D2" w:rsidRDefault="00A92122" w:rsidP="00A92122">
            <w:pPr>
              <w:spacing w:after="0"/>
              <w:jc w:val="center"/>
              <w:rPr>
                <w:color w:val="000000"/>
                <w:szCs w:val="22"/>
              </w:rPr>
            </w:pPr>
            <w:r>
              <w:rPr>
                <w:color w:val="000000"/>
                <w:szCs w:val="22"/>
              </w:rPr>
              <w:t>2,060</w:t>
            </w:r>
          </w:p>
        </w:tc>
        <w:tc>
          <w:tcPr>
            <w:tcW w:w="1230" w:type="dxa"/>
            <w:vAlign w:val="center"/>
          </w:tcPr>
          <w:p w14:paraId="14A734E2" w14:textId="77777777" w:rsidR="00A92122" w:rsidRPr="00D768D2" w:rsidRDefault="00A92122" w:rsidP="00A92122">
            <w:pPr>
              <w:spacing w:after="0"/>
              <w:jc w:val="center"/>
              <w:rPr>
                <w:szCs w:val="22"/>
              </w:rPr>
            </w:pPr>
            <w:r w:rsidRPr="00D768D2">
              <w:rPr>
                <w:szCs w:val="22"/>
              </w:rPr>
              <w:t>3,378</w:t>
            </w:r>
          </w:p>
        </w:tc>
        <w:tc>
          <w:tcPr>
            <w:tcW w:w="1230" w:type="dxa"/>
            <w:vAlign w:val="center"/>
          </w:tcPr>
          <w:p w14:paraId="6DA482C3" w14:textId="77777777" w:rsidR="00A92122" w:rsidRPr="00D768D2" w:rsidRDefault="00A92122" w:rsidP="00A92122">
            <w:pPr>
              <w:spacing w:after="0"/>
              <w:jc w:val="center"/>
              <w:rPr>
                <w:szCs w:val="22"/>
              </w:rPr>
            </w:pPr>
            <w:r w:rsidRPr="00D768D2">
              <w:rPr>
                <w:szCs w:val="22"/>
              </w:rPr>
              <w:t>2,560</w:t>
            </w:r>
          </w:p>
        </w:tc>
        <w:tc>
          <w:tcPr>
            <w:tcW w:w="821" w:type="dxa"/>
            <w:vAlign w:val="center"/>
          </w:tcPr>
          <w:p w14:paraId="5B3969AD" w14:textId="77777777" w:rsidR="00A92122" w:rsidRPr="00D768D2" w:rsidRDefault="00A92122" w:rsidP="00A92122">
            <w:pPr>
              <w:spacing w:after="0"/>
              <w:jc w:val="center"/>
              <w:rPr>
                <w:szCs w:val="22"/>
              </w:rPr>
            </w:pPr>
          </w:p>
        </w:tc>
        <w:tc>
          <w:tcPr>
            <w:tcW w:w="4487" w:type="dxa"/>
            <w:vAlign w:val="bottom"/>
          </w:tcPr>
          <w:p w14:paraId="4497EEFC" w14:textId="77777777" w:rsidR="00A92122" w:rsidRPr="00D768D2" w:rsidRDefault="00A92122" w:rsidP="00A92122">
            <w:pPr>
              <w:spacing w:after="0"/>
              <w:rPr>
                <w:sz w:val="20"/>
              </w:rPr>
            </w:pPr>
          </w:p>
        </w:tc>
      </w:tr>
      <w:tr w:rsidR="00A92122" w14:paraId="2534E5E7" w14:textId="77777777" w:rsidTr="00A92122">
        <w:tc>
          <w:tcPr>
            <w:tcW w:w="817" w:type="dxa"/>
            <w:vAlign w:val="center"/>
          </w:tcPr>
          <w:p w14:paraId="1687BD41" w14:textId="77777777" w:rsidR="00A92122" w:rsidRPr="00D768D2" w:rsidRDefault="00A92122" w:rsidP="00A92122">
            <w:pPr>
              <w:spacing w:after="0"/>
              <w:jc w:val="center"/>
              <w:rPr>
                <w:szCs w:val="22"/>
              </w:rPr>
            </w:pPr>
            <w:r w:rsidRPr="00D768D2">
              <w:rPr>
                <w:szCs w:val="22"/>
              </w:rPr>
              <w:t>1994</w:t>
            </w:r>
          </w:p>
        </w:tc>
        <w:tc>
          <w:tcPr>
            <w:tcW w:w="1063" w:type="dxa"/>
            <w:vAlign w:val="center"/>
          </w:tcPr>
          <w:p w14:paraId="70741EF5" w14:textId="77777777" w:rsidR="00A92122" w:rsidRPr="00D768D2" w:rsidRDefault="00A92122" w:rsidP="00A92122">
            <w:pPr>
              <w:spacing w:after="0"/>
              <w:jc w:val="center"/>
              <w:rPr>
                <w:color w:val="000000"/>
                <w:szCs w:val="22"/>
              </w:rPr>
            </w:pPr>
            <w:r>
              <w:rPr>
                <w:color w:val="000000"/>
                <w:szCs w:val="22"/>
              </w:rPr>
              <w:t>1,842</w:t>
            </w:r>
          </w:p>
        </w:tc>
        <w:tc>
          <w:tcPr>
            <w:tcW w:w="1230" w:type="dxa"/>
            <w:vAlign w:val="center"/>
          </w:tcPr>
          <w:p w14:paraId="31D48D9F" w14:textId="77777777" w:rsidR="00A92122" w:rsidRPr="00D768D2" w:rsidRDefault="00A92122" w:rsidP="00A92122">
            <w:pPr>
              <w:spacing w:after="0"/>
              <w:jc w:val="center"/>
              <w:rPr>
                <w:szCs w:val="22"/>
              </w:rPr>
            </w:pPr>
            <w:r w:rsidRPr="00D768D2">
              <w:rPr>
                <w:szCs w:val="22"/>
              </w:rPr>
              <w:t>3,030</w:t>
            </w:r>
          </w:p>
        </w:tc>
        <w:tc>
          <w:tcPr>
            <w:tcW w:w="1230" w:type="dxa"/>
            <w:vAlign w:val="center"/>
          </w:tcPr>
          <w:p w14:paraId="4249E6E7" w14:textId="77777777" w:rsidR="00A92122" w:rsidRPr="00D768D2" w:rsidRDefault="00A92122" w:rsidP="00A92122">
            <w:pPr>
              <w:spacing w:after="0"/>
              <w:jc w:val="center"/>
              <w:rPr>
                <w:szCs w:val="22"/>
              </w:rPr>
            </w:pPr>
            <w:r w:rsidRPr="00D768D2">
              <w:rPr>
                <w:szCs w:val="22"/>
              </w:rPr>
              <w:t>2,550</w:t>
            </w:r>
          </w:p>
        </w:tc>
        <w:tc>
          <w:tcPr>
            <w:tcW w:w="821" w:type="dxa"/>
            <w:vAlign w:val="center"/>
          </w:tcPr>
          <w:p w14:paraId="282BF31A" w14:textId="77777777" w:rsidR="00A92122" w:rsidRPr="00D768D2" w:rsidRDefault="00A92122" w:rsidP="00A92122">
            <w:pPr>
              <w:spacing w:after="0"/>
              <w:jc w:val="center"/>
              <w:rPr>
                <w:szCs w:val="22"/>
              </w:rPr>
            </w:pPr>
            <w:r>
              <w:rPr>
                <w:szCs w:val="22"/>
              </w:rPr>
              <w:t>3,940</w:t>
            </w:r>
          </w:p>
        </w:tc>
        <w:tc>
          <w:tcPr>
            <w:tcW w:w="4487" w:type="dxa"/>
            <w:vAlign w:val="bottom"/>
          </w:tcPr>
          <w:p w14:paraId="3919F55A" w14:textId="77777777" w:rsidR="00A92122" w:rsidRPr="00D768D2" w:rsidRDefault="00A92122" w:rsidP="00A92122">
            <w:pPr>
              <w:spacing w:after="0"/>
              <w:rPr>
                <w:sz w:val="20"/>
              </w:rPr>
            </w:pPr>
            <w:r w:rsidRPr="00D768D2">
              <w:rPr>
                <w:sz w:val="20"/>
              </w:rPr>
              <w:t>Amendment 32 establishes rebuilding plan</w:t>
            </w:r>
          </w:p>
          <w:p w14:paraId="33E64D6C" w14:textId="77777777" w:rsidR="00A92122" w:rsidRPr="00D768D2" w:rsidRDefault="00A92122" w:rsidP="00A92122">
            <w:pPr>
              <w:spacing w:after="0"/>
              <w:rPr>
                <w:sz w:val="20"/>
              </w:rPr>
            </w:pPr>
            <w:r w:rsidRPr="00D768D2">
              <w:rPr>
                <w:sz w:val="20"/>
              </w:rPr>
              <w:t>Assessment done with an age structured model using stock synthesis</w:t>
            </w:r>
          </w:p>
        </w:tc>
      </w:tr>
      <w:tr w:rsidR="00A92122" w14:paraId="1F081240" w14:textId="77777777" w:rsidTr="00A92122">
        <w:tc>
          <w:tcPr>
            <w:tcW w:w="817" w:type="dxa"/>
            <w:vAlign w:val="center"/>
          </w:tcPr>
          <w:p w14:paraId="79649533" w14:textId="77777777" w:rsidR="00A92122" w:rsidRPr="00D768D2" w:rsidRDefault="00A92122" w:rsidP="00A92122">
            <w:pPr>
              <w:spacing w:after="0"/>
              <w:jc w:val="center"/>
              <w:rPr>
                <w:szCs w:val="22"/>
              </w:rPr>
            </w:pPr>
            <w:r w:rsidRPr="00D768D2">
              <w:rPr>
                <w:szCs w:val="22"/>
              </w:rPr>
              <w:t>1995</w:t>
            </w:r>
          </w:p>
        </w:tc>
        <w:tc>
          <w:tcPr>
            <w:tcW w:w="1063" w:type="dxa"/>
            <w:vAlign w:val="center"/>
          </w:tcPr>
          <w:p w14:paraId="22BCADE8" w14:textId="77777777" w:rsidR="00A92122" w:rsidRPr="00D768D2" w:rsidRDefault="00A92122" w:rsidP="00A92122">
            <w:pPr>
              <w:spacing w:after="0"/>
              <w:jc w:val="center"/>
              <w:rPr>
                <w:color w:val="000000"/>
                <w:szCs w:val="22"/>
              </w:rPr>
            </w:pPr>
            <w:r>
              <w:rPr>
                <w:color w:val="000000"/>
                <w:szCs w:val="22"/>
              </w:rPr>
              <w:t>5,740</w:t>
            </w:r>
          </w:p>
        </w:tc>
        <w:tc>
          <w:tcPr>
            <w:tcW w:w="1230" w:type="dxa"/>
            <w:vAlign w:val="center"/>
          </w:tcPr>
          <w:p w14:paraId="3B6851CE" w14:textId="77777777" w:rsidR="00A92122" w:rsidRPr="00D768D2" w:rsidRDefault="00A92122" w:rsidP="00A92122">
            <w:pPr>
              <w:spacing w:after="0"/>
              <w:jc w:val="center"/>
              <w:rPr>
                <w:szCs w:val="22"/>
              </w:rPr>
            </w:pPr>
            <w:r w:rsidRPr="00D768D2">
              <w:rPr>
                <w:szCs w:val="22"/>
              </w:rPr>
              <w:t>6,530</w:t>
            </w:r>
          </w:p>
        </w:tc>
        <w:tc>
          <w:tcPr>
            <w:tcW w:w="1230" w:type="dxa"/>
            <w:vAlign w:val="center"/>
          </w:tcPr>
          <w:p w14:paraId="2C173257" w14:textId="77777777" w:rsidR="00A92122" w:rsidRPr="00D768D2" w:rsidRDefault="00A92122" w:rsidP="00A92122">
            <w:pPr>
              <w:spacing w:after="0"/>
              <w:jc w:val="center"/>
              <w:rPr>
                <w:szCs w:val="22"/>
              </w:rPr>
            </w:pPr>
            <w:r w:rsidRPr="00D768D2">
              <w:rPr>
                <w:szCs w:val="22"/>
              </w:rPr>
              <w:t>5,630</w:t>
            </w:r>
          </w:p>
        </w:tc>
        <w:tc>
          <w:tcPr>
            <w:tcW w:w="821" w:type="dxa"/>
            <w:vAlign w:val="center"/>
          </w:tcPr>
          <w:p w14:paraId="10F2F9AB" w14:textId="77777777" w:rsidR="00A92122" w:rsidRPr="00D768D2" w:rsidRDefault="00A92122" w:rsidP="00A92122">
            <w:pPr>
              <w:spacing w:after="0"/>
              <w:jc w:val="center"/>
              <w:rPr>
                <w:szCs w:val="22"/>
              </w:rPr>
            </w:pPr>
            <w:r>
              <w:rPr>
                <w:szCs w:val="22"/>
              </w:rPr>
              <w:t>8,232</w:t>
            </w:r>
          </w:p>
        </w:tc>
        <w:tc>
          <w:tcPr>
            <w:tcW w:w="4487" w:type="dxa"/>
            <w:vAlign w:val="bottom"/>
          </w:tcPr>
          <w:p w14:paraId="5460C23A" w14:textId="77777777" w:rsidR="00A92122" w:rsidRPr="00D768D2" w:rsidRDefault="00A92122" w:rsidP="00A92122">
            <w:pPr>
              <w:spacing w:after="0"/>
              <w:rPr>
                <w:sz w:val="20"/>
              </w:rPr>
            </w:pPr>
          </w:p>
        </w:tc>
      </w:tr>
      <w:tr w:rsidR="00A92122" w14:paraId="13F3B445" w14:textId="77777777" w:rsidTr="00A92122">
        <w:tc>
          <w:tcPr>
            <w:tcW w:w="817" w:type="dxa"/>
            <w:vAlign w:val="center"/>
          </w:tcPr>
          <w:p w14:paraId="13B0D94D" w14:textId="77777777" w:rsidR="00A92122" w:rsidRPr="00D768D2" w:rsidRDefault="00A92122" w:rsidP="00A92122">
            <w:pPr>
              <w:spacing w:after="0"/>
              <w:jc w:val="center"/>
              <w:rPr>
                <w:szCs w:val="22"/>
              </w:rPr>
            </w:pPr>
            <w:r w:rsidRPr="00D768D2">
              <w:rPr>
                <w:szCs w:val="22"/>
              </w:rPr>
              <w:t>1996</w:t>
            </w:r>
          </w:p>
        </w:tc>
        <w:tc>
          <w:tcPr>
            <w:tcW w:w="1063" w:type="dxa"/>
            <w:vAlign w:val="center"/>
          </w:tcPr>
          <w:p w14:paraId="028D0D5B" w14:textId="77777777" w:rsidR="00A92122" w:rsidRPr="00D768D2" w:rsidRDefault="00A92122" w:rsidP="00A92122">
            <w:pPr>
              <w:spacing w:after="0"/>
              <w:jc w:val="center"/>
              <w:rPr>
                <w:color w:val="000000"/>
                <w:szCs w:val="22"/>
              </w:rPr>
            </w:pPr>
            <w:r>
              <w:rPr>
                <w:color w:val="000000"/>
                <w:szCs w:val="22"/>
              </w:rPr>
              <w:t>8,379</w:t>
            </w:r>
          </w:p>
        </w:tc>
        <w:tc>
          <w:tcPr>
            <w:tcW w:w="1230" w:type="dxa"/>
            <w:vAlign w:val="center"/>
          </w:tcPr>
          <w:p w14:paraId="7846203D" w14:textId="77777777" w:rsidR="00A92122" w:rsidRPr="00D768D2" w:rsidRDefault="00A92122" w:rsidP="00A92122">
            <w:pPr>
              <w:spacing w:after="0"/>
              <w:jc w:val="center"/>
              <w:rPr>
                <w:szCs w:val="22"/>
              </w:rPr>
            </w:pPr>
            <w:r w:rsidRPr="00D768D2">
              <w:rPr>
                <w:szCs w:val="22"/>
              </w:rPr>
              <w:t>8,060</w:t>
            </w:r>
          </w:p>
        </w:tc>
        <w:tc>
          <w:tcPr>
            <w:tcW w:w="1230" w:type="dxa"/>
            <w:vAlign w:val="center"/>
          </w:tcPr>
          <w:p w14:paraId="354FCF9B" w14:textId="77777777" w:rsidR="00A92122" w:rsidRPr="00D768D2" w:rsidRDefault="00A92122" w:rsidP="00A92122">
            <w:pPr>
              <w:spacing w:after="0"/>
              <w:jc w:val="center"/>
              <w:rPr>
                <w:szCs w:val="22"/>
              </w:rPr>
            </w:pPr>
            <w:r w:rsidRPr="00D768D2">
              <w:rPr>
                <w:szCs w:val="22"/>
              </w:rPr>
              <w:t>6,959</w:t>
            </w:r>
          </w:p>
        </w:tc>
        <w:tc>
          <w:tcPr>
            <w:tcW w:w="821" w:type="dxa"/>
            <w:vAlign w:val="center"/>
          </w:tcPr>
          <w:p w14:paraId="51DC390F" w14:textId="77777777" w:rsidR="00A92122" w:rsidRPr="00D768D2" w:rsidRDefault="00A92122" w:rsidP="00A92122">
            <w:pPr>
              <w:spacing w:after="0"/>
              <w:jc w:val="center"/>
              <w:rPr>
                <w:szCs w:val="22"/>
              </w:rPr>
            </w:pPr>
            <w:r>
              <w:rPr>
                <w:szCs w:val="22"/>
              </w:rPr>
              <w:t>10,165</w:t>
            </w:r>
          </w:p>
        </w:tc>
        <w:tc>
          <w:tcPr>
            <w:tcW w:w="4487" w:type="dxa"/>
            <w:vAlign w:val="bottom"/>
          </w:tcPr>
          <w:p w14:paraId="0885E6CB" w14:textId="77777777" w:rsidR="00A92122" w:rsidRPr="00D768D2" w:rsidRDefault="00A92122" w:rsidP="00A92122">
            <w:pPr>
              <w:spacing w:after="0"/>
              <w:rPr>
                <w:sz w:val="20"/>
              </w:rPr>
            </w:pPr>
          </w:p>
        </w:tc>
      </w:tr>
      <w:tr w:rsidR="00A92122" w14:paraId="7CA378DA" w14:textId="77777777" w:rsidTr="00A92122">
        <w:tc>
          <w:tcPr>
            <w:tcW w:w="817" w:type="dxa"/>
            <w:vAlign w:val="center"/>
          </w:tcPr>
          <w:p w14:paraId="0757693A" w14:textId="77777777" w:rsidR="00A92122" w:rsidRPr="00D768D2" w:rsidRDefault="00A92122" w:rsidP="00A92122">
            <w:pPr>
              <w:spacing w:after="0"/>
              <w:jc w:val="center"/>
              <w:rPr>
                <w:szCs w:val="22"/>
              </w:rPr>
            </w:pPr>
            <w:r w:rsidRPr="00D768D2">
              <w:rPr>
                <w:szCs w:val="22"/>
              </w:rPr>
              <w:t>1997</w:t>
            </w:r>
          </w:p>
        </w:tc>
        <w:tc>
          <w:tcPr>
            <w:tcW w:w="1063" w:type="dxa"/>
            <w:vAlign w:val="center"/>
          </w:tcPr>
          <w:p w14:paraId="3F6C855A" w14:textId="77777777" w:rsidR="00A92122" w:rsidRPr="00D768D2" w:rsidRDefault="00A92122" w:rsidP="00A92122">
            <w:pPr>
              <w:spacing w:after="0"/>
              <w:jc w:val="center"/>
              <w:rPr>
                <w:color w:val="000000"/>
                <w:szCs w:val="22"/>
              </w:rPr>
            </w:pPr>
            <w:r>
              <w:rPr>
                <w:color w:val="000000"/>
                <w:szCs w:val="22"/>
              </w:rPr>
              <w:t>9,519</w:t>
            </w:r>
          </w:p>
        </w:tc>
        <w:tc>
          <w:tcPr>
            <w:tcW w:w="1230" w:type="dxa"/>
            <w:vAlign w:val="center"/>
          </w:tcPr>
          <w:p w14:paraId="414498C6" w14:textId="77777777" w:rsidR="00A92122" w:rsidRPr="00D768D2" w:rsidRDefault="00A92122" w:rsidP="00A92122">
            <w:pPr>
              <w:spacing w:after="0"/>
              <w:jc w:val="center"/>
              <w:rPr>
                <w:szCs w:val="22"/>
              </w:rPr>
            </w:pPr>
            <w:r w:rsidRPr="00D768D2">
              <w:rPr>
                <w:szCs w:val="22"/>
              </w:rPr>
              <w:t>12,990</w:t>
            </w:r>
          </w:p>
        </w:tc>
        <w:tc>
          <w:tcPr>
            <w:tcW w:w="1230" w:type="dxa"/>
            <w:vAlign w:val="center"/>
          </w:tcPr>
          <w:p w14:paraId="7FA5BDEA" w14:textId="77777777" w:rsidR="00A92122" w:rsidRPr="00D768D2" w:rsidRDefault="00A92122" w:rsidP="00A92122">
            <w:pPr>
              <w:spacing w:after="0"/>
              <w:jc w:val="center"/>
              <w:rPr>
                <w:szCs w:val="22"/>
              </w:rPr>
            </w:pPr>
            <w:r w:rsidRPr="00D768D2">
              <w:rPr>
                <w:szCs w:val="22"/>
              </w:rPr>
              <w:t>9,190</w:t>
            </w:r>
          </w:p>
        </w:tc>
        <w:tc>
          <w:tcPr>
            <w:tcW w:w="821" w:type="dxa"/>
            <w:vAlign w:val="center"/>
          </w:tcPr>
          <w:p w14:paraId="1473BFFC" w14:textId="77777777" w:rsidR="00A92122" w:rsidRPr="00D768D2" w:rsidRDefault="00A92122" w:rsidP="00A92122">
            <w:pPr>
              <w:spacing w:after="0"/>
              <w:jc w:val="center"/>
              <w:rPr>
                <w:szCs w:val="22"/>
              </w:rPr>
            </w:pPr>
            <w:r>
              <w:rPr>
                <w:szCs w:val="22"/>
              </w:rPr>
              <w:t>19,760</w:t>
            </w:r>
          </w:p>
        </w:tc>
        <w:tc>
          <w:tcPr>
            <w:tcW w:w="4487" w:type="dxa"/>
            <w:vAlign w:val="bottom"/>
          </w:tcPr>
          <w:p w14:paraId="3798D155" w14:textId="77777777" w:rsidR="00A92122" w:rsidRPr="00D768D2" w:rsidRDefault="00A92122" w:rsidP="00A92122">
            <w:pPr>
              <w:spacing w:after="0"/>
              <w:rPr>
                <w:sz w:val="20"/>
              </w:rPr>
            </w:pPr>
          </w:p>
        </w:tc>
      </w:tr>
      <w:tr w:rsidR="00A92122" w14:paraId="218AD44D" w14:textId="77777777" w:rsidTr="00A92122">
        <w:tc>
          <w:tcPr>
            <w:tcW w:w="817" w:type="dxa"/>
            <w:vAlign w:val="center"/>
          </w:tcPr>
          <w:p w14:paraId="26602E45" w14:textId="77777777" w:rsidR="00A92122" w:rsidRPr="00D768D2" w:rsidRDefault="00A92122" w:rsidP="00A92122">
            <w:pPr>
              <w:spacing w:after="0"/>
              <w:jc w:val="center"/>
              <w:rPr>
                <w:szCs w:val="22"/>
              </w:rPr>
            </w:pPr>
            <w:r w:rsidRPr="00D768D2">
              <w:rPr>
                <w:szCs w:val="22"/>
              </w:rPr>
              <w:t>1998</w:t>
            </w:r>
          </w:p>
        </w:tc>
        <w:tc>
          <w:tcPr>
            <w:tcW w:w="1063" w:type="dxa"/>
            <w:vAlign w:val="center"/>
          </w:tcPr>
          <w:p w14:paraId="52DBD645" w14:textId="77777777" w:rsidR="00A92122" w:rsidRPr="00D768D2" w:rsidRDefault="00A92122" w:rsidP="00A92122">
            <w:pPr>
              <w:spacing w:after="0"/>
              <w:jc w:val="center"/>
              <w:rPr>
                <w:color w:val="000000"/>
                <w:szCs w:val="22"/>
              </w:rPr>
            </w:pPr>
            <w:r>
              <w:rPr>
                <w:color w:val="000000"/>
                <w:szCs w:val="22"/>
              </w:rPr>
              <w:t>8,908</w:t>
            </w:r>
          </w:p>
        </w:tc>
        <w:tc>
          <w:tcPr>
            <w:tcW w:w="1230" w:type="dxa"/>
            <w:vAlign w:val="center"/>
          </w:tcPr>
          <w:p w14:paraId="56B800AA" w14:textId="77777777" w:rsidR="00A92122" w:rsidRPr="00D768D2" w:rsidRDefault="00A92122" w:rsidP="00A92122">
            <w:pPr>
              <w:spacing w:after="0"/>
              <w:jc w:val="center"/>
              <w:rPr>
                <w:szCs w:val="22"/>
              </w:rPr>
            </w:pPr>
            <w:r w:rsidRPr="00D768D2">
              <w:rPr>
                <w:szCs w:val="22"/>
              </w:rPr>
              <w:t>12,820</w:t>
            </w:r>
          </w:p>
        </w:tc>
        <w:tc>
          <w:tcPr>
            <w:tcW w:w="1230" w:type="dxa"/>
            <w:vAlign w:val="center"/>
          </w:tcPr>
          <w:p w14:paraId="6BFE4D4D" w14:textId="77777777" w:rsidR="00A92122" w:rsidRPr="00D768D2" w:rsidRDefault="00A92122" w:rsidP="00A92122">
            <w:pPr>
              <w:spacing w:after="0"/>
              <w:jc w:val="center"/>
              <w:rPr>
                <w:szCs w:val="22"/>
              </w:rPr>
            </w:pPr>
            <w:r w:rsidRPr="00D768D2">
              <w:rPr>
                <w:szCs w:val="22"/>
              </w:rPr>
              <w:t>10,776</w:t>
            </w:r>
          </w:p>
        </w:tc>
        <w:tc>
          <w:tcPr>
            <w:tcW w:w="821" w:type="dxa"/>
            <w:vAlign w:val="center"/>
          </w:tcPr>
          <w:p w14:paraId="15E8711F" w14:textId="77777777" w:rsidR="00A92122" w:rsidRPr="00D768D2" w:rsidRDefault="00A92122" w:rsidP="00A92122">
            <w:pPr>
              <w:spacing w:after="0"/>
              <w:jc w:val="center"/>
              <w:rPr>
                <w:szCs w:val="22"/>
              </w:rPr>
            </w:pPr>
            <w:r>
              <w:rPr>
                <w:szCs w:val="22"/>
              </w:rPr>
              <w:t>18,090</w:t>
            </w:r>
          </w:p>
        </w:tc>
        <w:tc>
          <w:tcPr>
            <w:tcW w:w="4487" w:type="dxa"/>
            <w:vAlign w:val="bottom"/>
          </w:tcPr>
          <w:p w14:paraId="11486657" w14:textId="77777777" w:rsidR="00A92122" w:rsidRPr="00D768D2" w:rsidRDefault="00A92122" w:rsidP="00A92122">
            <w:pPr>
              <w:spacing w:after="0"/>
              <w:rPr>
                <w:sz w:val="20"/>
              </w:rPr>
            </w:pPr>
          </w:p>
        </w:tc>
      </w:tr>
      <w:tr w:rsidR="00A92122" w14:paraId="6709469D" w14:textId="77777777" w:rsidTr="00A92122">
        <w:tc>
          <w:tcPr>
            <w:tcW w:w="817" w:type="dxa"/>
            <w:vAlign w:val="center"/>
          </w:tcPr>
          <w:p w14:paraId="65FF4664" w14:textId="77777777" w:rsidR="00A92122" w:rsidRPr="00D768D2" w:rsidRDefault="00A92122" w:rsidP="00A92122">
            <w:pPr>
              <w:spacing w:after="0"/>
              <w:jc w:val="center"/>
              <w:rPr>
                <w:szCs w:val="22"/>
              </w:rPr>
            </w:pPr>
            <w:r w:rsidRPr="00D768D2">
              <w:rPr>
                <w:szCs w:val="22"/>
              </w:rPr>
              <w:t>1999</w:t>
            </w:r>
          </w:p>
        </w:tc>
        <w:tc>
          <w:tcPr>
            <w:tcW w:w="1063" w:type="dxa"/>
            <w:vAlign w:val="center"/>
          </w:tcPr>
          <w:p w14:paraId="0D3C61EB" w14:textId="77777777" w:rsidR="00A92122" w:rsidRPr="00D768D2" w:rsidRDefault="00A92122" w:rsidP="00A92122">
            <w:pPr>
              <w:spacing w:after="0"/>
              <w:jc w:val="center"/>
              <w:rPr>
                <w:color w:val="000000"/>
                <w:szCs w:val="22"/>
              </w:rPr>
            </w:pPr>
            <w:r>
              <w:rPr>
                <w:color w:val="000000"/>
                <w:szCs w:val="22"/>
              </w:rPr>
              <w:t>10,473</w:t>
            </w:r>
          </w:p>
        </w:tc>
        <w:tc>
          <w:tcPr>
            <w:tcW w:w="1230" w:type="dxa"/>
            <w:vAlign w:val="center"/>
          </w:tcPr>
          <w:p w14:paraId="608523F3" w14:textId="77777777" w:rsidR="00A92122" w:rsidRPr="00D768D2" w:rsidRDefault="00A92122" w:rsidP="00A92122">
            <w:pPr>
              <w:spacing w:after="0"/>
              <w:jc w:val="center"/>
              <w:rPr>
                <w:szCs w:val="22"/>
              </w:rPr>
            </w:pPr>
            <w:r w:rsidRPr="00D768D2">
              <w:rPr>
                <w:szCs w:val="22"/>
              </w:rPr>
              <w:t>13,120</w:t>
            </w:r>
          </w:p>
        </w:tc>
        <w:tc>
          <w:tcPr>
            <w:tcW w:w="1230" w:type="dxa"/>
            <w:vAlign w:val="center"/>
          </w:tcPr>
          <w:p w14:paraId="6EC1083A" w14:textId="77777777" w:rsidR="00A92122" w:rsidRPr="00D768D2" w:rsidRDefault="00A92122" w:rsidP="00A92122">
            <w:pPr>
              <w:spacing w:after="0"/>
              <w:jc w:val="center"/>
              <w:rPr>
                <w:szCs w:val="22"/>
              </w:rPr>
            </w:pPr>
            <w:r w:rsidRPr="00D768D2">
              <w:rPr>
                <w:szCs w:val="22"/>
              </w:rPr>
              <w:t>12,590</w:t>
            </w:r>
          </w:p>
        </w:tc>
        <w:tc>
          <w:tcPr>
            <w:tcW w:w="821" w:type="dxa"/>
            <w:vAlign w:val="center"/>
          </w:tcPr>
          <w:p w14:paraId="7E6588EF" w14:textId="77777777" w:rsidR="00A92122" w:rsidRPr="00D768D2" w:rsidRDefault="00A92122" w:rsidP="00A92122">
            <w:pPr>
              <w:spacing w:after="0"/>
              <w:jc w:val="center"/>
              <w:rPr>
                <w:szCs w:val="22"/>
              </w:rPr>
            </w:pPr>
            <w:r>
              <w:rPr>
                <w:szCs w:val="22"/>
              </w:rPr>
              <w:t>18,490</w:t>
            </w:r>
          </w:p>
        </w:tc>
        <w:tc>
          <w:tcPr>
            <w:tcW w:w="4487" w:type="dxa"/>
            <w:vAlign w:val="bottom"/>
          </w:tcPr>
          <w:p w14:paraId="1843405F" w14:textId="77777777" w:rsidR="00A92122" w:rsidRPr="00D768D2" w:rsidRDefault="00A92122" w:rsidP="00A92122">
            <w:pPr>
              <w:spacing w:after="0"/>
              <w:rPr>
                <w:sz w:val="20"/>
              </w:rPr>
            </w:pPr>
            <w:r w:rsidRPr="00D768D2">
              <w:rPr>
                <w:sz w:val="20"/>
              </w:rPr>
              <w:t>Eastern Gulf divided into West Yakutat and East Yakutat/Southeast Outside and separate ABCs and TACs assigned</w:t>
            </w:r>
          </w:p>
        </w:tc>
      </w:tr>
      <w:tr w:rsidR="00A92122" w14:paraId="337E2EF0" w14:textId="77777777" w:rsidTr="00A92122">
        <w:tc>
          <w:tcPr>
            <w:tcW w:w="817" w:type="dxa"/>
            <w:vAlign w:val="center"/>
          </w:tcPr>
          <w:p w14:paraId="69E6E786" w14:textId="77777777" w:rsidR="00A92122" w:rsidRPr="00D768D2" w:rsidRDefault="00A92122" w:rsidP="00A92122">
            <w:pPr>
              <w:spacing w:after="0"/>
              <w:jc w:val="center"/>
              <w:rPr>
                <w:szCs w:val="22"/>
              </w:rPr>
            </w:pPr>
            <w:r w:rsidRPr="00D768D2">
              <w:rPr>
                <w:szCs w:val="22"/>
              </w:rPr>
              <w:t>2000</w:t>
            </w:r>
          </w:p>
        </w:tc>
        <w:tc>
          <w:tcPr>
            <w:tcW w:w="1063" w:type="dxa"/>
            <w:vAlign w:val="center"/>
          </w:tcPr>
          <w:p w14:paraId="5A4CEE7F" w14:textId="77777777" w:rsidR="00A92122" w:rsidRPr="00D768D2" w:rsidRDefault="00A92122" w:rsidP="00A92122">
            <w:pPr>
              <w:spacing w:after="0"/>
              <w:jc w:val="center"/>
              <w:rPr>
                <w:color w:val="000000"/>
                <w:szCs w:val="22"/>
              </w:rPr>
            </w:pPr>
            <w:r>
              <w:rPr>
                <w:color w:val="000000"/>
                <w:szCs w:val="22"/>
              </w:rPr>
              <w:t>10,145</w:t>
            </w:r>
          </w:p>
        </w:tc>
        <w:tc>
          <w:tcPr>
            <w:tcW w:w="1230" w:type="dxa"/>
            <w:vAlign w:val="center"/>
          </w:tcPr>
          <w:p w14:paraId="546670C7" w14:textId="77777777" w:rsidR="00A92122" w:rsidRPr="00D768D2" w:rsidRDefault="00A92122" w:rsidP="00A92122">
            <w:pPr>
              <w:spacing w:after="0"/>
              <w:jc w:val="center"/>
              <w:rPr>
                <w:szCs w:val="22"/>
              </w:rPr>
            </w:pPr>
            <w:r w:rsidRPr="00D768D2">
              <w:rPr>
                <w:szCs w:val="22"/>
              </w:rPr>
              <w:t>13,020</w:t>
            </w:r>
          </w:p>
        </w:tc>
        <w:tc>
          <w:tcPr>
            <w:tcW w:w="1230" w:type="dxa"/>
            <w:vAlign w:val="center"/>
          </w:tcPr>
          <w:p w14:paraId="790158AF" w14:textId="77777777" w:rsidR="00A92122" w:rsidRPr="00D768D2" w:rsidRDefault="00A92122" w:rsidP="00A92122">
            <w:pPr>
              <w:spacing w:after="0"/>
              <w:jc w:val="center"/>
              <w:rPr>
                <w:szCs w:val="22"/>
              </w:rPr>
            </w:pPr>
            <w:r w:rsidRPr="00D768D2">
              <w:rPr>
                <w:szCs w:val="22"/>
              </w:rPr>
              <w:t>13,020</w:t>
            </w:r>
          </w:p>
        </w:tc>
        <w:tc>
          <w:tcPr>
            <w:tcW w:w="821" w:type="dxa"/>
            <w:vAlign w:val="center"/>
          </w:tcPr>
          <w:p w14:paraId="43B41BF9" w14:textId="77777777" w:rsidR="00A92122" w:rsidRPr="00D768D2" w:rsidRDefault="00A92122" w:rsidP="00A92122">
            <w:pPr>
              <w:spacing w:after="0"/>
              <w:jc w:val="center"/>
              <w:rPr>
                <w:szCs w:val="22"/>
              </w:rPr>
            </w:pPr>
            <w:r>
              <w:rPr>
                <w:szCs w:val="22"/>
              </w:rPr>
              <w:t>15,390</w:t>
            </w:r>
          </w:p>
        </w:tc>
        <w:tc>
          <w:tcPr>
            <w:tcW w:w="4487" w:type="dxa"/>
            <w:vAlign w:val="bottom"/>
          </w:tcPr>
          <w:p w14:paraId="6FA1F699" w14:textId="77777777" w:rsidR="00A92122" w:rsidRPr="00D768D2" w:rsidRDefault="00A92122" w:rsidP="00A92122">
            <w:pPr>
              <w:spacing w:after="0"/>
              <w:rPr>
                <w:sz w:val="20"/>
              </w:rPr>
            </w:pPr>
            <w:r w:rsidRPr="00D768D2">
              <w:rPr>
                <w:sz w:val="20"/>
              </w:rPr>
              <w:t>Amendment 41 became effective which prohibited trawling in the Eastern Gulf east of 140 degrees W.</w:t>
            </w:r>
          </w:p>
        </w:tc>
      </w:tr>
      <w:tr w:rsidR="00A92122" w14:paraId="35C5DCD0" w14:textId="77777777" w:rsidTr="00A92122">
        <w:tc>
          <w:tcPr>
            <w:tcW w:w="817" w:type="dxa"/>
            <w:vAlign w:val="center"/>
          </w:tcPr>
          <w:p w14:paraId="0ADB81A3" w14:textId="77777777" w:rsidR="00A92122" w:rsidRPr="00D768D2" w:rsidRDefault="00A92122" w:rsidP="00A92122">
            <w:pPr>
              <w:spacing w:after="0"/>
              <w:jc w:val="center"/>
              <w:rPr>
                <w:szCs w:val="22"/>
              </w:rPr>
            </w:pPr>
            <w:r w:rsidRPr="00D768D2">
              <w:rPr>
                <w:szCs w:val="22"/>
              </w:rPr>
              <w:t>2001</w:t>
            </w:r>
          </w:p>
        </w:tc>
        <w:tc>
          <w:tcPr>
            <w:tcW w:w="1063" w:type="dxa"/>
            <w:vAlign w:val="center"/>
          </w:tcPr>
          <w:p w14:paraId="2208F287" w14:textId="77777777" w:rsidR="00A92122" w:rsidRPr="00D768D2" w:rsidRDefault="00A92122" w:rsidP="00A92122">
            <w:pPr>
              <w:spacing w:after="0"/>
              <w:jc w:val="center"/>
              <w:rPr>
                <w:color w:val="000000"/>
                <w:szCs w:val="22"/>
              </w:rPr>
            </w:pPr>
            <w:r>
              <w:rPr>
                <w:color w:val="000000"/>
                <w:szCs w:val="22"/>
              </w:rPr>
              <w:t>10,817</w:t>
            </w:r>
          </w:p>
        </w:tc>
        <w:tc>
          <w:tcPr>
            <w:tcW w:w="1230" w:type="dxa"/>
            <w:vAlign w:val="center"/>
          </w:tcPr>
          <w:p w14:paraId="4C4CF43E" w14:textId="77777777" w:rsidR="00A92122" w:rsidRPr="00D768D2" w:rsidRDefault="00A92122" w:rsidP="00A92122">
            <w:pPr>
              <w:spacing w:after="0"/>
              <w:jc w:val="center"/>
              <w:rPr>
                <w:szCs w:val="22"/>
              </w:rPr>
            </w:pPr>
            <w:r w:rsidRPr="00D768D2">
              <w:rPr>
                <w:szCs w:val="22"/>
              </w:rPr>
              <w:t>13,510</w:t>
            </w:r>
          </w:p>
        </w:tc>
        <w:tc>
          <w:tcPr>
            <w:tcW w:w="1230" w:type="dxa"/>
            <w:vAlign w:val="center"/>
          </w:tcPr>
          <w:p w14:paraId="3F42C823" w14:textId="77777777" w:rsidR="00A92122" w:rsidRPr="00D768D2" w:rsidRDefault="00A92122" w:rsidP="00A92122">
            <w:pPr>
              <w:spacing w:after="0"/>
              <w:jc w:val="center"/>
              <w:rPr>
                <w:szCs w:val="22"/>
              </w:rPr>
            </w:pPr>
            <w:r w:rsidRPr="00D768D2">
              <w:rPr>
                <w:szCs w:val="22"/>
              </w:rPr>
              <w:t>13,510</w:t>
            </w:r>
          </w:p>
        </w:tc>
        <w:tc>
          <w:tcPr>
            <w:tcW w:w="821" w:type="dxa"/>
            <w:vAlign w:val="center"/>
          </w:tcPr>
          <w:p w14:paraId="0004C9D9" w14:textId="77777777" w:rsidR="00A92122" w:rsidRPr="00D768D2" w:rsidRDefault="00A92122" w:rsidP="00A92122">
            <w:pPr>
              <w:spacing w:after="0"/>
              <w:jc w:val="center"/>
              <w:rPr>
                <w:szCs w:val="22"/>
              </w:rPr>
            </w:pPr>
            <w:r>
              <w:rPr>
                <w:szCs w:val="22"/>
              </w:rPr>
              <w:t>15,960</w:t>
            </w:r>
          </w:p>
        </w:tc>
        <w:tc>
          <w:tcPr>
            <w:tcW w:w="4487" w:type="dxa"/>
            <w:vAlign w:val="bottom"/>
          </w:tcPr>
          <w:p w14:paraId="52C04938" w14:textId="77777777" w:rsidR="00A92122" w:rsidRPr="00D768D2" w:rsidRDefault="00A92122" w:rsidP="00A92122">
            <w:pPr>
              <w:spacing w:after="0"/>
              <w:rPr>
                <w:sz w:val="20"/>
              </w:rPr>
            </w:pPr>
            <w:r w:rsidRPr="00D768D2">
              <w:rPr>
                <w:sz w:val="20"/>
              </w:rPr>
              <w:t>Assessment is now done using an age structured model constructed with AD Model Builder software</w:t>
            </w:r>
          </w:p>
        </w:tc>
      </w:tr>
      <w:tr w:rsidR="00A92122" w14:paraId="1658BFCA" w14:textId="77777777" w:rsidTr="00A92122">
        <w:tc>
          <w:tcPr>
            <w:tcW w:w="817" w:type="dxa"/>
            <w:vAlign w:val="center"/>
          </w:tcPr>
          <w:p w14:paraId="02B4D562" w14:textId="77777777" w:rsidR="00A92122" w:rsidRPr="00D768D2" w:rsidRDefault="00A92122" w:rsidP="00A92122">
            <w:pPr>
              <w:spacing w:after="0"/>
              <w:jc w:val="center"/>
              <w:rPr>
                <w:szCs w:val="22"/>
              </w:rPr>
            </w:pPr>
            <w:r w:rsidRPr="00D768D2">
              <w:rPr>
                <w:szCs w:val="22"/>
              </w:rPr>
              <w:t>2002</w:t>
            </w:r>
          </w:p>
        </w:tc>
        <w:tc>
          <w:tcPr>
            <w:tcW w:w="1063" w:type="dxa"/>
            <w:vAlign w:val="center"/>
          </w:tcPr>
          <w:p w14:paraId="6E6ABE75" w14:textId="77777777" w:rsidR="00A92122" w:rsidRPr="00D768D2" w:rsidRDefault="00A92122" w:rsidP="00A92122">
            <w:pPr>
              <w:spacing w:after="0"/>
              <w:jc w:val="center"/>
              <w:rPr>
                <w:color w:val="000000"/>
                <w:szCs w:val="22"/>
              </w:rPr>
            </w:pPr>
            <w:r>
              <w:rPr>
                <w:color w:val="000000"/>
                <w:szCs w:val="22"/>
              </w:rPr>
              <w:t>11,734</w:t>
            </w:r>
          </w:p>
        </w:tc>
        <w:tc>
          <w:tcPr>
            <w:tcW w:w="1230" w:type="dxa"/>
            <w:vAlign w:val="center"/>
          </w:tcPr>
          <w:p w14:paraId="10196EA4" w14:textId="77777777" w:rsidR="00A92122" w:rsidRPr="00D768D2" w:rsidRDefault="00A92122" w:rsidP="00A92122">
            <w:pPr>
              <w:spacing w:after="0"/>
              <w:jc w:val="center"/>
              <w:rPr>
                <w:szCs w:val="22"/>
              </w:rPr>
            </w:pPr>
            <w:r w:rsidRPr="00D768D2">
              <w:rPr>
                <w:szCs w:val="22"/>
              </w:rPr>
              <w:t>13,190</w:t>
            </w:r>
          </w:p>
        </w:tc>
        <w:tc>
          <w:tcPr>
            <w:tcW w:w="1230" w:type="dxa"/>
            <w:vAlign w:val="center"/>
          </w:tcPr>
          <w:p w14:paraId="3AB655C8" w14:textId="77777777" w:rsidR="00A92122" w:rsidRPr="00D768D2" w:rsidRDefault="00A92122" w:rsidP="00A92122">
            <w:pPr>
              <w:spacing w:after="0"/>
              <w:jc w:val="center"/>
              <w:rPr>
                <w:szCs w:val="22"/>
              </w:rPr>
            </w:pPr>
            <w:r w:rsidRPr="00D768D2">
              <w:rPr>
                <w:szCs w:val="22"/>
              </w:rPr>
              <w:t>13,190</w:t>
            </w:r>
          </w:p>
        </w:tc>
        <w:tc>
          <w:tcPr>
            <w:tcW w:w="821" w:type="dxa"/>
            <w:vAlign w:val="center"/>
          </w:tcPr>
          <w:p w14:paraId="0005A916" w14:textId="77777777" w:rsidR="00A92122" w:rsidRPr="00D768D2" w:rsidRDefault="00A92122" w:rsidP="00A92122">
            <w:pPr>
              <w:spacing w:after="0"/>
              <w:jc w:val="center"/>
              <w:rPr>
                <w:szCs w:val="22"/>
              </w:rPr>
            </w:pPr>
            <w:r>
              <w:rPr>
                <w:szCs w:val="22"/>
              </w:rPr>
              <w:t>15,670</w:t>
            </w:r>
          </w:p>
        </w:tc>
        <w:tc>
          <w:tcPr>
            <w:tcW w:w="4487" w:type="dxa"/>
            <w:vAlign w:val="bottom"/>
          </w:tcPr>
          <w:p w14:paraId="743452C8" w14:textId="77777777" w:rsidR="00A92122" w:rsidRPr="00D768D2" w:rsidRDefault="00A92122" w:rsidP="00A92122">
            <w:pPr>
              <w:spacing w:after="0"/>
              <w:rPr>
                <w:sz w:val="20"/>
              </w:rPr>
            </w:pPr>
          </w:p>
        </w:tc>
      </w:tr>
      <w:tr w:rsidR="00A92122" w14:paraId="2837488A" w14:textId="77777777" w:rsidTr="00A92122">
        <w:tc>
          <w:tcPr>
            <w:tcW w:w="817" w:type="dxa"/>
            <w:vAlign w:val="center"/>
          </w:tcPr>
          <w:p w14:paraId="65C276D5" w14:textId="77777777" w:rsidR="00A92122" w:rsidRPr="00D768D2" w:rsidRDefault="00A92122" w:rsidP="00A92122">
            <w:pPr>
              <w:spacing w:after="0"/>
              <w:jc w:val="center"/>
              <w:rPr>
                <w:szCs w:val="22"/>
              </w:rPr>
            </w:pPr>
            <w:r w:rsidRPr="00D768D2">
              <w:rPr>
                <w:szCs w:val="22"/>
              </w:rPr>
              <w:t>2003</w:t>
            </w:r>
          </w:p>
        </w:tc>
        <w:tc>
          <w:tcPr>
            <w:tcW w:w="1063" w:type="dxa"/>
            <w:vAlign w:val="center"/>
          </w:tcPr>
          <w:p w14:paraId="7055AA09" w14:textId="77777777" w:rsidR="00A92122" w:rsidRPr="00D768D2" w:rsidRDefault="00A92122" w:rsidP="00A92122">
            <w:pPr>
              <w:spacing w:after="0"/>
              <w:jc w:val="center"/>
              <w:rPr>
                <w:color w:val="000000"/>
                <w:szCs w:val="22"/>
              </w:rPr>
            </w:pPr>
            <w:r>
              <w:rPr>
                <w:color w:val="000000"/>
                <w:szCs w:val="22"/>
              </w:rPr>
              <w:t>10,846</w:t>
            </w:r>
          </w:p>
        </w:tc>
        <w:tc>
          <w:tcPr>
            <w:tcW w:w="1230" w:type="dxa"/>
            <w:vAlign w:val="center"/>
          </w:tcPr>
          <w:p w14:paraId="21690140" w14:textId="77777777" w:rsidR="00A92122" w:rsidRPr="00D768D2" w:rsidRDefault="00A92122" w:rsidP="00A92122">
            <w:pPr>
              <w:spacing w:after="0"/>
              <w:jc w:val="center"/>
              <w:rPr>
                <w:szCs w:val="22"/>
              </w:rPr>
            </w:pPr>
            <w:r w:rsidRPr="00D768D2">
              <w:rPr>
                <w:szCs w:val="22"/>
              </w:rPr>
              <w:t>13,663</w:t>
            </w:r>
          </w:p>
        </w:tc>
        <w:tc>
          <w:tcPr>
            <w:tcW w:w="1230" w:type="dxa"/>
            <w:vAlign w:val="center"/>
          </w:tcPr>
          <w:p w14:paraId="5461AFF8" w14:textId="77777777" w:rsidR="00A92122" w:rsidRPr="00D768D2" w:rsidRDefault="00A92122" w:rsidP="00A92122">
            <w:pPr>
              <w:spacing w:after="0"/>
              <w:jc w:val="center"/>
              <w:rPr>
                <w:szCs w:val="22"/>
              </w:rPr>
            </w:pPr>
            <w:r w:rsidRPr="00D768D2">
              <w:rPr>
                <w:szCs w:val="22"/>
              </w:rPr>
              <w:t>13,660</w:t>
            </w:r>
          </w:p>
        </w:tc>
        <w:tc>
          <w:tcPr>
            <w:tcW w:w="821" w:type="dxa"/>
            <w:vAlign w:val="center"/>
          </w:tcPr>
          <w:p w14:paraId="42A88E04" w14:textId="77777777" w:rsidR="00A92122" w:rsidRPr="00D768D2" w:rsidRDefault="00A92122" w:rsidP="00A92122">
            <w:pPr>
              <w:spacing w:after="0"/>
              <w:jc w:val="center"/>
              <w:rPr>
                <w:szCs w:val="22"/>
              </w:rPr>
            </w:pPr>
            <w:r>
              <w:rPr>
                <w:szCs w:val="22"/>
              </w:rPr>
              <w:t>16,240</w:t>
            </w:r>
          </w:p>
        </w:tc>
        <w:tc>
          <w:tcPr>
            <w:tcW w:w="4487" w:type="dxa"/>
            <w:vAlign w:val="bottom"/>
          </w:tcPr>
          <w:p w14:paraId="575D0FE2" w14:textId="77777777" w:rsidR="00A92122" w:rsidRPr="00D768D2" w:rsidRDefault="00A92122" w:rsidP="00A92122">
            <w:pPr>
              <w:spacing w:after="0"/>
              <w:rPr>
                <w:sz w:val="20"/>
              </w:rPr>
            </w:pPr>
          </w:p>
        </w:tc>
      </w:tr>
      <w:tr w:rsidR="00A92122" w14:paraId="118EC9F9" w14:textId="77777777" w:rsidTr="00A92122">
        <w:tc>
          <w:tcPr>
            <w:tcW w:w="817" w:type="dxa"/>
            <w:vAlign w:val="center"/>
          </w:tcPr>
          <w:p w14:paraId="6BE69E23" w14:textId="77777777" w:rsidR="00A92122" w:rsidRPr="00D768D2" w:rsidRDefault="00A92122" w:rsidP="00A92122">
            <w:pPr>
              <w:spacing w:after="0"/>
              <w:jc w:val="center"/>
              <w:rPr>
                <w:szCs w:val="22"/>
              </w:rPr>
            </w:pPr>
            <w:r w:rsidRPr="00D768D2">
              <w:rPr>
                <w:szCs w:val="22"/>
              </w:rPr>
              <w:t>2004</w:t>
            </w:r>
          </w:p>
        </w:tc>
        <w:tc>
          <w:tcPr>
            <w:tcW w:w="1063" w:type="dxa"/>
            <w:vAlign w:val="center"/>
          </w:tcPr>
          <w:p w14:paraId="094D93E9" w14:textId="77777777" w:rsidR="00A92122" w:rsidRPr="00D768D2" w:rsidRDefault="00A92122" w:rsidP="00A92122">
            <w:pPr>
              <w:spacing w:after="0"/>
              <w:jc w:val="center"/>
              <w:rPr>
                <w:color w:val="000000"/>
                <w:szCs w:val="22"/>
              </w:rPr>
            </w:pPr>
            <w:r>
              <w:rPr>
                <w:color w:val="000000"/>
                <w:szCs w:val="22"/>
              </w:rPr>
              <w:t>11,640</w:t>
            </w:r>
          </w:p>
        </w:tc>
        <w:tc>
          <w:tcPr>
            <w:tcW w:w="1230" w:type="dxa"/>
            <w:vAlign w:val="center"/>
          </w:tcPr>
          <w:p w14:paraId="00301A67" w14:textId="77777777" w:rsidR="00A92122" w:rsidRPr="00D768D2" w:rsidRDefault="00A92122" w:rsidP="00A92122">
            <w:pPr>
              <w:spacing w:after="0"/>
              <w:jc w:val="center"/>
              <w:rPr>
                <w:szCs w:val="22"/>
              </w:rPr>
            </w:pPr>
            <w:r w:rsidRPr="00D768D2">
              <w:rPr>
                <w:szCs w:val="22"/>
              </w:rPr>
              <w:t>13,336</w:t>
            </w:r>
          </w:p>
        </w:tc>
        <w:tc>
          <w:tcPr>
            <w:tcW w:w="1230" w:type="dxa"/>
            <w:vAlign w:val="center"/>
          </w:tcPr>
          <w:p w14:paraId="5071A334" w14:textId="77777777" w:rsidR="00A92122" w:rsidRPr="00D768D2" w:rsidRDefault="00A92122" w:rsidP="00A92122">
            <w:pPr>
              <w:spacing w:after="0"/>
              <w:jc w:val="center"/>
              <w:rPr>
                <w:szCs w:val="22"/>
              </w:rPr>
            </w:pPr>
            <w:r w:rsidRPr="00D768D2">
              <w:rPr>
                <w:szCs w:val="22"/>
              </w:rPr>
              <w:t>13,340</w:t>
            </w:r>
          </w:p>
        </w:tc>
        <w:tc>
          <w:tcPr>
            <w:tcW w:w="821" w:type="dxa"/>
            <w:vAlign w:val="center"/>
          </w:tcPr>
          <w:p w14:paraId="328EEE2A" w14:textId="77777777" w:rsidR="00A92122" w:rsidRPr="00D768D2" w:rsidRDefault="00A92122" w:rsidP="00A92122">
            <w:pPr>
              <w:spacing w:after="0"/>
              <w:jc w:val="center"/>
              <w:rPr>
                <w:szCs w:val="22"/>
              </w:rPr>
            </w:pPr>
            <w:r>
              <w:rPr>
                <w:szCs w:val="22"/>
              </w:rPr>
              <w:t>15,840</w:t>
            </w:r>
          </w:p>
        </w:tc>
        <w:tc>
          <w:tcPr>
            <w:tcW w:w="4487" w:type="dxa"/>
            <w:vAlign w:val="bottom"/>
          </w:tcPr>
          <w:p w14:paraId="3053952E" w14:textId="77777777" w:rsidR="00A92122" w:rsidRPr="00D768D2" w:rsidRDefault="00A92122" w:rsidP="00A92122">
            <w:pPr>
              <w:spacing w:after="0"/>
              <w:rPr>
                <w:sz w:val="20"/>
              </w:rPr>
            </w:pPr>
          </w:p>
        </w:tc>
      </w:tr>
      <w:tr w:rsidR="00A92122" w14:paraId="39CBC6E1" w14:textId="77777777" w:rsidTr="00A92122">
        <w:tc>
          <w:tcPr>
            <w:tcW w:w="817" w:type="dxa"/>
            <w:vAlign w:val="center"/>
          </w:tcPr>
          <w:p w14:paraId="2DE71B24" w14:textId="77777777" w:rsidR="00A92122" w:rsidRPr="00D768D2" w:rsidRDefault="00A92122" w:rsidP="00A92122">
            <w:pPr>
              <w:spacing w:after="0"/>
              <w:jc w:val="center"/>
              <w:rPr>
                <w:szCs w:val="22"/>
              </w:rPr>
            </w:pPr>
            <w:r w:rsidRPr="00D768D2">
              <w:rPr>
                <w:szCs w:val="22"/>
              </w:rPr>
              <w:t>2005</w:t>
            </w:r>
          </w:p>
        </w:tc>
        <w:tc>
          <w:tcPr>
            <w:tcW w:w="1063" w:type="dxa"/>
            <w:vAlign w:val="center"/>
          </w:tcPr>
          <w:p w14:paraId="16090B13" w14:textId="77777777" w:rsidR="00A92122" w:rsidRPr="00D768D2" w:rsidRDefault="00A92122" w:rsidP="00A92122">
            <w:pPr>
              <w:spacing w:after="0"/>
              <w:jc w:val="center"/>
              <w:rPr>
                <w:color w:val="000000"/>
                <w:szCs w:val="22"/>
              </w:rPr>
            </w:pPr>
            <w:r>
              <w:rPr>
                <w:color w:val="000000"/>
                <w:szCs w:val="22"/>
              </w:rPr>
              <w:t>11,248</w:t>
            </w:r>
          </w:p>
        </w:tc>
        <w:tc>
          <w:tcPr>
            <w:tcW w:w="1230" w:type="dxa"/>
            <w:vAlign w:val="center"/>
          </w:tcPr>
          <w:p w14:paraId="73FA86F4" w14:textId="77777777" w:rsidR="00A92122" w:rsidRPr="00D768D2" w:rsidRDefault="00A92122" w:rsidP="00A92122">
            <w:pPr>
              <w:spacing w:after="0"/>
              <w:jc w:val="center"/>
              <w:rPr>
                <w:szCs w:val="22"/>
              </w:rPr>
            </w:pPr>
            <w:r w:rsidRPr="00D768D2">
              <w:rPr>
                <w:szCs w:val="22"/>
              </w:rPr>
              <w:t>13,575</w:t>
            </w:r>
          </w:p>
        </w:tc>
        <w:tc>
          <w:tcPr>
            <w:tcW w:w="1230" w:type="dxa"/>
            <w:vAlign w:val="center"/>
          </w:tcPr>
          <w:p w14:paraId="6D18418A" w14:textId="77777777" w:rsidR="00A92122" w:rsidRPr="00D768D2" w:rsidRDefault="00A92122" w:rsidP="00A92122">
            <w:pPr>
              <w:spacing w:after="0"/>
              <w:jc w:val="center"/>
              <w:rPr>
                <w:szCs w:val="22"/>
              </w:rPr>
            </w:pPr>
            <w:r>
              <w:rPr>
                <w:szCs w:val="22"/>
              </w:rPr>
              <w:t>13,575</w:t>
            </w:r>
          </w:p>
        </w:tc>
        <w:tc>
          <w:tcPr>
            <w:tcW w:w="821" w:type="dxa"/>
            <w:vAlign w:val="center"/>
          </w:tcPr>
          <w:p w14:paraId="5697318F" w14:textId="77777777" w:rsidR="00A92122" w:rsidRPr="00D768D2" w:rsidRDefault="00A92122" w:rsidP="00A92122">
            <w:pPr>
              <w:spacing w:after="0"/>
              <w:jc w:val="center"/>
              <w:rPr>
                <w:szCs w:val="22"/>
              </w:rPr>
            </w:pPr>
            <w:r>
              <w:rPr>
                <w:szCs w:val="22"/>
              </w:rPr>
              <w:t>16,266</w:t>
            </w:r>
          </w:p>
        </w:tc>
        <w:tc>
          <w:tcPr>
            <w:tcW w:w="4487" w:type="dxa"/>
            <w:vAlign w:val="bottom"/>
          </w:tcPr>
          <w:p w14:paraId="0155207B" w14:textId="77777777" w:rsidR="00A92122" w:rsidRPr="00D768D2" w:rsidRDefault="00A92122" w:rsidP="00A92122">
            <w:pPr>
              <w:spacing w:after="0"/>
              <w:rPr>
                <w:sz w:val="20"/>
              </w:rPr>
            </w:pPr>
          </w:p>
        </w:tc>
      </w:tr>
      <w:tr w:rsidR="00A92122" w14:paraId="4A51B680" w14:textId="77777777" w:rsidTr="00A92122">
        <w:tc>
          <w:tcPr>
            <w:tcW w:w="817" w:type="dxa"/>
            <w:vAlign w:val="center"/>
          </w:tcPr>
          <w:p w14:paraId="5999886B" w14:textId="77777777" w:rsidR="00A92122" w:rsidRPr="00D768D2" w:rsidRDefault="00A92122" w:rsidP="00A92122">
            <w:pPr>
              <w:spacing w:after="0"/>
              <w:jc w:val="center"/>
              <w:rPr>
                <w:szCs w:val="22"/>
              </w:rPr>
            </w:pPr>
            <w:r w:rsidRPr="00D768D2">
              <w:rPr>
                <w:szCs w:val="22"/>
              </w:rPr>
              <w:t>2006</w:t>
            </w:r>
          </w:p>
        </w:tc>
        <w:tc>
          <w:tcPr>
            <w:tcW w:w="1063" w:type="dxa"/>
            <w:vAlign w:val="center"/>
          </w:tcPr>
          <w:p w14:paraId="72135EA3" w14:textId="77777777" w:rsidR="00A92122" w:rsidRPr="00D768D2" w:rsidRDefault="00A92122" w:rsidP="00A92122">
            <w:pPr>
              <w:spacing w:after="0"/>
              <w:jc w:val="center"/>
              <w:rPr>
                <w:color w:val="000000"/>
                <w:szCs w:val="22"/>
              </w:rPr>
            </w:pPr>
            <w:r>
              <w:rPr>
                <w:color w:val="000000"/>
                <w:szCs w:val="22"/>
              </w:rPr>
              <w:t>13,595</w:t>
            </w:r>
          </w:p>
        </w:tc>
        <w:tc>
          <w:tcPr>
            <w:tcW w:w="1230" w:type="dxa"/>
            <w:vAlign w:val="center"/>
          </w:tcPr>
          <w:p w14:paraId="6C229763" w14:textId="77777777" w:rsidR="00A92122" w:rsidRPr="00D768D2" w:rsidRDefault="00A92122" w:rsidP="00A92122">
            <w:pPr>
              <w:spacing w:after="0"/>
              <w:jc w:val="center"/>
              <w:rPr>
                <w:szCs w:val="22"/>
              </w:rPr>
            </w:pPr>
            <w:r w:rsidRPr="00D768D2">
              <w:rPr>
                <w:szCs w:val="22"/>
              </w:rPr>
              <w:t>14,261</w:t>
            </w:r>
          </w:p>
        </w:tc>
        <w:tc>
          <w:tcPr>
            <w:tcW w:w="1230" w:type="dxa"/>
            <w:vAlign w:val="center"/>
          </w:tcPr>
          <w:p w14:paraId="06169AB1" w14:textId="77777777" w:rsidR="00A92122" w:rsidRPr="00D768D2" w:rsidRDefault="00A92122" w:rsidP="00A92122">
            <w:pPr>
              <w:spacing w:after="0"/>
              <w:jc w:val="center"/>
              <w:rPr>
                <w:szCs w:val="22"/>
              </w:rPr>
            </w:pPr>
            <w:r w:rsidRPr="00D768D2">
              <w:rPr>
                <w:szCs w:val="22"/>
              </w:rPr>
              <w:t>14,261</w:t>
            </w:r>
          </w:p>
        </w:tc>
        <w:tc>
          <w:tcPr>
            <w:tcW w:w="821" w:type="dxa"/>
            <w:vAlign w:val="center"/>
          </w:tcPr>
          <w:p w14:paraId="2C39372B" w14:textId="77777777" w:rsidR="00A92122" w:rsidRPr="00D768D2" w:rsidRDefault="00A92122" w:rsidP="00A92122">
            <w:pPr>
              <w:spacing w:after="0"/>
              <w:jc w:val="center"/>
              <w:rPr>
                <w:szCs w:val="22"/>
              </w:rPr>
            </w:pPr>
            <w:r>
              <w:rPr>
                <w:szCs w:val="22"/>
              </w:rPr>
              <w:t>16,927</w:t>
            </w:r>
          </w:p>
        </w:tc>
        <w:tc>
          <w:tcPr>
            <w:tcW w:w="4487" w:type="dxa"/>
            <w:vAlign w:val="bottom"/>
          </w:tcPr>
          <w:p w14:paraId="2A062F4F" w14:textId="77777777" w:rsidR="00A92122" w:rsidRPr="00D768D2" w:rsidRDefault="00A92122" w:rsidP="00A92122">
            <w:pPr>
              <w:spacing w:after="0"/>
              <w:rPr>
                <w:sz w:val="20"/>
              </w:rPr>
            </w:pPr>
          </w:p>
        </w:tc>
      </w:tr>
      <w:tr w:rsidR="00A92122" w14:paraId="0855452F" w14:textId="77777777" w:rsidTr="00A92122">
        <w:tc>
          <w:tcPr>
            <w:tcW w:w="817" w:type="dxa"/>
            <w:vAlign w:val="center"/>
          </w:tcPr>
          <w:p w14:paraId="3BD32D4F" w14:textId="77777777" w:rsidR="00A92122" w:rsidRPr="00D768D2" w:rsidRDefault="00A92122" w:rsidP="00A92122">
            <w:pPr>
              <w:spacing w:after="0"/>
              <w:jc w:val="center"/>
              <w:rPr>
                <w:szCs w:val="22"/>
              </w:rPr>
            </w:pPr>
            <w:r w:rsidRPr="00D768D2">
              <w:rPr>
                <w:szCs w:val="22"/>
              </w:rPr>
              <w:t>2007</w:t>
            </w:r>
          </w:p>
        </w:tc>
        <w:tc>
          <w:tcPr>
            <w:tcW w:w="1063" w:type="dxa"/>
            <w:vAlign w:val="center"/>
          </w:tcPr>
          <w:p w14:paraId="2F7DFD40" w14:textId="77777777" w:rsidR="00A92122" w:rsidRPr="00D768D2" w:rsidRDefault="00A92122" w:rsidP="00A92122">
            <w:pPr>
              <w:spacing w:after="0"/>
              <w:jc w:val="center"/>
              <w:rPr>
                <w:color w:val="000000"/>
                <w:szCs w:val="22"/>
              </w:rPr>
            </w:pPr>
            <w:r>
              <w:rPr>
                <w:color w:val="000000"/>
                <w:szCs w:val="22"/>
              </w:rPr>
              <w:t>12,955</w:t>
            </w:r>
          </w:p>
        </w:tc>
        <w:tc>
          <w:tcPr>
            <w:tcW w:w="1230" w:type="dxa"/>
            <w:vAlign w:val="center"/>
          </w:tcPr>
          <w:p w14:paraId="0F695A04" w14:textId="77777777" w:rsidR="00A92122" w:rsidRPr="00D768D2" w:rsidRDefault="00A92122" w:rsidP="00A92122">
            <w:pPr>
              <w:spacing w:after="0"/>
              <w:jc w:val="center"/>
              <w:rPr>
                <w:szCs w:val="22"/>
              </w:rPr>
            </w:pPr>
            <w:r w:rsidRPr="00D768D2">
              <w:rPr>
                <w:szCs w:val="22"/>
              </w:rPr>
              <w:t>14,636</w:t>
            </w:r>
          </w:p>
        </w:tc>
        <w:tc>
          <w:tcPr>
            <w:tcW w:w="1230" w:type="dxa"/>
            <w:vAlign w:val="center"/>
          </w:tcPr>
          <w:p w14:paraId="57AF1628" w14:textId="77777777" w:rsidR="00A92122" w:rsidRPr="00D768D2" w:rsidRDefault="00A92122" w:rsidP="00A92122">
            <w:pPr>
              <w:spacing w:after="0"/>
              <w:jc w:val="center"/>
              <w:rPr>
                <w:szCs w:val="22"/>
              </w:rPr>
            </w:pPr>
            <w:r w:rsidRPr="00D768D2">
              <w:rPr>
                <w:szCs w:val="22"/>
              </w:rPr>
              <w:t>14,636</w:t>
            </w:r>
          </w:p>
        </w:tc>
        <w:tc>
          <w:tcPr>
            <w:tcW w:w="821" w:type="dxa"/>
            <w:vAlign w:val="center"/>
          </w:tcPr>
          <w:p w14:paraId="72F1DA0A" w14:textId="77777777" w:rsidR="00A92122" w:rsidRPr="00D768D2" w:rsidRDefault="00A92122" w:rsidP="00A92122">
            <w:pPr>
              <w:spacing w:after="0"/>
              <w:jc w:val="center"/>
              <w:rPr>
                <w:szCs w:val="22"/>
              </w:rPr>
            </w:pPr>
            <w:r>
              <w:rPr>
                <w:szCs w:val="22"/>
              </w:rPr>
              <w:t>17,158</w:t>
            </w:r>
          </w:p>
        </w:tc>
        <w:tc>
          <w:tcPr>
            <w:tcW w:w="4487" w:type="dxa"/>
            <w:vAlign w:val="bottom"/>
          </w:tcPr>
          <w:p w14:paraId="4346A5D9" w14:textId="77777777" w:rsidR="00A92122" w:rsidRPr="00D768D2" w:rsidRDefault="00A92122" w:rsidP="00A92122">
            <w:pPr>
              <w:spacing w:after="0"/>
              <w:rPr>
                <w:sz w:val="20"/>
              </w:rPr>
            </w:pPr>
            <w:r w:rsidRPr="00D768D2">
              <w:rPr>
                <w:sz w:val="20"/>
              </w:rPr>
              <w:t>Amendment 68 created the Central Gulf Rockfish Pilot Project</w:t>
            </w:r>
          </w:p>
        </w:tc>
      </w:tr>
      <w:tr w:rsidR="00A92122" w14:paraId="31F3395B" w14:textId="77777777" w:rsidTr="00A92122">
        <w:tc>
          <w:tcPr>
            <w:tcW w:w="817" w:type="dxa"/>
            <w:vAlign w:val="center"/>
          </w:tcPr>
          <w:p w14:paraId="4A4BDD43" w14:textId="77777777" w:rsidR="00A92122" w:rsidRPr="00D768D2" w:rsidRDefault="00A92122" w:rsidP="00A92122">
            <w:pPr>
              <w:spacing w:after="0"/>
              <w:jc w:val="center"/>
              <w:rPr>
                <w:szCs w:val="22"/>
              </w:rPr>
            </w:pPr>
            <w:r w:rsidRPr="00D768D2">
              <w:rPr>
                <w:szCs w:val="22"/>
              </w:rPr>
              <w:t>2008</w:t>
            </w:r>
          </w:p>
        </w:tc>
        <w:tc>
          <w:tcPr>
            <w:tcW w:w="1063" w:type="dxa"/>
            <w:vAlign w:val="center"/>
          </w:tcPr>
          <w:p w14:paraId="5B742E3A" w14:textId="77777777" w:rsidR="00A92122" w:rsidRPr="00D768D2" w:rsidRDefault="00A92122" w:rsidP="00A92122">
            <w:pPr>
              <w:spacing w:after="0"/>
              <w:jc w:val="center"/>
              <w:rPr>
                <w:color w:val="000000"/>
                <w:szCs w:val="22"/>
              </w:rPr>
            </w:pPr>
            <w:r>
              <w:rPr>
                <w:color w:val="000000"/>
                <w:szCs w:val="22"/>
              </w:rPr>
              <w:t>12,461</w:t>
            </w:r>
          </w:p>
        </w:tc>
        <w:tc>
          <w:tcPr>
            <w:tcW w:w="1230" w:type="dxa"/>
            <w:vAlign w:val="center"/>
          </w:tcPr>
          <w:p w14:paraId="131E4D93" w14:textId="77777777" w:rsidR="00A92122" w:rsidRPr="00D768D2" w:rsidRDefault="00A92122" w:rsidP="00A92122">
            <w:pPr>
              <w:spacing w:after="0"/>
              <w:jc w:val="center"/>
              <w:rPr>
                <w:szCs w:val="22"/>
              </w:rPr>
            </w:pPr>
            <w:r w:rsidRPr="00D768D2">
              <w:rPr>
                <w:szCs w:val="22"/>
              </w:rPr>
              <w:t>14,999</w:t>
            </w:r>
          </w:p>
        </w:tc>
        <w:tc>
          <w:tcPr>
            <w:tcW w:w="1230" w:type="dxa"/>
            <w:vAlign w:val="center"/>
          </w:tcPr>
          <w:p w14:paraId="0C92C677" w14:textId="77777777" w:rsidR="00A92122" w:rsidRPr="00D768D2" w:rsidRDefault="00A92122" w:rsidP="00A92122">
            <w:pPr>
              <w:spacing w:after="0"/>
              <w:jc w:val="center"/>
              <w:rPr>
                <w:szCs w:val="22"/>
              </w:rPr>
            </w:pPr>
            <w:r w:rsidRPr="00D768D2">
              <w:rPr>
                <w:szCs w:val="22"/>
              </w:rPr>
              <w:t>14,999</w:t>
            </w:r>
          </w:p>
        </w:tc>
        <w:tc>
          <w:tcPr>
            <w:tcW w:w="821" w:type="dxa"/>
            <w:vAlign w:val="center"/>
          </w:tcPr>
          <w:p w14:paraId="75D47056" w14:textId="77777777" w:rsidR="00A92122" w:rsidRPr="00D768D2" w:rsidRDefault="00A92122" w:rsidP="00A92122">
            <w:pPr>
              <w:spacing w:after="0"/>
              <w:jc w:val="center"/>
              <w:rPr>
                <w:szCs w:val="22"/>
              </w:rPr>
            </w:pPr>
            <w:r>
              <w:rPr>
                <w:szCs w:val="22"/>
              </w:rPr>
              <w:t>17,807</w:t>
            </w:r>
          </w:p>
        </w:tc>
        <w:tc>
          <w:tcPr>
            <w:tcW w:w="4487" w:type="dxa"/>
            <w:vAlign w:val="bottom"/>
          </w:tcPr>
          <w:p w14:paraId="71E67A6A" w14:textId="77777777" w:rsidR="00A92122" w:rsidRPr="00D768D2" w:rsidRDefault="00A92122" w:rsidP="00A92122">
            <w:pPr>
              <w:spacing w:after="0"/>
              <w:rPr>
                <w:sz w:val="20"/>
              </w:rPr>
            </w:pPr>
          </w:p>
        </w:tc>
      </w:tr>
      <w:tr w:rsidR="00A92122" w14:paraId="2A084BB9" w14:textId="77777777" w:rsidTr="00A92122">
        <w:tc>
          <w:tcPr>
            <w:tcW w:w="817" w:type="dxa"/>
            <w:vAlign w:val="center"/>
          </w:tcPr>
          <w:p w14:paraId="5AEC33D8" w14:textId="77777777" w:rsidR="00A92122" w:rsidRPr="00D768D2" w:rsidRDefault="00A92122" w:rsidP="00A92122">
            <w:pPr>
              <w:spacing w:after="0"/>
              <w:jc w:val="center"/>
              <w:rPr>
                <w:szCs w:val="22"/>
              </w:rPr>
            </w:pPr>
            <w:r w:rsidRPr="00D768D2">
              <w:rPr>
                <w:szCs w:val="22"/>
              </w:rPr>
              <w:t>2009</w:t>
            </w:r>
          </w:p>
        </w:tc>
        <w:tc>
          <w:tcPr>
            <w:tcW w:w="1063" w:type="dxa"/>
            <w:vAlign w:val="center"/>
          </w:tcPr>
          <w:p w14:paraId="328DD2DD" w14:textId="77777777" w:rsidR="00A92122" w:rsidRPr="00D768D2" w:rsidRDefault="00A92122" w:rsidP="00A92122">
            <w:pPr>
              <w:spacing w:after="0"/>
              <w:jc w:val="center"/>
              <w:rPr>
                <w:szCs w:val="22"/>
              </w:rPr>
            </w:pPr>
            <w:r>
              <w:rPr>
                <w:color w:val="000000"/>
                <w:szCs w:val="22"/>
              </w:rPr>
              <w:t>12,986</w:t>
            </w:r>
          </w:p>
        </w:tc>
        <w:tc>
          <w:tcPr>
            <w:tcW w:w="1230" w:type="dxa"/>
            <w:vAlign w:val="center"/>
          </w:tcPr>
          <w:p w14:paraId="05DF499F" w14:textId="77777777" w:rsidR="00A92122" w:rsidRPr="00D768D2" w:rsidRDefault="00A92122" w:rsidP="00A92122">
            <w:pPr>
              <w:spacing w:after="0"/>
              <w:jc w:val="center"/>
              <w:rPr>
                <w:szCs w:val="22"/>
              </w:rPr>
            </w:pPr>
            <w:r w:rsidRPr="00D768D2">
              <w:rPr>
                <w:szCs w:val="22"/>
              </w:rPr>
              <w:t>15,111</w:t>
            </w:r>
          </w:p>
        </w:tc>
        <w:tc>
          <w:tcPr>
            <w:tcW w:w="1230" w:type="dxa"/>
            <w:vAlign w:val="center"/>
          </w:tcPr>
          <w:p w14:paraId="62180A5D" w14:textId="77777777" w:rsidR="00A92122" w:rsidRPr="00D768D2" w:rsidRDefault="00A92122" w:rsidP="00A92122">
            <w:pPr>
              <w:spacing w:after="0"/>
              <w:jc w:val="center"/>
              <w:rPr>
                <w:szCs w:val="22"/>
              </w:rPr>
            </w:pPr>
            <w:r w:rsidRPr="00D768D2">
              <w:rPr>
                <w:szCs w:val="22"/>
              </w:rPr>
              <w:t>15,111</w:t>
            </w:r>
          </w:p>
        </w:tc>
        <w:tc>
          <w:tcPr>
            <w:tcW w:w="821" w:type="dxa"/>
            <w:vAlign w:val="center"/>
          </w:tcPr>
          <w:p w14:paraId="4F527511" w14:textId="77777777" w:rsidR="00A92122" w:rsidRPr="00D768D2" w:rsidRDefault="00A92122" w:rsidP="00A92122">
            <w:pPr>
              <w:spacing w:after="0"/>
              <w:jc w:val="center"/>
              <w:rPr>
                <w:szCs w:val="22"/>
              </w:rPr>
            </w:pPr>
            <w:r>
              <w:rPr>
                <w:szCs w:val="22"/>
              </w:rPr>
              <w:t>17,940</w:t>
            </w:r>
          </w:p>
        </w:tc>
        <w:tc>
          <w:tcPr>
            <w:tcW w:w="4487" w:type="dxa"/>
            <w:vAlign w:val="bottom"/>
          </w:tcPr>
          <w:p w14:paraId="2961DA81" w14:textId="77777777" w:rsidR="00A92122" w:rsidRPr="00D768D2" w:rsidRDefault="00A92122" w:rsidP="00A92122">
            <w:pPr>
              <w:spacing w:after="0"/>
              <w:rPr>
                <w:sz w:val="20"/>
              </w:rPr>
            </w:pPr>
          </w:p>
        </w:tc>
      </w:tr>
      <w:tr w:rsidR="00CE428C" w14:paraId="775285B3" w14:textId="77777777" w:rsidTr="00A92122">
        <w:tc>
          <w:tcPr>
            <w:tcW w:w="817" w:type="dxa"/>
            <w:vAlign w:val="center"/>
          </w:tcPr>
          <w:p w14:paraId="1B4DCF47" w14:textId="77777777" w:rsidR="00CE428C" w:rsidRPr="00D768D2" w:rsidRDefault="00CE428C" w:rsidP="00CE428C">
            <w:pPr>
              <w:spacing w:after="0"/>
              <w:jc w:val="center"/>
              <w:rPr>
                <w:szCs w:val="22"/>
              </w:rPr>
            </w:pPr>
            <w:r w:rsidRPr="00D768D2">
              <w:rPr>
                <w:szCs w:val="22"/>
              </w:rPr>
              <w:t>2010</w:t>
            </w:r>
          </w:p>
        </w:tc>
        <w:tc>
          <w:tcPr>
            <w:tcW w:w="1063" w:type="dxa"/>
            <w:vAlign w:val="center"/>
          </w:tcPr>
          <w:p w14:paraId="13158CD2" w14:textId="4DF4471E" w:rsidR="00CE428C" w:rsidRPr="00D768D2" w:rsidRDefault="00CE428C" w:rsidP="00CE428C">
            <w:pPr>
              <w:spacing w:after="0"/>
              <w:jc w:val="center"/>
              <w:rPr>
                <w:szCs w:val="22"/>
              </w:rPr>
            </w:pPr>
            <w:r>
              <w:rPr>
                <w:color w:val="000000"/>
                <w:szCs w:val="22"/>
              </w:rPr>
              <w:t>15,616</w:t>
            </w:r>
          </w:p>
        </w:tc>
        <w:tc>
          <w:tcPr>
            <w:tcW w:w="1230" w:type="dxa"/>
            <w:vAlign w:val="center"/>
          </w:tcPr>
          <w:p w14:paraId="3CC80657" w14:textId="77777777" w:rsidR="00CE428C" w:rsidRPr="00D768D2" w:rsidRDefault="00CE428C" w:rsidP="00CE428C">
            <w:pPr>
              <w:spacing w:after="0"/>
              <w:jc w:val="center"/>
              <w:rPr>
                <w:szCs w:val="22"/>
              </w:rPr>
            </w:pPr>
            <w:r w:rsidRPr="00D768D2">
              <w:rPr>
                <w:szCs w:val="22"/>
              </w:rPr>
              <w:t>17,584</w:t>
            </w:r>
          </w:p>
        </w:tc>
        <w:tc>
          <w:tcPr>
            <w:tcW w:w="1230" w:type="dxa"/>
            <w:vAlign w:val="center"/>
          </w:tcPr>
          <w:p w14:paraId="60A81E55" w14:textId="77777777" w:rsidR="00CE428C" w:rsidRPr="00D768D2" w:rsidRDefault="00CE428C" w:rsidP="00CE428C">
            <w:pPr>
              <w:spacing w:after="0"/>
              <w:jc w:val="center"/>
              <w:rPr>
                <w:szCs w:val="22"/>
              </w:rPr>
            </w:pPr>
            <w:r w:rsidRPr="00D768D2">
              <w:rPr>
                <w:szCs w:val="22"/>
              </w:rPr>
              <w:t>17,584</w:t>
            </w:r>
          </w:p>
        </w:tc>
        <w:tc>
          <w:tcPr>
            <w:tcW w:w="821" w:type="dxa"/>
            <w:vAlign w:val="center"/>
          </w:tcPr>
          <w:p w14:paraId="2CA07DD8" w14:textId="77777777" w:rsidR="00CE428C" w:rsidRPr="00D768D2" w:rsidRDefault="00CE428C" w:rsidP="00CE428C">
            <w:pPr>
              <w:spacing w:after="0"/>
              <w:jc w:val="center"/>
              <w:rPr>
                <w:szCs w:val="22"/>
              </w:rPr>
            </w:pPr>
            <w:r>
              <w:rPr>
                <w:szCs w:val="22"/>
              </w:rPr>
              <w:t>20,243</w:t>
            </w:r>
          </w:p>
        </w:tc>
        <w:tc>
          <w:tcPr>
            <w:tcW w:w="4487" w:type="dxa"/>
            <w:vAlign w:val="bottom"/>
          </w:tcPr>
          <w:p w14:paraId="24088E94" w14:textId="77777777" w:rsidR="00CE428C" w:rsidRPr="00D768D2" w:rsidRDefault="00CE428C" w:rsidP="00CE428C">
            <w:pPr>
              <w:spacing w:after="0"/>
              <w:rPr>
                <w:sz w:val="20"/>
              </w:rPr>
            </w:pPr>
          </w:p>
        </w:tc>
      </w:tr>
      <w:tr w:rsidR="00CE428C" w14:paraId="02B7B890" w14:textId="77777777" w:rsidTr="00A92122">
        <w:tc>
          <w:tcPr>
            <w:tcW w:w="817" w:type="dxa"/>
            <w:vAlign w:val="center"/>
          </w:tcPr>
          <w:p w14:paraId="33E01E3D" w14:textId="77777777" w:rsidR="00CE428C" w:rsidRPr="00D768D2" w:rsidRDefault="00CE428C" w:rsidP="00CE428C">
            <w:pPr>
              <w:spacing w:after="0"/>
              <w:jc w:val="center"/>
              <w:rPr>
                <w:szCs w:val="22"/>
              </w:rPr>
            </w:pPr>
            <w:r w:rsidRPr="00D768D2">
              <w:rPr>
                <w:szCs w:val="22"/>
              </w:rPr>
              <w:t>2011</w:t>
            </w:r>
          </w:p>
        </w:tc>
        <w:tc>
          <w:tcPr>
            <w:tcW w:w="1063" w:type="dxa"/>
            <w:vAlign w:val="center"/>
          </w:tcPr>
          <w:p w14:paraId="37F4C787" w14:textId="0852ABA1" w:rsidR="00CE428C" w:rsidRPr="00D768D2" w:rsidRDefault="00CE428C" w:rsidP="00CE428C">
            <w:pPr>
              <w:spacing w:after="0"/>
              <w:jc w:val="center"/>
              <w:rPr>
                <w:szCs w:val="22"/>
              </w:rPr>
            </w:pPr>
            <w:r>
              <w:rPr>
                <w:color w:val="000000"/>
                <w:szCs w:val="22"/>
              </w:rPr>
              <w:t>14,224</w:t>
            </w:r>
          </w:p>
        </w:tc>
        <w:tc>
          <w:tcPr>
            <w:tcW w:w="1230" w:type="dxa"/>
            <w:vAlign w:val="center"/>
          </w:tcPr>
          <w:p w14:paraId="449756D1" w14:textId="77777777" w:rsidR="00CE428C" w:rsidRPr="00D768D2" w:rsidRDefault="00CE428C" w:rsidP="00CE428C">
            <w:pPr>
              <w:spacing w:after="0"/>
              <w:jc w:val="center"/>
              <w:rPr>
                <w:szCs w:val="22"/>
              </w:rPr>
            </w:pPr>
            <w:r w:rsidRPr="00D768D2">
              <w:rPr>
                <w:szCs w:val="22"/>
              </w:rPr>
              <w:t>16,997</w:t>
            </w:r>
          </w:p>
        </w:tc>
        <w:tc>
          <w:tcPr>
            <w:tcW w:w="1230" w:type="dxa"/>
            <w:vAlign w:val="center"/>
          </w:tcPr>
          <w:p w14:paraId="7CEA626B" w14:textId="77777777" w:rsidR="00CE428C" w:rsidRPr="00D768D2" w:rsidRDefault="00CE428C" w:rsidP="00CE428C">
            <w:pPr>
              <w:spacing w:after="0"/>
              <w:jc w:val="center"/>
              <w:rPr>
                <w:szCs w:val="22"/>
              </w:rPr>
            </w:pPr>
            <w:r w:rsidRPr="00D768D2">
              <w:rPr>
                <w:szCs w:val="22"/>
              </w:rPr>
              <w:t>16,997</w:t>
            </w:r>
          </w:p>
        </w:tc>
        <w:tc>
          <w:tcPr>
            <w:tcW w:w="821" w:type="dxa"/>
            <w:vAlign w:val="center"/>
          </w:tcPr>
          <w:p w14:paraId="46CEA28C" w14:textId="77777777" w:rsidR="00CE428C" w:rsidRPr="00D768D2" w:rsidRDefault="00CE428C" w:rsidP="00CE428C">
            <w:pPr>
              <w:spacing w:after="0"/>
              <w:jc w:val="center"/>
              <w:rPr>
                <w:szCs w:val="22"/>
              </w:rPr>
            </w:pPr>
            <w:r>
              <w:rPr>
                <w:szCs w:val="22"/>
              </w:rPr>
              <w:t>19,566</w:t>
            </w:r>
          </w:p>
        </w:tc>
        <w:tc>
          <w:tcPr>
            <w:tcW w:w="4487" w:type="dxa"/>
            <w:vAlign w:val="bottom"/>
          </w:tcPr>
          <w:p w14:paraId="003EC27C" w14:textId="77777777" w:rsidR="00CE428C" w:rsidRPr="00D768D2" w:rsidRDefault="00CE428C" w:rsidP="00CE428C">
            <w:pPr>
              <w:spacing w:after="0"/>
              <w:rPr>
                <w:sz w:val="20"/>
              </w:rPr>
            </w:pPr>
          </w:p>
        </w:tc>
      </w:tr>
      <w:tr w:rsidR="00CE428C" w14:paraId="102C7442" w14:textId="77777777" w:rsidTr="00A92122">
        <w:tc>
          <w:tcPr>
            <w:tcW w:w="817" w:type="dxa"/>
            <w:vAlign w:val="center"/>
          </w:tcPr>
          <w:p w14:paraId="5D30118D" w14:textId="77777777" w:rsidR="00CE428C" w:rsidRPr="00D768D2" w:rsidRDefault="00CE428C" w:rsidP="00CE428C">
            <w:pPr>
              <w:spacing w:after="0"/>
              <w:jc w:val="center"/>
              <w:rPr>
                <w:szCs w:val="22"/>
              </w:rPr>
            </w:pPr>
            <w:r>
              <w:rPr>
                <w:szCs w:val="22"/>
              </w:rPr>
              <w:t>2012</w:t>
            </w:r>
          </w:p>
        </w:tc>
        <w:tc>
          <w:tcPr>
            <w:tcW w:w="1063" w:type="dxa"/>
            <w:vAlign w:val="center"/>
          </w:tcPr>
          <w:p w14:paraId="181E4101" w14:textId="180E1CBF" w:rsidR="00CE428C" w:rsidRDefault="00CE428C" w:rsidP="00CE428C">
            <w:pPr>
              <w:spacing w:after="0"/>
              <w:jc w:val="center"/>
            </w:pPr>
            <w:r>
              <w:rPr>
                <w:color w:val="000000"/>
                <w:szCs w:val="22"/>
              </w:rPr>
              <w:t>14,916</w:t>
            </w:r>
          </w:p>
        </w:tc>
        <w:tc>
          <w:tcPr>
            <w:tcW w:w="1230" w:type="dxa"/>
            <w:vAlign w:val="center"/>
          </w:tcPr>
          <w:p w14:paraId="5BB08167" w14:textId="77777777" w:rsidR="00CE428C" w:rsidRPr="00D768D2" w:rsidRDefault="00CE428C" w:rsidP="00CE428C">
            <w:pPr>
              <w:spacing w:after="0"/>
              <w:jc w:val="center"/>
              <w:rPr>
                <w:szCs w:val="22"/>
              </w:rPr>
            </w:pPr>
            <w:r>
              <w:rPr>
                <w:szCs w:val="22"/>
              </w:rPr>
              <w:t>16,918</w:t>
            </w:r>
          </w:p>
        </w:tc>
        <w:tc>
          <w:tcPr>
            <w:tcW w:w="1230" w:type="dxa"/>
            <w:vAlign w:val="center"/>
          </w:tcPr>
          <w:p w14:paraId="1D61358B" w14:textId="77777777" w:rsidR="00CE428C" w:rsidRPr="00D768D2" w:rsidRDefault="00CE428C" w:rsidP="00CE428C">
            <w:pPr>
              <w:spacing w:after="0"/>
              <w:jc w:val="center"/>
              <w:rPr>
                <w:szCs w:val="22"/>
              </w:rPr>
            </w:pPr>
            <w:r>
              <w:rPr>
                <w:szCs w:val="22"/>
              </w:rPr>
              <w:t>16,918</w:t>
            </w:r>
          </w:p>
        </w:tc>
        <w:tc>
          <w:tcPr>
            <w:tcW w:w="821" w:type="dxa"/>
            <w:vAlign w:val="center"/>
          </w:tcPr>
          <w:p w14:paraId="354FE944" w14:textId="77777777" w:rsidR="00CE428C" w:rsidRPr="00D768D2" w:rsidRDefault="00CE428C" w:rsidP="00CE428C">
            <w:pPr>
              <w:spacing w:after="0"/>
              <w:jc w:val="center"/>
              <w:rPr>
                <w:szCs w:val="22"/>
              </w:rPr>
            </w:pPr>
            <w:r>
              <w:rPr>
                <w:szCs w:val="22"/>
              </w:rPr>
              <w:t>19,498</w:t>
            </w:r>
          </w:p>
        </w:tc>
        <w:tc>
          <w:tcPr>
            <w:tcW w:w="4487" w:type="dxa"/>
            <w:vAlign w:val="bottom"/>
          </w:tcPr>
          <w:p w14:paraId="55B4B263" w14:textId="77777777" w:rsidR="00CE428C" w:rsidRPr="00D768D2" w:rsidRDefault="00CE428C" w:rsidP="00CE428C">
            <w:pPr>
              <w:spacing w:after="0"/>
              <w:rPr>
                <w:sz w:val="20"/>
              </w:rPr>
            </w:pPr>
          </w:p>
        </w:tc>
      </w:tr>
      <w:tr w:rsidR="00CE428C" w14:paraId="42E78F29" w14:textId="77777777" w:rsidTr="00A92122">
        <w:tc>
          <w:tcPr>
            <w:tcW w:w="817" w:type="dxa"/>
            <w:vAlign w:val="center"/>
          </w:tcPr>
          <w:p w14:paraId="1474B7DC" w14:textId="77777777" w:rsidR="00CE428C" w:rsidRDefault="00CE428C" w:rsidP="00CE428C">
            <w:pPr>
              <w:spacing w:after="0"/>
              <w:jc w:val="center"/>
              <w:rPr>
                <w:szCs w:val="22"/>
              </w:rPr>
            </w:pPr>
            <w:r>
              <w:rPr>
                <w:szCs w:val="22"/>
              </w:rPr>
              <w:t>2013</w:t>
            </w:r>
          </w:p>
        </w:tc>
        <w:tc>
          <w:tcPr>
            <w:tcW w:w="1063" w:type="dxa"/>
            <w:vAlign w:val="center"/>
          </w:tcPr>
          <w:p w14:paraId="5CBE2905" w14:textId="4E41E8C4" w:rsidR="00CE428C" w:rsidRDefault="00CE428C" w:rsidP="00CE428C">
            <w:pPr>
              <w:spacing w:after="0"/>
              <w:jc w:val="center"/>
            </w:pPr>
            <w:r>
              <w:rPr>
                <w:color w:val="000000"/>
                <w:szCs w:val="22"/>
              </w:rPr>
              <w:t>13,182</w:t>
            </w:r>
          </w:p>
        </w:tc>
        <w:tc>
          <w:tcPr>
            <w:tcW w:w="1230" w:type="dxa"/>
            <w:vAlign w:val="center"/>
          </w:tcPr>
          <w:p w14:paraId="06388434" w14:textId="77777777" w:rsidR="00CE428C" w:rsidRDefault="00CE428C" w:rsidP="00CE428C">
            <w:pPr>
              <w:spacing w:after="0"/>
              <w:jc w:val="center"/>
              <w:rPr>
                <w:szCs w:val="22"/>
              </w:rPr>
            </w:pPr>
            <w:r>
              <w:rPr>
                <w:szCs w:val="22"/>
              </w:rPr>
              <w:t>16,412</w:t>
            </w:r>
          </w:p>
        </w:tc>
        <w:tc>
          <w:tcPr>
            <w:tcW w:w="1230" w:type="dxa"/>
            <w:vAlign w:val="center"/>
          </w:tcPr>
          <w:p w14:paraId="41347B22" w14:textId="77777777" w:rsidR="00CE428C" w:rsidRDefault="00CE428C" w:rsidP="00CE428C">
            <w:pPr>
              <w:spacing w:after="0"/>
              <w:jc w:val="center"/>
              <w:rPr>
                <w:szCs w:val="22"/>
              </w:rPr>
            </w:pPr>
            <w:r>
              <w:rPr>
                <w:szCs w:val="22"/>
              </w:rPr>
              <w:t>16,412</w:t>
            </w:r>
          </w:p>
        </w:tc>
        <w:tc>
          <w:tcPr>
            <w:tcW w:w="821" w:type="dxa"/>
            <w:vAlign w:val="center"/>
          </w:tcPr>
          <w:p w14:paraId="1564A2B1" w14:textId="77777777" w:rsidR="00CE428C" w:rsidRPr="00D768D2" w:rsidRDefault="00CE428C" w:rsidP="00CE428C">
            <w:pPr>
              <w:spacing w:after="0"/>
              <w:jc w:val="center"/>
              <w:rPr>
                <w:szCs w:val="22"/>
              </w:rPr>
            </w:pPr>
            <w:r>
              <w:rPr>
                <w:szCs w:val="22"/>
              </w:rPr>
              <w:t>18,919</w:t>
            </w:r>
          </w:p>
        </w:tc>
        <w:tc>
          <w:tcPr>
            <w:tcW w:w="4487" w:type="dxa"/>
            <w:vAlign w:val="bottom"/>
          </w:tcPr>
          <w:p w14:paraId="50C223E3" w14:textId="77777777" w:rsidR="00CE428C" w:rsidRDefault="00CE428C" w:rsidP="00CE428C">
            <w:pPr>
              <w:spacing w:after="0"/>
              <w:rPr>
                <w:sz w:val="20"/>
              </w:rPr>
            </w:pPr>
            <w:r>
              <w:rPr>
                <w:sz w:val="20"/>
              </w:rPr>
              <w:t>Area OFL for W/C/WYK combined, SEO separate</w:t>
            </w:r>
          </w:p>
        </w:tc>
      </w:tr>
      <w:tr w:rsidR="00CE428C" w14:paraId="6E9B7B54" w14:textId="77777777" w:rsidTr="00A92122">
        <w:tc>
          <w:tcPr>
            <w:tcW w:w="817" w:type="dxa"/>
            <w:vAlign w:val="center"/>
          </w:tcPr>
          <w:p w14:paraId="486BED9D" w14:textId="77777777" w:rsidR="00CE428C" w:rsidRPr="00D768D2" w:rsidRDefault="00CE428C" w:rsidP="00CE428C">
            <w:pPr>
              <w:spacing w:after="0"/>
              <w:jc w:val="center"/>
              <w:rPr>
                <w:szCs w:val="22"/>
              </w:rPr>
            </w:pPr>
            <w:r>
              <w:rPr>
                <w:szCs w:val="22"/>
              </w:rPr>
              <w:t>2014</w:t>
            </w:r>
          </w:p>
        </w:tc>
        <w:tc>
          <w:tcPr>
            <w:tcW w:w="1063" w:type="dxa"/>
            <w:vAlign w:val="center"/>
          </w:tcPr>
          <w:p w14:paraId="6F877214" w14:textId="70105299" w:rsidR="00CE428C" w:rsidRDefault="00CE428C" w:rsidP="00CE428C">
            <w:pPr>
              <w:spacing w:after="0"/>
              <w:jc w:val="center"/>
            </w:pPr>
            <w:r>
              <w:rPr>
                <w:color w:val="000000"/>
                <w:szCs w:val="22"/>
              </w:rPr>
              <w:t>17,712</w:t>
            </w:r>
          </w:p>
        </w:tc>
        <w:tc>
          <w:tcPr>
            <w:tcW w:w="1230" w:type="dxa"/>
            <w:vAlign w:val="center"/>
          </w:tcPr>
          <w:p w14:paraId="3A30657F" w14:textId="749FBE41" w:rsidR="00CE428C" w:rsidRPr="00D768D2" w:rsidRDefault="00CE428C" w:rsidP="00CE428C">
            <w:pPr>
              <w:spacing w:after="0"/>
              <w:jc w:val="center"/>
              <w:rPr>
                <w:szCs w:val="22"/>
              </w:rPr>
            </w:pPr>
            <w:r>
              <w:rPr>
                <w:szCs w:val="22"/>
              </w:rPr>
              <w:t>19,309</w:t>
            </w:r>
          </w:p>
        </w:tc>
        <w:tc>
          <w:tcPr>
            <w:tcW w:w="1230" w:type="dxa"/>
            <w:vAlign w:val="center"/>
          </w:tcPr>
          <w:p w14:paraId="6DB29944" w14:textId="77777777" w:rsidR="00CE428C" w:rsidRPr="00D768D2" w:rsidRDefault="00CE428C" w:rsidP="00CE428C">
            <w:pPr>
              <w:spacing w:after="0"/>
              <w:jc w:val="center"/>
              <w:rPr>
                <w:szCs w:val="22"/>
              </w:rPr>
            </w:pPr>
            <w:r>
              <w:rPr>
                <w:szCs w:val="22"/>
              </w:rPr>
              <w:t>19,309</w:t>
            </w:r>
          </w:p>
        </w:tc>
        <w:tc>
          <w:tcPr>
            <w:tcW w:w="821" w:type="dxa"/>
            <w:vAlign w:val="center"/>
          </w:tcPr>
          <w:p w14:paraId="77AEC7A0" w14:textId="77777777" w:rsidR="00CE428C" w:rsidRPr="00D768D2" w:rsidRDefault="00CE428C" w:rsidP="00CE428C">
            <w:pPr>
              <w:spacing w:after="0"/>
              <w:jc w:val="center"/>
              <w:rPr>
                <w:szCs w:val="22"/>
              </w:rPr>
            </w:pPr>
            <w:r>
              <w:rPr>
                <w:szCs w:val="22"/>
              </w:rPr>
              <w:t>22,319</w:t>
            </w:r>
          </w:p>
        </w:tc>
        <w:tc>
          <w:tcPr>
            <w:tcW w:w="4487" w:type="dxa"/>
            <w:vAlign w:val="bottom"/>
          </w:tcPr>
          <w:p w14:paraId="072D4422" w14:textId="77777777" w:rsidR="00CE428C" w:rsidRPr="00D768D2" w:rsidRDefault="00CE428C" w:rsidP="00CE428C">
            <w:pPr>
              <w:spacing w:after="0"/>
              <w:rPr>
                <w:sz w:val="20"/>
              </w:rPr>
            </w:pPr>
          </w:p>
        </w:tc>
      </w:tr>
      <w:tr w:rsidR="00CE428C" w14:paraId="41FD5069" w14:textId="77777777" w:rsidTr="00A92122">
        <w:tc>
          <w:tcPr>
            <w:tcW w:w="817" w:type="dxa"/>
            <w:vAlign w:val="center"/>
          </w:tcPr>
          <w:p w14:paraId="5DD74172" w14:textId="77777777" w:rsidR="00CE428C" w:rsidRPr="001A162A" w:rsidRDefault="00CE428C" w:rsidP="00CE428C">
            <w:pPr>
              <w:spacing w:after="0"/>
              <w:jc w:val="center"/>
              <w:rPr>
                <w:szCs w:val="22"/>
              </w:rPr>
            </w:pPr>
            <w:r w:rsidRPr="001A162A">
              <w:rPr>
                <w:szCs w:val="22"/>
              </w:rPr>
              <w:t>2015</w:t>
            </w:r>
          </w:p>
        </w:tc>
        <w:tc>
          <w:tcPr>
            <w:tcW w:w="1063" w:type="dxa"/>
            <w:vAlign w:val="center"/>
          </w:tcPr>
          <w:p w14:paraId="25F69D0A" w14:textId="7F8D5C21" w:rsidR="00CE428C" w:rsidRPr="001A162A" w:rsidRDefault="00CE428C" w:rsidP="00CE428C">
            <w:pPr>
              <w:spacing w:after="0"/>
              <w:jc w:val="center"/>
            </w:pPr>
            <w:r>
              <w:rPr>
                <w:color w:val="000000"/>
                <w:szCs w:val="22"/>
              </w:rPr>
              <w:t>18,733</w:t>
            </w:r>
          </w:p>
        </w:tc>
        <w:tc>
          <w:tcPr>
            <w:tcW w:w="1230" w:type="dxa"/>
            <w:vAlign w:val="center"/>
          </w:tcPr>
          <w:p w14:paraId="00F34E52" w14:textId="77777777" w:rsidR="00CE428C" w:rsidRPr="001A162A" w:rsidRDefault="00CE428C" w:rsidP="00CE428C">
            <w:pPr>
              <w:spacing w:after="0"/>
              <w:jc w:val="center"/>
              <w:rPr>
                <w:szCs w:val="22"/>
              </w:rPr>
            </w:pPr>
            <w:r w:rsidRPr="001A162A">
              <w:rPr>
                <w:szCs w:val="22"/>
              </w:rPr>
              <w:t>21,012</w:t>
            </w:r>
          </w:p>
        </w:tc>
        <w:tc>
          <w:tcPr>
            <w:tcW w:w="1230" w:type="dxa"/>
            <w:vAlign w:val="center"/>
          </w:tcPr>
          <w:p w14:paraId="1110506C" w14:textId="77777777" w:rsidR="00CE428C" w:rsidRPr="001A162A" w:rsidRDefault="00CE428C" w:rsidP="00CE428C">
            <w:pPr>
              <w:spacing w:after="0"/>
              <w:jc w:val="center"/>
              <w:rPr>
                <w:szCs w:val="22"/>
              </w:rPr>
            </w:pPr>
            <w:r w:rsidRPr="001A162A">
              <w:rPr>
                <w:szCs w:val="22"/>
              </w:rPr>
              <w:t>21,012</w:t>
            </w:r>
          </w:p>
        </w:tc>
        <w:tc>
          <w:tcPr>
            <w:tcW w:w="821" w:type="dxa"/>
            <w:vAlign w:val="center"/>
          </w:tcPr>
          <w:p w14:paraId="39E9EE4B" w14:textId="77777777" w:rsidR="00CE428C" w:rsidRPr="001A162A" w:rsidRDefault="00CE428C" w:rsidP="00CE428C">
            <w:pPr>
              <w:spacing w:after="0"/>
              <w:jc w:val="center"/>
              <w:rPr>
                <w:szCs w:val="22"/>
              </w:rPr>
            </w:pPr>
            <w:r w:rsidRPr="001A162A">
              <w:rPr>
                <w:szCs w:val="22"/>
              </w:rPr>
              <w:t>24,360</w:t>
            </w:r>
          </w:p>
        </w:tc>
        <w:tc>
          <w:tcPr>
            <w:tcW w:w="4487" w:type="dxa"/>
            <w:vAlign w:val="bottom"/>
          </w:tcPr>
          <w:p w14:paraId="5E6774EB" w14:textId="77777777" w:rsidR="00CE428C" w:rsidRPr="00D768D2" w:rsidRDefault="00CE428C" w:rsidP="00CE428C">
            <w:pPr>
              <w:spacing w:after="0"/>
              <w:rPr>
                <w:sz w:val="20"/>
              </w:rPr>
            </w:pPr>
          </w:p>
        </w:tc>
      </w:tr>
      <w:tr w:rsidR="00CE428C" w14:paraId="1ACDE04C" w14:textId="77777777" w:rsidTr="00A92122">
        <w:tc>
          <w:tcPr>
            <w:tcW w:w="817" w:type="dxa"/>
            <w:vAlign w:val="center"/>
          </w:tcPr>
          <w:p w14:paraId="2E029B58" w14:textId="77777777" w:rsidR="00CE428C" w:rsidRPr="001A162A" w:rsidRDefault="00CE428C" w:rsidP="00CE428C">
            <w:pPr>
              <w:spacing w:after="0"/>
              <w:jc w:val="center"/>
              <w:rPr>
                <w:szCs w:val="22"/>
              </w:rPr>
            </w:pPr>
            <w:r>
              <w:rPr>
                <w:szCs w:val="22"/>
              </w:rPr>
              <w:t>2016</w:t>
            </w:r>
          </w:p>
        </w:tc>
        <w:tc>
          <w:tcPr>
            <w:tcW w:w="1063" w:type="dxa"/>
            <w:vAlign w:val="center"/>
          </w:tcPr>
          <w:p w14:paraId="350E5895" w14:textId="436B1895" w:rsidR="00CE428C" w:rsidRPr="001A162A" w:rsidRDefault="00CE428C" w:rsidP="00CE428C">
            <w:pPr>
              <w:spacing w:after="0"/>
              <w:jc w:val="center"/>
            </w:pPr>
            <w:r>
              <w:rPr>
                <w:color w:val="000000"/>
                <w:szCs w:val="22"/>
              </w:rPr>
              <w:t>23,035</w:t>
            </w:r>
          </w:p>
        </w:tc>
        <w:tc>
          <w:tcPr>
            <w:tcW w:w="1230" w:type="dxa"/>
            <w:vAlign w:val="center"/>
          </w:tcPr>
          <w:p w14:paraId="02692F43" w14:textId="77777777" w:rsidR="00CE428C" w:rsidRPr="001A162A" w:rsidRDefault="00CE428C" w:rsidP="00CE428C">
            <w:pPr>
              <w:spacing w:after="0"/>
              <w:jc w:val="center"/>
              <w:rPr>
                <w:szCs w:val="22"/>
              </w:rPr>
            </w:pPr>
            <w:r>
              <w:rPr>
                <w:szCs w:val="22"/>
              </w:rPr>
              <w:t>24,437</w:t>
            </w:r>
          </w:p>
        </w:tc>
        <w:tc>
          <w:tcPr>
            <w:tcW w:w="1230" w:type="dxa"/>
            <w:vAlign w:val="center"/>
          </w:tcPr>
          <w:p w14:paraId="1846DCBB" w14:textId="77777777" w:rsidR="00CE428C" w:rsidRPr="001A162A" w:rsidRDefault="00CE428C" w:rsidP="00CE428C">
            <w:pPr>
              <w:spacing w:after="0"/>
              <w:jc w:val="center"/>
              <w:rPr>
                <w:szCs w:val="22"/>
              </w:rPr>
            </w:pPr>
            <w:r>
              <w:rPr>
                <w:szCs w:val="22"/>
              </w:rPr>
              <w:t>24,437</w:t>
            </w:r>
          </w:p>
        </w:tc>
        <w:tc>
          <w:tcPr>
            <w:tcW w:w="821" w:type="dxa"/>
            <w:vAlign w:val="center"/>
          </w:tcPr>
          <w:p w14:paraId="718EBF09" w14:textId="77777777" w:rsidR="00CE428C" w:rsidRPr="001A162A" w:rsidRDefault="00CE428C" w:rsidP="00CE428C">
            <w:pPr>
              <w:spacing w:after="0"/>
              <w:jc w:val="center"/>
              <w:rPr>
                <w:szCs w:val="22"/>
              </w:rPr>
            </w:pPr>
            <w:r>
              <w:rPr>
                <w:szCs w:val="22"/>
              </w:rPr>
              <w:t>28,431</w:t>
            </w:r>
          </w:p>
        </w:tc>
        <w:tc>
          <w:tcPr>
            <w:tcW w:w="4487" w:type="dxa"/>
            <w:vAlign w:val="bottom"/>
          </w:tcPr>
          <w:p w14:paraId="0C43A998" w14:textId="77777777" w:rsidR="00CE428C" w:rsidRPr="00D768D2" w:rsidRDefault="00CE428C" w:rsidP="00CE428C">
            <w:pPr>
              <w:spacing w:after="0"/>
              <w:rPr>
                <w:sz w:val="20"/>
              </w:rPr>
            </w:pPr>
          </w:p>
        </w:tc>
      </w:tr>
      <w:tr w:rsidR="00CE428C" w14:paraId="4858DC64" w14:textId="77777777" w:rsidTr="005F1B6C">
        <w:tc>
          <w:tcPr>
            <w:tcW w:w="817" w:type="dxa"/>
            <w:vAlign w:val="center"/>
          </w:tcPr>
          <w:p w14:paraId="6722804D" w14:textId="6BBB8312" w:rsidR="00CE428C" w:rsidRPr="001A162A" w:rsidRDefault="00CE428C" w:rsidP="00CE428C">
            <w:pPr>
              <w:spacing w:after="0"/>
              <w:jc w:val="center"/>
              <w:rPr>
                <w:szCs w:val="22"/>
              </w:rPr>
            </w:pPr>
            <w:r>
              <w:rPr>
                <w:szCs w:val="22"/>
              </w:rPr>
              <w:t>2017</w:t>
            </w:r>
          </w:p>
        </w:tc>
        <w:tc>
          <w:tcPr>
            <w:tcW w:w="1063" w:type="dxa"/>
            <w:vAlign w:val="center"/>
          </w:tcPr>
          <w:p w14:paraId="31A0E8C2" w14:textId="1752AE52" w:rsidR="00CE428C" w:rsidRPr="001A162A" w:rsidRDefault="00CE428C" w:rsidP="00CE428C">
            <w:pPr>
              <w:spacing w:after="0"/>
              <w:jc w:val="center"/>
            </w:pPr>
            <w:r>
              <w:rPr>
                <w:color w:val="000000"/>
                <w:szCs w:val="22"/>
              </w:rPr>
              <w:t>23,861</w:t>
            </w:r>
          </w:p>
        </w:tc>
        <w:tc>
          <w:tcPr>
            <w:tcW w:w="1230" w:type="dxa"/>
            <w:vAlign w:val="center"/>
          </w:tcPr>
          <w:p w14:paraId="050E2BB4" w14:textId="77777777" w:rsidR="00CE428C" w:rsidRPr="001A162A" w:rsidRDefault="00CE428C" w:rsidP="00CE428C">
            <w:pPr>
              <w:spacing w:after="0"/>
              <w:jc w:val="center"/>
              <w:rPr>
                <w:szCs w:val="22"/>
              </w:rPr>
            </w:pPr>
            <w:r>
              <w:rPr>
                <w:szCs w:val="22"/>
              </w:rPr>
              <w:t>23,918</w:t>
            </w:r>
          </w:p>
        </w:tc>
        <w:tc>
          <w:tcPr>
            <w:tcW w:w="1230" w:type="dxa"/>
            <w:vAlign w:val="center"/>
          </w:tcPr>
          <w:p w14:paraId="0BAF47F9" w14:textId="77777777" w:rsidR="00CE428C" w:rsidRPr="001A162A" w:rsidRDefault="00CE428C" w:rsidP="00CE428C">
            <w:pPr>
              <w:spacing w:after="0"/>
              <w:jc w:val="center"/>
              <w:rPr>
                <w:szCs w:val="22"/>
              </w:rPr>
            </w:pPr>
            <w:r>
              <w:rPr>
                <w:szCs w:val="22"/>
              </w:rPr>
              <w:t>23,918</w:t>
            </w:r>
          </w:p>
        </w:tc>
        <w:tc>
          <w:tcPr>
            <w:tcW w:w="821" w:type="dxa"/>
            <w:vAlign w:val="center"/>
          </w:tcPr>
          <w:p w14:paraId="5E68DC0B" w14:textId="77777777" w:rsidR="00CE428C" w:rsidRPr="001A162A" w:rsidRDefault="00CE428C" w:rsidP="00CE428C">
            <w:pPr>
              <w:spacing w:after="0"/>
              <w:jc w:val="center"/>
              <w:rPr>
                <w:szCs w:val="22"/>
              </w:rPr>
            </w:pPr>
            <w:r>
              <w:rPr>
                <w:szCs w:val="22"/>
              </w:rPr>
              <w:t>27,826</w:t>
            </w:r>
          </w:p>
        </w:tc>
        <w:tc>
          <w:tcPr>
            <w:tcW w:w="4487" w:type="dxa"/>
            <w:vAlign w:val="bottom"/>
          </w:tcPr>
          <w:p w14:paraId="77CE81DC" w14:textId="77777777" w:rsidR="00CE428C" w:rsidRPr="00D768D2" w:rsidRDefault="00CE428C" w:rsidP="00CE428C">
            <w:pPr>
              <w:spacing w:after="0"/>
              <w:rPr>
                <w:sz w:val="20"/>
              </w:rPr>
            </w:pPr>
          </w:p>
        </w:tc>
      </w:tr>
      <w:tr w:rsidR="00CE428C" w14:paraId="504AE826" w14:textId="77777777" w:rsidTr="00CE428C">
        <w:tc>
          <w:tcPr>
            <w:tcW w:w="817" w:type="dxa"/>
            <w:vAlign w:val="center"/>
          </w:tcPr>
          <w:p w14:paraId="6E74A244" w14:textId="13A033B7" w:rsidR="00CE428C" w:rsidRDefault="00CE428C" w:rsidP="00CE428C">
            <w:pPr>
              <w:spacing w:after="0"/>
              <w:jc w:val="center"/>
              <w:rPr>
                <w:szCs w:val="22"/>
              </w:rPr>
            </w:pPr>
            <w:r>
              <w:rPr>
                <w:szCs w:val="22"/>
              </w:rPr>
              <w:t>2018</w:t>
            </w:r>
          </w:p>
        </w:tc>
        <w:tc>
          <w:tcPr>
            <w:tcW w:w="1063" w:type="dxa"/>
            <w:vAlign w:val="center"/>
          </w:tcPr>
          <w:p w14:paraId="0B820883" w14:textId="56B776C0" w:rsidR="00CE428C" w:rsidRDefault="00CE428C" w:rsidP="00CE428C">
            <w:pPr>
              <w:spacing w:after="0"/>
              <w:jc w:val="center"/>
              <w:rPr>
                <w:color w:val="000000"/>
                <w:szCs w:val="22"/>
              </w:rPr>
            </w:pPr>
            <w:r>
              <w:rPr>
                <w:color w:val="000000"/>
                <w:szCs w:val="22"/>
              </w:rPr>
              <w:t>24,736</w:t>
            </w:r>
          </w:p>
        </w:tc>
        <w:tc>
          <w:tcPr>
            <w:tcW w:w="1230" w:type="dxa"/>
            <w:vAlign w:val="center"/>
          </w:tcPr>
          <w:p w14:paraId="168D3C2B" w14:textId="125AD272" w:rsidR="00CE428C" w:rsidRDefault="00CE428C" w:rsidP="00CE428C">
            <w:pPr>
              <w:spacing w:after="0"/>
              <w:jc w:val="center"/>
              <w:rPr>
                <w:szCs w:val="22"/>
              </w:rPr>
            </w:pPr>
            <w:r>
              <w:rPr>
                <w:szCs w:val="22"/>
              </w:rPr>
              <w:t>29,236</w:t>
            </w:r>
          </w:p>
        </w:tc>
        <w:tc>
          <w:tcPr>
            <w:tcW w:w="1230" w:type="dxa"/>
            <w:vAlign w:val="center"/>
          </w:tcPr>
          <w:p w14:paraId="434A0866" w14:textId="4148155D" w:rsidR="00CE428C" w:rsidRDefault="00CE428C" w:rsidP="00CE428C">
            <w:pPr>
              <w:spacing w:after="0"/>
              <w:jc w:val="center"/>
              <w:rPr>
                <w:szCs w:val="22"/>
              </w:rPr>
            </w:pPr>
            <w:r>
              <w:rPr>
                <w:szCs w:val="22"/>
              </w:rPr>
              <w:t>29,236</w:t>
            </w:r>
          </w:p>
        </w:tc>
        <w:tc>
          <w:tcPr>
            <w:tcW w:w="821" w:type="dxa"/>
            <w:vAlign w:val="center"/>
          </w:tcPr>
          <w:p w14:paraId="0A31158A" w14:textId="0568623C" w:rsidR="00CE428C" w:rsidRDefault="00CE428C" w:rsidP="00CE428C">
            <w:pPr>
              <w:spacing w:after="0"/>
              <w:jc w:val="center"/>
              <w:rPr>
                <w:szCs w:val="22"/>
              </w:rPr>
            </w:pPr>
            <w:r>
              <w:rPr>
                <w:szCs w:val="22"/>
              </w:rPr>
              <w:t>34,762</w:t>
            </w:r>
          </w:p>
        </w:tc>
        <w:tc>
          <w:tcPr>
            <w:tcW w:w="4487" w:type="dxa"/>
            <w:vAlign w:val="bottom"/>
          </w:tcPr>
          <w:p w14:paraId="1813F280" w14:textId="77777777" w:rsidR="00CE428C" w:rsidRPr="00D768D2" w:rsidRDefault="00CE428C" w:rsidP="00CE428C">
            <w:pPr>
              <w:spacing w:after="0"/>
              <w:rPr>
                <w:sz w:val="20"/>
              </w:rPr>
            </w:pPr>
          </w:p>
        </w:tc>
      </w:tr>
      <w:tr w:rsidR="00CE428C" w14:paraId="7D2CA133" w14:textId="77777777" w:rsidTr="00CE428C">
        <w:tc>
          <w:tcPr>
            <w:tcW w:w="817" w:type="dxa"/>
            <w:vAlign w:val="center"/>
          </w:tcPr>
          <w:p w14:paraId="7D6AFEB1" w14:textId="0007A515" w:rsidR="00CE428C" w:rsidRDefault="00CE428C" w:rsidP="00CE428C">
            <w:pPr>
              <w:spacing w:after="0"/>
              <w:jc w:val="center"/>
              <w:rPr>
                <w:szCs w:val="22"/>
              </w:rPr>
            </w:pPr>
            <w:r>
              <w:rPr>
                <w:szCs w:val="22"/>
              </w:rPr>
              <w:t>2019</w:t>
            </w:r>
          </w:p>
        </w:tc>
        <w:tc>
          <w:tcPr>
            <w:tcW w:w="1063" w:type="dxa"/>
            <w:vAlign w:val="center"/>
          </w:tcPr>
          <w:p w14:paraId="0CB9D832" w14:textId="57539185" w:rsidR="00CE428C" w:rsidRDefault="00CE428C" w:rsidP="00CE428C">
            <w:pPr>
              <w:spacing w:after="0"/>
              <w:jc w:val="center"/>
              <w:rPr>
                <w:color w:val="000000"/>
                <w:szCs w:val="22"/>
              </w:rPr>
            </w:pPr>
            <w:r>
              <w:rPr>
                <w:color w:val="000000"/>
                <w:szCs w:val="22"/>
              </w:rPr>
              <w:t>25,470</w:t>
            </w:r>
          </w:p>
        </w:tc>
        <w:tc>
          <w:tcPr>
            <w:tcW w:w="1230" w:type="dxa"/>
            <w:vAlign w:val="center"/>
          </w:tcPr>
          <w:p w14:paraId="50A7AE6F" w14:textId="1F9DF6A6" w:rsidR="00CE428C" w:rsidRDefault="00CE428C" w:rsidP="00CE428C">
            <w:pPr>
              <w:spacing w:after="0"/>
              <w:jc w:val="center"/>
              <w:rPr>
                <w:szCs w:val="22"/>
              </w:rPr>
            </w:pPr>
            <w:r>
              <w:rPr>
                <w:szCs w:val="22"/>
              </w:rPr>
              <w:t>28,555</w:t>
            </w:r>
          </w:p>
        </w:tc>
        <w:tc>
          <w:tcPr>
            <w:tcW w:w="1230" w:type="dxa"/>
            <w:vAlign w:val="center"/>
          </w:tcPr>
          <w:p w14:paraId="4BDBC1F9" w14:textId="0A0C0F28" w:rsidR="00CE428C" w:rsidRDefault="00CE428C" w:rsidP="00CE428C">
            <w:pPr>
              <w:spacing w:after="0"/>
              <w:jc w:val="center"/>
              <w:rPr>
                <w:szCs w:val="22"/>
              </w:rPr>
            </w:pPr>
            <w:r>
              <w:rPr>
                <w:szCs w:val="22"/>
              </w:rPr>
              <w:t>28,555</w:t>
            </w:r>
          </w:p>
        </w:tc>
        <w:tc>
          <w:tcPr>
            <w:tcW w:w="821" w:type="dxa"/>
            <w:vAlign w:val="center"/>
          </w:tcPr>
          <w:p w14:paraId="48AD4BA4" w14:textId="0BAE24A3" w:rsidR="00CE428C" w:rsidRDefault="00CE428C" w:rsidP="00CE428C">
            <w:pPr>
              <w:spacing w:after="0"/>
              <w:jc w:val="center"/>
              <w:rPr>
                <w:szCs w:val="22"/>
              </w:rPr>
            </w:pPr>
            <w:r>
              <w:rPr>
                <w:szCs w:val="22"/>
              </w:rPr>
              <w:t>33,951</w:t>
            </w:r>
          </w:p>
        </w:tc>
        <w:tc>
          <w:tcPr>
            <w:tcW w:w="4487" w:type="dxa"/>
            <w:vAlign w:val="bottom"/>
          </w:tcPr>
          <w:p w14:paraId="3B3BB8C8" w14:textId="77777777" w:rsidR="00CE428C" w:rsidRPr="00D768D2" w:rsidRDefault="00CE428C" w:rsidP="00CE428C">
            <w:pPr>
              <w:spacing w:after="0"/>
              <w:rPr>
                <w:sz w:val="20"/>
              </w:rPr>
            </w:pPr>
          </w:p>
        </w:tc>
      </w:tr>
      <w:tr w:rsidR="00CE428C" w14:paraId="2D4192E8" w14:textId="77777777" w:rsidTr="00CE428C">
        <w:tc>
          <w:tcPr>
            <w:tcW w:w="817" w:type="dxa"/>
            <w:tcBorders>
              <w:bottom w:val="single" w:sz="4" w:space="0" w:color="auto"/>
            </w:tcBorders>
            <w:vAlign w:val="center"/>
          </w:tcPr>
          <w:p w14:paraId="4B10C9BE" w14:textId="00EBDD0B" w:rsidR="00CE428C" w:rsidRDefault="00CE428C" w:rsidP="00CE428C">
            <w:pPr>
              <w:spacing w:after="0"/>
              <w:jc w:val="center"/>
              <w:rPr>
                <w:szCs w:val="22"/>
              </w:rPr>
            </w:pPr>
            <w:r>
              <w:rPr>
                <w:szCs w:val="22"/>
              </w:rPr>
              <w:t>2020*</w:t>
            </w:r>
          </w:p>
        </w:tc>
        <w:tc>
          <w:tcPr>
            <w:tcW w:w="1063" w:type="dxa"/>
            <w:tcBorders>
              <w:bottom w:val="single" w:sz="4" w:space="0" w:color="auto"/>
            </w:tcBorders>
            <w:vAlign w:val="center"/>
          </w:tcPr>
          <w:p w14:paraId="5E18546A" w14:textId="45EDAA59" w:rsidR="00CE428C" w:rsidRDefault="00CE428C" w:rsidP="00CE428C">
            <w:pPr>
              <w:spacing w:after="0"/>
              <w:jc w:val="center"/>
              <w:rPr>
                <w:color w:val="000000"/>
                <w:szCs w:val="22"/>
              </w:rPr>
            </w:pPr>
            <w:r>
              <w:rPr>
                <w:color w:val="000000"/>
                <w:szCs w:val="22"/>
              </w:rPr>
              <w:t>21,677</w:t>
            </w:r>
          </w:p>
        </w:tc>
        <w:tc>
          <w:tcPr>
            <w:tcW w:w="1230" w:type="dxa"/>
            <w:tcBorders>
              <w:bottom w:val="single" w:sz="4" w:space="0" w:color="auto"/>
            </w:tcBorders>
            <w:vAlign w:val="center"/>
          </w:tcPr>
          <w:p w14:paraId="666B50E7" w14:textId="34E5B1C7" w:rsidR="00CE428C" w:rsidRDefault="00CE428C" w:rsidP="00CE428C">
            <w:pPr>
              <w:spacing w:after="0"/>
              <w:jc w:val="center"/>
              <w:rPr>
                <w:szCs w:val="22"/>
              </w:rPr>
            </w:pPr>
            <w:r>
              <w:rPr>
                <w:szCs w:val="22"/>
              </w:rPr>
              <w:t>31,238</w:t>
            </w:r>
          </w:p>
        </w:tc>
        <w:tc>
          <w:tcPr>
            <w:tcW w:w="1230" w:type="dxa"/>
            <w:tcBorders>
              <w:bottom w:val="single" w:sz="4" w:space="0" w:color="auto"/>
            </w:tcBorders>
            <w:vAlign w:val="center"/>
          </w:tcPr>
          <w:p w14:paraId="3E0BAB6C" w14:textId="1381EBFC" w:rsidR="00CE428C" w:rsidRDefault="00CE428C" w:rsidP="00CE428C">
            <w:pPr>
              <w:spacing w:after="0"/>
              <w:jc w:val="center"/>
              <w:rPr>
                <w:szCs w:val="22"/>
              </w:rPr>
            </w:pPr>
            <w:r>
              <w:rPr>
                <w:szCs w:val="22"/>
              </w:rPr>
              <w:t>31,238</w:t>
            </w:r>
          </w:p>
        </w:tc>
        <w:tc>
          <w:tcPr>
            <w:tcW w:w="821" w:type="dxa"/>
            <w:tcBorders>
              <w:bottom w:val="single" w:sz="4" w:space="0" w:color="auto"/>
            </w:tcBorders>
            <w:vAlign w:val="center"/>
          </w:tcPr>
          <w:p w14:paraId="60BC3196" w14:textId="31C88742" w:rsidR="00CE428C" w:rsidRDefault="00CE428C" w:rsidP="00CE428C">
            <w:pPr>
              <w:spacing w:after="0"/>
              <w:jc w:val="center"/>
              <w:rPr>
                <w:szCs w:val="22"/>
              </w:rPr>
            </w:pPr>
            <w:r>
              <w:rPr>
                <w:szCs w:val="22"/>
              </w:rPr>
              <w:t>37,092</w:t>
            </w:r>
          </w:p>
        </w:tc>
        <w:tc>
          <w:tcPr>
            <w:tcW w:w="4487" w:type="dxa"/>
            <w:tcBorders>
              <w:bottom w:val="single" w:sz="4" w:space="0" w:color="auto"/>
            </w:tcBorders>
            <w:vAlign w:val="bottom"/>
          </w:tcPr>
          <w:p w14:paraId="2EC74227" w14:textId="77777777" w:rsidR="00CE428C" w:rsidRPr="00D768D2" w:rsidRDefault="00CE428C" w:rsidP="00CE428C">
            <w:pPr>
              <w:spacing w:after="0"/>
              <w:rPr>
                <w:sz w:val="20"/>
              </w:rPr>
            </w:pPr>
          </w:p>
        </w:tc>
      </w:tr>
    </w:tbl>
    <w:p w14:paraId="140BD1C1" w14:textId="3A0EE29C" w:rsidR="00A92122" w:rsidRDefault="00CE428C" w:rsidP="00A92122">
      <w:r>
        <w:t>* Catch as of 10/11/2020</w:t>
      </w:r>
      <w:r w:rsidR="00A92122">
        <w:br w:type="page"/>
      </w:r>
    </w:p>
    <w:p w14:paraId="0FB4C8E6" w14:textId="58128B38" w:rsidR="00A92122" w:rsidRDefault="00A92122" w:rsidP="00A92122">
      <w:pPr>
        <w:pStyle w:val="Heading5"/>
        <w:spacing w:after="120"/>
        <w:ind w:left="0" w:firstLine="0"/>
      </w:pPr>
      <w:r w:rsidRPr="009508EF">
        <w:lastRenderedPageBreak/>
        <w:t>Table 9-3.</w:t>
      </w:r>
      <w:r w:rsidRPr="002F769F">
        <w:t xml:space="preserve"> FMP </w:t>
      </w:r>
      <w:proofErr w:type="spellStart"/>
      <w:r w:rsidRPr="002F769F">
        <w:t>groundfish</w:t>
      </w:r>
      <w:proofErr w:type="spellEnd"/>
      <w:r w:rsidRPr="002F769F">
        <w:t xml:space="preserve"> species caught in rockfish targeted fisherie</w:t>
      </w:r>
      <w:r>
        <w:t xml:space="preserve">s in the </w:t>
      </w:r>
      <w:r w:rsidR="009B7831">
        <w:t>GOA</w:t>
      </w:r>
      <w:r w:rsidR="002D391B">
        <w:t xml:space="preserve"> from 2014</w:t>
      </w:r>
      <w:r w:rsidRPr="002F769F">
        <w:t>-</w:t>
      </w:r>
      <w:r w:rsidR="002D391B">
        <w:t>2020</w:t>
      </w:r>
      <w:r w:rsidRPr="002F769F">
        <w:t xml:space="preserve">. Conf. = Confidential because of less than three vessels or processors. Source: NMFS AKRO Blend/Catch Accounting System via AKFIN </w:t>
      </w:r>
      <w:r w:rsidR="002D391B">
        <w:t>10/19</w:t>
      </w:r>
      <w:r>
        <w:t>/</w:t>
      </w:r>
      <w:r w:rsidR="002D391B">
        <w:t>2020</w:t>
      </w:r>
      <w:r w:rsidRPr="002F769F">
        <w:t>.</w:t>
      </w:r>
    </w:p>
    <w:tbl>
      <w:tblPr>
        <w:tblW w:w="9679" w:type="dxa"/>
        <w:tblLook w:val="04A0" w:firstRow="1" w:lastRow="0" w:firstColumn="1" w:lastColumn="0" w:noHBand="0" w:noVBand="1"/>
      </w:tblPr>
      <w:tblGrid>
        <w:gridCol w:w="2520"/>
        <w:gridCol w:w="876"/>
        <w:gridCol w:w="876"/>
        <w:gridCol w:w="876"/>
        <w:gridCol w:w="876"/>
        <w:gridCol w:w="876"/>
        <w:gridCol w:w="876"/>
        <w:gridCol w:w="876"/>
        <w:gridCol w:w="1027"/>
      </w:tblGrid>
      <w:tr w:rsidR="002D391B" w:rsidRPr="00F60D52" w14:paraId="25DA99D0" w14:textId="77777777" w:rsidTr="00407A1B">
        <w:trPr>
          <w:trHeight w:val="292"/>
        </w:trPr>
        <w:tc>
          <w:tcPr>
            <w:tcW w:w="2520" w:type="dxa"/>
            <w:tcBorders>
              <w:top w:val="single" w:sz="4" w:space="0" w:color="auto"/>
              <w:left w:val="nil"/>
              <w:bottom w:val="single" w:sz="4" w:space="0" w:color="auto"/>
              <w:right w:val="nil"/>
            </w:tcBorders>
            <w:shd w:val="clear" w:color="auto" w:fill="auto"/>
            <w:noWrap/>
            <w:vAlign w:val="center"/>
            <w:hideMark/>
          </w:tcPr>
          <w:p w14:paraId="258BC89E" w14:textId="77777777" w:rsidR="002D391B" w:rsidRPr="00F60D52" w:rsidRDefault="002D391B" w:rsidP="002D391B">
            <w:pPr>
              <w:spacing w:after="0"/>
              <w:rPr>
                <w:color w:val="000000"/>
                <w:szCs w:val="22"/>
              </w:rPr>
            </w:pPr>
            <w:r w:rsidRPr="00F60D52">
              <w:rPr>
                <w:color w:val="000000"/>
                <w:szCs w:val="22"/>
              </w:rPr>
              <w:t>Species Group Name</w:t>
            </w:r>
          </w:p>
        </w:tc>
        <w:tc>
          <w:tcPr>
            <w:tcW w:w="876" w:type="dxa"/>
            <w:tcBorders>
              <w:top w:val="single" w:sz="4" w:space="0" w:color="auto"/>
              <w:left w:val="nil"/>
              <w:bottom w:val="single" w:sz="4" w:space="0" w:color="auto"/>
              <w:right w:val="nil"/>
            </w:tcBorders>
            <w:shd w:val="clear" w:color="auto" w:fill="auto"/>
            <w:noWrap/>
            <w:vAlign w:val="center"/>
            <w:hideMark/>
          </w:tcPr>
          <w:p w14:paraId="7E9C1D8D" w14:textId="1BE5DBF1" w:rsidR="002D391B" w:rsidRPr="00407A1B" w:rsidRDefault="002D391B" w:rsidP="002D391B">
            <w:pPr>
              <w:spacing w:after="0"/>
              <w:jc w:val="center"/>
              <w:rPr>
                <w:color w:val="000000"/>
                <w:szCs w:val="22"/>
              </w:rPr>
            </w:pPr>
            <w:r w:rsidRPr="00407A1B">
              <w:rPr>
                <w:bCs/>
                <w:color w:val="000000"/>
                <w:szCs w:val="22"/>
              </w:rPr>
              <w:t>2014</w:t>
            </w:r>
          </w:p>
        </w:tc>
        <w:tc>
          <w:tcPr>
            <w:tcW w:w="876" w:type="dxa"/>
            <w:tcBorders>
              <w:top w:val="single" w:sz="4" w:space="0" w:color="auto"/>
              <w:left w:val="nil"/>
              <w:bottom w:val="single" w:sz="4" w:space="0" w:color="auto"/>
              <w:right w:val="nil"/>
            </w:tcBorders>
            <w:shd w:val="clear" w:color="auto" w:fill="auto"/>
            <w:noWrap/>
            <w:vAlign w:val="center"/>
            <w:hideMark/>
          </w:tcPr>
          <w:p w14:paraId="4626A75A" w14:textId="3A22DC47" w:rsidR="002D391B" w:rsidRPr="00407A1B" w:rsidRDefault="002D391B" w:rsidP="002D391B">
            <w:pPr>
              <w:spacing w:after="0"/>
              <w:jc w:val="center"/>
              <w:rPr>
                <w:color w:val="000000"/>
                <w:szCs w:val="22"/>
              </w:rPr>
            </w:pPr>
            <w:r w:rsidRPr="00407A1B">
              <w:rPr>
                <w:bCs/>
                <w:color w:val="000000"/>
                <w:szCs w:val="22"/>
              </w:rPr>
              <w:t>2015</w:t>
            </w:r>
          </w:p>
        </w:tc>
        <w:tc>
          <w:tcPr>
            <w:tcW w:w="876" w:type="dxa"/>
            <w:tcBorders>
              <w:top w:val="single" w:sz="4" w:space="0" w:color="auto"/>
              <w:left w:val="nil"/>
              <w:bottom w:val="single" w:sz="4" w:space="0" w:color="auto"/>
              <w:right w:val="nil"/>
            </w:tcBorders>
            <w:shd w:val="clear" w:color="auto" w:fill="auto"/>
            <w:noWrap/>
            <w:vAlign w:val="center"/>
            <w:hideMark/>
          </w:tcPr>
          <w:p w14:paraId="53EF0EB9" w14:textId="717146C7" w:rsidR="002D391B" w:rsidRPr="00407A1B" w:rsidRDefault="002D391B" w:rsidP="002D391B">
            <w:pPr>
              <w:spacing w:after="0"/>
              <w:jc w:val="center"/>
              <w:rPr>
                <w:color w:val="000000"/>
                <w:szCs w:val="22"/>
              </w:rPr>
            </w:pPr>
            <w:r w:rsidRPr="00407A1B">
              <w:rPr>
                <w:bCs/>
                <w:color w:val="000000"/>
                <w:szCs w:val="22"/>
              </w:rPr>
              <w:t>2016</w:t>
            </w:r>
          </w:p>
        </w:tc>
        <w:tc>
          <w:tcPr>
            <w:tcW w:w="876" w:type="dxa"/>
            <w:tcBorders>
              <w:top w:val="single" w:sz="4" w:space="0" w:color="auto"/>
              <w:left w:val="nil"/>
              <w:bottom w:val="single" w:sz="4" w:space="0" w:color="auto"/>
              <w:right w:val="nil"/>
            </w:tcBorders>
            <w:shd w:val="clear" w:color="auto" w:fill="auto"/>
            <w:noWrap/>
            <w:vAlign w:val="center"/>
            <w:hideMark/>
          </w:tcPr>
          <w:p w14:paraId="15149FAF" w14:textId="3D30EB3B" w:rsidR="002D391B" w:rsidRPr="00407A1B" w:rsidRDefault="002D391B" w:rsidP="002D391B">
            <w:pPr>
              <w:spacing w:after="0"/>
              <w:jc w:val="center"/>
              <w:rPr>
                <w:color w:val="000000"/>
                <w:szCs w:val="22"/>
              </w:rPr>
            </w:pPr>
            <w:r w:rsidRPr="00407A1B">
              <w:rPr>
                <w:bCs/>
                <w:color w:val="000000"/>
                <w:szCs w:val="22"/>
              </w:rPr>
              <w:t>2017</w:t>
            </w:r>
          </w:p>
        </w:tc>
        <w:tc>
          <w:tcPr>
            <w:tcW w:w="876" w:type="dxa"/>
            <w:tcBorders>
              <w:top w:val="single" w:sz="4" w:space="0" w:color="auto"/>
              <w:left w:val="nil"/>
              <w:bottom w:val="single" w:sz="4" w:space="0" w:color="auto"/>
              <w:right w:val="nil"/>
            </w:tcBorders>
            <w:shd w:val="clear" w:color="auto" w:fill="auto"/>
            <w:noWrap/>
            <w:vAlign w:val="center"/>
            <w:hideMark/>
          </w:tcPr>
          <w:p w14:paraId="533EB332" w14:textId="29C12C9C" w:rsidR="002D391B" w:rsidRPr="00407A1B" w:rsidRDefault="002D391B" w:rsidP="002D391B">
            <w:pPr>
              <w:spacing w:after="0"/>
              <w:jc w:val="center"/>
              <w:rPr>
                <w:color w:val="000000"/>
                <w:szCs w:val="22"/>
              </w:rPr>
            </w:pPr>
            <w:r w:rsidRPr="00407A1B">
              <w:rPr>
                <w:bCs/>
                <w:color w:val="000000"/>
                <w:szCs w:val="22"/>
              </w:rPr>
              <w:t>2018</w:t>
            </w:r>
          </w:p>
        </w:tc>
        <w:tc>
          <w:tcPr>
            <w:tcW w:w="876" w:type="dxa"/>
            <w:tcBorders>
              <w:top w:val="single" w:sz="4" w:space="0" w:color="auto"/>
              <w:left w:val="nil"/>
              <w:bottom w:val="single" w:sz="4" w:space="0" w:color="auto"/>
              <w:right w:val="nil"/>
            </w:tcBorders>
            <w:shd w:val="clear" w:color="auto" w:fill="auto"/>
            <w:noWrap/>
            <w:vAlign w:val="center"/>
            <w:hideMark/>
          </w:tcPr>
          <w:p w14:paraId="276D6EF7" w14:textId="0FE809F7" w:rsidR="002D391B" w:rsidRPr="00407A1B" w:rsidRDefault="002D391B" w:rsidP="002D391B">
            <w:pPr>
              <w:spacing w:after="0"/>
              <w:jc w:val="center"/>
              <w:rPr>
                <w:color w:val="000000"/>
                <w:szCs w:val="22"/>
              </w:rPr>
            </w:pPr>
            <w:r w:rsidRPr="00407A1B">
              <w:rPr>
                <w:bCs/>
                <w:color w:val="000000"/>
                <w:szCs w:val="22"/>
              </w:rPr>
              <w:t>2019</w:t>
            </w:r>
          </w:p>
        </w:tc>
        <w:tc>
          <w:tcPr>
            <w:tcW w:w="876" w:type="dxa"/>
            <w:tcBorders>
              <w:top w:val="single" w:sz="4" w:space="0" w:color="auto"/>
              <w:left w:val="nil"/>
              <w:bottom w:val="single" w:sz="4" w:space="0" w:color="auto"/>
              <w:right w:val="nil"/>
            </w:tcBorders>
            <w:shd w:val="clear" w:color="auto" w:fill="auto"/>
            <w:noWrap/>
            <w:vAlign w:val="center"/>
            <w:hideMark/>
          </w:tcPr>
          <w:p w14:paraId="2C46BF7E" w14:textId="478844E8" w:rsidR="002D391B" w:rsidRPr="00407A1B" w:rsidRDefault="002D391B" w:rsidP="002D391B">
            <w:pPr>
              <w:spacing w:after="0"/>
              <w:jc w:val="center"/>
              <w:rPr>
                <w:color w:val="000000"/>
                <w:szCs w:val="22"/>
              </w:rPr>
            </w:pPr>
            <w:r>
              <w:rPr>
                <w:bCs/>
                <w:color w:val="000000"/>
                <w:szCs w:val="22"/>
              </w:rPr>
              <w:t>2020</w:t>
            </w:r>
          </w:p>
        </w:tc>
        <w:tc>
          <w:tcPr>
            <w:tcW w:w="1027" w:type="dxa"/>
            <w:tcBorders>
              <w:top w:val="single" w:sz="4" w:space="0" w:color="auto"/>
              <w:left w:val="nil"/>
              <w:bottom w:val="single" w:sz="4" w:space="0" w:color="auto"/>
              <w:right w:val="nil"/>
            </w:tcBorders>
            <w:shd w:val="clear" w:color="auto" w:fill="auto"/>
            <w:noWrap/>
            <w:vAlign w:val="center"/>
            <w:hideMark/>
          </w:tcPr>
          <w:p w14:paraId="312CFC5F" w14:textId="77777777" w:rsidR="002D391B" w:rsidRPr="00F60D52" w:rsidRDefault="002D391B" w:rsidP="002D391B">
            <w:pPr>
              <w:spacing w:after="0"/>
              <w:jc w:val="center"/>
              <w:rPr>
                <w:color w:val="000000"/>
                <w:szCs w:val="22"/>
              </w:rPr>
            </w:pPr>
            <w:r w:rsidRPr="00F60D52">
              <w:rPr>
                <w:color w:val="000000"/>
                <w:szCs w:val="22"/>
              </w:rPr>
              <w:t>Average</w:t>
            </w:r>
          </w:p>
        </w:tc>
      </w:tr>
      <w:tr w:rsidR="002D391B" w:rsidRPr="00F60D52" w14:paraId="04511788" w14:textId="77777777" w:rsidTr="002D391B">
        <w:trPr>
          <w:trHeight w:val="292"/>
        </w:trPr>
        <w:tc>
          <w:tcPr>
            <w:tcW w:w="2520" w:type="dxa"/>
            <w:tcBorders>
              <w:top w:val="nil"/>
              <w:left w:val="nil"/>
              <w:bottom w:val="nil"/>
              <w:right w:val="nil"/>
            </w:tcBorders>
            <w:shd w:val="clear" w:color="auto" w:fill="auto"/>
            <w:noWrap/>
            <w:vAlign w:val="center"/>
            <w:hideMark/>
          </w:tcPr>
          <w:p w14:paraId="4E4B771C" w14:textId="4469D6C0" w:rsidR="002D391B" w:rsidRPr="00407A1B" w:rsidRDefault="002D391B" w:rsidP="002D391B">
            <w:pPr>
              <w:spacing w:after="0"/>
              <w:rPr>
                <w:color w:val="000000"/>
                <w:szCs w:val="22"/>
              </w:rPr>
            </w:pPr>
            <w:r>
              <w:rPr>
                <w:color w:val="000000"/>
                <w:szCs w:val="22"/>
              </w:rPr>
              <w:t>Pacific Ocean Perch</w:t>
            </w:r>
          </w:p>
        </w:tc>
        <w:tc>
          <w:tcPr>
            <w:tcW w:w="876" w:type="dxa"/>
            <w:tcBorders>
              <w:top w:val="nil"/>
              <w:left w:val="nil"/>
              <w:bottom w:val="nil"/>
              <w:right w:val="nil"/>
            </w:tcBorders>
            <w:shd w:val="clear" w:color="auto" w:fill="auto"/>
            <w:noWrap/>
            <w:vAlign w:val="center"/>
            <w:hideMark/>
          </w:tcPr>
          <w:p w14:paraId="40255001" w14:textId="1E31E0A5" w:rsidR="002D391B" w:rsidRPr="00407A1B" w:rsidRDefault="002D391B" w:rsidP="002D391B">
            <w:pPr>
              <w:spacing w:after="0"/>
              <w:jc w:val="center"/>
              <w:rPr>
                <w:color w:val="000000"/>
                <w:szCs w:val="22"/>
              </w:rPr>
            </w:pPr>
            <w:r>
              <w:rPr>
                <w:color w:val="000000"/>
                <w:szCs w:val="22"/>
              </w:rPr>
              <w:t>15,283</w:t>
            </w:r>
          </w:p>
        </w:tc>
        <w:tc>
          <w:tcPr>
            <w:tcW w:w="876" w:type="dxa"/>
            <w:tcBorders>
              <w:top w:val="nil"/>
              <w:left w:val="nil"/>
              <w:bottom w:val="nil"/>
              <w:right w:val="nil"/>
            </w:tcBorders>
            <w:shd w:val="clear" w:color="auto" w:fill="auto"/>
            <w:noWrap/>
            <w:vAlign w:val="center"/>
            <w:hideMark/>
          </w:tcPr>
          <w:p w14:paraId="727B003D" w14:textId="2E9FE5B5" w:rsidR="002D391B" w:rsidRPr="00407A1B" w:rsidRDefault="002D391B" w:rsidP="002D391B">
            <w:pPr>
              <w:spacing w:after="0"/>
              <w:jc w:val="center"/>
              <w:rPr>
                <w:color w:val="000000"/>
                <w:szCs w:val="22"/>
              </w:rPr>
            </w:pPr>
            <w:r>
              <w:rPr>
                <w:color w:val="000000"/>
                <w:szCs w:val="22"/>
              </w:rPr>
              <w:t>17,566</w:t>
            </w:r>
          </w:p>
        </w:tc>
        <w:tc>
          <w:tcPr>
            <w:tcW w:w="876" w:type="dxa"/>
            <w:tcBorders>
              <w:top w:val="nil"/>
              <w:left w:val="nil"/>
              <w:bottom w:val="nil"/>
              <w:right w:val="nil"/>
            </w:tcBorders>
            <w:shd w:val="clear" w:color="auto" w:fill="auto"/>
            <w:noWrap/>
            <w:vAlign w:val="center"/>
            <w:hideMark/>
          </w:tcPr>
          <w:p w14:paraId="73C5281B" w14:textId="67553C41" w:rsidR="002D391B" w:rsidRPr="00407A1B" w:rsidRDefault="002D391B" w:rsidP="002D391B">
            <w:pPr>
              <w:spacing w:after="0"/>
              <w:jc w:val="center"/>
              <w:rPr>
                <w:color w:val="000000"/>
                <w:szCs w:val="22"/>
              </w:rPr>
            </w:pPr>
            <w:r>
              <w:rPr>
                <w:color w:val="000000"/>
                <w:szCs w:val="22"/>
              </w:rPr>
              <w:t>20,394</w:t>
            </w:r>
          </w:p>
        </w:tc>
        <w:tc>
          <w:tcPr>
            <w:tcW w:w="876" w:type="dxa"/>
            <w:tcBorders>
              <w:top w:val="nil"/>
              <w:left w:val="nil"/>
              <w:bottom w:val="nil"/>
              <w:right w:val="nil"/>
            </w:tcBorders>
            <w:shd w:val="clear" w:color="auto" w:fill="auto"/>
            <w:noWrap/>
            <w:vAlign w:val="center"/>
            <w:hideMark/>
          </w:tcPr>
          <w:p w14:paraId="6DA08F10" w14:textId="23FFFC42" w:rsidR="002D391B" w:rsidRPr="00407A1B" w:rsidRDefault="002D391B" w:rsidP="002D391B">
            <w:pPr>
              <w:spacing w:after="0"/>
              <w:jc w:val="center"/>
              <w:rPr>
                <w:color w:val="000000"/>
                <w:szCs w:val="22"/>
              </w:rPr>
            </w:pPr>
            <w:r>
              <w:rPr>
                <w:color w:val="000000"/>
                <w:szCs w:val="22"/>
              </w:rPr>
              <w:t>19,045</w:t>
            </w:r>
          </w:p>
        </w:tc>
        <w:tc>
          <w:tcPr>
            <w:tcW w:w="876" w:type="dxa"/>
            <w:tcBorders>
              <w:top w:val="nil"/>
              <w:left w:val="nil"/>
              <w:bottom w:val="nil"/>
              <w:right w:val="nil"/>
            </w:tcBorders>
            <w:shd w:val="clear" w:color="auto" w:fill="auto"/>
            <w:noWrap/>
            <w:vAlign w:val="center"/>
            <w:hideMark/>
          </w:tcPr>
          <w:p w14:paraId="439D515F" w14:textId="139795DD" w:rsidR="002D391B" w:rsidRPr="00407A1B" w:rsidRDefault="002D391B" w:rsidP="002D391B">
            <w:pPr>
              <w:spacing w:after="0"/>
              <w:jc w:val="center"/>
              <w:rPr>
                <w:color w:val="000000"/>
                <w:szCs w:val="22"/>
              </w:rPr>
            </w:pPr>
            <w:r>
              <w:rPr>
                <w:color w:val="000000"/>
                <w:szCs w:val="22"/>
              </w:rPr>
              <w:t>22,172</w:t>
            </w:r>
          </w:p>
        </w:tc>
        <w:tc>
          <w:tcPr>
            <w:tcW w:w="876" w:type="dxa"/>
            <w:tcBorders>
              <w:top w:val="nil"/>
              <w:left w:val="nil"/>
              <w:bottom w:val="nil"/>
              <w:right w:val="nil"/>
            </w:tcBorders>
            <w:shd w:val="clear" w:color="auto" w:fill="auto"/>
            <w:noWrap/>
            <w:vAlign w:val="center"/>
            <w:hideMark/>
          </w:tcPr>
          <w:p w14:paraId="05478D65" w14:textId="41384DB7" w:rsidR="002D391B" w:rsidRPr="00407A1B" w:rsidRDefault="002D391B" w:rsidP="002D391B">
            <w:pPr>
              <w:spacing w:after="0"/>
              <w:jc w:val="center"/>
              <w:rPr>
                <w:color w:val="000000"/>
                <w:szCs w:val="22"/>
              </w:rPr>
            </w:pPr>
            <w:r>
              <w:rPr>
                <w:color w:val="000000"/>
                <w:szCs w:val="22"/>
              </w:rPr>
              <w:t>22,258</w:t>
            </w:r>
          </w:p>
        </w:tc>
        <w:tc>
          <w:tcPr>
            <w:tcW w:w="876" w:type="dxa"/>
            <w:tcBorders>
              <w:top w:val="nil"/>
              <w:left w:val="nil"/>
              <w:bottom w:val="nil"/>
              <w:right w:val="nil"/>
            </w:tcBorders>
            <w:shd w:val="clear" w:color="auto" w:fill="auto"/>
            <w:noWrap/>
            <w:vAlign w:val="center"/>
            <w:hideMark/>
          </w:tcPr>
          <w:p w14:paraId="2508140A" w14:textId="2ACD4E3E" w:rsidR="002D391B" w:rsidRPr="00407A1B" w:rsidRDefault="002D391B" w:rsidP="002D391B">
            <w:pPr>
              <w:spacing w:after="0"/>
              <w:jc w:val="center"/>
              <w:rPr>
                <w:color w:val="000000"/>
                <w:szCs w:val="22"/>
              </w:rPr>
            </w:pPr>
            <w:r>
              <w:rPr>
                <w:color w:val="000000"/>
                <w:szCs w:val="22"/>
              </w:rPr>
              <w:t>19,922</w:t>
            </w:r>
          </w:p>
        </w:tc>
        <w:tc>
          <w:tcPr>
            <w:tcW w:w="1027" w:type="dxa"/>
            <w:tcBorders>
              <w:top w:val="nil"/>
              <w:left w:val="nil"/>
              <w:bottom w:val="nil"/>
              <w:right w:val="nil"/>
            </w:tcBorders>
            <w:shd w:val="clear" w:color="auto" w:fill="auto"/>
            <w:noWrap/>
            <w:vAlign w:val="center"/>
            <w:hideMark/>
          </w:tcPr>
          <w:p w14:paraId="41F58DE3" w14:textId="16104F78" w:rsidR="002D391B" w:rsidRPr="00407A1B" w:rsidRDefault="002D391B" w:rsidP="002D391B">
            <w:pPr>
              <w:spacing w:after="0"/>
              <w:jc w:val="center"/>
              <w:rPr>
                <w:color w:val="000000"/>
                <w:szCs w:val="22"/>
              </w:rPr>
            </w:pPr>
            <w:r>
              <w:rPr>
                <w:color w:val="000000"/>
                <w:szCs w:val="22"/>
              </w:rPr>
              <w:t>19,520</w:t>
            </w:r>
          </w:p>
        </w:tc>
      </w:tr>
      <w:tr w:rsidR="002D391B" w:rsidRPr="00F60D52" w14:paraId="28EEEED9" w14:textId="77777777" w:rsidTr="002D391B">
        <w:trPr>
          <w:trHeight w:val="292"/>
        </w:trPr>
        <w:tc>
          <w:tcPr>
            <w:tcW w:w="2520" w:type="dxa"/>
            <w:tcBorders>
              <w:top w:val="nil"/>
              <w:left w:val="nil"/>
              <w:bottom w:val="nil"/>
              <w:right w:val="nil"/>
            </w:tcBorders>
            <w:shd w:val="clear" w:color="auto" w:fill="auto"/>
            <w:noWrap/>
            <w:vAlign w:val="center"/>
            <w:hideMark/>
          </w:tcPr>
          <w:p w14:paraId="36007C9F" w14:textId="36245207" w:rsidR="002D391B" w:rsidRPr="00407A1B" w:rsidRDefault="002D391B" w:rsidP="002D391B">
            <w:pPr>
              <w:spacing w:after="0"/>
              <w:rPr>
                <w:color w:val="000000"/>
                <w:szCs w:val="22"/>
              </w:rPr>
            </w:pPr>
            <w:r>
              <w:rPr>
                <w:color w:val="000000"/>
                <w:szCs w:val="22"/>
              </w:rPr>
              <w:t>Northern Rockfish</w:t>
            </w:r>
          </w:p>
        </w:tc>
        <w:tc>
          <w:tcPr>
            <w:tcW w:w="876" w:type="dxa"/>
            <w:tcBorders>
              <w:top w:val="nil"/>
              <w:left w:val="nil"/>
              <w:bottom w:val="nil"/>
              <w:right w:val="nil"/>
            </w:tcBorders>
            <w:shd w:val="clear" w:color="auto" w:fill="auto"/>
            <w:noWrap/>
            <w:vAlign w:val="center"/>
            <w:hideMark/>
          </w:tcPr>
          <w:p w14:paraId="4BB9ACCA" w14:textId="5058E955" w:rsidR="002D391B" w:rsidRPr="00407A1B" w:rsidRDefault="002D391B" w:rsidP="002D391B">
            <w:pPr>
              <w:spacing w:after="0"/>
              <w:jc w:val="center"/>
              <w:rPr>
                <w:color w:val="000000"/>
                <w:szCs w:val="22"/>
              </w:rPr>
            </w:pPr>
            <w:r>
              <w:rPr>
                <w:color w:val="000000"/>
                <w:szCs w:val="22"/>
              </w:rPr>
              <w:t>3,647</w:t>
            </w:r>
          </w:p>
        </w:tc>
        <w:tc>
          <w:tcPr>
            <w:tcW w:w="876" w:type="dxa"/>
            <w:tcBorders>
              <w:top w:val="nil"/>
              <w:left w:val="nil"/>
              <w:bottom w:val="nil"/>
              <w:right w:val="nil"/>
            </w:tcBorders>
            <w:shd w:val="clear" w:color="auto" w:fill="auto"/>
            <w:noWrap/>
            <w:vAlign w:val="center"/>
            <w:hideMark/>
          </w:tcPr>
          <w:p w14:paraId="2D2690BC" w14:textId="51D94483" w:rsidR="002D391B" w:rsidRPr="00407A1B" w:rsidRDefault="002D391B" w:rsidP="002D391B">
            <w:pPr>
              <w:spacing w:after="0"/>
              <w:jc w:val="center"/>
              <w:rPr>
                <w:color w:val="000000"/>
                <w:szCs w:val="22"/>
              </w:rPr>
            </w:pPr>
            <w:r>
              <w:rPr>
                <w:color w:val="000000"/>
                <w:szCs w:val="22"/>
              </w:rPr>
              <w:t>3,632</w:t>
            </w:r>
          </w:p>
        </w:tc>
        <w:tc>
          <w:tcPr>
            <w:tcW w:w="876" w:type="dxa"/>
            <w:tcBorders>
              <w:top w:val="nil"/>
              <w:left w:val="nil"/>
              <w:bottom w:val="nil"/>
              <w:right w:val="nil"/>
            </w:tcBorders>
            <w:shd w:val="clear" w:color="auto" w:fill="auto"/>
            <w:noWrap/>
            <w:vAlign w:val="center"/>
            <w:hideMark/>
          </w:tcPr>
          <w:p w14:paraId="3B8B3D7C" w14:textId="32043D75" w:rsidR="002D391B" w:rsidRPr="00407A1B" w:rsidRDefault="002D391B" w:rsidP="002D391B">
            <w:pPr>
              <w:spacing w:after="0"/>
              <w:jc w:val="center"/>
              <w:rPr>
                <w:color w:val="000000"/>
                <w:szCs w:val="22"/>
              </w:rPr>
            </w:pPr>
            <w:r>
              <w:rPr>
                <w:color w:val="000000"/>
                <w:szCs w:val="22"/>
              </w:rPr>
              <w:t>3,155</w:t>
            </w:r>
          </w:p>
        </w:tc>
        <w:tc>
          <w:tcPr>
            <w:tcW w:w="876" w:type="dxa"/>
            <w:tcBorders>
              <w:top w:val="nil"/>
              <w:left w:val="nil"/>
              <w:bottom w:val="nil"/>
              <w:right w:val="nil"/>
            </w:tcBorders>
            <w:shd w:val="clear" w:color="auto" w:fill="auto"/>
            <w:noWrap/>
            <w:vAlign w:val="center"/>
            <w:hideMark/>
          </w:tcPr>
          <w:p w14:paraId="67C298EF" w14:textId="5FB94FE6" w:rsidR="002D391B" w:rsidRPr="00407A1B" w:rsidRDefault="002D391B" w:rsidP="002D391B">
            <w:pPr>
              <w:spacing w:after="0"/>
              <w:jc w:val="center"/>
              <w:rPr>
                <w:color w:val="000000"/>
                <w:szCs w:val="22"/>
              </w:rPr>
            </w:pPr>
            <w:r>
              <w:rPr>
                <w:color w:val="000000"/>
                <w:szCs w:val="22"/>
              </w:rPr>
              <w:t>1,601</w:t>
            </w:r>
          </w:p>
        </w:tc>
        <w:tc>
          <w:tcPr>
            <w:tcW w:w="876" w:type="dxa"/>
            <w:tcBorders>
              <w:top w:val="nil"/>
              <w:left w:val="nil"/>
              <w:bottom w:val="nil"/>
              <w:right w:val="nil"/>
            </w:tcBorders>
            <w:shd w:val="clear" w:color="auto" w:fill="auto"/>
            <w:noWrap/>
            <w:vAlign w:val="center"/>
            <w:hideMark/>
          </w:tcPr>
          <w:p w14:paraId="2F71EF54" w14:textId="6DF5BC64" w:rsidR="002D391B" w:rsidRPr="00407A1B" w:rsidRDefault="002D391B" w:rsidP="002D391B">
            <w:pPr>
              <w:spacing w:after="0"/>
              <w:jc w:val="center"/>
              <w:rPr>
                <w:color w:val="000000"/>
                <w:szCs w:val="22"/>
              </w:rPr>
            </w:pPr>
            <w:r>
              <w:rPr>
                <w:color w:val="000000"/>
                <w:szCs w:val="22"/>
              </w:rPr>
              <w:t>2,152</w:t>
            </w:r>
          </w:p>
        </w:tc>
        <w:tc>
          <w:tcPr>
            <w:tcW w:w="876" w:type="dxa"/>
            <w:tcBorders>
              <w:top w:val="nil"/>
              <w:left w:val="nil"/>
              <w:bottom w:val="nil"/>
              <w:right w:val="nil"/>
            </w:tcBorders>
            <w:shd w:val="clear" w:color="auto" w:fill="auto"/>
            <w:noWrap/>
            <w:vAlign w:val="center"/>
            <w:hideMark/>
          </w:tcPr>
          <w:p w14:paraId="40F72F93" w14:textId="1E5CBE97" w:rsidR="002D391B" w:rsidRPr="00407A1B" w:rsidRDefault="002D391B" w:rsidP="002D391B">
            <w:pPr>
              <w:spacing w:after="0"/>
              <w:jc w:val="center"/>
              <w:rPr>
                <w:color w:val="000000"/>
                <w:szCs w:val="22"/>
              </w:rPr>
            </w:pPr>
            <w:r>
              <w:rPr>
                <w:color w:val="000000"/>
                <w:szCs w:val="22"/>
              </w:rPr>
              <w:t>2,313</w:t>
            </w:r>
          </w:p>
        </w:tc>
        <w:tc>
          <w:tcPr>
            <w:tcW w:w="876" w:type="dxa"/>
            <w:tcBorders>
              <w:top w:val="nil"/>
              <w:left w:val="nil"/>
              <w:bottom w:val="nil"/>
              <w:right w:val="nil"/>
            </w:tcBorders>
            <w:shd w:val="clear" w:color="auto" w:fill="auto"/>
            <w:noWrap/>
            <w:vAlign w:val="center"/>
            <w:hideMark/>
          </w:tcPr>
          <w:p w14:paraId="65E8EDDF" w14:textId="49F67897" w:rsidR="002D391B" w:rsidRPr="00407A1B" w:rsidRDefault="002D391B" w:rsidP="002D391B">
            <w:pPr>
              <w:spacing w:after="0"/>
              <w:jc w:val="center"/>
              <w:rPr>
                <w:color w:val="000000"/>
                <w:szCs w:val="22"/>
              </w:rPr>
            </w:pPr>
            <w:r>
              <w:rPr>
                <w:color w:val="000000"/>
                <w:szCs w:val="22"/>
              </w:rPr>
              <w:t>2,307</w:t>
            </w:r>
          </w:p>
        </w:tc>
        <w:tc>
          <w:tcPr>
            <w:tcW w:w="1027" w:type="dxa"/>
            <w:tcBorders>
              <w:top w:val="nil"/>
              <w:left w:val="nil"/>
              <w:bottom w:val="nil"/>
              <w:right w:val="nil"/>
            </w:tcBorders>
            <w:shd w:val="clear" w:color="auto" w:fill="auto"/>
            <w:noWrap/>
            <w:vAlign w:val="center"/>
            <w:hideMark/>
          </w:tcPr>
          <w:p w14:paraId="33FA6B30" w14:textId="4B1535EA" w:rsidR="002D391B" w:rsidRPr="00407A1B" w:rsidRDefault="002D391B" w:rsidP="002D391B">
            <w:pPr>
              <w:spacing w:after="0"/>
              <w:jc w:val="center"/>
              <w:rPr>
                <w:color w:val="000000"/>
                <w:szCs w:val="22"/>
              </w:rPr>
            </w:pPr>
            <w:r>
              <w:rPr>
                <w:color w:val="000000"/>
                <w:szCs w:val="22"/>
              </w:rPr>
              <w:t>2,687</w:t>
            </w:r>
          </w:p>
        </w:tc>
      </w:tr>
      <w:tr w:rsidR="002D391B" w:rsidRPr="00F60D52" w14:paraId="369945E2" w14:textId="77777777" w:rsidTr="002D391B">
        <w:trPr>
          <w:trHeight w:val="292"/>
        </w:trPr>
        <w:tc>
          <w:tcPr>
            <w:tcW w:w="2520" w:type="dxa"/>
            <w:tcBorders>
              <w:top w:val="nil"/>
              <w:left w:val="nil"/>
              <w:bottom w:val="nil"/>
              <w:right w:val="nil"/>
            </w:tcBorders>
            <w:shd w:val="clear" w:color="auto" w:fill="auto"/>
            <w:noWrap/>
            <w:vAlign w:val="center"/>
            <w:hideMark/>
          </w:tcPr>
          <w:p w14:paraId="714DCF93" w14:textId="79C57131" w:rsidR="002D391B" w:rsidRPr="00407A1B" w:rsidRDefault="002D391B" w:rsidP="002D391B">
            <w:pPr>
              <w:spacing w:after="0"/>
              <w:rPr>
                <w:color w:val="000000"/>
                <w:szCs w:val="22"/>
              </w:rPr>
            </w:pPr>
            <w:r>
              <w:rPr>
                <w:color w:val="000000"/>
                <w:szCs w:val="22"/>
              </w:rPr>
              <w:t>Dusky Rockfish</w:t>
            </w:r>
          </w:p>
        </w:tc>
        <w:tc>
          <w:tcPr>
            <w:tcW w:w="876" w:type="dxa"/>
            <w:tcBorders>
              <w:top w:val="nil"/>
              <w:left w:val="nil"/>
              <w:bottom w:val="nil"/>
              <w:right w:val="nil"/>
            </w:tcBorders>
            <w:shd w:val="clear" w:color="auto" w:fill="auto"/>
            <w:noWrap/>
            <w:vAlign w:val="center"/>
            <w:hideMark/>
          </w:tcPr>
          <w:p w14:paraId="512124F3" w14:textId="40A2C3C9" w:rsidR="002D391B" w:rsidRPr="00407A1B" w:rsidRDefault="002D391B" w:rsidP="002D391B">
            <w:pPr>
              <w:spacing w:after="0"/>
              <w:jc w:val="center"/>
              <w:rPr>
                <w:color w:val="000000"/>
                <w:szCs w:val="22"/>
              </w:rPr>
            </w:pPr>
            <w:r>
              <w:rPr>
                <w:color w:val="000000"/>
                <w:szCs w:val="22"/>
              </w:rPr>
              <w:t>2,752</w:t>
            </w:r>
          </w:p>
        </w:tc>
        <w:tc>
          <w:tcPr>
            <w:tcW w:w="876" w:type="dxa"/>
            <w:tcBorders>
              <w:top w:val="nil"/>
              <w:left w:val="nil"/>
              <w:bottom w:val="nil"/>
              <w:right w:val="nil"/>
            </w:tcBorders>
            <w:shd w:val="clear" w:color="auto" w:fill="auto"/>
            <w:noWrap/>
            <w:vAlign w:val="center"/>
            <w:hideMark/>
          </w:tcPr>
          <w:p w14:paraId="7F936380" w14:textId="42EB8A9E" w:rsidR="002D391B" w:rsidRPr="00407A1B" w:rsidRDefault="002D391B" w:rsidP="002D391B">
            <w:pPr>
              <w:spacing w:after="0"/>
              <w:jc w:val="center"/>
              <w:rPr>
                <w:color w:val="000000"/>
                <w:szCs w:val="22"/>
              </w:rPr>
            </w:pPr>
            <w:r>
              <w:rPr>
                <w:color w:val="000000"/>
                <w:szCs w:val="22"/>
              </w:rPr>
              <w:t>2,493</w:t>
            </w:r>
          </w:p>
        </w:tc>
        <w:tc>
          <w:tcPr>
            <w:tcW w:w="876" w:type="dxa"/>
            <w:tcBorders>
              <w:top w:val="nil"/>
              <w:left w:val="nil"/>
              <w:bottom w:val="nil"/>
              <w:right w:val="nil"/>
            </w:tcBorders>
            <w:shd w:val="clear" w:color="auto" w:fill="auto"/>
            <w:noWrap/>
            <w:vAlign w:val="center"/>
            <w:hideMark/>
          </w:tcPr>
          <w:p w14:paraId="545D34E9" w14:textId="4989B715" w:rsidR="002D391B" w:rsidRPr="00407A1B" w:rsidRDefault="002D391B" w:rsidP="002D391B">
            <w:pPr>
              <w:spacing w:after="0"/>
              <w:jc w:val="center"/>
              <w:rPr>
                <w:color w:val="000000"/>
                <w:szCs w:val="22"/>
              </w:rPr>
            </w:pPr>
            <w:r>
              <w:rPr>
                <w:color w:val="000000"/>
                <w:szCs w:val="22"/>
              </w:rPr>
              <w:t>3,008</w:t>
            </w:r>
          </w:p>
        </w:tc>
        <w:tc>
          <w:tcPr>
            <w:tcW w:w="876" w:type="dxa"/>
            <w:tcBorders>
              <w:top w:val="nil"/>
              <w:left w:val="nil"/>
              <w:bottom w:val="nil"/>
              <w:right w:val="nil"/>
            </w:tcBorders>
            <w:shd w:val="clear" w:color="auto" w:fill="auto"/>
            <w:noWrap/>
            <w:vAlign w:val="center"/>
            <w:hideMark/>
          </w:tcPr>
          <w:p w14:paraId="16C3C1F6" w14:textId="414947AC" w:rsidR="002D391B" w:rsidRPr="00407A1B" w:rsidRDefault="002D391B" w:rsidP="002D391B">
            <w:pPr>
              <w:spacing w:after="0"/>
              <w:jc w:val="center"/>
              <w:rPr>
                <w:color w:val="000000"/>
                <w:szCs w:val="22"/>
              </w:rPr>
            </w:pPr>
            <w:r>
              <w:rPr>
                <w:color w:val="000000"/>
                <w:szCs w:val="22"/>
              </w:rPr>
              <w:t>2,193</w:t>
            </w:r>
          </w:p>
        </w:tc>
        <w:tc>
          <w:tcPr>
            <w:tcW w:w="876" w:type="dxa"/>
            <w:tcBorders>
              <w:top w:val="nil"/>
              <w:left w:val="nil"/>
              <w:bottom w:val="nil"/>
              <w:right w:val="nil"/>
            </w:tcBorders>
            <w:shd w:val="clear" w:color="auto" w:fill="auto"/>
            <w:noWrap/>
            <w:vAlign w:val="center"/>
            <w:hideMark/>
          </w:tcPr>
          <w:p w14:paraId="6EF4C2BF" w14:textId="08AA02C5" w:rsidR="002D391B" w:rsidRPr="00407A1B" w:rsidRDefault="002D391B" w:rsidP="002D391B">
            <w:pPr>
              <w:spacing w:after="0"/>
              <w:jc w:val="center"/>
              <w:rPr>
                <w:color w:val="000000"/>
                <w:szCs w:val="22"/>
              </w:rPr>
            </w:pPr>
            <w:r>
              <w:rPr>
                <w:color w:val="000000"/>
                <w:szCs w:val="22"/>
              </w:rPr>
              <w:t>2,695</w:t>
            </w:r>
          </w:p>
        </w:tc>
        <w:tc>
          <w:tcPr>
            <w:tcW w:w="876" w:type="dxa"/>
            <w:tcBorders>
              <w:top w:val="nil"/>
              <w:left w:val="nil"/>
              <w:bottom w:val="nil"/>
              <w:right w:val="nil"/>
            </w:tcBorders>
            <w:shd w:val="clear" w:color="auto" w:fill="auto"/>
            <w:noWrap/>
            <w:vAlign w:val="center"/>
            <w:hideMark/>
          </w:tcPr>
          <w:p w14:paraId="3EE0050F" w14:textId="0A83792F" w:rsidR="002D391B" w:rsidRPr="00407A1B" w:rsidRDefault="002D391B" w:rsidP="002D391B">
            <w:pPr>
              <w:spacing w:after="0"/>
              <w:jc w:val="center"/>
              <w:rPr>
                <w:color w:val="000000"/>
                <w:szCs w:val="22"/>
              </w:rPr>
            </w:pPr>
            <w:r>
              <w:rPr>
                <w:color w:val="000000"/>
                <w:szCs w:val="22"/>
              </w:rPr>
              <w:t>2,153</w:t>
            </w:r>
          </w:p>
        </w:tc>
        <w:tc>
          <w:tcPr>
            <w:tcW w:w="876" w:type="dxa"/>
            <w:tcBorders>
              <w:top w:val="nil"/>
              <w:left w:val="nil"/>
              <w:bottom w:val="nil"/>
              <w:right w:val="nil"/>
            </w:tcBorders>
            <w:shd w:val="clear" w:color="auto" w:fill="auto"/>
            <w:noWrap/>
            <w:vAlign w:val="center"/>
            <w:hideMark/>
          </w:tcPr>
          <w:p w14:paraId="332EEB0A" w14:textId="7822391E" w:rsidR="002D391B" w:rsidRPr="00407A1B" w:rsidRDefault="002D391B" w:rsidP="002D391B">
            <w:pPr>
              <w:spacing w:after="0"/>
              <w:jc w:val="center"/>
              <w:rPr>
                <w:color w:val="000000"/>
                <w:szCs w:val="22"/>
              </w:rPr>
            </w:pPr>
            <w:r>
              <w:rPr>
                <w:color w:val="000000"/>
                <w:szCs w:val="22"/>
              </w:rPr>
              <w:t>2,056</w:t>
            </w:r>
          </w:p>
        </w:tc>
        <w:tc>
          <w:tcPr>
            <w:tcW w:w="1027" w:type="dxa"/>
            <w:tcBorders>
              <w:top w:val="nil"/>
              <w:left w:val="nil"/>
              <w:bottom w:val="nil"/>
              <w:right w:val="nil"/>
            </w:tcBorders>
            <w:shd w:val="clear" w:color="auto" w:fill="auto"/>
            <w:noWrap/>
            <w:vAlign w:val="center"/>
            <w:hideMark/>
          </w:tcPr>
          <w:p w14:paraId="29FBA943" w14:textId="2373C6A6" w:rsidR="002D391B" w:rsidRPr="00407A1B" w:rsidRDefault="002D391B" w:rsidP="002D391B">
            <w:pPr>
              <w:spacing w:after="0"/>
              <w:jc w:val="center"/>
              <w:rPr>
                <w:color w:val="000000"/>
                <w:szCs w:val="22"/>
              </w:rPr>
            </w:pPr>
            <w:r>
              <w:rPr>
                <w:color w:val="000000"/>
                <w:szCs w:val="22"/>
              </w:rPr>
              <w:t>2,479</w:t>
            </w:r>
          </w:p>
        </w:tc>
      </w:tr>
      <w:tr w:rsidR="002D391B" w:rsidRPr="00F60D52" w14:paraId="5DC1FCB6" w14:textId="77777777" w:rsidTr="002D391B">
        <w:trPr>
          <w:trHeight w:val="292"/>
        </w:trPr>
        <w:tc>
          <w:tcPr>
            <w:tcW w:w="2520" w:type="dxa"/>
            <w:tcBorders>
              <w:top w:val="nil"/>
              <w:left w:val="nil"/>
              <w:bottom w:val="nil"/>
              <w:right w:val="nil"/>
            </w:tcBorders>
            <w:shd w:val="clear" w:color="auto" w:fill="auto"/>
            <w:noWrap/>
            <w:vAlign w:val="center"/>
            <w:hideMark/>
          </w:tcPr>
          <w:p w14:paraId="311AC113" w14:textId="11D5CAA4" w:rsidR="002D391B" w:rsidRPr="00407A1B" w:rsidRDefault="002D391B" w:rsidP="002D391B">
            <w:pPr>
              <w:spacing w:after="0"/>
              <w:rPr>
                <w:color w:val="000000"/>
                <w:szCs w:val="22"/>
              </w:rPr>
            </w:pPr>
            <w:proofErr w:type="spellStart"/>
            <w:r>
              <w:rPr>
                <w:color w:val="000000"/>
                <w:szCs w:val="22"/>
              </w:rPr>
              <w:t>Arrowtooth</w:t>
            </w:r>
            <w:proofErr w:type="spellEnd"/>
            <w:r>
              <w:rPr>
                <w:color w:val="000000"/>
                <w:szCs w:val="22"/>
              </w:rPr>
              <w:t xml:space="preserve"> Flounder</w:t>
            </w:r>
          </w:p>
        </w:tc>
        <w:tc>
          <w:tcPr>
            <w:tcW w:w="876" w:type="dxa"/>
            <w:tcBorders>
              <w:top w:val="nil"/>
              <w:left w:val="nil"/>
              <w:bottom w:val="nil"/>
              <w:right w:val="nil"/>
            </w:tcBorders>
            <w:shd w:val="clear" w:color="auto" w:fill="auto"/>
            <w:noWrap/>
            <w:vAlign w:val="center"/>
            <w:hideMark/>
          </w:tcPr>
          <w:p w14:paraId="6A6DC4CD" w14:textId="163BB5DF" w:rsidR="002D391B" w:rsidRPr="00407A1B" w:rsidRDefault="002D391B" w:rsidP="002D391B">
            <w:pPr>
              <w:spacing w:after="0"/>
              <w:jc w:val="center"/>
              <w:rPr>
                <w:color w:val="000000"/>
                <w:szCs w:val="22"/>
              </w:rPr>
            </w:pPr>
            <w:r>
              <w:rPr>
                <w:color w:val="000000"/>
                <w:szCs w:val="22"/>
              </w:rPr>
              <w:t>1,426</w:t>
            </w:r>
          </w:p>
        </w:tc>
        <w:tc>
          <w:tcPr>
            <w:tcW w:w="876" w:type="dxa"/>
            <w:tcBorders>
              <w:top w:val="nil"/>
              <w:left w:val="nil"/>
              <w:bottom w:val="nil"/>
              <w:right w:val="nil"/>
            </w:tcBorders>
            <w:shd w:val="clear" w:color="auto" w:fill="auto"/>
            <w:noWrap/>
            <w:vAlign w:val="center"/>
            <w:hideMark/>
          </w:tcPr>
          <w:p w14:paraId="1023D095" w14:textId="6AA24FE1" w:rsidR="002D391B" w:rsidRPr="00407A1B" w:rsidRDefault="002D391B" w:rsidP="002D391B">
            <w:pPr>
              <w:spacing w:after="0"/>
              <w:jc w:val="center"/>
              <w:rPr>
                <w:color w:val="000000"/>
                <w:szCs w:val="22"/>
              </w:rPr>
            </w:pPr>
            <w:r>
              <w:rPr>
                <w:color w:val="000000"/>
                <w:szCs w:val="22"/>
              </w:rPr>
              <w:t>1,397</w:t>
            </w:r>
          </w:p>
        </w:tc>
        <w:tc>
          <w:tcPr>
            <w:tcW w:w="876" w:type="dxa"/>
            <w:tcBorders>
              <w:top w:val="nil"/>
              <w:left w:val="nil"/>
              <w:bottom w:val="nil"/>
              <w:right w:val="nil"/>
            </w:tcBorders>
            <w:shd w:val="clear" w:color="auto" w:fill="auto"/>
            <w:noWrap/>
            <w:vAlign w:val="center"/>
            <w:hideMark/>
          </w:tcPr>
          <w:p w14:paraId="49058B04" w14:textId="64B84387" w:rsidR="002D391B" w:rsidRPr="00407A1B" w:rsidRDefault="002D391B" w:rsidP="002D391B">
            <w:pPr>
              <w:spacing w:after="0"/>
              <w:jc w:val="center"/>
              <w:rPr>
                <w:color w:val="000000"/>
                <w:szCs w:val="22"/>
              </w:rPr>
            </w:pPr>
            <w:r>
              <w:rPr>
                <w:color w:val="000000"/>
                <w:szCs w:val="22"/>
              </w:rPr>
              <w:t>1,197</w:t>
            </w:r>
          </w:p>
        </w:tc>
        <w:tc>
          <w:tcPr>
            <w:tcW w:w="876" w:type="dxa"/>
            <w:tcBorders>
              <w:top w:val="nil"/>
              <w:left w:val="nil"/>
              <w:bottom w:val="nil"/>
              <w:right w:val="nil"/>
            </w:tcBorders>
            <w:shd w:val="clear" w:color="auto" w:fill="auto"/>
            <w:noWrap/>
            <w:vAlign w:val="center"/>
            <w:hideMark/>
          </w:tcPr>
          <w:p w14:paraId="74B2FCB4" w14:textId="7EC69B4C" w:rsidR="002D391B" w:rsidRPr="00407A1B" w:rsidRDefault="002D391B" w:rsidP="002D391B">
            <w:pPr>
              <w:spacing w:after="0"/>
              <w:jc w:val="center"/>
              <w:rPr>
                <w:color w:val="000000"/>
                <w:szCs w:val="22"/>
              </w:rPr>
            </w:pPr>
            <w:r>
              <w:rPr>
                <w:color w:val="000000"/>
                <w:szCs w:val="22"/>
              </w:rPr>
              <w:t>1,416</w:t>
            </w:r>
          </w:p>
        </w:tc>
        <w:tc>
          <w:tcPr>
            <w:tcW w:w="876" w:type="dxa"/>
            <w:tcBorders>
              <w:top w:val="nil"/>
              <w:left w:val="nil"/>
              <w:bottom w:val="nil"/>
              <w:right w:val="nil"/>
            </w:tcBorders>
            <w:shd w:val="clear" w:color="auto" w:fill="auto"/>
            <w:noWrap/>
            <w:vAlign w:val="center"/>
            <w:hideMark/>
          </w:tcPr>
          <w:p w14:paraId="119586F2" w14:textId="627197CA" w:rsidR="002D391B" w:rsidRPr="00407A1B" w:rsidRDefault="002D391B" w:rsidP="002D391B">
            <w:pPr>
              <w:spacing w:after="0"/>
              <w:jc w:val="center"/>
              <w:rPr>
                <w:color w:val="000000"/>
                <w:szCs w:val="22"/>
              </w:rPr>
            </w:pPr>
            <w:r>
              <w:rPr>
                <w:color w:val="000000"/>
                <w:szCs w:val="22"/>
              </w:rPr>
              <w:t>761</w:t>
            </w:r>
          </w:p>
        </w:tc>
        <w:tc>
          <w:tcPr>
            <w:tcW w:w="876" w:type="dxa"/>
            <w:tcBorders>
              <w:top w:val="nil"/>
              <w:left w:val="nil"/>
              <w:bottom w:val="nil"/>
              <w:right w:val="nil"/>
            </w:tcBorders>
            <w:shd w:val="clear" w:color="auto" w:fill="auto"/>
            <w:noWrap/>
            <w:vAlign w:val="center"/>
            <w:hideMark/>
          </w:tcPr>
          <w:p w14:paraId="3066A7A4" w14:textId="329F3BE3" w:rsidR="002D391B" w:rsidRPr="00407A1B" w:rsidRDefault="002D391B" w:rsidP="002D391B">
            <w:pPr>
              <w:spacing w:after="0"/>
              <w:jc w:val="center"/>
              <w:rPr>
                <w:color w:val="000000"/>
                <w:szCs w:val="22"/>
              </w:rPr>
            </w:pPr>
            <w:r>
              <w:rPr>
                <w:color w:val="000000"/>
                <w:szCs w:val="22"/>
              </w:rPr>
              <w:t>732</w:t>
            </w:r>
          </w:p>
        </w:tc>
        <w:tc>
          <w:tcPr>
            <w:tcW w:w="876" w:type="dxa"/>
            <w:tcBorders>
              <w:top w:val="nil"/>
              <w:left w:val="nil"/>
              <w:bottom w:val="nil"/>
              <w:right w:val="nil"/>
            </w:tcBorders>
            <w:shd w:val="clear" w:color="auto" w:fill="auto"/>
            <w:noWrap/>
            <w:vAlign w:val="center"/>
            <w:hideMark/>
          </w:tcPr>
          <w:p w14:paraId="6D39FB1E" w14:textId="408273B6" w:rsidR="002D391B" w:rsidRPr="00407A1B" w:rsidRDefault="002D391B" w:rsidP="002D391B">
            <w:pPr>
              <w:spacing w:after="0"/>
              <w:jc w:val="center"/>
              <w:rPr>
                <w:color w:val="000000"/>
                <w:szCs w:val="22"/>
              </w:rPr>
            </w:pPr>
            <w:r>
              <w:rPr>
                <w:color w:val="000000"/>
                <w:szCs w:val="22"/>
              </w:rPr>
              <w:t>834</w:t>
            </w:r>
          </w:p>
        </w:tc>
        <w:tc>
          <w:tcPr>
            <w:tcW w:w="1027" w:type="dxa"/>
            <w:tcBorders>
              <w:top w:val="nil"/>
              <w:left w:val="nil"/>
              <w:bottom w:val="nil"/>
              <w:right w:val="nil"/>
            </w:tcBorders>
            <w:shd w:val="clear" w:color="auto" w:fill="auto"/>
            <w:noWrap/>
            <w:vAlign w:val="center"/>
            <w:hideMark/>
          </w:tcPr>
          <w:p w14:paraId="6463A51C" w14:textId="2CDAD766" w:rsidR="002D391B" w:rsidRPr="00407A1B" w:rsidRDefault="002D391B" w:rsidP="002D391B">
            <w:pPr>
              <w:spacing w:after="0"/>
              <w:jc w:val="center"/>
              <w:rPr>
                <w:color w:val="000000"/>
                <w:szCs w:val="22"/>
              </w:rPr>
            </w:pPr>
            <w:r>
              <w:rPr>
                <w:color w:val="000000"/>
                <w:szCs w:val="22"/>
              </w:rPr>
              <w:t>1,109</w:t>
            </w:r>
          </w:p>
        </w:tc>
      </w:tr>
      <w:tr w:rsidR="002D391B" w:rsidRPr="00F60D52" w14:paraId="016832F8" w14:textId="77777777" w:rsidTr="002D391B">
        <w:trPr>
          <w:trHeight w:val="292"/>
        </w:trPr>
        <w:tc>
          <w:tcPr>
            <w:tcW w:w="2520" w:type="dxa"/>
            <w:tcBorders>
              <w:top w:val="nil"/>
              <w:left w:val="nil"/>
              <w:bottom w:val="nil"/>
              <w:right w:val="nil"/>
            </w:tcBorders>
            <w:shd w:val="clear" w:color="auto" w:fill="auto"/>
            <w:noWrap/>
            <w:vAlign w:val="center"/>
            <w:hideMark/>
          </w:tcPr>
          <w:p w14:paraId="7608AE47" w14:textId="0AE4CB75" w:rsidR="002D391B" w:rsidRPr="00407A1B" w:rsidRDefault="002D391B" w:rsidP="002D391B">
            <w:pPr>
              <w:spacing w:after="0"/>
              <w:rPr>
                <w:color w:val="000000"/>
                <w:szCs w:val="22"/>
              </w:rPr>
            </w:pPr>
            <w:r>
              <w:rPr>
                <w:color w:val="000000"/>
                <w:szCs w:val="22"/>
              </w:rPr>
              <w:t>Pollock</w:t>
            </w:r>
          </w:p>
        </w:tc>
        <w:tc>
          <w:tcPr>
            <w:tcW w:w="876" w:type="dxa"/>
            <w:tcBorders>
              <w:top w:val="nil"/>
              <w:left w:val="nil"/>
              <w:bottom w:val="nil"/>
              <w:right w:val="nil"/>
            </w:tcBorders>
            <w:shd w:val="clear" w:color="auto" w:fill="auto"/>
            <w:noWrap/>
            <w:vAlign w:val="center"/>
            <w:hideMark/>
          </w:tcPr>
          <w:p w14:paraId="4612C3AB" w14:textId="4E35E316" w:rsidR="002D391B" w:rsidRPr="00407A1B" w:rsidRDefault="002D391B" w:rsidP="002D391B">
            <w:pPr>
              <w:spacing w:after="0"/>
              <w:jc w:val="center"/>
              <w:rPr>
                <w:color w:val="000000"/>
                <w:szCs w:val="22"/>
              </w:rPr>
            </w:pPr>
            <w:r>
              <w:rPr>
                <w:color w:val="000000"/>
                <w:szCs w:val="22"/>
              </w:rPr>
              <w:t>1,339</w:t>
            </w:r>
          </w:p>
        </w:tc>
        <w:tc>
          <w:tcPr>
            <w:tcW w:w="876" w:type="dxa"/>
            <w:tcBorders>
              <w:top w:val="nil"/>
              <w:left w:val="nil"/>
              <w:bottom w:val="nil"/>
              <w:right w:val="nil"/>
            </w:tcBorders>
            <w:shd w:val="clear" w:color="auto" w:fill="auto"/>
            <w:noWrap/>
            <w:vAlign w:val="center"/>
            <w:hideMark/>
          </w:tcPr>
          <w:p w14:paraId="58E943EC" w14:textId="629C927D" w:rsidR="002D391B" w:rsidRPr="00407A1B" w:rsidRDefault="002D391B" w:rsidP="002D391B">
            <w:pPr>
              <w:spacing w:after="0"/>
              <w:jc w:val="center"/>
              <w:rPr>
                <w:color w:val="000000"/>
                <w:szCs w:val="22"/>
              </w:rPr>
            </w:pPr>
            <w:r>
              <w:rPr>
                <w:color w:val="000000"/>
                <w:szCs w:val="22"/>
              </w:rPr>
              <w:t>1,330</w:t>
            </w:r>
          </w:p>
        </w:tc>
        <w:tc>
          <w:tcPr>
            <w:tcW w:w="876" w:type="dxa"/>
            <w:tcBorders>
              <w:top w:val="nil"/>
              <w:left w:val="nil"/>
              <w:bottom w:val="nil"/>
              <w:right w:val="nil"/>
            </w:tcBorders>
            <w:shd w:val="clear" w:color="auto" w:fill="auto"/>
            <w:noWrap/>
            <w:vAlign w:val="center"/>
            <w:hideMark/>
          </w:tcPr>
          <w:p w14:paraId="07DF958C" w14:textId="1D2BD4F6" w:rsidR="002D391B" w:rsidRPr="00407A1B" w:rsidRDefault="002D391B" w:rsidP="002D391B">
            <w:pPr>
              <w:spacing w:after="0"/>
              <w:jc w:val="center"/>
              <w:rPr>
                <w:color w:val="000000"/>
                <w:szCs w:val="22"/>
              </w:rPr>
            </w:pPr>
            <w:r>
              <w:rPr>
                <w:color w:val="000000"/>
                <w:szCs w:val="22"/>
              </w:rPr>
              <w:t>572</w:t>
            </w:r>
          </w:p>
        </w:tc>
        <w:tc>
          <w:tcPr>
            <w:tcW w:w="876" w:type="dxa"/>
            <w:tcBorders>
              <w:top w:val="nil"/>
              <w:left w:val="nil"/>
              <w:bottom w:val="nil"/>
              <w:right w:val="nil"/>
            </w:tcBorders>
            <w:shd w:val="clear" w:color="auto" w:fill="auto"/>
            <w:noWrap/>
            <w:vAlign w:val="center"/>
            <w:hideMark/>
          </w:tcPr>
          <w:p w14:paraId="2778C30C" w14:textId="48677E07" w:rsidR="002D391B" w:rsidRPr="00407A1B" w:rsidRDefault="002D391B" w:rsidP="002D391B">
            <w:pPr>
              <w:spacing w:after="0"/>
              <w:jc w:val="center"/>
              <w:rPr>
                <w:color w:val="000000"/>
                <w:szCs w:val="22"/>
              </w:rPr>
            </w:pPr>
            <w:r>
              <w:rPr>
                <w:color w:val="000000"/>
                <w:szCs w:val="22"/>
              </w:rPr>
              <w:t>1,061</w:t>
            </w:r>
          </w:p>
        </w:tc>
        <w:tc>
          <w:tcPr>
            <w:tcW w:w="876" w:type="dxa"/>
            <w:tcBorders>
              <w:top w:val="nil"/>
              <w:left w:val="nil"/>
              <w:bottom w:val="nil"/>
              <w:right w:val="nil"/>
            </w:tcBorders>
            <w:shd w:val="clear" w:color="auto" w:fill="auto"/>
            <w:noWrap/>
            <w:vAlign w:val="center"/>
            <w:hideMark/>
          </w:tcPr>
          <w:p w14:paraId="5EDF7D1F" w14:textId="4063767E" w:rsidR="002D391B" w:rsidRPr="00407A1B" w:rsidRDefault="002D391B" w:rsidP="002D391B">
            <w:pPr>
              <w:spacing w:after="0"/>
              <w:jc w:val="center"/>
              <w:rPr>
                <w:color w:val="000000"/>
                <w:szCs w:val="22"/>
              </w:rPr>
            </w:pPr>
            <w:r>
              <w:rPr>
                <w:color w:val="000000"/>
                <w:szCs w:val="22"/>
              </w:rPr>
              <w:t>917</w:t>
            </w:r>
          </w:p>
        </w:tc>
        <w:tc>
          <w:tcPr>
            <w:tcW w:w="876" w:type="dxa"/>
            <w:tcBorders>
              <w:top w:val="nil"/>
              <w:left w:val="nil"/>
              <w:bottom w:val="nil"/>
              <w:right w:val="nil"/>
            </w:tcBorders>
            <w:shd w:val="clear" w:color="auto" w:fill="auto"/>
            <w:noWrap/>
            <w:vAlign w:val="center"/>
            <w:hideMark/>
          </w:tcPr>
          <w:p w14:paraId="3ECFFF54" w14:textId="314411FA" w:rsidR="002D391B" w:rsidRPr="00407A1B" w:rsidRDefault="002D391B" w:rsidP="002D391B">
            <w:pPr>
              <w:spacing w:after="0"/>
              <w:jc w:val="center"/>
              <w:rPr>
                <w:color w:val="000000"/>
                <w:szCs w:val="22"/>
              </w:rPr>
            </w:pPr>
            <w:r>
              <w:rPr>
                <w:color w:val="000000"/>
                <w:szCs w:val="22"/>
              </w:rPr>
              <w:t>686</w:t>
            </w:r>
          </w:p>
        </w:tc>
        <w:tc>
          <w:tcPr>
            <w:tcW w:w="876" w:type="dxa"/>
            <w:tcBorders>
              <w:top w:val="nil"/>
              <w:left w:val="nil"/>
              <w:bottom w:val="nil"/>
              <w:right w:val="nil"/>
            </w:tcBorders>
            <w:shd w:val="clear" w:color="auto" w:fill="auto"/>
            <w:noWrap/>
            <w:vAlign w:val="center"/>
            <w:hideMark/>
          </w:tcPr>
          <w:p w14:paraId="4C831707" w14:textId="0F9C8CFB" w:rsidR="002D391B" w:rsidRPr="00407A1B" w:rsidRDefault="002D391B" w:rsidP="002D391B">
            <w:pPr>
              <w:spacing w:after="0"/>
              <w:jc w:val="center"/>
              <w:rPr>
                <w:color w:val="000000"/>
                <w:szCs w:val="22"/>
              </w:rPr>
            </w:pPr>
            <w:r>
              <w:rPr>
                <w:color w:val="000000"/>
                <w:szCs w:val="22"/>
              </w:rPr>
              <w:t>490</w:t>
            </w:r>
          </w:p>
        </w:tc>
        <w:tc>
          <w:tcPr>
            <w:tcW w:w="1027" w:type="dxa"/>
            <w:tcBorders>
              <w:top w:val="nil"/>
              <w:left w:val="nil"/>
              <w:bottom w:val="nil"/>
              <w:right w:val="nil"/>
            </w:tcBorders>
            <w:shd w:val="clear" w:color="auto" w:fill="auto"/>
            <w:noWrap/>
            <w:vAlign w:val="center"/>
            <w:hideMark/>
          </w:tcPr>
          <w:p w14:paraId="5C173564" w14:textId="3BA1D771" w:rsidR="002D391B" w:rsidRPr="00407A1B" w:rsidRDefault="002D391B" w:rsidP="002D391B">
            <w:pPr>
              <w:spacing w:after="0"/>
              <w:jc w:val="center"/>
              <w:rPr>
                <w:color w:val="000000"/>
                <w:szCs w:val="22"/>
              </w:rPr>
            </w:pPr>
            <w:r>
              <w:rPr>
                <w:color w:val="000000"/>
                <w:szCs w:val="22"/>
              </w:rPr>
              <w:t>913</w:t>
            </w:r>
          </w:p>
        </w:tc>
      </w:tr>
      <w:tr w:rsidR="002D391B" w:rsidRPr="00F60D52" w14:paraId="79FB936A" w14:textId="77777777" w:rsidTr="002D391B">
        <w:trPr>
          <w:trHeight w:val="292"/>
        </w:trPr>
        <w:tc>
          <w:tcPr>
            <w:tcW w:w="2520" w:type="dxa"/>
            <w:tcBorders>
              <w:top w:val="nil"/>
              <w:left w:val="nil"/>
              <w:bottom w:val="nil"/>
              <w:right w:val="nil"/>
            </w:tcBorders>
            <w:shd w:val="clear" w:color="auto" w:fill="auto"/>
            <w:noWrap/>
            <w:vAlign w:val="center"/>
            <w:hideMark/>
          </w:tcPr>
          <w:p w14:paraId="15780E51" w14:textId="212BD5CC" w:rsidR="002D391B" w:rsidRPr="00407A1B" w:rsidRDefault="002D391B" w:rsidP="002D391B">
            <w:pPr>
              <w:spacing w:after="0"/>
              <w:rPr>
                <w:color w:val="000000"/>
                <w:szCs w:val="22"/>
              </w:rPr>
            </w:pPr>
            <w:r>
              <w:rPr>
                <w:color w:val="000000"/>
                <w:szCs w:val="22"/>
              </w:rPr>
              <w:t>Other Rockfish</w:t>
            </w:r>
          </w:p>
        </w:tc>
        <w:tc>
          <w:tcPr>
            <w:tcW w:w="876" w:type="dxa"/>
            <w:tcBorders>
              <w:top w:val="nil"/>
              <w:left w:val="nil"/>
              <w:bottom w:val="nil"/>
              <w:right w:val="nil"/>
            </w:tcBorders>
            <w:shd w:val="clear" w:color="auto" w:fill="auto"/>
            <w:noWrap/>
            <w:vAlign w:val="center"/>
            <w:hideMark/>
          </w:tcPr>
          <w:p w14:paraId="39C9F213" w14:textId="1507EFD3" w:rsidR="002D391B" w:rsidRPr="00407A1B" w:rsidRDefault="002D391B" w:rsidP="002D391B">
            <w:pPr>
              <w:spacing w:after="0"/>
              <w:jc w:val="center"/>
              <w:rPr>
                <w:color w:val="000000"/>
                <w:szCs w:val="22"/>
              </w:rPr>
            </w:pPr>
            <w:r>
              <w:rPr>
                <w:color w:val="000000"/>
                <w:szCs w:val="22"/>
              </w:rPr>
              <w:t>735</w:t>
            </w:r>
          </w:p>
        </w:tc>
        <w:tc>
          <w:tcPr>
            <w:tcW w:w="876" w:type="dxa"/>
            <w:tcBorders>
              <w:top w:val="nil"/>
              <w:left w:val="nil"/>
              <w:bottom w:val="nil"/>
              <w:right w:val="nil"/>
            </w:tcBorders>
            <w:shd w:val="clear" w:color="auto" w:fill="auto"/>
            <w:noWrap/>
            <w:vAlign w:val="center"/>
            <w:hideMark/>
          </w:tcPr>
          <w:p w14:paraId="13588E2C" w14:textId="40F932A6" w:rsidR="002D391B" w:rsidRPr="00407A1B" w:rsidRDefault="002D391B" w:rsidP="002D391B">
            <w:pPr>
              <w:spacing w:after="0"/>
              <w:jc w:val="center"/>
              <w:rPr>
                <w:color w:val="000000"/>
                <w:szCs w:val="22"/>
              </w:rPr>
            </w:pPr>
            <w:r>
              <w:rPr>
                <w:color w:val="000000"/>
                <w:szCs w:val="22"/>
              </w:rPr>
              <w:t>850</w:t>
            </w:r>
          </w:p>
        </w:tc>
        <w:tc>
          <w:tcPr>
            <w:tcW w:w="876" w:type="dxa"/>
            <w:tcBorders>
              <w:top w:val="nil"/>
              <w:left w:val="nil"/>
              <w:bottom w:val="nil"/>
              <w:right w:val="nil"/>
            </w:tcBorders>
            <w:shd w:val="clear" w:color="auto" w:fill="auto"/>
            <w:noWrap/>
            <w:vAlign w:val="center"/>
            <w:hideMark/>
          </w:tcPr>
          <w:p w14:paraId="4752DFE3" w14:textId="5B740271" w:rsidR="002D391B" w:rsidRPr="00407A1B" w:rsidRDefault="002D391B" w:rsidP="002D391B">
            <w:pPr>
              <w:spacing w:after="0"/>
              <w:jc w:val="center"/>
              <w:rPr>
                <w:color w:val="000000"/>
                <w:szCs w:val="22"/>
              </w:rPr>
            </w:pPr>
            <w:r>
              <w:rPr>
                <w:color w:val="000000"/>
                <w:szCs w:val="22"/>
              </w:rPr>
              <w:t>970</w:t>
            </w:r>
          </w:p>
        </w:tc>
        <w:tc>
          <w:tcPr>
            <w:tcW w:w="876" w:type="dxa"/>
            <w:tcBorders>
              <w:top w:val="nil"/>
              <w:left w:val="nil"/>
              <w:bottom w:val="nil"/>
              <w:right w:val="nil"/>
            </w:tcBorders>
            <w:shd w:val="clear" w:color="auto" w:fill="auto"/>
            <w:noWrap/>
            <w:vAlign w:val="center"/>
            <w:hideMark/>
          </w:tcPr>
          <w:p w14:paraId="5163E041" w14:textId="54739D27" w:rsidR="002D391B" w:rsidRPr="00407A1B" w:rsidRDefault="002D391B" w:rsidP="002D391B">
            <w:pPr>
              <w:spacing w:after="0"/>
              <w:jc w:val="center"/>
              <w:rPr>
                <w:color w:val="000000"/>
                <w:szCs w:val="22"/>
              </w:rPr>
            </w:pPr>
            <w:r>
              <w:rPr>
                <w:color w:val="000000"/>
                <w:szCs w:val="22"/>
              </w:rPr>
              <w:t>751</w:t>
            </w:r>
          </w:p>
        </w:tc>
        <w:tc>
          <w:tcPr>
            <w:tcW w:w="876" w:type="dxa"/>
            <w:tcBorders>
              <w:top w:val="nil"/>
              <w:left w:val="nil"/>
              <w:bottom w:val="nil"/>
              <w:right w:val="nil"/>
            </w:tcBorders>
            <w:shd w:val="clear" w:color="auto" w:fill="auto"/>
            <w:noWrap/>
            <w:vAlign w:val="center"/>
            <w:hideMark/>
          </w:tcPr>
          <w:p w14:paraId="7F9F00D1" w14:textId="039151CD" w:rsidR="002D391B" w:rsidRPr="00407A1B" w:rsidRDefault="002D391B" w:rsidP="002D391B">
            <w:pPr>
              <w:spacing w:after="0"/>
              <w:jc w:val="center"/>
              <w:rPr>
                <w:color w:val="000000"/>
                <w:szCs w:val="22"/>
              </w:rPr>
            </w:pPr>
            <w:r>
              <w:rPr>
                <w:color w:val="000000"/>
                <w:szCs w:val="22"/>
              </w:rPr>
              <w:t>994</w:t>
            </w:r>
          </w:p>
        </w:tc>
        <w:tc>
          <w:tcPr>
            <w:tcW w:w="876" w:type="dxa"/>
            <w:tcBorders>
              <w:top w:val="nil"/>
              <w:left w:val="nil"/>
              <w:bottom w:val="nil"/>
              <w:right w:val="nil"/>
            </w:tcBorders>
            <w:shd w:val="clear" w:color="auto" w:fill="auto"/>
            <w:noWrap/>
            <w:vAlign w:val="center"/>
            <w:hideMark/>
          </w:tcPr>
          <w:p w14:paraId="11EF3EA6" w14:textId="6EADCBBE" w:rsidR="002D391B" w:rsidRPr="00407A1B" w:rsidRDefault="002D391B" w:rsidP="002D391B">
            <w:pPr>
              <w:spacing w:after="0"/>
              <w:jc w:val="center"/>
              <w:rPr>
                <w:color w:val="000000"/>
                <w:szCs w:val="22"/>
              </w:rPr>
            </w:pPr>
            <w:r>
              <w:rPr>
                <w:color w:val="000000"/>
                <w:szCs w:val="22"/>
              </w:rPr>
              <w:t>670</w:t>
            </w:r>
          </w:p>
        </w:tc>
        <w:tc>
          <w:tcPr>
            <w:tcW w:w="876" w:type="dxa"/>
            <w:tcBorders>
              <w:top w:val="nil"/>
              <w:left w:val="nil"/>
              <w:bottom w:val="nil"/>
              <w:right w:val="nil"/>
            </w:tcBorders>
            <w:shd w:val="clear" w:color="auto" w:fill="auto"/>
            <w:noWrap/>
            <w:vAlign w:val="center"/>
            <w:hideMark/>
          </w:tcPr>
          <w:p w14:paraId="22432F5D" w14:textId="4A0B6ADA" w:rsidR="002D391B" w:rsidRPr="00407A1B" w:rsidRDefault="002D391B" w:rsidP="002D391B">
            <w:pPr>
              <w:spacing w:after="0"/>
              <w:jc w:val="center"/>
              <w:rPr>
                <w:color w:val="000000"/>
                <w:szCs w:val="22"/>
              </w:rPr>
            </w:pPr>
            <w:r>
              <w:rPr>
                <w:color w:val="000000"/>
                <w:szCs w:val="22"/>
              </w:rPr>
              <w:t>510</w:t>
            </w:r>
          </w:p>
        </w:tc>
        <w:tc>
          <w:tcPr>
            <w:tcW w:w="1027" w:type="dxa"/>
            <w:tcBorders>
              <w:top w:val="nil"/>
              <w:left w:val="nil"/>
              <w:bottom w:val="nil"/>
              <w:right w:val="nil"/>
            </w:tcBorders>
            <w:shd w:val="clear" w:color="auto" w:fill="auto"/>
            <w:noWrap/>
            <w:vAlign w:val="center"/>
            <w:hideMark/>
          </w:tcPr>
          <w:p w14:paraId="067CBA16" w14:textId="655F357B" w:rsidR="002D391B" w:rsidRPr="00407A1B" w:rsidRDefault="002D391B" w:rsidP="002D391B">
            <w:pPr>
              <w:spacing w:after="0"/>
              <w:jc w:val="center"/>
              <w:rPr>
                <w:color w:val="000000"/>
                <w:szCs w:val="22"/>
              </w:rPr>
            </w:pPr>
            <w:r>
              <w:rPr>
                <w:color w:val="000000"/>
                <w:szCs w:val="22"/>
              </w:rPr>
              <w:t>783</w:t>
            </w:r>
          </w:p>
        </w:tc>
      </w:tr>
      <w:tr w:rsidR="002D391B" w:rsidRPr="00F60D52" w14:paraId="525DE737" w14:textId="77777777" w:rsidTr="002D391B">
        <w:trPr>
          <w:trHeight w:val="292"/>
        </w:trPr>
        <w:tc>
          <w:tcPr>
            <w:tcW w:w="2520" w:type="dxa"/>
            <w:tcBorders>
              <w:top w:val="nil"/>
              <w:left w:val="nil"/>
              <w:bottom w:val="nil"/>
              <w:right w:val="nil"/>
            </w:tcBorders>
            <w:shd w:val="clear" w:color="auto" w:fill="auto"/>
            <w:noWrap/>
            <w:vAlign w:val="center"/>
            <w:hideMark/>
          </w:tcPr>
          <w:p w14:paraId="435336E7" w14:textId="5F8743F7" w:rsidR="002D391B" w:rsidRPr="00407A1B" w:rsidRDefault="002D391B" w:rsidP="002D391B">
            <w:pPr>
              <w:spacing w:after="0"/>
              <w:rPr>
                <w:color w:val="000000"/>
                <w:szCs w:val="22"/>
              </w:rPr>
            </w:pPr>
            <w:r>
              <w:rPr>
                <w:color w:val="000000"/>
                <w:szCs w:val="22"/>
              </w:rPr>
              <w:t>Atka Mackerel</w:t>
            </w:r>
          </w:p>
        </w:tc>
        <w:tc>
          <w:tcPr>
            <w:tcW w:w="876" w:type="dxa"/>
            <w:tcBorders>
              <w:top w:val="nil"/>
              <w:left w:val="nil"/>
              <w:bottom w:val="nil"/>
              <w:right w:val="nil"/>
            </w:tcBorders>
            <w:shd w:val="clear" w:color="auto" w:fill="auto"/>
            <w:noWrap/>
            <w:vAlign w:val="center"/>
            <w:hideMark/>
          </w:tcPr>
          <w:p w14:paraId="6A6E1D3F" w14:textId="073509AD" w:rsidR="002D391B" w:rsidRPr="00407A1B" w:rsidRDefault="002D391B" w:rsidP="002D391B">
            <w:pPr>
              <w:spacing w:after="0"/>
              <w:jc w:val="center"/>
              <w:rPr>
                <w:color w:val="000000"/>
                <w:szCs w:val="22"/>
              </w:rPr>
            </w:pPr>
            <w:r>
              <w:rPr>
                <w:color w:val="000000"/>
                <w:szCs w:val="22"/>
              </w:rPr>
              <w:t>446</w:t>
            </w:r>
          </w:p>
        </w:tc>
        <w:tc>
          <w:tcPr>
            <w:tcW w:w="876" w:type="dxa"/>
            <w:tcBorders>
              <w:top w:val="nil"/>
              <w:left w:val="nil"/>
              <w:bottom w:val="nil"/>
              <w:right w:val="nil"/>
            </w:tcBorders>
            <w:shd w:val="clear" w:color="auto" w:fill="auto"/>
            <w:noWrap/>
            <w:vAlign w:val="center"/>
            <w:hideMark/>
          </w:tcPr>
          <w:p w14:paraId="1D64F838" w14:textId="38D1ADDB" w:rsidR="002D391B" w:rsidRPr="00407A1B" w:rsidRDefault="002D391B" w:rsidP="002D391B">
            <w:pPr>
              <w:spacing w:after="0"/>
              <w:jc w:val="center"/>
              <w:rPr>
                <w:color w:val="000000"/>
                <w:szCs w:val="22"/>
              </w:rPr>
            </w:pPr>
            <w:r>
              <w:rPr>
                <w:color w:val="000000"/>
                <w:szCs w:val="22"/>
              </w:rPr>
              <w:t>988</w:t>
            </w:r>
          </w:p>
        </w:tc>
        <w:tc>
          <w:tcPr>
            <w:tcW w:w="876" w:type="dxa"/>
            <w:tcBorders>
              <w:top w:val="nil"/>
              <w:left w:val="nil"/>
              <w:bottom w:val="nil"/>
              <w:right w:val="nil"/>
            </w:tcBorders>
            <w:shd w:val="clear" w:color="auto" w:fill="auto"/>
            <w:noWrap/>
            <w:vAlign w:val="center"/>
            <w:hideMark/>
          </w:tcPr>
          <w:p w14:paraId="45933943" w14:textId="3B3613D8" w:rsidR="002D391B" w:rsidRPr="00407A1B" w:rsidRDefault="002D391B" w:rsidP="002D391B">
            <w:pPr>
              <w:spacing w:after="0"/>
              <w:jc w:val="center"/>
              <w:rPr>
                <w:color w:val="000000"/>
                <w:szCs w:val="22"/>
              </w:rPr>
            </w:pPr>
            <w:r>
              <w:rPr>
                <w:color w:val="000000"/>
                <w:szCs w:val="22"/>
              </w:rPr>
              <w:t>595</w:t>
            </w:r>
          </w:p>
        </w:tc>
        <w:tc>
          <w:tcPr>
            <w:tcW w:w="876" w:type="dxa"/>
            <w:tcBorders>
              <w:top w:val="nil"/>
              <w:left w:val="nil"/>
              <w:bottom w:val="nil"/>
              <w:right w:val="nil"/>
            </w:tcBorders>
            <w:shd w:val="clear" w:color="auto" w:fill="auto"/>
            <w:noWrap/>
            <w:vAlign w:val="center"/>
            <w:hideMark/>
          </w:tcPr>
          <w:p w14:paraId="3C088CAB" w14:textId="46469766" w:rsidR="002D391B" w:rsidRPr="00407A1B" w:rsidRDefault="002D391B" w:rsidP="002D391B">
            <w:pPr>
              <w:spacing w:after="0"/>
              <w:jc w:val="center"/>
              <w:rPr>
                <w:color w:val="000000"/>
                <w:szCs w:val="22"/>
              </w:rPr>
            </w:pPr>
            <w:r>
              <w:rPr>
                <w:color w:val="000000"/>
                <w:szCs w:val="22"/>
              </w:rPr>
              <w:t>543</w:t>
            </w:r>
          </w:p>
        </w:tc>
        <w:tc>
          <w:tcPr>
            <w:tcW w:w="876" w:type="dxa"/>
            <w:tcBorders>
              <w:top w:val="nil"/>
              <w:left w:val="nil"/>
              <w:bottom w:val="nil"/>
              <w:right w:val="nil"/>
            </w:tcBorders>
            <w:shd w:val="clear" w:color="auto" w:fill="auto"/>
            <w:noWrap/>
            <w:vAlign w:val="center"/>
            <w:hideMark/>
          </w:tcPr>
          <w:p w14:paraId="2F0940FB" w14:textId="153B6D4A" w:rsidR="002D391B" w:rsidRPr="00407A1B" w:rsidRDefault="002D391B" w:rsidP="002D391B">
            <w:pPr>
              <w:spacing w:after="0"/>
              <w:jc w:val="center"/>
              <w:rPr>
                <w:color w:val="000000"/>
                <w:szCs w:val="22"/>
              </w:rPr>
            </w:pPr>
            <w:r>
              <w:rPr>
                <w:color w:val="000000"/>
                <w:szCs w:val="22"/>
              </w:rPr>
              <w:t>1,140</w:t>
            </w:r>
          </w:p>
        </w:tc>
        <w:tc>
          <w:tcPr>
            <w:tcW w:w="876" w:type="dxa"/>
            <w:tcBorders>
              <w:top w:val="nil"/>
              <w:left w:val="nil"/>
              <w:bottom w:val="nil"/>
              <w:right w:val="nil"/>
            </w:tcBorders>
            <w:shd w:val="clear" w:color="auto" w:fill="auto"/>
            <w:noWrap/>
            <w:vAlign w:val="center"/>
            <w:hideMark/>
          </w:tcPr>
          <w:p w14:paraId="110EB441" w14:textId="59D6A6D7" w:rsidR="002D391B" w:rsidRPr="00407A1B" w:rsidRDefault="002D391B" w:rsidP="002D391B">
            <w:pPr>
              <w:spacing w:after="0"/>
              <w:jc w:val="center"/>
              <w:rPr>
                <w:color w:val="000000"/>
                <w:szCs w:val="22"/>
              </w:rPr>
            </w:pPr>
            <w:r>
              <w:rPr>
                <w:color w:val="000000"/>
                <w:szCs w:val="22"/>
              </w:rPr>
              <w:t>824</w:t>
            </w:r>
          </w:p>
        </w:tc>
        <w:tc>
          <w:tcPr>
            <w:tcW w:w="876" w:type="dxa"/>
            <w:tcBorders>
              <w:top w:val="nil"/>
              <w:left w:val="nil"/>
              <w:bottom w:val="nil"/>
              <w:right w:val="nil"/>
            </w:tcBorders>
            <w:shd w:val="clear" w:color="auto" w:fill="auto"/>
            <w:noWrap/>
            <w:vAlign w:val="center"/>
            <w:hideMark/>
          </w:tcPr>
          <w:p w14:paraId="7C25D7A2" w14:textId="0ADE4E0B" w:rsidR="002D391B" w:rsidRPr="00407A1B" w:rsidRDefault="002D391B" w:rsidP="002D391B">
            <w:pPr>
              <w:spacing w:after="0"/>
              <w:jc w:val="center"/>
              <w:rPr>
                <w:color w:val="000000"/>
                <w:szCs w:val="22"/>
              </w:rPr>
            </w:pPr>
            <w:r>
              <w:rPr>
                <w:color w:val="000000"/>
                <w:szCs w:val="22"/>
              </w:rPr>
              <w:t>602</w:t>
            </w:r>
          </w:p>
        </w:tc>
        <w:tc>
          <w:tcPr>
            <w:tcW w:w="1027" w:type="dxa"/>
            <w:tcBorders>
              <w:top w:val="nil"/>
              <w:left w:val="nil"/>
              <w:bottom w:val="nil"/>
              <w:right w:val="nil"/>
            </w:tcBorders>
            <w:shd w:val="clear" w:color="auto" w:fill="auto"/>
            <w:noWrap/>
            <w:vAlign w:val="center"/>
            <w:hideMark/>
          </w:tcPr>
          <w:p w14:paraId="52CE60A1" w14:textId="68A43E09" w:rsidR="002D391B" w:rsidRPr="00407A1B" w:rsidRDefault="002D391B" w:rsidP="002D391B">
            <w:pPr>
              <w:spacing w:after="0"/>
              <w:jc w:val="center"/>
              <w:rPr>
                <w:color w:val="000000"/>
                <w:szCs w:val="22"/>
              </w:rPr>
            </w:pPr>
            <w:r>
              <w:rPr>
                <w:color w:val="000000"/>
                <w:szCs w:val="22"/>
              </w:rPr>
              <w:t>734</w:t>
            </w:r>
          </w:p>
        </w:tc>
      </w:tr>
      <w:tr w:rsidR="002D391B" w:rsidRPr="00F60D52" w14:paraId="6270A134" w14:textId="77777777" w:rsidTr="002D391B">
        <w:trPr>
          <w:trHeight w:val="292"/>
        </w:trPr>
        <w:tc>
          <w:tcPr>
            <w:tcW w:w="2520" w:type="dxa"/>
            <w:tcBorders>
              <w:top w:val="nil"/>
              <w:left w:val="nil"/>
              <w:bottom w:val="nil"/>
              <w:right w:val="nil"/>
            </w:tcBorders>
            <w:shd w:val="clear" w:color="auto" w:fill="auto"/>
            <w:noWrap/>
            <w:vAlign w:val="center"/>
            <w:hideMark/>
          </w:tcPr>
          <w:p w14:paraId="777C03F1" w14:textId="18E181B6" w:rsidR="002D391B" w:rsidRPr="00407A1B" w:rsidRDefault="002D391B" w:rsidP="002D391B">
            <w:pPr>
              <w:spacing w:after="0"/>
              <w:rPr>
                <w:color w:val="000000"/>
                <w:szCs w:val="22"/>
              </w:rPr>
            </w:pPr>
            <w:r>
              <w:rPr>
                <w:color w:val="000000"/>
                <w:szCs w:val="22"/>
              </w:rPr>
              <w:t>Sablefish</w:t>
            </w:r>
          </w:p>
        </w:tc>
        <w:tc>
          <w:tcPr>
            <w:tcW w:w="876" w:type="dxa"/>
            <w:tcBorders>
              <w:top w:val="nil"/>
              <w:left w:val="nil"/>
              <w:bottom w:val="nil"/>
              <w:right w:val="nil"/>
            </w:tcBorders>
            <w:shd w:val="clear" w:color="auto" w:fill="auto"/>
            <w:noWrap/>
            <w:vAlign w:val="center"/>
            <w:hideMark/>
          </w:tcPr>
          <w:p w14:paraId="6BB02205" w14:textId="3A017C43" w:rsidR="002D391B" w:rsidRPr="00407A1B" w:rsidRDefault="002D391B" w:rsidP="002D391B">
            <w:pPr>
              <w:spacing w:after="0"/>
              <w:jc w:val="center"/>
              <w:rPr>
                <w:color w:val="000000"/>
                <w:szCs w:val="22"/>
              </w:rPr>
            </w:pPr>
            <w:r>
              <w:rPr>
                <w:color w:val="000000"/>
                <w:szCs w:val="22"/>
              </w:rPr>
              <w:t>527</w:t>
            </w:r>
          </w:p>
        </w:tc>
        <w:tc>
          <w:tcPr>
            <w:tcW w:w="876" w:type="dxa"/>
            <w:tcBorders>
              <w:top w:val="nil"/>
              <w:left w:val="nil"/>
              <w:bottom w:val="nil"/>
              <w:right w:val="nil"/>
            </w:tcBorders>
            <w:shd w:val="clear" w:color="auto" w:fill="auto"/>
            <w:noWrap/>
            <w:vAlign w:val="center"/>
            <w:hideMark/>
          </w:tcPr>
          <w:p w14:paraId="5F160231" w14:textId="0162D5D5" w:rsidR="002D391B" w:rsidRPr="00407A1B" w:rsidRDefault="002D391B" w:rsidP="002D391B">
            <w:pPr>
              <w:spacing w:after="0"/>
              <w:jc w:val="center"/>
              <w:rPr>
                <w:color w:val="000000"/>
                <w:szCs w:val="22"/>
              </w:rPr>
            </w:pPr>
            <w:r>
              <w:rPr>
                <w:color w:val="000000"/>
                <w:szCs w:val="22"/>
              </w:rPr>
              <w:t>440</w:t>
            </w:r>
          </w:p>
        </w:tc>
        <w:tc>
          <w:tcPr>
            <w:tcW w:w="876" w:type="dxa"/>
            <w:tcBorders>
              <w:top w:val="nil"/>
              <w:left w:val="nil"/>
              <w:bottom w:val="nil"/>
              <w:right w:val="nil"/>
            </w:tcBorders>
            <w:shd w:val="clear" w:color="auto" w:fill="auto"/>
            <w:noWrap/>
            <w:vAlign w:val="center"/>
            <w:hideMark/>
          </w:tcPr>
          <w:p w14:paraId="6A5EECB0" w14:textId="140FF675" w:rsidR="002D391B" w:rsidRPr="00407A1B" w:rsidRDefault="002D391B" w:rsidP="002D391B">
            <w:pPr>
              <w:spacing w:after="0"/>
              <w:jc w:val="center"/>
              <w:rPr>
                <w:color w:val="000000"/>
                <w:szCs w:val="22"/>
              </w:rPr>
            </w:pPr>
            <w:r>
              <w:rPr>
                <w:color w:val="000000"/>
                <w:szCs w:val="22"/>
              </w:rPr>
              <w:t>484</w:t>
            </w:r>
          </w:p>
        </w:tc>
        <w:tc>
          <w:tcPr>
            <w:tcW w:w="876" w:type="dxa"/>
            <w:tcBorders>
              <w:top w:val="nil"/>
              <w:left w:val="nil"/>
              <w:bottom w:val="nil"/>
              <w:right w:val="nil"/>
            </w:tcBorders>
            <w:shd w:val="clear" w:color="auto" w:fill="auto"/>
            <w:noWrap/>
            <w:vAlign w:val="center"/>
            <w:hideMark/>
          </w:tcPr>
          <w:p w14:paraId="56AB0270" w14:textId="062157D5" w:rsidR="002D391B" w:rsidRPr="00407A1B" w:rsidRDefault="002D391B" w:rsidP="002D391B">
            <w:pPr>
              <w:spacing w:after="0"/>
              <w:jc w:val="center"/>
              <w:rPr>
                <w:color w:val="000000"/>
                <w:szCs w:val="22"/>
              </w:rPr>
            </w:pPr>
            <w:r>
              <w:rPr>
                <w:color w:val="000000"/>
                <w:szCs w:val="22"/>
              </w:rPr>
              <w:t>590</w:t>
            </w:r>
          </w:p>
        </w:tc>
        <w:tc>
          <w:tcPr>
            <w:tcW w:w="876" w:type="dxa"/>
            <w:tcBorders>
              <w:top w:val="nil"/>
              <w:left w:val="nil"/>
              <w:bottom w:val="nil"/>
              <w:right w:val="nil"/>
            </w:tcBorders>
            <w:shd w:val="clear" w:color="auto" w:fill="auto"/>
            <w:noWrap/>
            <w:vAlign w:val="center"/>
            <w:hideMark/>
          </w:tcPr>
          <w:p w14:paraId="79896F1B" w14:textId="703C785B" w:rsidR="002D391B" w:rsidRPr="00407A1B" w:rsidRDefault="002D391B" w:rsidP="002D391B">
            <w:pPr>
              <w:spacing w:after="0"/>
              <w:jc w:val="center"/>
              <w:rPr>
                <w:color w:val="000000"/>
                <w:szCs w:val="22"/>
              </w:rPr>
            </w:pPr>
            <w:r>
              <w:rPr>
                <w:color w:val="000000"/>
                <w:szCs w:val="22"/>
              </w:rPr>
              <w:t>708</w:t>
            </w:r>
          </w:p>
        </w:tc>
        <w:tc>
          <w:tcPr>
            <w:tcW w:w="876" w:type="dxa"/>
            <w:tcBorders>
              <w:top w:val="nil"/>
              <w:left w:val="nil"/>
              <w:bottom w:val="nil"/>
              <w:right w:val="nil"/>
            </w:tcBorders>
            <w:shd w:val="clear" w:color="auto" w:fill="auto"/>
            <w:noWrap/>
            <w:vAlign w:val="center"/>
            <w:hideMark/>
          </w:tcPr>
          <w:p w14:paraId="287858A5" w14:textId="349524AD" w:rsidR="002D391B" w:rsidRPr="00407A1B" w:rsidRDefault="002D391B" w:rsidP="002D391B">
            <w:pPr>
              <w:spacing w:after="0"/>
              <w:jc w:val="center"/>
              <w:rPr>
                <w:color w:val="000000"/>
                <w:szCs w:val="22"/>
              </w:rPr>
            </w:pPr>
            <w:r>
              <w:rPr>
                <w:color w:val="000000"/>
                <w:szCs w:val="22"/>
              </w:rPr>
              <w:t>801</w:t>
            </w:r>
          </w:p>
        </w:tc>
        <w:tc>
          <w:tcPr>
            <w:tcW w:w="876" w:type="dxa"/>
            <w:tcBorders>
              <w:top w:val="nil"/>
              <w:left w:val="nil"/>
              <w:bottom w:val="nil"/>
              <w:right w:val="nil"/>
            </w:tcBorders>
            <w:shd w:val="clear" w:color="auto" w:fill="auto"/>
            <w:noWrap/>
            <w:vAlign w:val="center"/>
            <w:hideMark/>
          </w:tcPr>
          <w:p w14:paraId="2BED72E8" w14:textId="78B915D7" w:rsidR="002D391B" w:rsidRPr="00407A1B" w:rsidRDefault="002D391B" w:rsidP="002D391B">
            <w:pPr>
              <w:spacing w:after="0"/>
              <w:jc w:val="center"/>
              <w:rPr>
                <w:color w:val="000000"/>
                <w:szCs w:val="22"/>
              </w:rPr>
            </w:pPr>
            <w:r>
              <w:rPr>
                <w:color w:val="000000"/>
                <w:szCs w:val="22"/>
              </w:rPr>
              <w:t>602</w:t>
            </w:r>
          </w:p>
        </w:tc>
        <w:tc>
          <w:tcPr>
            <w:tcW w:w="1027" w:type="dxa"/>
            <w:tcBorders>
              <w:top w:val="nil"/>
              <w:left w:val="nil"/>
              <w:bottom w:val="nil"/>
              <w:right w:val="nil"/>
            </w:tcBorders>
            <w:shd w:val="clear" w:color="auto" w:fill="auto"/>
            <w:noWrap/>
            <w:vAlign w:val="center"/>
            <w:hideMark/>
          </w:tcPr>
          <w:p w14:paraId="4F5DF443" w14:textId="4A6ED473" w:rsidR="002D391B" w:rsidRPr="00407A1B" w:rsidRDefault="002D391B" w:rsidP="002D391B">
            <w:pPr>
              <w:spacing w:after="0"/>
              <w:jc w:val="center"/>
              <w:rPr>
                <w:color w:val="000000"/>
                <w:szCs w:val="22"/>
              </w:rPr>
            </w:pPr>
            <w:r>
              <w:rPr>
                <w:color w:val="000000"/>
                <w:szCs w:val="22"/>
              </w:rPr>
              <w:t>593</w:t>
            </w:r>
          </w:p>
        </w:tc>
      </w:tr>
      <w:tr w:rsidR="002D391B" w:rsidRPr="00F60D52" w14:paraId="705CEFC1" w14:textId="77777777" w:rsidTr="002D391B">
        <w:trPr>
          <w:trHeight w:val="292"/>
        </w:trPr>
        <w:tc>
          <w:tcPr>
            <w:tcW w:w="2520" w:type="dxa"/>
            <w:tcBorders>
              <w:top w:val="nil"/>
              <w:left w:val="nil"/>
              <w:bottom w:val="nil"/>
              <w:right w:val="nil"/>
            </w:tcBorders>
            <w:shd w:val="clear" w:color="auto" w:fill="auto"/>
            <w:noWrap/>
            <w:vAlign w:val="center"/>
            <w:hideMark/>
          </w:tcPr>
          <w:p w14:paraId="15E53331" w14:textId="4AB47B1F" w:rsidR="002D391B" w:rsidRPr="00407A1B" w:rsidRDefault="002D391B" w:rsidP="002D391B">
            <w:pPr>
              <w:spacing w:after="0"/>
              <w:rPr>
                <w:color w:val="000000"/>
                <w:szCs w:val="22"/>
              </w:rPr>
            </w:pPr>
            <w:r>
              <w:rPr>
                <w:color w:val="000000"/>
                <w:szCs w:val="22"/>
              </w:rPr>
              <w:t>Pacific Cod</w:t>
            </w:r>
          </w:p>
        </w:tc>
        <w:tc>
          <w:tcPr>
            <w:tcW w:w="876" w:type="dxa"/>
            <w:tcBorders>
              <w:top w:val="nil"/>
              <w:left w:val="nil"/>
              <w:bottom w:val="nil"/>
              <w:right w:val="nil"/>
            </w:tcBorders>
            <w:shd w:val="clear" w:color="auto" w:fill="auto"/>
            <w:noWrap/>
            <w:vAlign w:val="center"/>
            <w:hideMark/>
          </w:tcPr>
          <w:p w14:paraId="14E9967A" w14:textId="594BB001" w:rsidR="002D391B" w:rsidRPr="00407A1B" w:rsidRDefault="002D391B" w:rsidP="002D391B">
            <w:pPr>
              <w:spacing w:after="0"/>
              <w:jc w:val="center"/>
              <w:rPr>
                <w:color w:val="000000"/>
                <w:szCs w:val="22"/>
              </w:rPr>
            </w:pPr>
            <w:r>
              <w:rPr>
                <w:color w:val="000000"/>
                <w:szCs w:val="22"/>
              </w:rPr>
              <w:t>647</w:t>
            </w:r>
          </w:p>
        </w:tc>
        <w:tc>
          <w:tcPr>
            <w:tcW w:w="876" w:type="dxa"/>
            <w:tcBorders>
              <w:top w:val="nil"/>
              <w:left w:val="nil"/>
              <w:bottom w:val="nil"/>
              <w:right w:val="nil"/>
            </w:tcBorders>
            <w:shd w:val="clear" w:color="auto" w:fill="auto"/>
            <w:noWrap/>
            <w:vAlign w:val="center"/>
            <w:hideMark/>
          </w:tcPr>
          <w:p w14:paraId="603E7839" w14:textId="2B447FE4" w:rsidR="002D391B" w:rsidRPr="00407A1B" w:rsidRDefault="002D391B" w:rsidP="002D391B">
            <w:pPr>
              <w:spacing w:after="0"/>
              <w:jc w:val="center"/>
              <w:rPr>
                <w:color w:val="000000"/>
                <w:szCs w:val="22"/>
              </w:rPr>
            </w:pPr>
            <w:r>
              <w:rPr>
                <w:color w:val="000000"/>
                <w:szCs w:val="22"/>
              </w:rPr>
              <w:t>785</w:t>
            </w:r>
          </w:p>
        </w:tc>
        <w:tc>
          <w:tcPr>
            <w:tcW w:w="876" w:type="dxa"/>
            <w:tcBorders>
              <w:top w:val="nil"/>
              <w:left w:val="nil"/>
              <w:bottom w:val="nil"/>
              <w:right w:val="nil"/>
            </w:tcBorders>
            <w:shd w:val="clear" w:color="auto" w:fill="auto"/>
            <w:noWrap/>
            <w:vAlign w:val="center"/>
            <w:hideMark/>
          </w:tcPr>
          <w:p w14:paraId="5796FB7F" w14:textId="3E44407D" w:rsidR="002D391B" w:rsidRPr="00407A1B" w:rsidRDefault="002D391B" w:rsidP="002D391B">
            <w:pPr>
              <w:spacing w:after="0"/>
              <w:jc w:val="center"/>
              <w:rPr>
                <w:color w:val="000000"/>
                <w:szCs w:val="22"/>
              </w:rPr>
            </w:pPr>
            <w:r>
              <w:rPr>
                <w:color w:val="000000"/>
                <w:szCs w:val="22"/>
              </w:rPr>
              <w:t>364</w:t>
            </w:r>
          </w:p>
        </w:tc>
        <w:tc>
          <w:tcPr>
            <w:tcW w:w="876" w:type="dxa"/>
            <w:tcBorders>
              <w:top w:val="nil"/>
              <w:left w:val="nil"/>
              <w:bottom w:val="nil"/>
              <w:right w:val="nil"/>
            </w:tcBorders>
            <w:shd w:val="clear" w:color="auto" w:fill="auto"/>
            <w:noWrap/>
            <w:vAlign w:val="center"/>
            <w:hideMark/>
          </w:tcPr>
          <w:p w14:paraId="563B1A57" w14:textId="2A72E1B8" w:rsidR="002D391B" w:rsidRPr="00407A1B" w:rsidRDefault="002D391B" w:rsidP="002D391B">
            <w:pPr>
              <w:spacing w:after="0"/>
              <w:jc w:val="center"/>
              <w:rPr>
                <w:color w:val="000000"/>
                <w:szCs w:val="22"/>
              </w:rPr>
            </w:pPr>
            <w:r>
              <w:rPr>
                <w:color w:val="000000"/>
                <w:szCs w:val="22"/>
              </w:rPr>
              <w:t>253</w:t>
            </w:r>
          </w:p>
        </w:tc>
        <w:tc>
          <w:tcPr>
            <w:tcW w:w="876" w:type="dxa"/>
            <w:tcBorders>
              <w:top w:val="nil"/>
              <w:left w:val="nil"/>
              <w:bottom w:val="nil"/>
              <w:right w:val="nil"/>
            </w:tcBorders>
            <w:shd w:val="clear" w:color="auto" w:fill="auto"/>
            <w:noWrap/>
            <w:vAlign w:val="center"/>
            <w:hideMark/>
          </w:tcPr>
          <w:p w14:paraId="346E6854" w14:textId="7AC3C08A" w:rsidR="002D391B" w:rsidRPr="00407A1B" w:rsidRDefault="002D391B" w:rsidP="002D391B">
            <w:pPr>
              <w:spacing w:after="0"/>
              <w:jc w:val="center"/>
              <w:rPr>
                <w:color w:val="000000"/>
                <w:szCs w:val="22"/>
              </w:rPr>
            </w:pPr>
            <w:r>
              <w:rPr>
                <w:color w:val="000000"/>
                <w:szCs w:val="22"/>
              </w:rPr>
              <w:t>401</w:t>
            </w:r>
          </w:p>
        </w:tc>
        <w:tc>
          <w:tcPr>
            <w:tcW w:w="876" w:type="dxa"/>
            <w:tcBorders>
              <w:top w:val="nil"/>
              <w:left w:val="nil"/>
              <w:bottom w:val="nil"/>
              <w:right w:val="nil"/>
            </w:tcBorders>
            <w:shd w:val="clear" w:color="auto" w:fill="auto"/>
            <w:noWrap/>
            <w:vAlign w:val="center"/>
            <w:hideMark/>
          </w:tcPr>
          <w:p w14:paraId="0AA52780" w14:textId="1BDE4A8C" w:rsidR="002D391B" w:rsidRPr="00407A1B" w:rsidRDefault="002D391B" w:rsidP="002D391B">
            <w:pPr>
              <w:spacing w:after="0"/>
              <w:jc w:val="center"/>
              <w:rPr>
                <w:color w:val="000000"/>
                <w:szCs w:val="22"/>
              </w:rPr>
            </w:pPr>
            <w:r>
              <w:rPr>
                <w:color w:val="000000"/>
                <w:szCs w:val="22"/>
              </w:rPr>
              <w:t>322</w:t>
            </w:r>
          </w:p>
        </w:tc>
        <w:tc>
          <w:tcPr>
            <w:tcW w:w="876" w:type="dxa"/>
            <w:tcBorders>
              <w:top w:val="nil"/>
              <w:left w:val="nil"/>
              <w:bottom w:val="nil"/>
              <w:right w:val="nil"/>
            </w:tcBorders>
            <w:shd w:val="clear" w:color="auto" w:fill="auto"/>
            <w:noWrap/>
            <w:vAlign w:val="center"/>
            <w:hideMark/>
          </w:tcPr>
          <w:p w14:paraId="7CE909D3" w14:textId="2C848BB2" w:rsidR="002D391B" w:rsidRPr="00407A1B" w:rsidRDefault="002D391B" w:rsidP="002D391B">
            <w:pPr>
              <w:spacing w:after="0"/>
              <w:jc w:val="center"/>
              <w:rPr>
                <w:color w:val="000000"/>
                <w:szCs w:val="22"/>
              </w:rPr>
            </w:pPr>
            <w:r>
              <w:rPr>
                <w:color w:val="000000"/>
                <w:szCs w:val="22"/>
              </w:rPr>
              <w:t>126</w:t>
            </w:r>
          </w:p>
        </w:tc>
        <w:tc>
          <w:tcPr>
            <w:tcW w:w="1027" w:type="dxa"/>
            <w:tcBorders>
              <w:top w:val="nil"/>
              <w:left w:val="nil"/>
              <w:bottom w:val="nil"/>
              <w:right w:val="nil"/>
            </w:tcBorders>
            <w:shd w:val="clear" w:color="auto" w:fill="auto"/>
            <w:noWrap/>
            <w:vAlign w:val="center"/>
            <w:hideMark/>
          </w:tcPr>
          <w:p w14:paraId="132AE9ED" w14:textId="5A4C54D1" w:rsidR="002D391B" w:rsidRPr="00407A1B" w:rsidRDefault="002D391B" w:rsidP="002D391B">
            <w:pPr>
              <w:spacing w:after="0"/>
              <w:jc w:val="center"/>
              <w:rPr>
                <w:color w:val="000000"/>
                <w:szCs w:val="22"/>
              </w:rPr>
            </w:pPr>
            <w:r>
              <w:rPr>
                <w:color w:val="000000"/>
                <w:szCs w:val="22"/>
              </w:rPr>
              <w:t>414</w:t>
            </w:r>
          </w:p>
        </w:tc>
      </w:tr>
      <w:tr w:rsidR="002D391B" w:rsidRPr="00F60D52" w14:paraId="6500ED14" w14:textId="77777777" w:rsidTr="002D391B">
        <w:trPr>
          <w:trHeight w:val="292"/>
        </w:trPr>
        <w:tc>
          <w:tcPr>
            <w:tcW w:w="2520" w:type="dxa"/>
            <w:tcBorders>
              <w:top w:val="nil"/>
              <w:left w:val="nil"/>
              <w:bottom w:val="nil"/>
              <w:right w:val="nil"/>
            </w:tcBorders>
            <w:shd w:val="clear" w:color="auto" w:fill="auto"/>
            <w:noWrap/>
            <w:vAlign w:val="center"/>
            <w:hideMark/>
          </w:tcPr>
          <w:p w14:paraId="3866A3F8" w14:textId="5167646F" w:rsidR="002D391B" w:rsidRPr="00407A1B" w:rsidRDefault="002D391B" w:rsidP="002D391B">
            <w:pPr>
              <w:spacing w:after="0"/>
              <w:rPr>
                <w:color w:val="000000"/>
                <w:szCs w:val="22"/>
              </w:rPr>
            </w:pPr>
            <w:proofErr w:type="spellStart"/>
            <w:r>
              <w:rPr>
                <w:color w:val="000000"/>
                <w:szCs w:val="22"/>
              </w:rPr>
              <w:t>Rougheye</w:t>
            </w:r>
            <w:proofErr w:type="spellEnd"/>
            <w:r>
              <w:rPr>
                <w:color w:val="000000"/>
                <w:szCs w:val="22"/>
              </w:rPr>
              <w:t xml:space="preserve"> Rockfish</w:t>
            </w:r>
          </w:p>
        </w:tc>
        <w:tc>
          <w:tcPr>
            <w:tcW w:w="876" w:type="dxa"/>
            <w:tcBorders>
              <w:top w:val="nil"/>
              <w:left w:val="nil"/>
              <w:bottom w:val="nil"/>
              <w:right w:val="nil"/>
            </w:tcBorders>
            <w:shd w:val="clear" w:color="auto" w:fill="auto"/>
            <w:noWrap/>
            <w:vAlign w:val="center"/>
            <w:hideMark/>
          </w:tcPr>
          <w:p w14:paraId="54AD2773" w14:textId="78C2933F" w:rsidR="002D391B" w:rsidRPr="00407A1B" w:rsidRDefault="002D391B" w:rsidP="002D391B">
            <w:pPr>
              <w:spacing w:after="0"/>
              <w:jc w:val="center"/>
              <w:rPr>
                <w:color w:val="000000"/>
                <w:szCs w:val="22"/>
              </w:rPr>
            </w:pPr>
            <w:r>
              <w:rPr>
                <w:color w:val="000000"/>
                <w:szCs w:val="22"/>
              </w:rPr>
              <w:t>359</w:t>
            </w:r>
          </w:p>
        </w:tc>
        <w:tc>
          <w:tcPr>
            <w:tcW w:w="876" w:type="dxa"/>
            <w:tcBorders>
              <w:top w:val="nil"/>
              <w:left w:val="nil"/>
              <w:bottom w:val="nil"/>
              <w:right w:val="nil"/>
            </w:tcBorders>
            <w:shd w:val="clear" w:color="auto" w:fill="auto"/>
            <w:noWrap/>
            <w:vAlign w:val="center"/>
            <w:hideMark/>
          </w:tcPr>
          <w:p w14:paraId="11CF5620" w14:textId="68F996BE" w:rsidR="002D391B" w:rsidRPr="00407A1B" w:rsidRDefault="002D391B" w:rsidP="002D391B">
            <w:pPr>
              <w:spacing w:after="0"/>
              <w:jc w:val="center"/>
              <w:rPr>
                <w:color w:val="000000"/>
                <w:szCs w:val="22"/>
              </w:rPr>
            </w:pPr>
            <w:r>
              <w:rPr>
                <w:color w:val="000000"/>
                <w:szCs w:val="22"/>
              </w:rPr>
              <w:t>225</w:t>
            </w:r>
          </w:p>
        </w:tc>
        <w:tc>
          <w:tcPr>
            <w:tcW w:w="876" w:type="dxa"/>
            <w:tcBorders>
              <w:top w:val="nil"/>
              <w:left w:val="nil"/>
              <w:bottom w:val="nil"/>
              <w:right w:val="nil"/>
            </w:tcBorders>
            <w:shd w:val="clear" w:color="auto" w:fill="auto"/>
            <w:noWrap/>
            <w:vAlign w:val="center"/>
            <w:hideMark/>
          </w:tcPr>
          <w:p w14:paraId="5A27B9F4" w14:textId="36C94C2C" w:rsidR="002D391B" w:rsidRPr="00407A1B" w:rsidRDefault="002D391B" w:rsidP="002D391B">
            <w:pPr>
              <w:spacing w:after="0"/>
              <w:jc w:val="center"/>
              <w:rPr>
                <w:color w:val="000000"/>
                <w:szCs w:val="22"/>
              </w:rPr>
            </w:pPr>
            <w:r>
              <w:rPr>
                <w:color w:val="000000"/>
                <w:szCs w:val="22"/>
              </w:rPr>
              <w:t>351</w:t>
            </w:r>
          </w:p>
        </w:tc>
        <w:tc>
          <w:tcPr>
            <w:tcW w:w="876" w:type="dxa"/>
            <w:tcBorders>
              <w:top w:val="nil"/>
              <w:left w:val="nil"/>
              <w:bottom w:val="nil"/>
              <w:right w:val="nil"/>
            </w:tcBorders>
            <w:shd w:val="clear" w:color="auto" w:fill="auto"/>
            <w:noWrap/>
            <w:vAlign w:val="center"/>
            <w:hideMark/>
          </w:tcPr>
          <w:p w14:paraId="4115A58D" w14:textId="2698E6F1" w:rsidR="002D391B" w:rsidRPr="00407A1B" w:rsidRDefault="002D391B" w:rsidP="002D391B">
            <w:pPr>
              <w:spacing w:after="0"/>
              <w:jc w:val="center"/>
              <w:rPr>
                <w:color w:val="000000"/>
                <w:szCs w:val="22"/>
              </w:rPr>
            </w:pPr>
            <w:r>
              <w:rPr>
                <w:color w:val="000000"/>
                <w:szCs w:val="22"/>
              </w:rPr>
              <w:t>269</w:t>
            </w:r>
          </w:p>
        </w:tc>
        <w:tc>
          <w:tcPr>
            <w:tcW w:w="876" w:type="dxa"/>
            <w:tcBorders>
              <w:top w:val="nil"/>
              <w:left w:val="nil"/>
              <w:bottom w:val="nil"/>
              <w:right w:val="nil"/>
            </w:tcBorders>
            <w:shd w:val="clear" w:color="auto" w:fill="auto"/>
            <w:noWrap/>
            <w:vAlign w:val="center"/>
            <w:hideMark/>
          </w:tcPr>
          <w:p w14:paraId="767CD8E1" w14:textId="080B9A4B" w:rsidR="002D391B" w:rsidRPr="00407A1B" w:rsidRDefault="002D391B" w:rsidP="002D391B">
            <w:pPr>
              <w:spacing w:after="0"/>
              <w:jc w:val="center"/>
              <w:rPr>
                <w:color w:val="000000"/>
                <w:szCs w:val="22"/>
              </w:rPr>
            </w:pPr>
            <w:r>
              <w:rPr>
                <w:color w:val="000000"/>
                <w:szCs w:val="22"/>
              </w:rPr>
              <w:t>317</w:t>
            </w:r>
          </w:p>
        </w:tc>
        <w:tc>
          <w:tcPr>
            <w:tcW w:w="876" w:type="dxa"/>
            <w:tcBorders>
              <w:top w:val="nil"/>
              <w:left w:val="nil"/>
              <w:bottom w:val="nil"/>
              <w:right w:val="nil"/>
            </w:tcBorders>
            <w:shd w:val="clear" w:color="auto" w:fill="auto"/>
            <w:noWrap/>
            <w:vAlign w:val="center"/>
            <w:hideMark/>
          </w:tcPr>
          <w:p w14:paraId="2E991498" w14:textId="464BDBC5" w:rsidR="002D391B" w:rsidRPr="00407A1B" w:rsidRDefault="002D391B" w:rsidP="002D391B">
            <w:pPr>
              <w:spacing w:after="0"/>
              <w:jc w:val="center"/>
              <w:rPr>
                <w:color w:val="000000"/>
                <w:szCs w:val="22"/>
              </w:rPr>
            </w:pPr>
            <w:r>
              <w:rPr>
                <w:color w:val="000000"/>
                <w:szCs w:val="22"/>
              </w:rPr>
              <w:t>320</w:t>
            </w:r>
          </w:p>
        </w:tc>
        <w:tc>
          <w:tcPr>
            <w:tcW w:w="876" w:type="dxa"/>
            <w:tcBorders>
              <w:top w:val="nil"/>
              <w:left w:val="nil"/>
              <w:bottom w:val="nil"/>
              <w:right w:val="nil"/>
            </w:tcBorders>
            <w:shd w:val="clear" w:color="auto" w:fill="auto"/>
            <w:noWrap/>
            <w:vAlign w:val="center"/>
            <w:hideMark/>
          </w:tcPr>
          <w:p w14:paraId="41B7D194" w14:textId="5ADBBD53" w:rsidR="002D391B" w:rsidRPr="00407A1B" w:rsidRDefault="002D391B" w:rsidP="002D391B">
            <w:pPr>
              <w:spacing w:after="0"/>
              <w:jc w:val="center"/>
              <w:rPr>
                <w:color w:val="000000"/>
                <w:szCs w:val="22"/>
              </w:rPr>
            </w:pPr>
            <w:r>
              <w:rPr>
                <w:color w:val="000000"/>
                <w:szCs w:val="22"/>
              </w:rPr>
              <w:t>88</w:t>
            </w:r>
          </w:p>
        </w:tc>
        <w:tc>
          <w:tcPr>
            <w:tcW w:w="1027" w:type="dxa"/>
            <w:tcBorders>
              <w:top w:val="nil"/>
              <w:left w:val="nil"/>
              <w:bottom w:val="nil"/>
              <w:right w:val="nil"/>
            </w:tcBorders>
            <w:shd w:val="clear" w:color="auto" w:fill="auto"/>
            <w:noWrap/>
            <w:vAlign w:val="center"/>
            <w:hideMark/>
          </w:tcPr>
          <w:p w14:paraId="43EFE3BF" w14:textId="479973D6" w:rsidR="002D391B" w:rsidRPr="00407A1B" w:rsidRDefault="002D391B" w:rsidP="002D391B">
            <w:pPr>
              <w:spacing w:after="0"/>
              <w:jc w:val="center"/>
              <w:rPr>
                <w:color w:val="000000"/>
                <w:szCs w:val="22"/>
              </w:rPr>
            </w:pPr>
            <w:r>
              <w:rPr>
                <w:color w:val="000000"/>
                <w:szCs w:val="22"/>
              </w:rPr>
              <w:t>276</w:t>
            </w:r>
          </w:p>
        </w:tc>
      </w:tr>
      <w:tr w:rsidR="002D391B" w:rsidRPr="00F60D52" w14:paraId="29C0CAD0" w14:textId="77777777" w:rsidTr="002D391B">
        <w:trPr>
          <w:trHeight w:val="292"/>
        </w:trPr>
        <w:tc>
          <w:tcPr>
            <w:tcW w:w="2520" w:type="dxa"/>
            <w:tcBorders>
              <w:top w:val="nil"/>
              <w:left w:val="nil"/>
              <w:bottom w:val="nil"/>
              <w:right w:val="nil"/>
            </w:tcBorders>
            <w:shd w:val="clear" w:color="auto" w:fill="auto"/>
            <w:noWrap/>
            <w:vAlign w:val="center"/>
            <w:hideMark/>
          </w:tcPr>
          <w:p w14:paraId="6F93F82C" w14:textId="3E6E2A36" w:rsidR="002D391B" w:rsidRPr="00407A1B" w:rsidRDefault="002D391B" w:rsidP="002D391B">
            <w:pPr>
              <w:spacing w:after="0"/>
              <w:rPr>
                <w:color w:val="000000"/>
                <w:szCs w:val="22"/>
              </w:rPr>
            </w:pPr>
            <w:proofErr w:type="spellStart"/>
            <w:r>
              <w:rPr>
                <w:color w:val="000000"/>
                <w:szCs w:val="22"/>
              </w:rPr>
              <w:t>Thornyhead</w:t>
            </w:r>
            <w:proofErr w:type="spellEnd"/>
            <w:r>
              <w:rPr>
                <w:color w:val="000000"/>
                <w:szCs w:val="22"/>
              </w:rPr>
              <w:t xml:space="preserve"> Rockfish</w:t>
            </w:r>
          </w:p>
        </w:tc>
        <w:tc>
          <w:tcPr>
            <w:tcW w:w="876" w:type="dxa"/>
            <w:tcBorders>
              <w:top w:val="nil"/>
              <w:left w:val="nil"/>
              <w:bottom w:val="nil"/>
              <w:right w:val="nil"/>
            </w:tcBorders>
            <w:shd w:val="clear" w:color="auto" w:fill="auto"/>
            <w:noWrap/>
            <w:vAlign w:val="center"/>
            <w:hideMark/>
          </w:tcPr>
          <w:p w14:paraId="1AA49D02" w14:textId="71154E31" w:rsidR="002D391B" w:rsidRPr="00407A1B" w:rsidRDefault="002D391B" w:rsidP="002D391B">
            <w:pPr>
              <w:spacing w:after="0"/>
              <w:jc w:val="center"/>
              <w:rPr>
                <w:color w:val="000000"/>
                <w:szCs w:val="22"/>
              </w:rPr>
            </w:pPr>
            <w:r>
              <w:rPr>
                <w:color w:val="000000"/>
                <w:szCs w:val="22"/>
              </w:rPr>
              <w:t>243</w:t>
            </w:r>
          </w:p>
        </w:tc>
        <w:tc>
          <w:tcPr>
            <w:tcW w:w="876" w:type="dxa"/>
            <w:tcBorders>
              <w:top w:val="nil"/>
              <w:left w:val="nil"/>
              <w:bottom w:val="nil"/>
              <w:right w:val="nil"/>
            </w:tcBorders>
            <w:shd w:val="clear" w:color="auto" w:fill="auto"/>
            <w:noWrap/>
            <w:vAlign w:val="center"/>
            <w:hideMark/>
          </w:tcPr>
          <w:p w14:paraId="3828144B" w14:textId="28678103" w:rsidR="002D391B" w:rsidRPr="00407A1B" w:rsidRDefault="002D391B" w:rsidP="002D391B">
            <w:pPr>
              <w:spacing w:after="0"/>
              <w:jc w:val="center"/>
              <w:rPr>
                <w:color w:val="000000"/>
                <w:szCs w:val="22"/>
              </w:rPr>
            </w:pPr>
            <w:r>
              <w:rPr>
                <w:color w:val="000000"/>
                <w:szCs w:val="22"/>
              </w:rPr>
              <w:t>220</w:t>
            </w:r>
          </w:p>
        </w:tc>
        <w:tc>
          <w:tcPr>
            <w:tcW w:w="876" w:type="dxa"/>
            <w:tcBorders>
              <w:top w:val="nil"/>
              <w:left w:val="nil"/>
              <w:bottom w:val="nil"/>
              <w:right w:val="nil"/>
            </w:tcBorders>
            <w:shd w:val="clear" w:color="auto" w:fill="auto"/>
            <w:noWrap/>
            <w:vAlign w:val="center"/>
            <w:hideMark/>
          </w:tcPr>
          <w:p w14:paraId="749F4E6B" w14:textId="48531DB7" w:rsidR="002D391B" w:rsidRPr="00407A1B" w:rsidRDefault="002D391B" w:rsidP="002D391B">
            <w:pPr>
              <w:spacing w:after="0"/>
              <w:jc w:val="center"/>
              <w:rPr>
                <w:color w:val="000000"/>
                <w:szCs w:val="22"/>
              </w:rPr>
            </w:pPr>
            <w:r>
              <w:rPr>
                <w:color w:val="000000"/>
                <w:szCs w:val="22"/>
              </w:rPr>
              <w:t>337</w:t>
            </w:r>
          </w:p>
        </w:tc>
        <w:tc>
          <w:tcPr>
            <w:tcW w:w="876" w:type="dxa"/>
            <w:tcBorders>
              <w:top w:val="nil"/>
              <w:left w:val="nil"/>
              <w:bottom w:val="nil"/>
              <w:right w:val="nil"/>
            </w:tcBorders>
            <w:shd w:val="clear" w:color="auto" w:fill="auto"/>
            <w:noWrap/>
            <w:vAlign w:val="center"/>
            <w:hideMark/>
          </w:tcPr>
          <w:p w14:paraId="1E906286" w14:textId="3A39C070" w:rsidR="002D391B" w:rsidRPr="00407A1B" w:rsidRDefault="002D391B" w:rsidP="002D391B">
            <w:pPr>
              <w:spacing w:after="0"/>
              <w:jc w:val="center"/>
              <w:rPr>
                <w:color w:val="000000"/>
                <w:szCs w:val="22"/>
              </w:rPr>
            </w:pPr>
            <w:r>
              <w:rPr>
                <w:color w:val="000000"/>
                <w:szCs w:val="22"/>
              </w:rPr>
              <w:t>363</w:t>
            </w:r>
          </w:p>
        </w:tc>
        <w:tc>
          <w:tcPr>
            <w:tcW w:w="876" w:type="dxa"/>
            <w:tcBorders>
              <w:top w:val="nil"/>
              <w:left w:val="nil"/>
              <w:bottom w:val="nil"/>
              <w:right w:val="nil"/>
            </w:tcBorders>
            <w:shd w:val="clear" w:color="auto" w:fill="auto"/>
            <w:noWrap/>
            <w:vAlign w:val="center"/>
            <w:hideMark/>
          </w:tcPr>
          <w:p w14:paraId="242067B4" w14:textId="7492CC04" w:rsidR="002D391B" w:rsidRPr="00407A1B" w:rsidRDefault="002D391B" w:rsidP="002D391B">
            <w:pPr>
              <w:spacing w:after="0"/>
              <w:jc w:val="center"/>
              <w:rPr>
                <w:color w:val="000000"/>
                <w:szCs w:val="22"/>
              </w:rPr>
            </w:pPr>
            <w:r>
              <w:rPr>
                <w:color w:val="000000"/>
                <w:szCs w:val="22"/>
              </w:rPr>
              <w:t>362</w:t>
            </w:r>
          </w:p>
        </w:tc>
        <w:tc>
          <w:tcPr>
            <w:tcW w:w="876" w:type="dxa"/>
            <w:tcBorders>
              <w:top w:val="nil"/>
              <w:left w:val="nil"/>
              <w:bottom w:val="nil"/>
              <w:right w:val="nil"/>
            </w:tcBorders>
            <w:shd w:val="clear" w:color="auto" w:fill="auto"/>
            <w:noWrap/>
            <w:vAlign w:val="center"/>
            <w:hideMark/>
          </w:tcPr>
          <w:p w14:paraId="0A3720A3" w14:textId="0C2CC7ED" w:rsidR="002D391B" w:rsidRPr="00407A1B" w:rsidRDefault="002D391B" w:rsidP="002D391B">
            <w:pPr>
              <w:spacing w:after="0"/>
              <w:jc w:val="center"/>
              <w:rPr>
                <w:color w:val="000000"/>
                <w:szCs w:val="22"/>
              </w:rPr>
            </w:pPr>
            <w:r>
              <w:rPr>
                <w:color w:val="000000"/>
                <w:szCs w:val="22"/>
              </w:rPr>
              <w:t>177</w:t>
            </w:r>
          </w:p>
        </w:tc>
        <w:tc>
          <w:tcPr>
            <w:tcW w:w="876" w:type="dxa"/>
            <w:tcBorders>
              <w:top w:val="nil"/>
              <w:left w:val="nil"/>
              <w:bottom w:val="nil"/>
              <w:right w:val="nil"/>
            </w:tcBorders>
            <w:shd w:val="clear" w:color="auto" w:fill="auto"/>
            <w:noWrap/>
            <w:vAlign w:val="center"/>
            <w:hideMark/>
          </w:tcPr>
          <w:p w14:paraId="7FEBC230" w14:textId="3D2B98D2" w:rsidR="002D391B" w:rsidRPr="00407A1B" w:rsidRDefault="002D391B" w:rsidP="002D391B">
            <w:pPr>
              <w:spacing w:after="0"/>
              <w:jc w:val="center"/>
              <w:rPr>
                <w:color w:val="000000"/>
                <w:szCs w:val="22"/>
              </w:rPr>
            </w:pPr>
            <w:r>
              <w:rPr>
                <w:color w:val="000000"/>
                <w:szCs w:val="22"/>
              </w:rPr>
              <w:t>137</w:t>
            </w:r>
          </w:p>
        </w:tc>
        <w:tc>
          <w:tcPr>
            <w:tcW w:w="1027" w:type="dxa"/>
            <w:tcBorders>
              <w:top w:val="nil"/>
              <w:left w:val="nil"/>
              <w:bottom w:val="nil"/>
              <w:right w:val="nil"/>
            </w:tcBorders>
            <w:shd w:val="clear" w:color="auto" w:fill="auto"/>
            <w:noWrap/>
            <w:vAlign w:val="center"/>
            <w:hideMark/>
          </w:tcPr>
          <w:p w14:paraId="12859564" w14:textId="2DD539A2" w:rsidR="002D391B" w:rsidRPr="00407A1B" w:rsidRDefault="002D391B" w:rsidP="002D391B">
            <w:pPr>
              <w:spacing w:after="0"/>
              <w:jc w:val="center"/>
              <w:rPr>
                <w:color w:val="000000"/>
                <w:szCs w:val="22"/>
              </w:rPr>
            </w:pPr>
            <w:r>
              <w:rPr>
                <w:color w:val="000000"/>
                <w:szCs w:val="22"/>
              </w:rPr>
              <w:t>263</w:t>
            </w:r>
          </w:p>
        </w:tc>
      </w:tr>
      <w:tr w:rsidR="002D391B" w:rsidRPr="00F60D52" w14:paraId="7F30A8D5" w14:textId="77777777" w:rsidTr="002D391B">
        <w:trPr>
          <w:trHeight w:val="292"/>
        </w:trPr>
        <w:tc>
          <w:tcPr>
            <w:tcW w:w="2520" w:type="dxa"/>
            <w:tcBorders>
              <w:top w:val="nil"/>
              <w:left w:val="nil"/>
              <w:bottom w:val="nil"/>
              <w:right w:val="nil"/>
            </w:tcBorders>
            <w:shd w:val="clear" w:color="auto" w:fill="auto"/>
            <w:noWrap/>
            <w:vAlign w:val="center"/>
            <w:hideMark/>
          </w:tcPr>
          <w:p w14:paraId="64314ADA" w14:textId="391F59F5" w:rsidR="002D391B" w:rsidRPr="00407A1B" w:rsidRDefault="002D391B" w:rsidP="002D391B">
            <w:pPr>
              <w:spacing w:after="0"/>
              <w:rPr>
                <w:color w:val="000000"/>
                <w:szCs w:val="22"/>
              </w:rPr>
            </w:pPr>
            <w:proofErr w:type="spellStart"/>
            <w:r>
              <w:rPr>
                <w:color w:val="000000"/>
                <w:szCs w:val="22"/>
              </w:rPr>
              <w:t>Shortraker</w:t>
            </w:r>
            <w:proofErr w:type="spellEnd"/>
            <w:r>
              <w:rPr>
                <w:color w:val="000000"/>
                <w:szCs w:val="22"/>
              </w:rPr>
              <w:t xml:space="preserve"> Rockfish</w:t>
            </w:r>
          </w:p>
        </w:tc>
        <w:tc>
          <w:tcPr>
            <w:tcW w:w="876" w:type="dxa"/>
            <w:tcBorders>
              <w:top w:val="nil"/>
              <w:left w:val="nil"/>
              <w:bottom w:val="nil"/>
              <w:right w:val="nil"/>
            </w:tcBorders>
            <w:shd w:val="clear" w:color="auto" w:fill="auto"/>
            <w:noWrap/>
            <w:vAlign w:val="center"/>
            <w:hideMark/>
          </w:tcPr>
          <w:p w14:paraId="52117D5D" w14:textId="68DFD91A" w:rsidR="002D391B" w:rsidRPr="00407A1B" w:rsidRDefault="002D391B" w:rsidP="002D391B">
            <w:pPr>
              <w:spacing w:after="0"/>
              <w:jc w:val="center"/>
              <w:rPr>
                <w:color w:val="000000"/>
                <w:szCs w:val="22"/>
              </w:rPr>
            </w:pPr>
            <w:r>
              <w:rPr>
                <w:color w:val="000000"/>
                <w:szCs w:val="22"/>
              </w:rPr>
              <w:t>243</w:t>
            </w:r>
          </w:p>
        </w:tc>
        <w:tc>
          <w:tcPr>
            <w:tcW w:w="876" w:type="dxa"/>
            <w:tcBorders>
              <w:top w:val="nil"/>
              <w:left w:val="nil"/>
              <w:bottom w:val="nil"/>
              <w:right w:val="nil"/>
            </w:tcBorders>
            <w:shd w:val="clear" w:color="auto" w:fill="auto"/>
            <w:noWrap/>
            <w:vAlign w:val="center"/>
            <w:hideMark/>
          </w:tcPr>
          <w:p w14:paraId="04032F68" w14:textId="6F0A5FDA" w:rsidR="002D391B" w:rsidRPr="00407A1B" w:rsidRDefault="002D391B" w:rsidP="002D391B">
            <w:pPr>
              <w:spacing w:after="0"/>
              <w:jc w:val="center"/>
              <w:rPr>
                <w:color w:val="000000"/>
                <w:szCs w:val="22"/>
              </w:rPr>
            </w:pPr>
            <w:r>
              <w:rPr>
                <w:color w:val="000000"/>
                <w:szCs w:val="22"/>
              </w:rPr>
              <w:t>238</w:t>
            </w:r>
          </w:p>
        </w:tc>
        <w:tc>
          <w:tcPr>
            <w:tcW w:w="876" w:type="dxa"/>
            <w:tcBorders>
              <w:top w:val="nil"/>
              <w:left w:val="nil"/>
              <w:bottom w:val="nil"/>
              <w:right w:val="nil"/>
            </w:tcBorders>
            <w:shd w:val="clear" w:color="auto" w:fill="auto"/>
            <w:noWrap/>
            <w:vAlign w:val="center"/>
            <w:hideMark/>
          </w:tcPr>
          <w:p w14:paraId="093E5B5D" w14:textId="78CA62E7" w:rsidR="002D391B" w:rsidRPr="00407A1B" w:rsidRDefault="002D391B" w:rsidP="002D391B">
            <w:pPr>
              <w:spacing w:after="0"/>
              <w:jc w:val="center"/>
              <w:rPr>
                <w:color w:val="000000"/>
                <w:szCs w:val="22"/>
              </w:rPr>
            </w:pPr>
            <w:r>
              <w:rPr>
                <w:color w:val="000000"/>
                <w:szCs w:val="22"/>
              </w:rPr>
              <w:t>294</w:t>
            </w:r>
          </w:p>
        </w:tc>
        <w:tc>
          <w:tcPr>
            <w:tcW w:w="876" w:type="dxa"/>
            <w:tcBorders>
              <w:top w:val="nil"/>
              <w:left w:val="nil"/>
              <w:bottom w:val="nil"/>
              <w:right w:val="nil"/>
            </w:tcBorders>
            <w:shd w:val="clear" w:color="auto" w:fill="auto"/>
            <w:noWrap/>
            <w:vAlign w:val="center"/>
            <w:hideMark/>
          </w:tcPr>
          <w:p w14:paraId="3843A333" w14:textId="6D49410A" w:rsidR="002D391B" w:rsidRPr="00407A1B" w:rsidRDefault="002D391B" w:rsidP="002D391B">
            <w:pPr>
              <w:spacing w:after="0"/>
              <w:jc w:val="center"/>
              <w:rPr>
                <w:color w:val="000000"/>
                <w:szCs w:val="22"/>
              </w:rPr>
            </w:pPr>
            <w:r>
              <w:rPr>
                <w:color w:val="000000"/>
                <w:szCs w:val="22"/>
              </w:rPr>
              <w:t>257</w:t>
            </w:r>
          </w:p>
        </w:tc>
        <w:tc>
          <w:tcPr>
            <w:tcW w:w="876" w:type="dxa"/>
            <w:tcBorders>
              <w:top w:val="nil"/>
              <w:left w:val="nil"/>
              <w:bottom w:val="nil"/>
              <w:right w:val="nil"/>
            </w:tcBorders>
            <w:shd w:val="clear" w:color="auto" w:fill="auto"/>
            <w:noWrap/>
            <w:vAlign w:val="center"/>
            <w:hideMark/>
          </w:tcPr>
          <w:p w14:paraId="15D8C002" w14:textId="7650CC24" w:rsidR="002D391B" w:rsidRPr="00407A1B" w:rsidRDefault="002D391B" w:rsidP="002D391B">
            <w:pPr>
              <w:spacing w:after="0"/>
              <w:jc w:val="center"/>
              <w:rPr>
                <w:color w:val="000000"/>
                <w:szCs w:val="22"/>
              </w:rPr>
            </w:pPr>
            <w:r>
              <w:rPr>
                <w:color w:val="000000"/>
                <w:szCs w:val="22"/>
              </w:rPr>
              <w:t>269</w:t>
            </w:r>
          </w:p>
        </w:tc>
        <w:tc>
          <w:tcPr>
            <w:tcW w:w="876" w:type="dxa"/>
            <w:tcBorders>
              <w:top w:val="nil"/>
              <w:left w:val="nil"/>
              <w:bottom w:val="nil"/>
              <w:right w:val="nil"/>
            </w:tcBorders>
            <w:shd w:val="clear" w:color="auto" w:fill="auto"/>
            <w:noWrap/>
            <w:vAlign w:val="center"/>
            <w:hideMark/>
          </w:tcPr>
          <w:p w14:paraId="374AD675" w14:textId="6C5792E6" w:rsidR="002D391B" w:rsidRPr="00407A1B" w:rsidRDefault="002D391B" w:rsidP="002D391B">
            <w:pPr>
              <w:spacing w:after="0"/>
              <w:jc w:val="center"/>
              <w:rPr>
                <w:color w:val="000000"/>
                <w:szCs w:val="22"/>
              </w:rPr>
            </w:pPr>
            <w:r>
              <w:rPr>
                <w:color w:val="000000"/>
                <w:szCs w:val="22"/>
              </w:rPr>
              <w:t>269</w:t>
            </w:r>
          </w:p>
        </w:tc>
        <w:tc>
          <w:tcPr>
            <w:tcW w:w="876" w:type="dxa"/>
            <w:tcBorders>
              <w:top w:val="nil"/>
              <w:left w:val="nil"/>
              <w:bottom w:val="nil"/>
              <w:right w:val="nil"/>
            </w:tcBorders>
            <w:shd w:val="clear" w:color="auto" w:fill="auto"/>
            <w:noWrap/>
            <w:vAlign w:val="center"/>
            <w:hideMark/>
          </w:tcPr>
          <w:p w14:paraId="4D121627" w14:textId="289B8F78" w:rsidR="002D391B" w:rsidRPr="00407A1B" w:rsidRDefault="002D391B" w:rsidP="002D391B">
            <w:pPr>
              <w:spacing w:after="0"/>
              <w:jc w:val="center"/>
              <w:rPr>
                <w:color w:val="000000"/>
                <w:szCs w:val="22"/>
              </w:rPr>
            </w:pPr>
            <w:r>
              <w:rPr>
                <w:color w:val="000000"/>
                <w:szCs w:val="22"/>
              </w:rPr>
              <w:t>225</w:t>
            </w:r>
          </w:p>
        </w:tc>
        <w:tc>
          <w:tcPr>
            <w:tcW w:w="1027" w:type="dxa"/>
            <w:tcBorders>
              <w:top w:val="nil"/>
              <w:left w:val="nil"/>
              <w:bottom w:val="nil"/>
              <w:right w:val="nil"/>
            </w:tcBorders>
            <w:shd w:val="clear" w:color="auto" w:fill="auto"/>
            <w:noWrap/>
            <w:vAlign w:val="center"/>
            <w:hideMark/>
          </w:tcPr>
          <w:p w14:paraId="49E8B33B" w14:textId="72F02FA7" w:rsidR="002D391B" w:rsidRPr="00407A1B" w:rsidRDefault="002D391B" w:rsidP="002D391B">
            <w:pPr>
              <w:spacing w:after="0"/>
              <w:jc w:val="center"/>
              <w:rPr>
                <w:color w:val="000000"/>
                <w:szCs w:val="22"/>
              </w:rPr>
            </w:pPr>
            <w:r>
              <w:rPr>
                <w:color w:val="000000"/>
                <w:szCs w:val="22"/>
              </w:rPr>
              <w:t>256</w:t>
            </w:r>
          </w:p>
        </w:tc>
      </w:tr>
      <w:tr w:rsidR="002D391B" w:rsidRPr="00F60D52" w14:paraId="2EC7B249" w14:textId="77777777" w:rsidTr="002D391B">
        <w:trPr>
          <w:trHeight w:val="292"/>
        </w:trPr>
        <w:tc>
          <w:tcPr>
            <w:tcW w:w="2520" w:type="dxa"/>
            <w:tcBorders>
              <w:top w:val="nil"/>
              <w:left w:val="nil"/>
              <w:bottom w:val="nil"/>
              <w:right w:val="nil"/>
            </w:tcBorders>
            <w:shd w:val="clear" w:color="auto" w:fill="auto"/>
            <w:noWrap/>
            <w:vAlign w:val="center"/>
            <w:hideMark/>
          </w:tcPr>
          <w:p w14:paraId="08CA01BF" w14:textId="12A15FB3" w:rsidR="002D391B" w:rsidRPr="00407A1B" w:rsidRDefault="002D391B" w:rsidP="002D391B">
            <w:pPr>
              <w:spacing w:after="0"/>
              <w:rPr>
                <w:color w:val="000000"/>
                <w:szCs w:val="22"/>
              </w:rPr>
            </w:pPr>
            <w:r>
              <w:rPr>
                <w:color w:val="000000"/>
                <w:szCs w:val="22"/>
              </w:rPr>
              <w:t>Rex Sole</w:t>
            </w:r>
          </w:p>
        </w:tc>
        <w:tc>
          <w:tcPr>
            <w:tcW w:w="876" w:type="dxa"/>
            <w:tcBorders>
              <w:top w:val="nil"/>
              <w:left w:val="nil"/>
              <w:bottom w:val="nil"/>
              <w:right w:val="nil"/>
            </w:tcBorders>
            <w:shd w:val="clear" w:color="auto" w:fill="auto"/>
            <w:noWrap/>
            <w:vAlign w:val="center"/>
            <w:hideMark/>
          </w:tcPr>
          <w:p w14:paraId="48B1B45C" w14:textId="3B41FEC4" w:rsidR="002D391B" w:rsidRPr="00407A1B" w:rsidRDefault="002D391B" w:rsidP="002D391B">
            <w:pPr>
              <w:spacing w:after="0"/>
              <w:jc w:val="center"/>
              <w:rPr>
                <w:color w:val="000000"/>
                <w:szCs w:val="22"/>
              </w:rPr>
            </w:pPr>
            <w:r>
              <w:rPr>
                <w:color w:val="000000"/>
                <w:szCs w:val="22"/>
              </w:rPr>
              <w:t>84</w:t>
            </w:r>
          </w:p>
        </w:tc>
        <w:tc>
          <w:tcPr>
            <w:tcW w:w="876" w:type="dxa"/>
            <w:tcBorders>
              <w:top w:val="nil"/>
              <w:left w:val="nil"/>
              <w:bottom w:val="nil"/>
              <w:right w:val="nil"/>
            </w:tcBorders>
            <w:shd w:val="clear" w:color="auto" w:fill="auto"/>
            <w:noWrap/>
            <w:vAlign w:val="center"/>
            <w:hideMark/>
          </w:tcPr>
          <w:p w14:paraId="6460FB32" w14:textId="7C9F5848" w:rsidR="002D391B" w:rsidRPr="00407A1B" w:rsidRDefault="002D391B" w:rsidP="002D391B">
            <w:pPr>
              <w:spacing w:after="0"/>
              <w:jc w:val="center"/>
              <w:rPr>
                <w:color w:val="000000"/>
                <w:szCs w:val="22"/>
              </w:rPr>
            </w:pPr>
            <w:r>
              <w:rPr>
                <w:color w:val="000000"/>
                <w:szCs w:val="22"/>
              </w:rPr>
              <w:t>116</w:t>
            </w:r>
          </w:p>
        </w:tc>
        <w:tc>
          <w:tcPr>
            <w:tcW w:w="876" w:type="dxa"/>
            <w:tcBorders>
              <w:top w:val="nil"/>
              <w:left w:val="nil"/>
              <w:bottom w:val="nil"/>
              <w:right w:val="nil"/>
            </w:tcBorders>
            <w:shd w:val="clear" w:color="auto" w:fill="auto"/>
            <w:noWrap/>
            <w:vAlign w:val="center"/>
            <w:hideMark/>
          </w:tcPr>
          <w:p w14:paraId="77919BD5" w14:textId="1D737054" w:rsidR="002D391B" w:rsidRPr="00407A1B" w:rsidRDefault="002D391B" w:rsidP="002D391B">
            <w:pPr>
              <w:spacing w:after="0"/>
              <w:jc w:val="center"/>
              <w:rPr>
                <w:color w:val="000000"/>
                <w:szCs w:val="22"/>
              </w:rPr>
            </w:pPr>
            <w:r>
              <w:rPr>
                <w:color w:val="000000"/>
                <w:szCs w:val="22"/>
              </w:rPr>
              <w:t>140</w:t>
            </w:r>
          </w:p>
        </w:tc>
        <w:tc>
          <w:tcPr>
            <w:tcW w:w="876" w:type="dxa"/>
            <w:tcBorders>
              <w:top w:val="nil"/>
              <w:left w:val="nil"/>
              <w:bottom w:val="nil"/>
              <w:right w:val="nil"/>
            </w:tcBorders>
            <w:shd w:val="clear" w:color="auto" w:fill="auto"/>
            <w:noWrap/>
            <w:vAlign w:val="center"/>
            <w:hideMark/>
          </w:tcPr>
          <w:p w14:paraId="28141F16" w14:textId="21BB86B5" w:rsidR="002D391B" w:rsidRPr="00407A1B" w:rsidRDefault="002D391B" w:rsidP="002D391B">
            <w:pPr>
              <w:spacing w:after="0"/>
              <w:jc w:val="center"/>
              <w:rPr>
                <w:color w:val="000000"/>
                <w:szCs w:val="22"/>
              </w:rPr>
            </w:pPr>
            <w:r>
              <w:rPr>
                <w:color w:val="000000"/>
                <w:szCs w:val="22"/>
              </w:rPr>
              <w:t>112</w:t>
            </w:r>
          </w:p>
        </w:tc>
        <w:tc>
          <w:tcPr>
            <w:tcW w:w="876" w:type="dxa"/>
            <w:tcBorders>
              <w:top w:val="nil"/>
              <w:left w:val="nil"/>
              <w:bottom w:val="nil"/>
              <w:right w:val="nil"/>
            </w:tcBorders>
            <w:shd w:val="clear" w:color="auto" w:fill="auto"/>
            <w:noWrap/>
            <w:vAlign w:val="center"/>
            <w:hideMark/>
          </w:tcPr>
          <w:p w14:paraId="26F94744" w14:textId="4F564910" w:rsidR="002D391B" w:rsidRPr="00407A1B" w:rsidRDefault="002D391B" w:rsidP="002D391B">
            <w:pPr>
              <w:spacing w:after="0"/>
              <w:jc w:val="center"/>
              <w:rPr>
                <w:color w:val="000000"/>
                <w:szCs w:val="22"/>
              </w:rPr>
            </w:pPr>
            <w:r>
              <w:rPr>
                <w:color w:val="000000"/>
                <w:szCs w:val="22"/>
              </w:rPr>
              <w:t>136</w:t>
            </w:r>
          </w:p>
        </w:tc>
        <w:tc>
          <w:tcPr>
            <w:tcW w:w="876" w:type="dxa"/>
            <w:tcBorders>
              <w:top w:val="nil"/>
              <w:left w:val="nil"/>
              <w:bottom w:val="nil"/>
              <w:right w:val="nil"/>
            </w:tcBorders>
            <w:shd w:val="clear" w:color="auto" w:fill="auto"/>
            <w:noWrap/>
            <w:vAlign w:val="center"/>
            <w:hideMark/>
          </w:tcPr>
          <w:p w14:paraId="442FBEFD" w14:textId="2A51B976" w:rsidR="002D391B" w:rsidRPr="00407A1B" w:rsidRDefault="002D391B" w:rsidP="002D391B">
            <w:pPr>
              <w:spacing w:after="0"/>
              <w:jc w:val="center"/>
              <w:rPr>
                <w:color w:val="000000"/>
                <w:szCs w:val="22"/>
              </w:rPr>
            </w:pPr>
            <w:r>
              <w:rPr>
                <w:color w:val="000000"/>
                <w:szCs w:val="22"/>
              </w:rPr>
              <w:t>117</w:t>
            </w:r>
          </w:p>
        </w:tc>
        <w:tc>
          <w:tcPr>
            <w:tcW w:w="876" w:type="dxa"/>
            <w:tcBorders>
              <w:top w:val="nil"/>
              <w:left w:val="nil"/>
              <w:bottom w:val="nil"/>
              <w:right w:val="nil"/>
            </w:tcBorders>
            <w:shd w:val="clear" w:color="auto" w:fill="auto"/>
            <w:noWrap/>
            <w:vAlign w:val="center"/>
            <w:hideMark/>
          </w:tcPr>
          <w:p w14:paraId="76BECE18" w14:textId="102F4878" w:rsidR="002D391B" w:rsidRPr="00407A1B" w:rsidRDefault="002D391B" w:rsidP="002D391B">
            <w:pPr>
              <w:spacing w:after="0"/>
              <w:jc w:val="center"/>
              <w:rPr>
                <w:color w:val="000000"/>
                <w:szCs w:val="22"/>
              </w:rPr>
            </w:pPr>
            <w:r>
              <w:rPr>
                <w:color w:val="000000"/>
                <w:szCs w:val="22"/>
              </w:rPr>
              <w:t>188</w:t>
            </w:r>
          </w:p>
        </w:tc>
        <w:tc>
          <w:tcPr>
            <w:tcW w:w="1027" w:type="dxa"/>
            <w:tcBorders>
              <w:top w:val="nil"/>
              <w:left w:val="nil"/>
              <w:bottom w:val="nil"/>
              <w:right w:val="nil"/>
            </w:tcBorders>
            <w:shd w:val="clear" w:color="auto" w:fill="auto"/>
            <w:noWrap/>
            <w:vAlign w:val="center"/>
            <w:hideMark/>
          </w:tcPr>
          <w:p w14:paraId="10F554ED" w14:textId="59C9CFF3" w:rsidR="002D391B" w:rsidRPr="00407A1B" w:rsidRDefault="002D391B" w:rsidP="002D391B">
            <w:pPr>
              <w:spacing w:after="0"/>
              <w:jc w:val="center"/>
              <w:rPr>
                <w:color w:val="000000"/>
                <w:szCs w:val="22"/>
              </w:rPr>
            </w:pPr>
            <w:r>
              <w:rPr>
                <w:color w:val="000000"/>
                <w:szCs w:val="22"/>
              </w:rPr>
              <w:t>127</w:t>
            </w:r>
          </w:p>
        </w:tc>
      </w:tr>
      <w:tr w:rsidR="002D391B" w:rsidRPr="00F60D52" w14:paraId="04D3290B" w14:textId="77777777" w:rsidTr="002D391B">
        <w:trPr>
          <w:trHeight w:val="292"/>
        </w:trPr>
        <w:tc>
          <w:tcPr>
            <w:tcW w:w="2520" w:type="dxa"/>
            <w:tcBorders>
              <w:top w:val="nil"/>
              <w:left w:val="nil"/>
              <w:bottom w:val="nil"/>
              <w:right w:val="nil"/>
            </w:tcBorders>
            <w:shd w:val="clear" w:color="auto" w:fill="auto"/>
            <w:noWrap/>
            <w:vAlign w:val="center"/>
            <w:hideMark/>
          </w:tcPr>
          <w:p w14:paraId="3E0F581C" w14:textId="15C4A0C8" w:rsidR="002D391B" w:rsidRPr="00407A1B" w:rsidRDefault="002D391B" w:rsidP="002D391B">
            <w:pPr>
              <w:spacing w:after="0"/>
              <w:rPr>
                <w:color w:val="000000"/>
                <w:szCs w:val="22"/>
              </w:rPr>
            </w:pPr>
            <w:r>
              <w:rPr>
                <w:color w:val="000000"/>
                <w:szCs w:val="22"/>
              </w:rPr>
              <w:t>Flathead Sole</w:t>
            </w:r>
          </w:p>
        </w:tc>
        <w:tc>
          <w:tcPr>
            <w:tcW w:w="876" w:type="dxa"/>
            <w:tcBorders>
              <w:top w:val="nil"/>
              <w:left w:val="nil"/>
              <w:bottom w:val="nil"/>
              <w:right w:val="nil"/>
            </w:tcBorders>
            <w:shd w:val="clear" w:color="auto" w:fill="auto"/>
            <w:noWrap/>
            <w:vAlign w:val="center"/>
            <w:hideMark/>
          </w:tcPr>
          <w:p w14:paraId="6DB40FD9" w14:textId="3C218258" w:rsidR="002D391B" w:rsidRPr="00407A1B" w:rsidRDefault="002D391B" w:rsidP="002D391B">
            <w:pPr>
              <w:spacing w:after="0"/>
              <w:jc w:val="center"/>
              <w:rPr>
                <w:color w:val="000000"/>
                <w:szCs w:val="22"/>
              </w:rPr>
            </w:pPr>
            <w:r>
              <w:rPr>
                <w:color w:val="000000"/>
                <w:szCs w:val="22"/>
              </w:rPr>
              <w:t>31</w:t>
            </w:r>
          </w:p>
        </w:tc>
        <w:tc>
          <w:tcPr>
            <w:tcW w:w="876" w:type="dxa"/>
            <w:tcBorders>
              <w:top w:val="nil"/>
              <w:left w:val="nil"/>
              <w:bottom w:val="nil"/>
              <w:right w:val="nil"/>
            </w:tcBorders>
            <w:shd w:val="clear" w:color="auto" w:fill="auto"/>
            <w:noWrap/>
            <w:vAlign w:val="center"/>
            <w:hideMark/>
          </w:tcPr>
          <w:p w14:paraId="2FD0E454" w14:textId="3FE768E7" w:rsidR="002D391B" w:rsidRPr="00407A1B" w:rsidRDefault="002D391B" w:rsidP="002D391B">
            <w:pPr>
              <w:spacing w:after="0"/>
              <w:jc w:val="center"/>
              <w:rPr>
                <w:color w:val="000000"/>
                <w:szCs w:val="22"/>
              </w:rPr>
            </w:pPr>
            <w:r>
              <w:rPr>
                <w:color w:val="000000"/>
                <w:szCs w:val="22"/>
              </w:rPr>
              <w:t>46</w:t>
            </w:r>
          </w:p>
        </w:tc>
        <w:tc>
          <w:tcPr>
            <w:tcW w:w="876" w:type="dxa"/>
            <w:tcBorders>
              <w:top w:val="nil"/>
              <w:left w:val="nil"/>
              <w:bottom w:val="nil"/>
              <w:right w:val="nil"/>
            </w:tcBorders>
            <w:shd w:val="clear" w:color="auto" w:fill="auto"/>
            <w:noWrap/>
            <w:vAlign w:val="center"/>
            <w:hideMark/>
          </w:tcPr>
          <w:p w14:paraId="7BD444F3" w14:textId="2054AC23" w:rsidR="002D391B" w:rsidRPr="00407A1B" w:rsidRDefault="002D391B" w:rsidP="002D391B">
            <w:pPr>
              <w:spacing w:after="0"/>
              <w:jc w:val="center"/>
              <w:rPr>
                <w:color w:val="000000"/>
                <w:szCs w:val="22"/>
              </w:rPr>
            </w:pPr>
            <w:r>
              <w:rPr>
                <w:color w:val="000000"/>
                <w:szCs w:val="22"/>
              </w:rPr>
              <w:t>26</w:t>
            </w:r>
          </w:p>
        </w:tc>
        <w:tc>
          <w:tcPr>
            <w:tcW w:w="876" w:type="dxa"/>
            <w:tcBorders>
              <w:top w:val="nil"/>
              <w:left w:val="nil"/>
              <w:bottom w:val="nil"/>
              <w:right w:val="nil"/>
            </w:tcBorders>
            <w:shd w:val="clear" w:color="auto" w:fill="auto"/>
            <w:noWrap/>
            <w:vAlign w:val="center"/>
            <w:hideMark/>
          </w:tcPr>
          <w:p w14:paraId="196627B3" w14:textId="58127066" w:rsidR="002D391B" w:rsidRPr="00407A1B" w:rsidRDefault="002D391B" w:rsidP="002D391B">
            <w:pPr>
              <w:spacing w:after="0"/>
              <w:jc w:val="center"/>
              <w:rPr>
                <w:color w:val="000000"/>
                <w:szCs w:val="22"/>
              </w:rPr>
            </w:pPr>
            <w:r>
              <w:rPr>
                <w:color w:val="000000"/>
                <w:szCs w:val="22"/>
              </w:rPr>
              <w:t>80</w:t>
            </w:r>
          </w:p>
        </w:tc>
        <w:tc>
          <w:tcPr>
            <w:tcW w:w="876" w:type="dxa"/>
            <w:tcBorders>
              <w:top w:val="nil"/>
              <w:left w:val="nil"/>
              <w:bottom w:val="nil"/>
              <w:right w:val="nil"/>
            </w:tcBorders>
            <w:shd w:val="clear" w:color="auto" w:fill="auto"/>
            <w:noWrap/>
            <w:vAlign w:val="center"/>
            <w:hideMark/>
          </w:tcPr>
          <w:p w14:paraId="7F0DB698" w14:textId="73FC741A" w:rsidR="002D391B" w:rsidRPr="00407A1B" w:rsidRDefault="002D391B" w:rsidP="002D391B">
            <w:pPr>
              <w:spacing w:after="0"/>
              <w:jc w:val="center"/>
              <w:rPr>
                <w:color w:val="000000"/>
                <w:szCs w:val="22"/>
              </w:rPr>
            </w:pPr>
            <w:r>
              <w:rPr>
                <w:color w:val="000000"/>
                <w:szCs w:val="22"/>
              </w:rPr>
              <w:t>48</w:t>
            </w:r>
          </w:p>
        </w:tc>
        <w:tc>
          <w:tcPr>
            <w:tcW w:w="876" w:type="dxa"/>
            <w:tcBorders>
              <w:top w:val="nil"/>
              <w:left w:val="nil"/>
              <w:bottom w:val="nil"/>
              <w:right w:val="nil"/>
            </w:tcBorders>
            <w:shd w:val="clear" w:color="auto" w:fill="auto"/>
            <w:noWrap/>
            <w:vAlign w:val="center"/>
            <w:hideMark/>
          </w:tcPr>
          <w:p w14:paraId="4C22EABE" w14:textId="7127B6CA" w:rsidR="002D391B" w:rsidRPr="00407A1B" w:rsidRDefault="002D391B" w:rsidP="002D391B">
            <w:pPr>
              <w:spacing w:after="0"/>
              <w:jc w:val="center"/>
              <w:rPr>
                <w:color w:val="000000"/>
                <w:szCs w:val="22"/>
              </w:rPr>
            </w:pPr>
            <w:r>
              <w:rPr>
                <w:color w:val="000000"/>
                <w:szCs w:val="22"/>
              </w:rPr>
              <w:t>40</w:t>
            </w:r>
          </w:p>
        </w:tc>
        <w:tc>
          <w:tcPr>
            <w:tcW w:w="876" w:type="dxa"/>
            <w:tcBorders>
              <w:top w:val="nil"/>
              <w:left w:val="nil"/>
              <w:bottom w:val="nil"/>
              <w:right w:val="nil"/>
            </w:tcBorders>
            <w:shd w:val="clear" w:color="auto" w:fill="auto"/>
            <w:noWrap/>
            <w:vAlign w:val="center"/>
            <w:hideMark/>
          </w:tcPr>
          <w:p w14:paraId="729448DF" w14:textId="59632623" w:rsidR="002D391B" w:rsidRPr="00407A1B" w:rsidRDefault="002D391B" w:rsidP="002D391B">
            <w:pPr>
              <w:spacing w:after="0"/>
              <w:jc w:val="center"/>
              <w:rPr>
                <w:color w:val="000000"/>
                <w:szCs w:val="22"/>
              </w:rPr>
            </w:pPr>
            <w:r>
              <w:rPr>
                <w:color w:val="000000"/>
                <w:szCs w:val="22"/>
              </w:rPr>
              <w:t>94</w:t>
            </w:r>
          </w:p>
        </w:tc>
        <w:tc>
          <w:tcPr>
            <w:tcW w:w="1027" w:type="dxa"/>
            <w:tcBorders>
              <w:top w:val="nil"/>
              <w:left w:val="nil"/>
              <w:bottom w:val="nil"/>
              <w:right w:val="nil"/>
            </w:tcBorders>
            <w:shd w:val="clear" w:color="auto" w:fill="auto"/>
            <w:noWrap/>
            <w:vAlign w:val="center"/>
            <w:hideMark/>
          </w:tcPr>
          <w:p w14:paraId="3DBC88A6" w14:textId="5ECF28DD" w:rsidR="002D391B" w:rsidRPr="00407A1B" w:rsidRDefault="002D391B" w:rsidP="002D391B">
            <w:pPr>
              <w:spacing w:after="0"/>
              <w:jc w:val="center"/>
              <w:rPr>
                <w:color w:val="000000"/>
                <w:szCs w:val="22"/>
              </w:rPr>
            </w:pPr>
            <w:r>
              <w:rPr>
                <w:color w:val="000000"/>
                <w:szCs w:val="22"/>
              </w:rPr>
              <w:t>52</w:t>
            </w:r>
          </w:p>
        </w:tc>
      </w:tr>
      <w:tr w:rsidR="002D391B" w:rsidRPr="00F60D52" w14:paraId="77AEB8C3" w14:textId="77777777" w:rsidTr="002D391B">
        <w:trPr>
          <w:trHeight w:val="292"/>
        </w:trPr>
        <w:tc>
          <w:tcPr>
            <w:tcW w:w="2520" w:type="dxa"/>
            <w:tcBorders>
              <w:top w:val="nil"/>
              <w:left w:val="nil"/>
              <w:bottom w:val="nil"/>
              <w:right w:val="nil"/>
            </w:tcBorders>
            <w:shd w:val="clear" w:color="auto" w:fill="auto"/>
            <w:noWrap/>
            <w:vAlign w:val="center"/>
            <w:hideMark/>
          </w:tcPr>
          <w:p w14:paraId="33DA2B37" w14:textId="74A5F141" w:rsidR="002D391B" w:rsidRPr="00407A1B" w:rsidRDefault="002D391B" w:rsidP="002D391B">
            <w:pPr>
              <w:spacing w:after="0"/>
              <w:rPr>
                <w:color w:val="000000"/>
                <w:szCs w:val="22"/>
              </w:rPr>
            </w:pPr>
            <w:r>
              <w:rPr>
                <w:color w:val="000000"/>
                <w:szCs w:val="22"/>
              </w:rPr>
              <w:t>Deep Water Flatfish</w:t>
            </w:r>
          </w:p>
        </w:tc>
        <w:tc>
          <w:tcPr>
            <w:tcW w:w="876" w:type="dxa"/>
            <w:tcBorders>
              <w:top w:val="nil"/>
              <w:left w:val="nil"/>
              <w:bottom w:val="nil"/>
              <w:right w:val="nil"/>
            </w:tcBorders>
            <w:shd w:val="clear" w:color="auto" w:fill="auto"/>
            <w:noWrap/>
            <w:vAlign w:val="center"/>
            <w:hideMark/>
          </w:tcPr>
          <w:p w14:paraId="53B8BADD" w14:textId="0B0A4C07" w:rsidR="002D391B" w:rsidRPr="00407A1B" w:rsidRDefault="002D391B" w:rsidP="002D391B">
            <w:pPr>
              <w:spacing w:after="0"/>
              <w:jc w:val="center"/>
              <w:rPr>
                <w:color w:val="000000"/>
                <w:szCs w:val="22"/>
              </w:rPr>
            </w:pPr>
            <w:r>
              <w:rPr>
                <w:color w:val="000000"/>
                <w:szCs w:val="22"/>
              </w:rPr>
              <w:t>68</w:t>
            </w:r>
          </w:p>
        </w:tc>
        <w:tc>
          <w:tcPr>
            <w:tcW w:w="876" w:type="dxa"/>
            <w:tcBorders>
              <w:top w:val="nil"/>
              <w:left w:val="nil"/>
              <w:bottom w:val="nil"/>
              <w:right w:val="nil"/>
            </w:tcBorders>
            <w:shd w:val="clear" w:color="auto" w:fill="auto"/>
            <w:noWrap/>
            <w:vAlign w:val="center"/>
            <w:hideMark/>
          </w:tcPr>
          <w:p w14:paraId="70E5A0FA" w14:textId="7317197A" w:rsidR="002D391B" w:rsidRPr="00407A1B" w:rsidRDefault="002D391B" w:rsidP="002D391B">
            <w:pPr>
              <w:spacing w:after="0"/>
              <w:jc w:val="center"/>
              <w:rPr>
                <w:color w:val="000000"/>
                <w:szCs w:val="22"/>
              </w:rPr>
            </w:pPr>
            <w:r>
              <w:rPr>
                <w:color w:val="000000"/>
                <w:szCs w:val="22"/>
              </w:rPr>
              <w:t>44</w:t>
            </w:r>
          </w:p>
        </w:tc>
        <w:tc>
          <w:tcPr>
            <w:tcW w:w="876" w:type="dxa"/>
            <w:tcBorders>
              <w:top w:val="nil"/>
              <w:left w:val="nil"/>
              <w:bottom w:val="nil"/>
              <w:right w:val="nil"/>
            </w:tcBorders>
            <w:shd w:val="clear" w:color="auto" w:fill="auto"/>
            <w:noWrap/>
            <w:vAlign w:val="center"/>
            <w:hideMark/>
          </w:tcPr>
          <w:p w14:paraId="345D77DA" w14:textId="29CEA5FC" w:rsidR="002D391B" w:rsidRPr="00407A1B" w:rsidRDefault="002D391B" w:rsidP="002D391B">
            <w:pPr>
              <w:spacing w:after="0"/>
              <w:jc w:val="center"/>
              <w:rPr>
                <w:color w:val="000000"/>
                <w:szCs w:val="22"/>
              </w:rPr>
            </w:pPr>
            <w:r>
              <w:rPr>
                <w:color w:val="000000"/>
                <w:szCs w:val="22"/>
              </w:rPr>
              <w:t>64</w:t>
            </w:r>
          </w:p>
        </w:tc>
        <w:tc>
          <w:tcPr>
            <w:tcW w:w="876" w:type="dxa"/>
            <w:tcBorders>
              <w:top w:val="nil"/>
              <w:left w:val="nil"/>
              <w:bottom w:val="nil"/>
              <w:right w:val="nil"/>
            </w:tcBorders>
            <w:shd w:val="clear" w:color="auto" w:fill="auto"/>
            <w:noWrap/>
            <w:vAlign w:val="center"/>
            <w:hideMark/>
          </w:tcPr>
          <w:p w14:paraId="00CBC8BB" w14:textId="7CA3EBBB" w:rsidR="002D391B" w:rsidRPr="00407A1B" w:rsidRDefault="002D391B" w:rsidP="002D391B">
            <w:pPr>
              <w:spacing w:after="0"/>
              <w:jc w:val="center"/>
              <w:rPr>
                <w:color w:val="000000"/>
                <w:szCs w:val="22"/>
              </w:rPr>
            </w:pPr>
            <w:r>
              <w:rPr>
                <w:color w:val="000000"/>
                <w:szCs w:val="22"/>
              </w:rPr>
              <w:t>64</w:t>
            </w:r>
          </w:p>
        </w:tc>
        <w:tc>
          <w:tcPr>
            <w:tcW w:w="876" w:type="dxa"/>
            <w:tcBorders>
              <w:top w:val="nil"/>
              <w:left w:val="nil"/>
              <w:bottom w:val="nil"/>
              <w:right w:val="nil"/>
            </w:tcBorders>
            <w:shd w:val="clear" w:color="auto" w:fill="auto"/>
            <w:noWrap/>
            <w:vAlign w:val="center"/>
            <w:hideMark/>
          </w:tcPr>
          <w:p w14:paraId="24E05BF1" w14:textId="44551561" w:rsidR="002D391B" w:rsidRPr="00407A1B" w:rsidRDefault="002D391B" w:rsidP="002D391B">
            <w:pPr>
              <w:spacing w:after="0"/>
              <w:jc w:val="center"/>
              <w:rPr>
                <w:color w:val="000000"/>
                <w:szCs w:val="22"/>
              </w:rPr>
            </w:pPr>
            <w:r>
              <w:rPr>
                <w:color w:val="000000"/>
                <w:szCs w:val="22"/>
              </w:rPr>
              <w:t>66</w:t>
            </w:r>
          </w:p>
        </w:tc>
        <w:tc>
          <w:tcPr>
            <w:tcW w:w="876" w:type="dxa"/>
            <w:tcBorders>
              <w:top w:val="nil"/>
              <w:left w:val="nil"/>
              <w:bottom w:val="nil"/>
              <w:right w:val="nil"/>
            </w:tcBorders>
            <w:shd w:val="clear" w:color="auto" w:fill="auto"/>
            <w:noWrap/>
            <w:vAlign w:val="center"/>
            <w:hideMark/>
          </w:tcPr>
          <w:p w14:paraId="4E33F442" w14:textId="255CB7F3" w:rsidR="002D391B" w:rsidRPr="00407A1B" w:rsidRDefault="002D391B" w:rsidP="002D391B">
            <w:pPr>
              <w:spacing w:after="0"/>
              <w:jc w:val="center"/>
              <w:rPr>
                <w:color w:val="000000"/>
                <w:szCs w:val="22"/>
              </w:rPr>
            </w:pPr>
            <w:r>
              <w:rPr>
                <w:color w:val="000000"/>
                <w:szCs w:val="22"/>
              </w:rPr>
              <w:t>39</w:t>
            </w:r>
          </w:p>
        </w:tc>
        <w:tc>
          <w:tcPr>
            <w:tcW w:w="876" w:type="dxa"/>
            <w:tcBorders>
              <w:top w:val="nil"/>
              <w:left w:val="nil"/>
              <w:bottom w:val="nil"/>
              <w:right w:val="nil"/>
            </w:tcBorders>
            <w:shd w:val="clear" w:color="auto" w:fill="auto"/>
            <w:noWrap/>
            <w:vAlign w:val="center"/>
            <w:hideMark/>
          </w:tcPr>
          <w:p w14:paraId="3A2E66CD" w14:textId="1CB0E230" w:rsidR="002D391B" w:rsidRPr="00407A1B" w:rsidRDefault="002D391B" w:rsidP="002D391B">
            <w:pPr>
              <w:spacing w:after="0"/>
              <w:jc w:val="center"/>
              <w:rPr>
                <w:color w:val="000000"/>
                <w:szCs w:val="22"/>
              </w:rPr>
            </w:pPr>
            <w:r>
              <w:rPr>
                <w:color w:val="000000"/>
                <w:szCs w:val="22"/>
              </w:rPr>
              <w:t>19</w:t>
            </w:r>
          </w:p>
        </w:tc>
        <w:tc>
          <w:tcPr>
            <w:tcW w:w="1027" w:type="dxa"/>
            <w:tcBorders>
              <w:top w:val="nil"/>
              <w:left w:val="nil"/>
              <w:bottom w:val="nil"/>
              <w:right w:val="nil"/>
            </w:tcBorders>
            <w:shd w:val="clear" w:color="auto" w:fill="auto"/>
            <w:noWrap/>
            <w:vAlign w:val="center"/>
            <w:hideMark/>
          </w:tcPr>
          <w:p w14:paraId="212A87F6" w14:textId="21BAE025" w:rsidR="002D391B" w:rsidRPr="00407A1B" w:rsidRDefault="002D391B" w:rsidP="002D391B">
            <w:pPr>
              <w:spacing w:after="0"/>
              <w:jc w:val="center"/>
              <w:rPr>
                <w:color w:val="000000"/>
                <w:szCs w:val="22"/>
              </w:rPr>
            </w:pPr>
            <w:r>
              <w:rPr>
                <w:color w:val="000000"/>
                <w:szCs w:val="22"/>
              </w:rPr>
              <w:t>52</w:t>
            </w:r>
          </w:p>
        </w:tc>
      </w:tr>
      <w:tr w:rsidR="002D391B" w:rsidRPr="00F60D52" w14:paraId="3304F31C" w14:textId="77777777" w:rsidTr="002D391B">
        <w:trPr>
          <w:trHeight w:val="292"/>
        </w:trPr>
        <w:tc>
          <w:tcPr>
            <w:tcW w:w="2520" w:type="dxa"/>
            <w:tcBorders>
              <w:top w:val="nil"/>
              <w:left w:val="nil"/>
              <w:bottom w:val="nil"/>
              <w:right w:val="nil"/>
            </w:tcBorders>
            <w:shd w:val="clear" w:color="auto" w:fill="auto"/>
            <w:noWrap/>
            <w:vAlign w:val="center"/>
            <w:hideMark/>
          </w:tcPr>
          <w:p w14:paraId="04F30D3A" w14:textId="7B033387" w:rsidR="002D391B" w:rsidRPr="00407A1B" w:rsidRDefault="002D391B" w:rsidP="002D391B">
            <w:pPr>
              <w:spacing w:after="0"/>
              <w:rPr>
                <w:color w:val="000000"/>
                <w:szCs w:val="22"/>
              </w:rPr>
            </w:pPr>
            <w:r>
              <w:rPr>
                <w:color w:val="000000"/>
                <w:szCs w:val="22"/>
              </w:rPr>
              <w:t>Sculpin</w:t>
            </w:r>
          </w:p>
        </w:tc>
        <w:tc>
          <w:tcPr>
            <w:tcW w:w="876" w:type="dxa"/>
            <w:tcBorders>
              <w:top w:val="nil"/>
              <w:left w:val="nil"/>
              <w:bottom w:val="nil"/>
              <w:right w:val="nil"/>
            </w:tcBorders>
            <w:shd w:val="clear" w:color="auto" w:fill="auto"/>
            <w:noWrap/>
            <w:vAlign w:val="center"/>
            <w:hideMark/>
          </w:tcPr>
          <w:p w14:paraId="7B4F0B43" w14:textId="3E48B38E" w:rsidR="002D391B" w:rsidRPr="00407A1B" w:rsidRDefault="002D391B" w:rsidP="002D391B">
            <w:pPr>
              <w:spacing w:after="0"/>
              <w:jc w:val="center"/>
              <w:rPr>
                <w:color w:val="000000"/>
                <w:szCs w:val="22"/>
              </w:rPr>
            </w:pPr>
            <w:r>
              <w:rPr>
                <w:color w:val="000000"/>
                <w:szCs w:val="22"/>
              </w:rPr>
              <w:t>33</w:t>
            </w:r>
          </w:p>
        </w:tc>
        <w:tc>
          <w:tcPr>
            <w:tcW w:w="876" w:type="dxa"/>
            <w:tcBorders>
              <w:top w:val="nil"/>
              <w:left w:val="nil"/>
              <w:bottom w:val="nil"/>
              <w:right w:val="nil"/>
            </w:tcBorders>
            <w:shd w:val="clear" w:color="auto" w:fill="auto"/>
            <w:noWrap/>
            <w:vAlign w:val="center"/>
            <w:hideMark/>
          </w:tcPr>
          <w:p w14:paraId="226FF517" w14:textId="25320B77" w:rsidR="002D391B" w:rsidRPr="00407A1B" w:rsidRDefault="002D391B" w:rsidP="002D391B">
            <w:pPr>
              <w:spacing w:after="0"/>
              <w:jc w:val="center"/>
              <w:rPr>
                <w:color w:val="000000"/>
                <w:szCs w:val="22"/>
              </w:rPr>
            </w:pPr>
            <w:r>
              <w:rPr>
                <w:color w:val="000000"/>
                <w:szCs w:val="22"/>
              </w:rPr>
              <w:t>44</w:t>
            </w:r>
          </w:p>
        </w:tc>
        <w:tc>
          <w:tcPr>
            <w:tcW w:w="876" w:type="dxa"/>
            <w:tcBorders>
              <w:top w:val="nil"/>
              <w:left w:val="nil"/>
              <w:bottom w:val="nil"/>
              <w:right w:val="nil"/>
            </w:tcBorders>
            <w:shd w:val="clear" w:color="auto" w:fill="auto"/>
            <w:noWrap/>
            <w:vAlign w:val="center"/>
            <w:hideMark/>
          </w:tcPr>
          <w:p w14:paraId="3C1A2EA0" w14:textId="5B2EE186" w:rsidR="002D391B" w:rsidRPr="00407A1B" w:rsidRDefault="002D391B" w:rsidP="002D391B">
            <w:pPr>
              <w:spacing w:after="0"/>
              <w:jc w:val="center"/>
              <w:rPr>
                <w:color w:val="000000"/>
                <w:szCs w:val="22"/>
              </w:rPr>
            </w:pPr>
            <w:r>
              <w:rPr>
                <w:color w:val="000000"/>
                <w:szCs w:val="22"/>
              </w:rPr>
              <w:t>41</w:t>
            </w:r>
          </w:p>
        </w:tc>
        <w:tc>
          <w:tcPr>
            <w:tcW w:w="876" w:type="dxa"/>
            <w:tcBorders>
              <w:top w:val="nil"/>
              <w:left w:val="nil"/>
              <w:bottom w:val="nil"/>
              <w:right w:val="nil"/>
            </w:tcBorders>
            <w:shd w:val="clear" w:color="auto" w:fill="auto"/>
            <w:noWrap/>
            <w:vAlign w:val="center"/>
            <w:hideMark/>
          </w:tcPr>
          <w:p w14:paraId="537B7D9A" w14:textId="700B744F" w:rsidR="002D391B" w:rsidRPr="00407A1B" w:rsidRDefault="002D391B" w:rsidP="002D391B">
            <w:pPr>
              <w:spacing w:after="0"/>
              <w:jc w:val="center"/>
              <w:rPr>
                <w:color w:val="000000"/>
                <w:szCs w:val="22"/>
              </w:rPr>
            </w:pPr>
            <w:r>
              <w:rPr>
                <w:color w:val="000000"/>
                <w:szCs w:val="22"/>
              </w:rPr>
              <w:t>42</w:t>
            </w:r>
          </w:p>
        </w:tc>
        <w:tc>
          <w:tcPr>
            <w:tcW w:w="876" w:type="dxa"/>
            <w:tcBorders>
              <w:top w:val="nil"/>
              <w:left w:val="nil"/>
              <w:bottom w:val="nil"/>
              <w:right w:val="nil"/>
            </w:tcBorders>
            <w:shd w:val="clear" w:color="auto" w:fill="auto"/>
            <w:noWrap/>
            <w:vAlign w:val="center"/>
            <w:hideMark/>
          </w:tcPr>
          <w:p w14:paraId="438E4FBE" w14:textId="19F4E030" w:rsidR="002D391B" w:rsidRPr="00407A1B" w:rsidRDefault="002D391B" w:rsidP="002D391B">
            <w:pPr>
              <w:spacing w:after="0"/>
              <w:jc w:val="center"/>
              <w:rPr>
                <w:color w:val="000000"/>
                <w:szCs w:val="22"/>
              </w:rPr>
            </w:pPr>
            <w:r>
              <w:rPr>
                <w:color w:val="000000"/>
                <w:szCs w:val="22"/>
              </w:rPr>
              <w:t>65</w:t>
            </w:r>
          </w:p>
        </w:tc>
        <w:tc>
          <w:tcPr>
            <w:tcW w:w="876" w:type="dxa"/>
            <w:tcBorders>
              <w:top w:val="nil"/>
              <w:left w:val="nil"/>
              <w:bottom w:val="nil"/>
              <w:right w:val="nil"/>
            </w:tcBorders>
            <w:shd w:val="clear" w:color="auto" w:fill="auto"/>
            <w:noWrap/>
            <w:vAlign w:val="center"/>
            <w:hideMark/>
          </w:tcPr>
          <w:p w14:paraId="4595FAD9" w14:textId="32E52B27" w:rsidR="002D391B" w:rsidRPr="00407A1B" w:rsidRDefault="002D391B" w:rsidP="002D391B">
            <w:pPr>
              <w:spacing w:after="0"/>
              <w:jc w:val="center"/>
              <w:rPr>
                <w:color w:val="000000"/>
                <w:szCs w:val="22"/>
              </w:rPr>
            </w:pPr>
            <w:r>
              <w:rPr>
                <w:color w:val="000000"/>
                <w:szCs w:val="22"/>
              </w:rPr>
              <w:t>53</w:t>
            </w:r>
          </w:p>
        </w:tc>
        <w:tc>
          <w:tcPr>
            <w:tcW w:w="876" w:type="dxa"/>
            <w:tcBorders>
              <w:top w:val="nil"/>
              <w:left w:val="nil"/>
              <w:bottom w:val="nil"/>
              <w:right w:val="nil"/>
            </w:tcBorders>
            <w:shd w:val="clear" w:color="auto" w:fill="auto"/>
            <w:noWrap/>
            <w:vAlign w:val="center"/>
            <w:hideMark/>
          </w:tcPr>
          <w:p w14:paraId="25C533F8" w14:textId="735906BD" w:rsidR="002D391B" w:rsidRPr="00407A1B" w:rsidRDefault="002D391B" w:rsidP="002D391B">
            <w:pPr>
              <w:spacing w:after="0"/>
              <w:jc w:val="center"/>
              <w:rPr>
                <w:color w:val="000000"/>
                <w:szCs w:val="22"/>
              </w:rPr>
            </w:pPr>
            <w:r>
              <w:rPr>
                <w:color w:val="000000"/>
                <w:szCs w:val="22"/>
              </w:rPr>
              <w:t>30</w:t>
            </w:r>
          </w:p>
        </w:tc>
        <w:tc>
          <w:tcPr>
            <w:tcW w:w="1027" w:type="dxa"/>
            <w:tcBorders>
              <w:top w:val="nil"/>
              <w:left w:val="nil"/>
              <w:bottom w:val="nil"/>
              <w:right w:val="nil"/>
            </w:tcBorders>
            <w:shd w:val="clear" w:color="auto" w:fill="auto"/>
            <w:noWrap/>
            <w:vAlign w:val="center"/>
            <w:hideMark/>
          </w:tcPr>
          <w:p w14:paraId="19678278" w14:textId="6062A803" w:rsidR="002D391B" w:rsidRPr="00407A1B" w:rsidRDefault="002D391B" w:rsidP="002D391B">
            <w:pPr>
              <w:spacing w:after="0"/>
              <w:jc w:val="center"/>
              <w:rPr>
                <w:color w:val="000000"/>
                <w:szCs w:val="22"/>
              </w:rPr>
            </w:pPr>
            <w:r>
              <w:rPr>
                <w:color w:val="000000"/>
                <w:szCs w:val="22"/>
              </w:rPr>
              <w:t>44</w:t>
            </w:r>
          </w:p>
        </w:tc>
      </w:tr>
      <w:tr w:rsidR="002D391B" w:rsidRPr="00F60D52" w14:paraId="2E9D105A" w14:textId="77777777" w:rsidTr="002D391B">
        <w:trPr>
          <w:trHeight w:val="292"/>
        </w:trPr>
        <w:tc>
          <w:tcPr>
            <w:tcW w:w="2520" w:type="dxa"/>
            <w:tcBorders>
              <w:top w:val="nil"/>
              <w:left w:val="nil"/>
              <w:bottom w:val="nil"/>
              <w:right w:val="nil"/>
            </w:tcBorders>
            <w:shd w:val="clear" w:color="auto" w:fill="auto"/>
            <w:noWrap/>
            <w:vAlign w:val="center"/>
            <w:hideMark/>
          </w:tcPr>
          <w:p w14:paraId="5FEF57E1" w14:textId="3A3FC15A" w:rsidR="002D391B" w:rsidRPr="00407A1B" w:rsidRDefault="002D391B" w:rsidP="002D391B">
            <w:pPr>
              <w:spacing w:after="0"/>
              <w:rPr>
                <w:color w:val="000000"/>
                <w:szCs w:val="22"/>
              </w:rPr>
            </w:pPr>
            <w:r>
              <w:rPr>
                <w:color w:val="000000"/>
                <w:szCs w:val="22"/>
              </w:rPr>
              <w:t>Demersal Shelf Rockfish</w:t>
            </w:r>
          </w:p>
        </w:tc>
        <w:tc>
          <w:tcPr>
            <w:tcW w:w="876" w:type="dxa"/>
            <w:tcBorders>
              <w:top w:val="nil"/>
              <w:left w:val="nil"/>
              <w:bottom w:val="nil"/>
              <w:right w:val="nil"/>
            </w:tcBorders>
            <w:shd w:val="clear" w:color="auto" w:fill="auto"/>
            <w:noWrap/>
            <w:vAlign w:val="center"/>
            <w:hideMark/>
          </w:tcPr>
          <w:p w14:paraId="7C0B435A" w14:textId="46B93E61" w:rsidR="002D391B" w:rsidRPr="00407A1B" w:rsidRDefault="002D391B" w:rsidP="002D391B">
            <w:pPr>
              <w:spacing w:after="0"/>
              <w:jc w:val="center"/>
              <w:rPr>
                <w:color w:val="000000"/>
                <w:szCs w:val="22"/>
              </w:rPr>
            </w:pPr>
            <w:r>
              <w:rPr>
                <w:color w:val="000000"/>
                <w:szCs w:val="22"/>
              </w:rPr>
              <w:t>38</w:t>
            </w:r>
          </w:p>
        </w:tc>
        <w:tc>
          <w:tcPr>
            <w:tcW w:w="876" w:type="dxa"/>
            <w:tcBorders>
              <w:top w:val="nil"/>
              <w:left w:val="nil"/>
              <w:bottom w:val="nil"/>
              <w:right w:val="nil"/>
            </w:tcBorders>
            <w:shd w:val="clear" w:color="auto" w:fill="auto"/>
            <w:noWrap/>
            <w:vAlign w:val="center"/>
            <w:hideMark/>
          </w:tcPr>
          <w:p w14:paraId="5723D41F" w14:textId="10A4992C" w:rsidR="002D391B" w:rsidRPr="00407A1B" w:rsidRDefault="002D391B" w:rsidP="002D391B">
            <w:pPr>
              <w:spacing w:after="0"/>
              <w:jc w:val="center"/>
              <w:rPr>
                <w:color w:val="000000"/>
                <w:szCs w:val="22"/>
              </w:rPr>
            </w:pPr>
            <w:r>
              <w:rPr>
                <w:color w:val="000000"/>
                <w:szCs w:val="22"/>
              </w:rPr>
              <w:t>40</w:t>
            </w:r>
          </w:p>
        </w:tc>
        <w:tc>
          <w:tcPr>
            <w:tcW w:w="876" w:type="dxa"/>
            <w:tcBorders>
              <w:top w:val="nil"/>
              <w:left w:val="nil"/>
              <w:bottom w:val="nil"/>
              <w:right w:val="nil"/>
            </w:tcBorders>
            <w:shd w:val="clear" w:color="auto" w:fill="auto"/>
            <w:noWrap/>
            <w:vAlign w:val="center"/>
            <w:hideMark/>
          </w:tcPr>
          <w:p w14:paraId="148D8FFE" w14:textId="0F5393ED" w:rsidR="002D391B" w:rsidRPr="00407A1B" w:rsidRDefault="002D391B" w:rsidP="002D391B">
            <w:pPr>
              <w:spacing w:after="0"/>
              <w:jc w:val="center"/>
              <w:rPr>
                <w:color w:val="000000"/>
                <w:szCs w:val="22"/>
              </w:rPr>
            </w:pPr>
            <w:r>
              <w:rPr>
                <w:color w:val="000000"/>
                <w:szCs w:val="22"/>
              </w:rPr>
              <w:t>42</w:t>
            </w:r>
          </w:p>
        </w:tc>
        <w:tc>
          <w:tcPr>
            <w:tcW w:w="876" w:type="dxa"/>
            <w:tcBorders>
              <w:top w:val="nil"/>
              <w:left w:val="nil"/>
              <w:bottom w:val="nil"/>
              <w:right w:val="nil"/>
            </w:tcBorders>
            <w:shd w:val="clear" w:color="auto" w:fill="auto"/>
            <w:noWrap/>
            <w:vAlign w:val="center"/>
            <w:hideMark/>
          </w:tcPr>
          <w:p w14:paraId="15D9B7E0" w14:textId="0C8BE3DD" w:rsidR="002D391B" w:rsidRPr="00407A1B" w:rsidRDefault="002D391B" w:rsidP="002D391B">
            <w:pPr>
              <w:spacing w:after="0"/>
              <w:jc w:val="center"/>
              <w:rPr>
                <w:color w:val="000000"/>
                <w:szCs w:val="22"/>
              </w:rPr>
            </w:pPr>
            <w:r>
              <w:rPr>
                <w:color w:val="000000"/>
                <w:szCs w:val="22"/>
              </w:rPr>
              <w:t>41</w:t>
            </w:r>
          </w:p>
        </w:tc>
        <w:tc>
          <w:tcPr>
            <w:tcW w:w="876" w:type="dxa"/>
            <w:tcBorders>
              <w:top w:val="nil"/>
              <w:left w:val="nil"/>
              <w:bottom w:val="nil"/>
              <w:right w:val="nil"/>
            </w:tcBorders>
            <w:shd w:val="clear" w:color="auto" w:fill="auto"/>
            <w:noWrap/>
            <w:vAlign w:val="center"/>
            <w:hideMark/>
          </w:tcPr>
          <w:p w14:paraId="5C6FD37B" w14:textId="450A94F8" w:rsidR="002D391B" w:rsidRPr="00407A1B" w:rsidRDefault="002D391B" w:rsidP="002D391B">
            <w:pPr>
              <w:spacing w:after="0"/>
              <w:jc w:val="center"/>
              <w:rPr>
                <w:color w:val="000000"/>
                <w:szCs w:val="22"/>
              </w:rPr>
            </w:pPr>
            <w:r>
              <w:rPr>
                <w:color w:val="000000"/>
                <w:szCs w:val="22"/>
              </w:rPr>
              <w:t>58</w:t>
            </w:r>
          </w:p>
        </w:tc>
        <w:tc>
          <w:tcPr>
            <w:tcW w:w="876" w:type="dxa"/>
            <w:tcBorders>
              <w:top w:val="nil"/>
              <w:left w:val="nil"/>
              <w:bottom w:val="nil"/>
              <w:right w:val="nil"/>
            </w:tcBorders>
            <w:shd w:val="clear" w:color="auto" w:fill="auto"/>
            <w:noWrap/>
            <w:vAlign w:val="center"/>
            <w:hideMark/>
          </w:tcPr>
          <w:p w14:paraId="4910FDFC" w14:textId="598DEB6D" w:rsidR="002D391B" w:rsidRPr="00407A1B" w:rsidRDefault="002D391B" w:rsidP="002D391B">
            <w:pPr>
              <w:spacing w:after="0"/>
              <w:jc w:val="center"/>
              <w:rPr>
                <w:color w:val="000000"/>
                <w:szCs w:val="22"/>
              </w:rPr>
            </w:pPr>
            <w:r>
              <w:rPr>
                <w:color w:val="000000"/>
                <w:szCs w:val="22"/>
              </w:rPr>
              <w:t>57</w:t>
            </w:r>
          </w:p>
        </w:tc>
        <w:tc>
          <w:tcPr>
            <w:tcW w:w="876" w:type="dxa"/>
            <w:tcBorders>
              <w:top w:val="nil"/>
              <w:left w:val="nil"/>
              <w:bottom w:val="nil"/>
              <w:right w:val="nil"/>
            </w:tcBorders>
            <w:shd w:val="clear" w:color="auto" w:fill="auto"/>
            <w:noWrap/>
            <w:vAlign w:val="center"/>
            <w:hideMark/>
          </w:tcPr>
          <w:p w14:paraId="2BEC8065" w14:textId="372ADE83" w:rsidR="002D391B" w:rsidRPr="00407A1B" w:rsidRDefault="002D391B" w:rsidP="002D391B">
            <w:pPr>
              <w:spacing w:after="0"/>
              <w:jc w:val="center"/>
              <w:rPr>
                <w:color w:val="000000"/>
                <w:szCs w:val="22"/>
              </w:rPr>
            </w:pPr>
            <w:r>
              <w:rPr>
                <w:color w:val="000000"/>
                <w:szCs w:val="22"/>
              </w:rPr>
              <w:t>12</w:t>
            </w:r>
          </w:p>
        </w:tc>
        <w:tc>
          <w:tcPr>
            <w:tcW w:w="1027" w:type="dxa"/>
            <w:tcBorders>
              <w:top w:val="nil"/>
              <w:left w:val="nil"/>
              <w:bottom w:val="nil"/>
              <w:right w:val="nil"/>
            </w:tcBorders>
            <w:shd w:val="clear" w:color="auto" w:fill="auto"/>
            <w:noWrap/>
            <w:vAlign w:val="center"/>
            <w:hideMark/>
          </w:tcPr>
          <w:p w14:paraId="2B065FFC" w14:textId="61ABBFC5" w:rsidR="002D391B" w:rsidRPr="00407A1B" w:rsidRDefault="002D391B" w:rsidP="002D391B">
            <w:pPr>
              <w:spacing w:after="0"/>
              <w:jc w:val="center"/>
              <w:rPr>
                <w:color w:val="000000"/>
                <w:szCs w:val="22"/>
              </w:rPr>
            </w:pPr>
            <w:r>
              <w:rPr>
                <w:color w:val="000000"/>
                <w:szCs w:val="22"/>
              </w:rPr>
              <w:t>41</w:t>
            </w:r>
          </w:p>
        </w:tc>
      </w:tr>
      <w:tr w:rsidR="002D391B" w:rsidRPr="00F60D52" w14:paraId="5BB204FF" w14:textId="77777777" w:rsidTr="002D391B">
        <w:trPr>
          <w:trHeight w:val="292"/>
        </w:trPr>
        <w:tc>
          <w:tcPr>
            <w:tcW w:w="2520" w:type="dxa"/>
            <w:tcBorders>
              <w:top w:val="nil"/>
              <w:left w:val="nil"/>
              <w:bottom w:val="nil"/>
              <w:right w:val="nil"/>
            </w:tcBorders>
            <w:shd w:val="clear" w:color="auto" w:fill="auto"/>
            <w:noWrap/>
            <w:vAlign w:val="center"/>
            <w:hideMark/>
          </w:tcPr>
          <w:p w14:paraId="5A892350" w14:textId="4B08C259" w:rsidR="002D391B" w:rsidRPr="00407A1B" w:rsidRDefault="002D391B" w:rsidP="002D391B">
            <w:pPr>
              <w:spacing w:after="0"/>
              <w:rPr>
                <w:color w:val="000000"/>
                <w:szCs w:val="22"/>
              </w:rPr>
            </w:pPr>
            <w:r>
              <w:rPr>
                <w:color w:val="000000"/>
                <w:szCs w:val="22"/>
              </w:rPr>
              <w:t>Longnose Skate</w:t>
            </w:r>
          </w:p>
        </w:tc>
        <w:tc>
          <w:tcPr>
            <w:tcW w:w="876" w:type="dxa"/>
            <w:tcBorders>
              <w:top w:val="nil"/>
              <w:left w:val="nil"/>
              <w:bottom w:val="nil"/>
              <w:right w:val="nil"/>
            </w:tcBorders>
            <w:shd w:val="clear" w:color="auto" w:fill="auto"/>
            <w:noWrap/>
            <w:vAlign w:val="center"/>
            <w:hideMark/>
          </w:tcPr>
          <w:p w14:paraId="5A1C8D00" w14:textId="40433AC9" w:rsidR="002D391B" w:rsidRPr="00407A1B" w:rsidRDefault="002D391B" w:rsidP="002D391B">
            <w:pPr>
              <w:spacing w:after="0"/>
              <w:jc w:val="center"/>
              <w:rPr>
                <w:color w:val="000000"/>
                <w:szCs w:val="22"/>
              </w:rPr>
            </w:pPr>
            <w:r>
              <w:rPr>
                <w:color w:val="000000"/>
                <w:szCs w:val="22"/>
              </w:rPr>
              <w:t>26</w:t>
            </w:r>
          </w:p>
        </w:tc>
        <w:tc>
          <w:tcPr>
            <w:tcW w:w="876" w:type="dxa"/>
            <w:tcBorders>
              <w:top w:val="nil"/>
              <w:left w:val="nil"/>
              <w:bottom w:val="nil"/>
              <w:right w:val="nil"/>
            </w:tcBorders>
            <w:shd w:val="clear" w:color="auto" w:fill="auto"/>
            <w:noWrap/>
            <w:vAlign w:val="center"/>
            <w:hideMark/>
          </w:tcPr>
          <w:p w14:paraId="145A2A25" w14:textId="3565A06B" w:rsidR="002D391B" w:rsidRPr="00407A1B" w:rsidRDefault="002D391B" w:rsidP="002D391B">
            <w:pPr>
              <w:spacing w:after="0"/>
              <w:jc w:val="center"/>
              <w:rPr>
                <w:color w:val="000000"/>
                <w:szCs w:val="22"/>
              </w:rPr>
            </w:pPr>
            <w:r>
              <w:rPr>
                <w:color w:val="000000"/>
                <w:szCs w:val="22"/>
              </w:rPr>
              <w:t>33</w:t>
            </w:r>
          </w:p>
        </w:tc>
        <w:tc>
          <w:tcPr>
            <w:tcW w:w="876" w:type="dxa"/>
            <w:tcBorders>
              <w:top w:val="nil"/>
              <w:left w:val="nil"/>
              <w:bottom w:val="nil"/>
              <w:right w:val="nil"/>
            </w:tcBorders>
            <w:shd w:val="clear" w:color="auto" w:fill="auto"/>
            <w:noWrap/>
            <w:vAlign w:val="center"/>
            <w:hideMark/>
          </w:tcPr>
          <w:p w14:paraId="620F8B8E" w14:textId="0E00C120" w:rsidR="002D391B" w:rsidRPr="00407A1B" w:rsidRDefault="002D391B" w:rsidP="002D391B">
            <w:pPr>
              <w:spacing w:after="0"/>
              <w:jc w:val="center"/>
              <w:rPr>
                <w:color w:val="000000"/>
                <w:szCs w:val="22"/>
              </w:rPr>
            </w:pPr>
            <w:r>
              <w:rPr>
                <w:color w:val="000000"/>
                <w:szCs w:val="22"/>
              </w:rPr>
              <w:t>46</w:t>
            </w:r>
          </w:p>
        </w:tc>
        <w:tc>
          <w:tcPr>
            <w:tcW w:w="876" w:type="dxa"/>
            <w:tcBorders>
              <w:top w:val="nil"/>
              <w:left w:val="nil"/>
              <w:bottom w:val="nil"/>
              <w:right w:val="nil"/>
            </w:tcBorders>
            <w:shd w:val="clear" w:color="auto" w:fill="auto"/>
            <w:noWrap/>
            <w:vAlign w:val="center"/>
            <w:hideMark/>
          </w:tcPr>
          <w:p w14:paraId="0969B6AF" w14:textId="171ACEF2" w:rsidR="002D391B" w:rsidRPr="00407A1B" w:rsidRDefault="002D391B" w:rsidP="002D391B">
            <w:pPr>
              <w:spacing w:after="0"/>
              <w:jc w:val="center"/>
              <w:rPr>
                <w:color w:val="000000"/>
                <w:szCs w:val="22"/>
              </w:rPr>
            </w:pPr>
            <w:r>
              <w:rPr>
                <w:color w:val="000000"/>
                <w:szCs w:val="22"/>
              </w:rPr>
              <w:t>42</w:t>
            </w:r>
          </w:p>
        </w:tc>
        <w:tc>
          <w:tcPr>
            <w:tcW w:w="876" w:type="dxa"/>
            <w:tcBorders>
              <w:top w:val="nil"/>
              <w:left w:val="nil"/>
              <w:bottom w:val="nil"/>
              <w:right w:val="nil"/>
            </w:tcBorders>
            <w:shd w:val="clear" w:color="auto" w:fill="auto"/>
            <w:noWrap/>
            <w:vAlign w:val="center"/>
            <w:hideMark/>
          </w:tcPr>
          <w:p w14:paraId="379200DC" w14:textId="620477BD" w:rsidR="002D391B" w:rsidRPr="00407A1B" w:rsidRDefault="002D391B" w:rsidP="002D391B">
            <w:pPr>
              <w:spacing w:after="0"/>
              <w:jc w:val="center"/>
              <w:rPr>
                <w:color w:val="000000"/>
                <w:szCs w:val="22"/>
              </w:rPr>
            </w:pPr>
            <w:r>
              <w:rPr>
                <w:color w:val="000000"/>
                <w:szCs w:val="22"/>
              </w:rPr>
              <w:t>46</w:t>
            </w:r>
          </w:p>
        </w:tc>
        <w:tc>
          <w:tcPr>
            <w:tcW w:w="876" w:type="dxa"/>
            <w:tcBorders>
              <w:top w:val="nil"/>
              <w:left w:val="nil"/>
              <w:bottom w:val="nil"/>
              <w:right w:val="nil"/>
            </w:tcBorders>
            <w:shd w:val="clear" w:color="auto" w:fill="auto"/>
            <w:noWrap/>
            <w:vAlign w:val="center"/>
            <w:hideMark/>
          </w:tcPr>
          <w:p w14:paraId="7737D4FB" w14:textId="21C5567B" w:rsidR="002D391B" w:rsidRPr="00407A1B" w:rsidRDefault="002D391B" w:rsidP="002D391B">
            <w:pPr>
              <w:spacing w:after="0"/>
              <w:jc w:val="center"/>
              <w:rPr>
                <w:color w:val="000000"/>
                <w:szCs w:val="22"/>
              </w:rPr>
            </w:pPr>
            <w:r>
              <w:rPr>
                <w:color w:val="000000"/>
                <w:szCs w:val="22"/>
              </w:rPr>
              <w:t>28</w:t>
            </w:r>
          </w:p>
        </w:tc>
        <w:tc>
          <w:tcPr>
            <w:tcW w:w="876" w:type="dxa"/>
            <w:tcBorders>
              <w:top w:val="nil"/>
              <w:left w:val="nil"/>
              <w:bottom w:val="nil"/>
              <w:right w:val="nil"/>
            </w:tcBorders>
            <w:shd w:val="clear" w:color="auto" w:fill="auto"/>
            <w:noWrap/>
            <w:vAlign w:val="center"/>
            <w:hideMark/>
          </w:tcPr>
          <w:p w14:paraId="33F291F4" w14:textId="7777618A" w:rsidR="002D391B" w:rsidRPr="00407A1B" w:rsidRDefault="002D391B" w:rsidP="002D391B">
            <w:pPr>
              <w:spacing w:after="0"/>
              <w:jc w:val="center"/>
              <w:rPr>
                <w:color w:val="000000"/>
                <w:szCs w:val="22"/>
              </w:rPr>
            </w:pPr>
            <w:r>
              <w:rPr>
                <w:color w:val="000000"/>
                <w:szCs w:val="22"/>
              </w:rPr>
              <w:t>23</w:t>
            </w:r>
          </w:p>
        </w:tc>
        <w:tc>
          <w:tcPr>
            <w:tcW w:w="1027" w:type="dxa"/>
            <w:tcBorders>
              <w:top w:val="nil"/>
              <w:left w:val="nil"/>
              <w:bottom w:val="nil"/>
              <w:right w:val="nil"/>
            </w:tcBorders>
            <w:shd w:val="clear" w:color="auto" w:fill="auto"/>
            <w:noWrap/>
            <w:vAlign w:val="center"/>
            <w:hideMark/>
          </w:tcPr>
          <w:p w14:paraId="7BD5FF59" w14:textId="4431979C" w:rsidR="002D391B" w:rsidRPr="00407A1B" w:rsidRDefault="002D391B" w:rsidP="002D391B">
            <w:pPr>
              <w:spacing w:after="0"/>
              <w:jc w:val="center"/>
              <w:rPr>
                <w:color w:val="000000"/>
                <w:szCs w:val="22"/>
              </w:rPr>
            </w:pPr>
            <w:r>
              <w:rPr>
                <w:color w:val="000000"/>
                <w:szCs w:val="22"/>
              </w:rPr>
              <w:t>35</w:t>
            </w:r>
          </w:p>
        </w:tc>
      </w:tr>
      <w:tr w:rsidR="002D391B" w:rsidRPr="00F60D52" w14:paraId="699CA11F" w14:textId="77777777" w:rsidTr="002D391B">
        <w:trPr>
          <w:trHeight w:val="292"/>
        </w:trPr>
        <w:tc>
          <w:tcPr>
            <w:tcW w:w="2520" w:type="dxa"/>
            <w:tcBorders>
              <w:top w:val="nil"/>
              <w:left w:val="nil"/>
              <w:bottom w:val="nil"/>
              <w:right w:val="nil"/>
            </w:tcBorders>
            <w:shd w:val="clear" w:color="auto" w:fill="auto"/>
            <w:noWrap/>
            <w:vAlign w:val="center"/>
            <w:hideMark/>
          </w:tcPr>
          <w:p w14:paraId="57769AA7" w14:textId="62AD3903" w:rsidR="002D391B" w:rsidRPr="00407A1B" w:rsidRDefault="002D391B" w:rsidP="002D391B">
            <w:pPr>
              <w:spacing w:after="0"/>
              <w:rPr>
                <w:color w:val="000000"/>
                <w:szCs w:val="22"/>
              </w:rPr>
            </w:pPr>
            <w:r>
              <w:rPr>
                <w:color w:val="000000"/>
                <w:szCs w:val="22"/>
              </w:rPr>
              <w:t>Shallow Water Flatfish</w:t>
            </w:r>
          </w:p>
        </w:tc>
        <w:tc>
          <w:tcPr>
            <w:tcW w:w="876" w:type="dxa"/>
            <w:tcBorders>
              <w:top w:val="nil"/>
              <w:left w:val="nil"/>
              <w:bottom w:val="nil"/>
              <w:right w:val="nil"/>
            </w:tcBorders>
            <w:shd w:val="clear" w:color="auto" w:fill="auto"/>
            <w:noWrap/>
            <w:vAlign w:val="center"/>
            <w:hideMark/>
          </w:tcPr>
          <w:p w14:paraId="7C17E7B5" w14:textId="2955A87F" w:rsidR="002D391B" w:rsidRPr="00407A1B" w:rsidRDefault="002D391B" w:rsidP="002D391B">
            <w:pPr>
              <w:spacing w:after="0"/>
              <w:jc w:val="center"/>
              <w:rPr>
                <w:color w:val="000000"/>
                <w:szCs w:val="22"/>
              </w:rPr>
            </w:pPr>
            <w:r>
              <w:rPr>
                <w:color w:val="000000"/>
                <w:szCs w:val="22"/>
              </w:rPr>
              <w:t>30</w:t>
            </w:r>
          </w:p>
        </w:tc>
        <w:tc>
          <w:tcPr>
            <w:tcW w:w="876" w:type="dxa"/>
            <w:tcBorders>
              <w:top w:val="nil"/>
              <w:left w:val="nil"/>
              <w:bottom w:val="nil"/>
              <w:right w:val="nil"/>
            </w:tcBorders>
            <w:shd w:val="clear" w:color="auto" w:fill="auto"/>
            <w:noWrap/>
            <w:vAlign w:val="center"/>
            <w:hideMark/>
          </w:tcPr>
          <w:p w14:paraId="3C21124D" w14:textId="35EF819D" w:rsidR="002D391B" w:rsidRPr="00407A1B" w:rsidRDefault="002D391B" w:rsidP="002D391B">
            <w:pPr>
              <w:spacing w:after="0"/>
              <w:jc w:val="center"/>
              <w:rPr>
                <w:color w:val="000000"/>
                <w:szCs w:val="22"/>
              </w:rPr>
            </w:pPr>
            <w:r>
              <w:rPr>
                <w:color w:val="000000"/>
                <w:szCs w:val="22"/>
              </w:rPr>
              <w:t>27</w:t>
            </w:r>
          </w:p>
        </w:tc>
        <w:tc>
          <w:tcPr>
            <w:tcW w:w="876" w:type="dxa"/>
            <w:tcBorders>
              <w:top w:val="nil"/>
              <w:left w:val="nil"/>
              <w:bottom w:val="nil"/>
              <w:right w:val="nil"/>
            </w:tcBorders>
            <w:shd w:val="clear" w:color="auto" w:fill="auto"/>
            <w:noWrap/>
            <w:vAlign w:val="center"/>
            <w:hideMark/>
          </w:tcPr>
          <w:p w14:paraId="5BC7DE13" w14:textId="43C9DBC5" w:rsidR="002D391B" w:rsidRPr="00407A1B" w:rsidRDefault="002D391B" w:rsidP="002D391B">
            <w:pPr>
              <w:spacing w:after="0"/>
              <w:jc w:val="center"/>
              <w:rPr>
                <w:color w:val="000000"/>
                <w:szCs w:val="22"/>
              </w:rPr>
            </w:pPr>
            <w:r>
              <w:rPr>
                <w:color w:val="000000"/>
                <w:szCs w:val="22"/>
              </w:rPr>
              <w:t>14</w:t>
            </w:r>
          </w:p>
        </w:tc>
        <w:tc>
          <w:tcPr>
            <w:tcW w:w="876" w:type="dxa"/>
            <w:tcBorders>
              <w:top w:val="nil"/>
              <w:left w:val="nil"/>
              <w:bottom w:val="nil"/>
              <w:right w:val="nil"/>
            </w:tcBorders>
            <w:shd w:val="clear" w:color="auto" w:fill="auto"/>
            <w:noWrap/>
            <w:vAlign w:val="center"/>
            <w:hideMark/>
          </w:tcPr>
          <w:p w14:paraId="1D9F7165" w14:textId="66A1D627" w:rsidR="002D391B" w:rsidRPr="00407A1B" w:rsidRDefault="002D391B" w:rsidP="002D391B">
            <w:pPr>
              <w:spacing w:after="0"/>
              <w:jc w:val="center"/>
              <w:rPr>
                <w:color w:val="000000"/>
                <w:szCs w:val="22"/>
              </w:rPr>
            </w:pPr>
            <w:r>
              <w:rPr>
                <w:color w:val="000000"/>
                <w:szCs w:val="22"/>
              </w:rPr>
              <w:t>12</w:t>
            </w:r>
          </w:p>
        </w:tc>
        <w:tc>
          <w:tcPr>
            <w:tcW w:w="876" w:type="dxa"/>
            <w:tcBorders>
              <w:top w:val="nil"/>
              <w:left w:val="nil"/>
              <w:bottom w:val="nil"/>
              <w:right w:val="nil"/>
            </w:tcBorders>
            <w:shd w:val="clear" w:color="auto" w:fill="auto"/>
            <w:noWrap/>
            <w:vAlign w:val="center"/>
            <w:hideMark/>
          </w:tcPr>
          <w:p w14:paraId="08CDF827" w14:textId="743B4CE6" w:rsidR="002D391B" w:rsidRPr="00407A1B" w:rsidRDefault="002D391B" w:rsidP="002D391B">
            <w:pPr>
              <w:spacing w:after="0"/>
              <w:jc w:val="center"/>
              <w:rPr>
                <w:color w:val="000000"/>
                <w:szCs w:val="22"/>
              </w:rPr>
            </w:pPr>
            <w:r>
              <w:rPr>
                <w:color w:val="000000"/>
                <w:szCs w:val="22"/>
              </w:rPr>
              <w:t>57</w:t>
            </w:r>
          </w:p>
        </w:tc>
        <w:tc>
          <w:tcPr>
            <w:tcW w:w="876" w:type="dxa"/>
            <w:tcBorders>
              <w:top w:val="nil"/>
              <w:left w:val="nil"/>
              <w:bottom w:val="nil"/>
              <w:right w:val="nil"/>
            </w:tcBorders>
            <w:shd w:val="clear" w:color="auto" w:fill="auto"/>
            <w:noWrap/>
            <w:vAlign w:val="center"/>
            <w:hideMark/>
          </w:tcPr>
          <w:p w14:paraId="60B59614" w14:textId="45B12028" w:rsidR="002D391B" w:rsidRPr="00407A1B" w:rsidRDefault="002D391B" w:rsidP="002D391B">
            <w:pPr>
              <w:spacing w:after="0"/>
              <w:jc w:val="center"/>
              <w:rPr>
                <w:color w:val="000000"/>
                <w:szCs w:val="22"/>
              </w:rPr>
            </w:pPr>
            <w:r>
              <w:rPr>
                <w:color w:val="000000"/>
                <w:szCs w:val="22"/>
              </w:rPr>
              <w:t>34</w:t>
            </w:r>
          </w:p>
        </w:tc>
        <w:tc>
          <w:tcPr>
            <w:tcW w:w="876" w:type="dxa"/>
            <w:tcBorders>
              <w:top w:val="nil"/>
              <w:left w:val="nil"/>
              <w:bottom w:val="nil"/>
              <w:right w:val="nil"/>
            </w:tcBorders>
            <w:shd w:val="clear" w:color="auto" w:fill="auto"/>
            <w:noWrap/>
            <w:vAlign w:val="center"/>
            <w:hideMark/>
          </w:tcPr>
          <w:p w14:paraId="314B7A06" w14:textId="18E3CFA1" w:rsidR="002D391B" w:rsidRPr="00407A1B" w:rsidRDefault="002D391B" w:rsidP="002D391B">
            <w:pPr>
              <w:spacing w:after="0"/>
              <w:jc w:val="center"/>
              <w:rPr>
                <w:color w:val="000000"/>
                <w:szCs w:val="22"/>
              </w:rPr>
            </w:pPr>
            <w:r>
              <w:rPr>
                <w:color w:val="000000"/>
                <w:szCs w:val="22"/>
              </w:rPr>
              <w:t>22</w:t>
            </w:r>
          </w:p>
        </w:tc>
        <w:tc>
          <w:tcPr>
            <w:tcW w:w="1027" w:type="dxa"/>
            <w:tcBorders>
              <w:top w:val="nil"/>
              <w:left w:val="nil"/>
              <w:bottom w:val="nil"/>
              <w:right w:val="nil"/>
            </w:tcBorders>
            <w:shd w:val="clear" w:color="auto" w:fill="auto"/>
            <w:noWrap/>
            <w:vAlign w:val="center"/>
            <w:hideMark/>
          </w:tcPr>
          <w:p w14:paraId="3794FC37" w14:textId="199AEEA8" w:rsidR="002D391B" w:rsidRPr="00407A1B" w:rsidRDefault="002D391B" w:rsidP="002D391B">
            <w:pPr>
              <w:spacing w:after="0"/>
              <w:jc w:val="center"/>
              <w:rPr>
                <w:color w:val="000000"/>
                <w:szCs w:val="22"/>
              </w:rPr>
            </w:pPr>
            <w:r>
              <w:rPr>
                <w:color w:val="000000"/>
                <w:szCs w:val="22"/>
              </w:rPr>
              <w:t>28</w:t>
            </w:r>
          </w:p>
        </w:tc>
      </w:tr>
      <w:tr w:rsidR="002D391B" w:rsidRPr="00F60D52" w14:paraId="3CDA4DE6" w14:textId="77777777" w:rsidTr="002D391B">
        <w:trPr>
          <w:trHeight w:val="292"/>
        </w:trPr>
        <w:tc>
          <w:tcPr>
            <w:tcW w:w="2520" w:type="dxa"/>
            <w:tcBorders>
              <w:top w:val="nil"/>
              <w:left w:val="nil"/>
              <w:bottom w:val="nil"/>
              <w:right w:val="nil"/>
            </w:tcBorders>
            <w:shd w:val="clear" w:color="auto" w:fill="auto"/>
            <w:noWrap/>
            <w:vAlign w:val="center"/>
            <w:hideMark/>
          </w:tcPr>
          <w:p w14:paraId="38DE059E" w14:textId="2465E36A" w:rsidR="002D391B" w:rsidRPr="00407A1B" w:rsidRDefault="002D391B" w:rsidP="002D391B">
            <w:pPr>
              <w:spacing w:after="0"/>
              <w:rPr>
                <w:color w:val="000000"/>
                <w:szCs w:val="22"/>
              </w:rPr>
            </w:pPr>
            <w:r>
              <w:rPr>
                <w:color w:val="000000"/>
                <w:szCs w:val="22"/>
              </w:rPr>
              <w:t>Shark</w:t>
            </w:r>
          </w:p>
        </w:tc>
        <w:tc>
          <w:tcPr>
            <w:tcW w:w="876" w:type="dxa"/>
            <w:tcBorders>
              <w:top w:val="nil"/>
              <w:left w:val="nil"/>
              <w:bottom w:val="nil"/>
              <w:right w:val="nil"/>
            </w:tcBorders>
            <w:shd w:val="clear" w:color="auto" w:fill="auto"/>
            <w:noWrap/>
            <w:vAlign w:val="center"/>
            <w:hideMark/>
          </w:tcPr>
          <w:p w14:paraId="388A52B2" w14:textId="276BF4A8" w:rsidR="002D391B" w:rsidRPr="00407A1B" w:rsidRDefault="002D391B" w:rsidP="002D391B">
            <w:pPr>
              <w:spacing w:after="0"/>
              <w:jc w:val="center"/>
              <w:rPr>
                <w:color w:val="000000"/>
                <w:szCs w:val="22"/>
              </w:rPr>
            </w:pPr>
            <w:r>
              <w:rPr>
                <w:color w:val="000000"/>
                <w:szCs w:val="22"/>
              </w:rPr>
              <w:t>2</w:t>
            </w:r>
          </w:p>
        </w:tc>
        <w:tc>
          <w:tcPr>
            <w:tcW w:w="876" w:type="dxa"/>
            <w:tcBorders>
              <w:top w:val="nil"/>
              <w:left w:val="nil"/>
              <w:bottom w:val="nil"/>
              <w:right w:val="nil"/>
            </w:tcBorders>
            <w:shd w:val="clear" w:color="auto" w:fill="auto"/>
            <w:noWrap/>
            <w:vAlign w:val="center"/>
            <w:hideMark/>
          </w:tcPr>
          <w:p w14:paraId="2D933767" w14:textId="4CFA5F04" w:rsidR="002D391B" w:rsidRPr="00407A1B" w:rsidRDefault="002D391B" w:rsidP="002D391B">
            <w:pPr>
              <w:spacing w:after="0"/>
              <w:jc w:val="center"/>
              <w:rPr>
                <w:color w:val="000000"/>
                <w:szCs w:val="22"/>
              </w:rPr>
            </w:pPr>
            <w:r>
              <w:rPr>
                <w:color w:val="000000"/>
                <w:szCs w:val="22"/>
              </w:rPr>
              <w:t>6</w:t>
            </w:r>
          </w:p>
        </w:tc>
        <w:tc>
          <w:tcPr>
            <w:tcW w:w="876" w:type="dxa"/>
            <w:tcBorders>
              <w:top w:val="nil"/>
              <w:left w:val="nil"/>
              <w:bottom w:val="nil"/>
              <w:right w:val="nil"/>
            </w:tcBorders>
            <w:shd w:val="clear" w:color="auto" w:fill="auto"/>
            <w:noWrap/>
            <w:vAlign w:val="center"/>
            <w:hideMark/>
          </w:tcPr>
          <w:p w14:paraId="03C141DD" w14:textId="16DE7744" w:rsidR="002D391B" w:rsidRPr="00407A1B" w:rsidRDefault="002D391B" w:rsidP="002D391B">
            <w:pPr>
              <w:spacing w:after="0"/>
              <w:jc w:val="center"/>
              <w:rPr>
                <w:color w:val="000000"/>
                <w:szCs w:val="22"/>
              </w:rPr>
            </w:pPr>
            <w:r>
              <w:rPr>
                <w:color w:val="000000"/>
                <w:szCs w:val="22"/>
              </w:rPr>
              <w:t>12</w:t>
            </w:r>
          </w:p>
        </w:tc>
        <w:tc>
          <w:tcPr>
            <w:tcW w:w="876" w:type="dxa"/>
            <w:tcBorders>
              <w:top w:val="nil"/>
              <w:left w:val="nil"/>
              <w:bottom w:val="nil"/>
              <w:right w:val="nil"/>
            </w:tcBorders>
            <w:shd w:val="clear" w:color="auto" w:fill="auto"/>
            <w:noWrap/>
            <w:vAlign w:val="center"/>
            <w:hideMark/>
          </w:tcPr>
          <w:p w14:paraId="28086DCA" w14:textId="571B92D8" w:rsidR="002D391B" w:rsidRPr="00407A1B" w:rsidRDefault="002D391B" w:rsidP="002D391B">
            <w:pPr>
              <w:spacing w:after="0"/>
              <w:jc w:val="center"/>
              <w:rPr>
                <w:color w:val="000000"/>
                <w:szCs w:val="22"/>
              </w:rPr>
            </w:pPr>
            <w:r>
              <w:rPr>
                <w:color w:val="000000"/>
                <w:szCs w:val="22"/>
              </w:rPr>
              <w:t>39</w:t>
            </w:r>
          </w:p>
        </w:tc>
        <w:tc>
          <w:tcPr>
            <w:tcW w:w="876" w:type="dxa"/>
            <w:tcBorders>
              <w:top w:val="nil"/>
              <w:left w:val="nil"/>
              <w:bottom w:val="nil"/>
              <w:right w:val="nil"/>
            </w:tcBorders>
            <w:shd w:val="clear" w:color="auto" w:fill="auto"/>
            <w:noWrap/>
            <w:vAlign w:val="center"/>
            <w:hideMark/>
          </w:tcPr>
          <w:p w14:paraId="6668A231" w14:textId="5E2323EC" w:rsidR="002D391B" w:rsidRPr="00407A1B" w:rsidRDefault="002D391B" w:rsidP="002D391B">
            <w:pPr>
              <w:spacing w:after="0"/>
              <w:jc w:val="center"/>
              <w:rPr>
                <w:color w:val="000000"/>
                <w:szCs w:val="22"/>
              </w:rPr>
            </w:pPr>
            <w:r>
              <w:rPr>
                <w:color w:val="000000"/>
                <w:szCs w:val="22"/>
              </w:rPr>
              <w:t>48</w:t>
            </w:r>
          </w:p>
        </w:tc>
        <w:tc>
          <w:tcPr>
            <w:tcW w:w="876" w:type="dxa"/>
            <w:tcBorders>
              <w:top w:val="nil"/>
              <w:left w:val="nil"/>
              <w:bottom w:val="nil"/>
              <w:right w:val="nil"/>
            </w:tcBorders>
            <w:shd w:val="clear" w:color="auto" w:fill="auto"/>
            <w:noWrap/>
            <w:vAlign w:val="center"/>
            <w:hideMark/>
          </w:tcPr>
          <w:p w14:paraId="57231A66" w14:textId="1CD67CB6" w:rsidR="002D391B" w:rsidRPr="00407A1B" w:rsidRDefault="002D391B" w:rsidP="002D391B">
            <w:pPr>
              <w:spacing w:after="0"/>
              <w:jc w:val="center"/>
              <w:rPr>
                <w:color w:val="000000"/>
                <w:szCs w:val="22"/>
              </w:rPr>
            </w:pPr>
            <w:r>
              <w:rPr>
                <w:color w:val="000000"/>
                <w:szCs w:val="22"/>
              </w:rPr>
              <w:t>62</w:t>
            </w:r>
          </w:p>
        </w:tc>
        <w:tc>
          <w:tcPr>
            <w:tcW w:w="876" w:type="dxa"/>
            <w:tcBorders>
              <w:top w:val="nil"/>
              <w:left w:val="nil"/>
              <w:bottom w:val="nil"/>
              <w:right w:val="nil"/>
            </w:tcBorders>
            <w:shd w:val="clear" w:color="auto" w:fill="auto"/>
            <w:noWrap/>
            <w:vAlign w:val="center"/>
            <w:hideMark/>
          </w:tcPr>
          <w:p w14:paraId="78B8AAC5" w14:textId="6DCB3943" w:rsidR="002D391B" w:rsidRPr="00407A1B" w:rsidRDefault="002D391B" w:rsidP="002D391B">
            <w:pPr>
              <w:spacing w:after="0"/>
              <w:jc w:val="center"/>
              <w:rPr>
                <w:color w:val="000000"/>
                <w:szCs w:val="22"/>
              </w:rPr>
            </w:pPr>
            <w:r>
              <w:rPr>
                <w:color w:val="000000"/>
                <w:szCs w:val="22"/>
              </w:rPr>
              <w:t>20</w:t>
            </w:r>
          </w:p>
        </w:tc>
        <w:tc>
          <w:tcPr>
            <w:tcW w:w="1027" w:type="dxa"/>
            <w:tcBorders>
              <w:top w:val="nil"/>
              <w:left w:val="nil"/>
              <w:bottom w:val="nil"/>
              <w:right w:val="nil"/>
            </w:tcBorders>
            <w:shd w:val="clear" w:color="auto" w:fill="auto"/>
            <w:noWrap/>
            <w:vAlign w:val="center"/>
            <w:hideMark/>
          </w:tcPr>
          <w:p w14:paraId="5F7C4119" w14:textId="2056A3A1" w:rsidR="002D391B" w:rsidRPr="00407A1B" w:rsidRDefault="002D391B" w:rsidP="002D391B">
            <w:pPr>
              <w:spacing w:after="0"/>
              <w:jc w:val="center"/>
              <w:rPr>
                <w:color w:val="000000"/>
                <w:szCs w:val="22"/>
              </w:rPr>
            </w:pPr>
            <w:r>
              <w:rPr>
                <w:color w:val="000000"/>
                <w:szCs w:val="22"/>
              </w:rPr>
              <w:t>27</w:t>
            </w:r>
          </w:p>
        </w:tc>
      </w:tr>
      <w:tr w:rsidR="002D391B" w:rsidRPr="00F60D52" w14:paraId="2BA1AE9A" w14:textId="77777777" w:rsidTr="002D391B">
        <w:trPr>
          <w:trHeight w:val="292"/>
        </w:trPr>
        <w:tc>
          <w:tcPr>
            <w:tcW w:w="2520" w:type="dxa"/>
            <w:tcBorders>
              <w:top w:val="nil"/>
              <w:left w:val="nil"/>
              <w:bottom w:val="nil"/>
              <w:right w:val="nil"/>
            </w:tcBorders>
            <w:shd w:val="clear" w:color="auto" w:fill="auto"/>
            <w:noWrap/>
            <w:vAlign w:val="center"/>
            <w:hideMark/>
          </w:tcPr>
          <w:p w14:paraId="1DEB4706" w14:textId="575D7782" w:rsidR="002D391B" w:rsidRPr="00407A1B" w:rsidRDefault="002D391B" w:rsidP="002D391B">
            <w:pPr>
              <w:spacing w:after="0"/>
              <w:rPr>
                <w:color w:val="000000"/>
                <w:szCs w:val="22"/>
              </w:rPr>
            </w:pPr>
            <w:r>
              <w:rPr>
                <w:color w:val="000000"/>
                <w:szCs w:val="22"/>
              </w:rPr>
              <w:t>Skate, Other</w:t>
            </w:r>
          </w:p>
        </w:tc>
        <w:tc>
          <w:tcPr>
            <w:tcW w:w="876" w:type="dxa"/>
            <w:tcBorders>
              <w:top w:val="nil"/>
              <w:left w:val="nil"/>
              <w:bottom w:val="nil"/>
              <w:right w:val="nil"/>
            </w:tcBorders>
            <w:shd w:val="clear" w:color="auto" w:fill="auto"/>
            <w:noWrap/>
            <w:vAlign w:val="center"/>
            <w:hideMark/>
          </w:tcPr>
          <w:p w14:paraId="66107C2E" w14:textId="66BD11D7" w:rsidR="002D391B" w:rsidRPr="00407A1B" w:rsidRDefault="002D391B" w:rsidP="002D391B">
            <w:pPr>
              <w:spacing w:after="0"/>
              <w:jc w:val="center"/>
              <w:rPr>
                <w:color w:val="000000"/>
                <w:szCs w:val="22"/>
              </w:rPr>
            </w:pPr>
            <w:r>
              <w:rPr>
                <w:color w:val="000000"/>
                <w:szCs w:val="22"/>
              </w:rPr>
              <w:t>45</w:t>
            </w:r>
          </w:p>
        </w:tc>
        <w:tc>
          <w:tcPr>
            <w:tcW w:w="876" w:type="dxa"/>
            <w:tcBorders>
              <w:top w:val="nil"/>
              <w:left w:val="nil"/>
              <w:bottom w:val="nil"/>
              <w:right w:val="nil"/>
            </w:tcBorders>
            <w:shd w:val="clear" w:color="auto" w:fill="auto"/>
            <w:noWrap/>
            <w:vAlign w:val="center"/>
            <w:hideMark/>
          </w:tcPr>
          <w:p w14:paraId="2178EA19" w14:textId="1C34E325" w:rsidR="002D391B" w:rsidRPr="00407A1B" w:rsidRDefault="002D391B" w:rsidP="002D391B">
            <w:pPr>
              <w:spacing w:after="0"/>
              <w:jc w:val="center"/>
              <w:rPr>
                <w:color w:val="000000"/>
                <w:szCs w:val="22"/>
              </w:rPr>
            </w:pPr>
            <w:r>
              <w:rPr>
                <w:color w:val="000000"/>
                <w:szCs w:val="22"/>
              </w:rPr>
              <w:t>21</w:t>
            </w:r>
          </w:p>
        </w:tc>
        <w:tc>
          <w:tcPr>
            <w:tcW w:w="876" w:type="dxa"/>
            <w:tcBorders>
              <w:top w:val="nil"/>
              <w:left w:val="nil"/>
              <w:bottom w:val="nil"/>
              <w:right w:val="nil"/>
            </w:tcBorders>
            <w:shd w:val="clear" w:color="auto" w:fill="auto"/>
            <w:noWrap/>
            <w:vAlign w:val="center"/>
            <w:hideMark/>
          </w:tcPr>
          <w:p w14:paraId="36B97E73" w14:textId="38159C85" w:rsidR="002D391B" w:rsidRPr="00407A1B" w:rsidRDefault="002D391B" w:rsidP="002D391B">
            <w:pPr>
              <w:spacing w:after="0"/>
              <w:jc w:val="center"/>
              <w:rPr>
                <w:color w:val="000000"/>
                <w:szCs w:val="22"/>
              </w:rPr>
            </w:pPr>
            <w:r>
              <w:rPr>
                <w:color w:val="000000"/>
                <w:szCs w:val="22"/>
              </w:rPr>
              <w:t>17</w:t>
            </w:r>
          </w:p>
        </w:tc>
        <w:tc>
          <w:tcPr>
            <w:tcW w:w="876" w:type="dxa"/>
            <w:tcBorders>
              <w:top w:val="nil"/>
              <w:left w:val="nil"/>
              <w:bottom w:val="nil"/>
              <w:right w:val="nil"/>
            </w:tcBorders>
            <w:shd w:val="clear" w:color="auto" w:fill="auto"/>
            <w:noWrap/>
            <w:vAlign w:val="center"/>
            <w:hideMark/>
          </w:tcPr>
          <w:p w14:paraId="0534D28E" w14:textId="35D1A891" w:rsidR="002D391B" w:rsidRPr="00407A1B" w:rsidRDefault="002D391B" w:rsidP="002D391B">
            <w:pPr>
              <w:spacing w:after="0"/>
              <w:jc w:val="center"/>
              <w:rPr>
                <w:color w:val="000000"/>
                <w:szCs w:val="22"/>
              </w:rPr>
            </w:pPr>
            <w:r>
              <w:rPr>
                <w:color w:val="000000"/>
                <w:szCs w:val="22"/>
              </w:rPr>
              <w:t>22</w:t>
            </w:r>
          </w:p>
        </w:tc>
        <w:tc>
          <w:tcPr>
            <w:tcW w:w="876" w:type="dxa"/>
            <w:tcBorders>
              <w:top w:val="nil"/>
              <w:left w:val="nil"/>
              <w:bottom w:val="nil"/>
              <w:right w:val="nil"/>
            </w:tcBorders>
            <w:shd w:val="clear" w:color="auto" w:fill="auto"/>
            <w:noWrap/>
            <w:vAlign w:val="center"/>
            <w:hideMark/>
          </w:tcPr>
          <w:p w14:paraId="567E3DB8" w14:textId="7764F2A1" w:rsidR="002D391B" w:rsidRPr="00407A1B" w:rsidRDefault="002D391B" w:rsidP="002D391B">
            <w:pPr>
              <w:spacing w:after="0"/>
              <w:jc w:val="center"/>
              <w:rPr>
                <w:color w:val="000000"/>
                <w:szCs w:val="22"/>
              </w:rPr>
            </w:pPr>
            <w:r>
              <w:rPr>
                <w:color w:val="000000"/>
                <w:szCs w:val="22"/>
              </w:rPr>
              <w:t>28</w:t>
            </w:r>
          </w:p>
        </w:tc>
        <w:tc>
          <w:tcPr>
            <w:tcW w:w="876" w:type="dxa"/>
            <w:tcBorders>
              <w:top w:val="nil"/>
              <w:left w:val="nil"/>
              <w:bottom w:val="nil"/>
              <w:right w:val="nil"/>
            </w:tcBorders>
            <w:shd w:val="clear" w:color="auto" w:fill="auto"/>
            <w:noWrap/>
            <w:vAlign w:val="center"/>
            <w:hideMark/>
          </w:tcPr>
          <w:p w14:paraId="44129529" w14:textId="49B263B1" w:rsidR="002D391B" w:rsidRPr="00407A1B" w:rsidRDefault="002D391B" w:rsidP="002D391B">
            <w:pPr>
              <w:spacing w:after="0"/>
              <w:jc w:val="center"/>
              <w:rPr>
                <w:color w:val="000000"/>
                <w:szCs w:val="22"/>
              </w:rPr>
            </w:pPr>
            <w:r>
              <w:rPr>
                <w:color w:val="000000"/>
                <w:szCs w:val="22"/>
              </w:rPr>
              <w:t>26</w:t>
            </w:r>
          </w:p>
        </w:tc>
        <w:tc>
          <w:tcPr>
            <w:tcW w:w="876" w:type="dxa"/>
            <w:tcBorders>
              <w:top w:val="nil"/>
              <w:left w:val="nil"/>
              <w:bottom w:val="nil"/>
              <w:right w:val="nil"/>
            </w:tcBorders>
            <w:shd w:val="clear" w:color="auto" w:fill="auto"/>
            <w:noWrap/>
            <w:vAlign w:val="center"/>
            <w:hideMark/>
          </w:tcPr>
          <w:p w14:paraId="17F10D27" w14:textId="3C682187" w:rsidR="002D391B" w:rsidRPr="00407A1B" w:rsidRDefault="002D391B" w:rsidP="002D391B">
            <w:pPr>
              <w:spacing w:after="0"/>
              <w:jc w:val="center"/>
              <w:rPr>
                <w:color w:val="000000"/>
                <w:szCs w:val="22"/>
              </w:rPr>
            </w:pPr>
            <w:r>
              <w:rPr>
                <w:color w:val="000000"/>
                <w:szCs w:val="22"/>
              </w:rPr>
              <w:t>9</w:t>
            </w:r>
          </w:p>
        </w:tc>
        <w:tc>
          <w:tcPr>
            <w:tcW w:w="1027" w:type="dxa"/>
            <w:tcBorders>
              <w:top w:val="nil"/>
              <w:left w:val="nil"/>
              <w:bottom w:val="nil"/>
              <w:right w:val="nil"/>
            </w:tcBorders>
            <w:shd w:val="clear" w:color="auto" w:fill="auto"/>
            <w:noWrap/>
            <w:vAlign w:val="center"/>
            <w:hideMark/>
          </w:tcPr>
          <w:p w14:paraId="1592610B" w14:textId="4CD3D691" w:rsidR="002D391B" w:rsidRPr="00407A1B" w:rsidRDefault="002D391B" w:rsidP="002D391B">
            <w:pPr>
              <w:spacing w:after="0"/>
              <w:jc w:val="center"/>
              <w:rPr>
                <w:color w:val="000000"/>
                <w:szCs w:val="22"/>
              </w:rPr>
            </w:pPr>
            <w:r>
              <w:rPr>
                <w:color w:val="000000"/>
                <w:szCs w:val="22"/>
              </w:rPr>
              <w:t>24</w:t>
            </w:r>
          </w:p>
        </w:tc>
      </w:tr>
      <w:tr w:rsidR="002D391B" w:rsidRPr="00F60D52" w14:paraId="1ADD55BD" w14:textId="77777777" w:rsidTr="002D391B">
        <w:trPr>
          <w:trHeight w:val="292"/>
        </w:trPr>
        <w:tc>
          <w:tcPr>
            <w:tcW w:w="2520" w:type="dxa"/>
            <w:tcBorders>
              <w:top w:val="nil"/>
              <w:left w:val="nil"/>
              <w:bottom w:val="nil"/>
              <w:right w:val="nil"/>
            </w:tcBorders>
            <w:shd w:val="clear" w:color="auto" w:fill="auto"/>
            <w:noWrap/>
            <w:vAlign w:val="center"/>
            <w:hideMark/>
          </w:tcPr>
          <w:p w14:paraId="74B407FC" w14:textId="31D527D5" w:rsidR="002D391B" w:rsidRPr="00407A1B" w:rsidRDefault="002D391B" w:rsidP="002D391B">
            <w:pPr>
              <w:spacing w:after="0"/>
              <w:rPr>
                <w:color w:val="000000"/>
                <w:szCs w:val="22"/>
              </w:rPr>
            </w:pPr>
            <w:r>
              <w:rPr>
                <w:color w:val="000000"/>
                <w:szCs w:val="22"/>
              </w:rPr>
              <w:t>Squid</w:t>
            </w:r>
          </w:p>
        </w:tc>
        <w:tc>
          <w:tcPr>
            <w:tcW w:w="876" w:type="dxa"/>
            <w:tcBorders>
              <w:top w:val="nil"/>
              <w:left w:val="nil"/>
              <w:bottom w:val="nil"/>
              <w:right w:val="nil"/>
            </w:tcBorders>
            <w:shd w:val="clear" w:color="auto" w:fill="auto"/>
            <w:noWrap/>
            <w:vAlign w:val="center"/>
            <w:hideMark/>
          </w:tcPr>
          <w:p w14:paraId="39A337AC" w14:textId="790245BF" w:rsidR="002D391B" w:rsidRPr="00407A1B" w:rsidRDefault="002D391B" w:rsidP="002D391B">
            <w:pPr>
              <w:spacing w:after="0"/>
              <w:jc w:val="center"/>
              <w:rPr>
                <w:color w:val="000000"/>
                <w:szCs w:val="22"/>
              </w:rPr>
            </w:pPr>
            <w:r>
              <w:rPr>
                <w:color w:val="000000"/>
                <w:szCs w:val="22"/>
              </w:rPr>
              <w:t>19</w:t>
            </w:r>
          </w:p>
        </w:tc>
        <w:tc>
          <w:tcPr>
            <w:tcW w:w="876" w:type="dxa"/>
            <w:tcBorders>
              <w:top w:val="nil"/>
              <w:left w:val="nil"/>
              <w:bottom w:val="nil"/>
              <w:right w:val="nil"/>
            </w:tcBorders>
            <w:shd w:val="clear" w:color="auto" w:fill="auto"/>
            <w:noWrap/>
            <w:vAlign w:val="center"/>
            <w:hideMark/>
          </w:tcPr>
          <w:p w14:paraId="459B9554" w14:textId="5189E31E" w:rsidR="002D391B" w:rsidRPr="00407A1B" w:rsidRDefault="002D391B" w:rsidP="002D391B">
            <w:pPr>
              <w:spacing w:after="0"/>
              <w:jc w:val="center"/>
              <w:rPr>
                <w:color w:val="000000"/>
                <w:szCs w:val="22"/>
              </w:rPr>
            </w:pPr>
            <w:r>
              <w:rPr>
                <w:color w:val="000000"/>
                <w:szCs w:val="22"/>
              </w:rPr>
              <w:t>24</w:t>
            </w:r>
          </w:p>
        </w:tc>
        <w:tc>
          <w:tcPr>
            <w:tcW w:w="876" w:type="dxa"/>
            <w:tcBorders>
              <w:top w:val="nil"/>
              <w:left w:val="nil"/>
              <w:bottom w:val="nil"/>
              <w:right w:val="nil"/>
            </w:tcBorders>
            <w:shd w:val="clear" w:color="auto" w:fill="auto"/>
            <w:noWrap/>
            <w:vAlign w:val="center"/>
            <w:hideMark/>
          </w:tcPr>
          <w:p w14:paraId="7CBC9B2B" w14:textId="35D2CFA1" w:rsidR="002D391B" w:rsidRPr="00407A1B" w:rsidRDefault="002D391B" w:rsidP="002D391B">
            <w:pPr>
              <w:spacing w:after="0"/>
              <w:jc w:val="center"/>
              <w:rPr>
                <w:color w:val="000000"/>
                <w:szCs w:val="22"/>
              </w:rPr>
            </w:pPr>
            <w:r>
              <w:rPr>
                <w:color w:val="000000"/>
                <w:szCs w:val="22"/>
              </w:rPr>
              <w:t>11</w:t>
            </w:r>
          </w:p>
        </w:tc>
        <w:tc>
          <w:tcPr>
            <w:tcW w:w="876" w:type="dxa"/>
            <w:tcBorders>
              <w:top w:val="nil"/>
              <w:left w:val="nil"/>
              <w:bottom w:val="nil"/>
              <w:right w:val="nil"/>
            </w:tcBorders>
            <w:shd w:val="clear" w:color="auto" w:fill="auto"/>
            <w:noWrap/>
            <w:vAlign w:val="center"/>
            <w:hideMark/>
          </w:tcPr>
          <w:p w14:paraId="6A99B0C9" w14:textId="4B0A208A" w:rsidR="002D391B" w:rsidRPr="00407A1B" w:rsidRDefault="002D391B" w:rsidP="002D391B">
            <w:pPr>
              <w:spacing w:after="0"/>
              <w:jc w:val="center"/>
              <w:rPr>
                <w:color w:val="000000"/>
                <w:szCs w:val="22"/>
              </w:rPr>
            </w:pPr>
            <w:r>
              <w:rPr>
                <w:color w:val="000000"/>
                <w:szCs w:val="22"/>
              </w:rPr>
              <w:t>22</w:t>
            </w:r>
          </w:p>
        </w:tc>
        <w:tc>
          <w:tcPr>
            <w:tcW w:w="876" w:type="dxa"/>
            <w:tcBorders>
              <w:top w:val="nil"/>
              <w:left w:val="nil"/>
              <w:bottom w:val="nil"/>
              <w:right w:val="nil"/>
            </w:tcBorders>
            <w:shd w:val="clear" w:color="auto" w:fill="auto"/>
            <w:noWrap/>
            <w:vAlign w:val="center"/>
            <w:hideMark/>
          </w:tcPr>
          <w:p w14:paraId="25200C14" w14:textId="37982F20" w:rsidR="002D391B" w:rsidRPr="00407A1B" w:rsidRDefault="002D391B" w:rsidP="002D391B">
            <w:pPr>
              <w:spacing w:after="0"/>
              <w:jc w:val="center"/>
              <w:rPr>
                <w:color w:val="000000"/>
                <w:szCs w:val="22"/>
              </w:rPr>
            </w:pPr>
            <w:r>
              <w:rPr>
                <w:color w:val="000000"/>
                <w:szCs w:val="22"/>
              </w:rPr>
              <w:t>29</w:t>
            </w:r>
          </w:p>
        </w:tc>
        <w:tc>
          <w:tcPr>
            <w:tcW w:w="876" w:type="dxa"/>
            <w:tcBorders>
              <w:top w:val="nil"/>
              <w:left w:val="nil"/>
              <w:bottom w:val="nil"/>
              <w:right w:val="nil"/>
            </w:tcBorders>
            <w:shd w:val="clear" w:color="auto" w:fill="auto"/>
            <w:noWrap/>
            <w:vAlign w:val="center"/>
            <w:hideMark/>
          </w:tcPr>
          <w:p w14:paraId="597C14CF" w14:textId="21973A82" w:rsidR="002D391B" w:rsidRPr="00407A1B" w:rsidRDefault="002D391B" w:rsidP="002D391B">
            <w:pPr>
              <w:spacing w:after="0"/>
              <w:jc w:val="center"/>
              <w:rPr>
                <w:color w:val="000000"/>
                <w:szCs w:val="22"/>
              </w:rPr>
            </w:pPr>
            <w:r>
              <w:rPr>
                <w:color w:val="000000"/>
                <w:szCs w:val="22"/>
              </w:rPr>
              <w:t>--</w:t>
            </w:r>
          </w:p>
        </w:tc>
        <w:tc>
          <w:tcPr>
            <w:tcW w:w="876" w:type="dxa"/>
            <w:tcBorders>
              <w:top w:val="nil"/>
              <w:left w:val="nil"/>
              <w:bottom w:val="nil"/>
              <w:right w:val="nil"/>
            </w:tcBorders>
            <w:shd w:val="clear" w:color="auto" w:fill="auto"/>
            <w:noWrap/>
            <w:vAlign w:val="center"/>
            <w:hideMark/>
          </w:tcPr>
          <w:p w14:paraId="08373639" w14:textId="0A2974D2" w:rsidR="002D391B" w:rsidRPr="00407A1B" w:rsidRDefault="002D391B" w:rsidP="002D391B">
            <w:pPr>
              <w:spacing w:after="0"/>
              <w:jc w:val="center"/>
              <w:rPr>
                <w:color w:val="000000"/>
                <w:szCs w:val="22"/>
              </w:rPr>
            </w:pPr>
            <w:r>
              <w:rPr>
                <w:color w:val="000000"/>
                <w:szCs w:val="22"/>
              </w:rPr>
              <w:t>--</w:t>
            </w:r>
          </w:p>
        </w:tc>
        <w:tc>
          <w:tcPr>
            <w:tcW w:w="1027" w:type="dxa"/>
            <w:tcBorders>
              <w:top w:val="nil"/>
              <w:left w:val="nil"/>
              <w:bottom w:val="nil"/>
              <w:right w:val="nil"/>
            </w:tcBorders>
            <w:shd w:val="clear" w:color="auto" w:fill="auto"/>
            <w:noWrap/>
            <w:vAlign w:val="center"/>
            <w:hideMark/>
          </w:tcPr>
          <w:p w14:paraId="4927E732" w14:textId="2CB901FE" w:rsidR="002D391B" w:rsidRPr="00407A1B" w:rsidRDefault="002D391B" w:rsidP="002D391B">
            <w:pPr>
              <w:spacing w:after="0"/>
              <w:jc w:val="center"/>
              <w:rPr>
                <w:color w:val="000000"/>
                <w:szCs w:val="22"/>
              </w:rPr>
            </w:pPr>
            <w:r>
              <w:rPr>
                <w:color w:val="000000"/>
                <w:szCs w:val="22"/>
              </w:rPr>
              <w:t>21</w:t>
            </w:r>
          </w:p>
        </w:tc>
      </w:tr>
      <w:tr w:rsidR="002D391B" w:rsidRPr="00F60D52" w14:paraId="25E42518" w14:textId="77777777" w:rsidTr="002D391B">
        <w:trPr>
          <w:trHeight w:val="292"/>
        </w:trPr>
        <w:tc>
          <w:tcPr>
            <w:tcW w:w="2520" w:type="dxa"/>
            <w:tcBorders>
              <w:top w:val="nil"/>
              <w:left w:val="nil"/>
              <w:bottom w:val="nil"/>
              <w:right w:val="nil"/>
            </w:tcBorders>
            <w:shd w:val="clear" w:color="auto" w:fill="auto"/>
            <w:noWrap/>
            <w:vAlign w:val="center"/>
            <w:hideMark/>
          </w:tcPr>
          <w:p w14:paraId="382EEEB4" w14:textId="5318B7F2" w:rsidR="002D391B" w:rsidRPr="00407A1B" w:rsidRDefault="002D391B" w:rsidP="002D391B">
            <w:pPr>
              <w:spacing w:after="0"/>
              <w:rPr>
                <w:color w:val="000000"/>
                <w:szCs w:val="22"/>
              </w:rPr>
            </w:pPr>
            <w:r>
              <w:rPr>
                <w:color w:val="000000"/>
                <w:szCs w:val="22"/>
              </w:rPr>
              <w:t>Big Skate</w:t>
            </w:r>
          </w:p>
        </w:tc>
        <w:tc>
          <w:tcPr>
            <w:tcW w:w="876" w:type="dxa"/>
            <w:tcBorders>
              <w:top w:val="nil"/>
              <w:left w:val="nil"/>
              <w:bottom w:val="nil"/>
              <w:right w:val="nil"/>
            </w:tcBorders>
            <w:shd w:val="clear" w:color="auto" w:fill="auto"/>
            <w:noWrap/>
            <w:vAlign w:val="center"/>
            <w:hideMark/>
          </w:tcPr>
          <w:p w14:paraId="7B884E52" w14:textId="7C64FF8D" w:rsidR="002D391B" w:rsidRPr="00407A1B" w:rsidRDefault="002D391B" w:rsidP="002D391B">
            <w:pPr>
              <w:spacing w:after="0"/>
              <w:jc w:val="center"/>
              <w:rPr>
                <w:color w:val="000000"/>
                <w:szCs w:val="22"/>
              </w:rPr>
            </w:pPr>
            <w:r>
              <w:rPr>
                <w:color w:val="000000"/>
                <w:szCs w:val="22"/>
              </w:rPr>
              <w:t>4</w:t>
            </w:r>
          </w:p>
        </w:tc>
        <w:tc>
          <w:tcPr>
            <w:tcW w:w="876" w:type="dxa"/>
            <w:tcBorders>
              <w:top w:val="nil"/>
              <w:left w:val="nil"/>
              <w:bottom w:val="nil"/>
              <w:right w:val="nil"/>
            </w:tcBorders>
            <w:shd w:val="clear" w:color="auto" w:fill="auto"/>
            <w:noWrap/>
            <w:vAlign w:val="center"/>
            <w:hideMark/>
          </w:tcPr>
          <w:p w14:paraId="3731A550" w14:textId="01913706" w:rsidR="002D391B" w:rsidRPr="00407A1B" w:rsidRDefault="002D391B" w:rsidP="002D391B">
            <w:pPr>
              <w:spacing w:after="0"/>
              <w:jc w:val="center"/>
              <w:rPr>
                <w:color w:val="000000"/>
                <w:szCs w:val="22"/>
              </w:rPr>
            </w:pPr>
            <w:r>
              <w:rPr>
                <w:color w:val="000000"/>
                <w:szCs w:val="22"/>
              </w:rPr>
              <w:t>7</w:t>
            </w:r>
          </w:p>
        </w:tc>
        <w:tc>
          <w:tcPr>
            <w:tcW w:w="876" w:type="dxa"/>
            <w:tcBorders>
              <w:top w:val="nil"/>
              <w:left w:val="nil"/>
              <w:bottom w:val="nil"/>
              <w:right w:val="nil"/>
            </w:tcBorders>
            <w:shd w:val="clear" w:color="auto" w:fill="auto"/>
            <w:noWrap/>
            <w:vAlign w:val="center"/>
            <w:hideMark/>
          </w:tcPr>
          <w:p w14:paraId="069FBBEB" w14:textId="6E54983A" w:rsidR="002D391B" w:rsidRPr="00407A1B" w:rsidRDefault="002D391B" w:rsidP="002D391B">
            <w:pPr>
              <w:spacing w:after="0"/>
              <w:jc w:val="center"/>
              <w:rPr>
                <w:color w:val="000000"/>
                <w:szCs w:val="22"/>
              </w:rPr>
            </w:pPr>
            <w:r>
              <w:rPr>
                <w:color w:val="000000"/>
                <w:szCs w:val="22"/>
              </w:rPr>
              <w:t>7</w:t>
            </w:r>
          </w:p>
        </w:tc>
        <w:tc>
          <w:tcPr>
            <w:tcW w:w="876" w:type="dxa"/>
            <w:tcBorders>
              <w:top w:val="nil"/>
              <w:left w:val="nil"/>
              <w:bottom w:val="nil"/>
              <w:right w:val="nil"/>
            </w:tcBorders>
            <w:shd w:val="clear" w:color="auto" w:fill="auto"/>
            <w:noWrap/>
            <w:vAlign w:val="center"/>
            <w:hideMark/>
          </w:tcPr>
          <w:p w14:paraId="38F8CF48" w14:textId="24808F98" w:rsidR="002D391B" w:rsidRPr="00407A1B" w:rsidRDefault="002D391B" w:rsidP="002D391B">
            <w:pPr>
              <w:spacing w:after="0"/>
              <w:jc w:val="center"/>
              <w:rPr>
                <w:color w:val="000000"/>
                <w:szCs w:val="22"/>
              </w:rPr>
            </w:pPr>
            <w:r>
              <w:rPr>
                <w:color w:val="000000"/>
                <w:szCs w:val="22"/>
              </w:rPr>
              <w:t>6</w:t>
            </w:r>
          </w:p>
        </w:tc>
        <w:tc>
          <w:tcPr>
            <w:tcW w:w="876" w:type="dxa"/>
            <w:tcBorders>
              <w:top w:val="nil"/>
              <w:left w:val="nil"/>
              <w:bottom w:val="nil"/>
              <w:right w:val="nil"/>
            </w:tcBorders>
            <w:shd w:val="clear" w:color="auto" w:fill="auto"/>
            <w:noWrap/>
            <w:vAlign w:val="center"/>
            <w:hideMark/>
          </w:tcPr>
          <w:p w14:paraId="3C34DDBD" w14:textId="041678E0" w:rsidR="002D391B" w:rsidRPr="00407A1B" w:rsidRDefault="002D391B" w:rsidP="002D391B">
            <w:pPr>
              <w:spacing w:after="0"/>
              <w:jc w:val="center"/>
              <w:rPr>
                <w:color w:val="000000"/>
                <w:szCs w:val="22"/>
              </w:rPr>
            </w:pPr>
            <w:r>
              <w:rPr>
                <w:color w:val="000000"/>
                <w:szCs w:val="22"/>
              </w:rPr>
              <w:t>6</w:t>
            </w:r>
          </w:p>
        </w:tc>
        <w:tc>
          <w:tcPr>
            <w:tcW w:w="876" w:type="dxa"/>
            <w:tcBorders>
              <w:top w:val="nil"/>
              <w:left w:val="nil"/>
              <w:bottom w:val="nil"/>
              <w:right w:val="nil"/>
            </w:tcBorders>
            <w:shd w:val="clear" w:color="auto" w:fill="auto"/>
            <w:noWrap/>
            <w:vAlign w:val="center"/>
            <w:hideMark/>
          </w:tcPr>
          <w:p w14:paraId="532B7AAB" w14:textId="2DEBA1E3" w:rsidR="002D391B" w:rsidRPr="00407A1B" w:rsidRDefault="002D391B" w:rsidP="002D391B">
            <w:pPr>
              <w:spacing w:after="0"/>
              <w:jc w:val="center"/>
              <w:rPr>
                <w:color w:val="000000"/>
                <w:szCs w:val="22"/>
              </w:rPr>
            </w:pPr>
            <w:r>
              <w:rPr>
                <w:color w:val="000000"/>
                <w:szCs w:val="22"/>
              </w:rPr>
              <w:t>5</w:t>
            </w:r>
          </w:p>
        </w:tc>
        <w:tc>
          <w:tcPr>
            <w:tcW w:w="876" w:type="dxa"/>
            <w:tcBorders>
              <w:top w:val="nil"/>
              <w:left w:val="nil"/>
              <w:bottom w:val="nil"/>
              <w:right w:val="nil"/>
            </w:tcBorders>
            <w:shd w:val="clear" w:color="auto" w:fill="auto"/>
            <w:noWrap/>
            <w:vAlign w:val="center"/>
            <w:hideMark/>
          </w:tcPr>
          <w:p w14:paraId="460DD840" w14:textId="0E45C6D0" w:rsidR="002D391B" w:rsidRPr="00407A1B" w:rsidRDefault="002D391B" w:rsidP="002D391B">
            <w:pPr>
              <w:spacing w:after="0"/>
              <w:jc w:val="center"/>
              <w:rPr>
                <w:color w:val="000000"/>
                <w:szCs w:val="22"/>
              </w:rPr>
            </w:pPr>
            <w:r>
              <w:rPr>
                <w:color w:val="000000"/>
                <w:szCs w:val="22"/>
              </w:rPr>
              <w:t>4</w:t>
            </w:r>
          </w:p>
        </w:tc>
        <w:tc>
          <w:tcPr>
            <w:tcW w:w="1027" w:type="dxa"/>
            <w:tcBorders>
              <w:top w:val="nil"/>
              <w:left w:val="nil"/>
              <w:bottom w:val="nil"/>
              <w:right w:val="nil"/>
            </w:tcBorders>
            <w:shd w:val="clear" w:color="auto" w:fill="auto"/>
            <w:noWrap/>
            <w:vAlign w:val="center"/>
            <w:hideMark/>
          </w:tcPr>
          <w:p w14:paraId="1C2DD8D5" w14:textId="6D319FC5" w:rsidR="002D391B" w:rsidRPr="00407A1B" w:rsidRDefault="002D391B" w:rsidP="002D391B">
            <w:pPr>
              <w:spacing w:after="0"/>
              <w:jc w:val="center"/>
              <w:rPr>
                <w:color w:val="000000"/>
                <w:szCs w:val="22"/>
              </w:rPr>
            </w:pPr>
            <w:r>
              <w:rPr>
                <w:color w:val="000000"/>
                <w:szCs w:val="22"/>
              </w:rPr>
              <w:t>5</w:t>
            </w:r>
          </w:p>
        </w:tc>
      </w:tr>
      <w:tr w:rsidR="002D391B" w:rsidRPr="00F60D52" w14:paraId="7C936E9B" w14:textId="77777777" w:rsidTr="002D391B">
        <w:trPr>
          <w:trHeight w:val="292"/>
        </w:trPr>
        <w:tc>
          <w:tcPr>
            <w:tcW w:w="2520" w:type="dxa"/>
            <w:tcBorders>
              <w:top w:val="nil"/>
              <w:left w:val="nil"/>
              <w:bottom w:val="single" w:sz="4" w:space="0" w:color="auto"/>
              <w:right w:val="nil"/>
            </w:tcBorders>
            <w:shd w:val="clear" w:color="auto" w:fill="auto"/>
            <w:noWrap/>
            <w:vAlign w:val="center"/>
            <w:hideMark/>
          </w:tcPr>
          <w:p w14:paraId="3C6FC8A9" w14:textId="1910B182" w:rsidR="002D391B" w:rsidRPr="00407A1B" w:rsidRDefault="002D391B" w:rsidP="002D391B">
            <w:pPr>
              <w:spacing w:after="0"/>
              <w:rPr>
                <w:color w:val="000000"/>
                <w:szCs w:val="22"/>
              </w:rPr>
            </w:pPr>
            <w:r>
              <w:rPr>
                <w:color w:val="000000"/>
                <w:szCs w:val="22"/>
              </w:rPr>
              <w:t>Octopus</w:t>
            </w:r>
          </w:p>
        </w:tc>
        <w:tc>
          <w:tcPr>
            <w:tcW w:w="876" w:type="dxa"/>
            <w:tcBorders>
              <w:top w:val="nil"/>
              <w:left w:val="nil"/>
              <w:bottom w:val="single" w:sz="4" w:space="0" w:color="auto"/>
              <w:right w:val="nil"/>
            </w:tcBorders>
            <w:shd w:val="clear" w:color="auto" w:fill="auto"/>
            <w:noWrap/>
            <w:vAlign w:val="center"/>
            <w:hideMark/>
          </w:tcPr>
          <w:p w14:paraId="2771C50D" w14:textId="47AB0B36" w:rsidR="002D391B" w:rsidRPr="00407A1B" w:rsidRDefault="002D391B" w:rsidP="002D391B">
            <w:pPr>
              <w:spacing w:after="0"/>
              <w:jc w:val="center"/>
              <w:rPr>
                <w:color w:val="000000"/>
                <w:szCs w:val="22"/>
              </w:rPr>
            </w:pPr>
            <w:r>
              <w:rPr>
                <w:color w:val="000000"/>
                <w:szCs w:val="22"/>
              </w:rPr>
              <w:t>7</w:t>
            </w:r>
          </w:p>
        </w:tc>
        <w:tc>
          <w:tcPr>
            <w:tcW w:w="876" w:type="dxa"/>
            <w:tcBorders>
              <w:top w:val="nil"/>
              <w:left w:val="nil"/>
              <w:bottom w:val="single" w:sz="4" w:space="0" w:color="auto"/>
              <w:right w:val="nil"/>
            </w:tcBorders>
            <w:shd w:val="clear" w:color="auto" w:fill="auto"/>
            <w:noWrap/>
            <w:vAlign w:val="center"/>
            <w:hideMark/>
          </w:tcPr>
          <w:p w14:paraId="52A14C67" w14:textId="4F3826AF" w:rsidR="002D391B" w:rsidRPr="00407A1B" w:rsidRDefault="002D391B" w:rsidP="002D391B">
            <w:pPr>
              <w:spacing w:after="0"/>
              <w:jc w:val="center"/>
              <w:rPr>
                <w:color w:val="000000"/>
                <w:szCs w:val="22"/>
              </w:rPr>
            </w:pPr>
            <w:r>
              <w:rPr>
                <w:color w:val="000000"/>
                <w:szCs w:val="22"/>
              </w:rPr>
              <w:t>11</w:t>
            </w:r>
          </w:p>
        </w:tc>
        <w:tc>
          <w:tcPr>
            <w:tcW w:w="876" w:type="dxa"/>
            <w:tcBorders>
              <w:top w:val="nil"/>
              <w:left w:val="nil"/>
              <w:bottom w:val="single" w:sz="4" w:space="0" w:color="auto"/>
              <w:right w:val="nil"/>
            </w:tcBorders>
            <w:shd w:val="clear" w:color="auto" w:fill="auto"/>
            <w:noWrap/>
            <w:vAlign w:val="center"/>
            <w:hideMark/>
          </w:tcPr>
          <w:p w14:paraId="10FCEC9A" w14:textId="46C5CB5C" w:rsidR="002D391B" w:rsidRPr="00407A1B" w:rsidRDefault="002D391B" w:rsidP="002D391B">
            <w:pPr>
              <w:spacing w:after="0"/>
              <w:jc w:val="center"/>
              <w:rPr>
                <w:color w:val="000000"/>
                <w:szCs w:val="22"/>
              </w:rPr>
            </w:pPr>
            <w:r>
              <w:rPr>
                <w:color w:val="000000"/>
                <w:szCs w:val="22"/>
              </w:rPr>
              <w:t>2</w:t>
            </w:r>
          </w:p>
        </w:tc>
        <w:tc>
          <w:tcPr>
            <w:tcW w:w="876" w:type="dxa"/>
            <w:tcBorders>
              <w:top w:val="nil"/>
              <w:left w:val="nil"/>
              <w:bottom w:val="single" w:sz="4" w:space="0" w:color="auto"/>
              <w:right w:val="nil"/>
            </w:tcBorders>
            <w:shd w:val="clear" w:color="auto" w:fill="auto"/>
            <w:noWrap/>
            <w:vAlign w:val="center"/>
            <w:hideMark/>
          </w:tcPr>
          <w:p w14:paraId="520D99F9" w14:textId="76048BCB" w:rsidR="002D391B" w:rsidRPr="00407A1B" w:rsidRDefault="002D391B" w:rsidP="002D391B">
            <w:pPr>
              <w:spacing w:after="0"/>
              <w:jc w:val="center"/>
              <w:rPr>
                <w:color w:val="000000"/>
                <w:szCs w:val="22"/>
              </w:rPr>
            </w:pPr>
            <w:r>
              <w:rPr>
                <w:color w:val="000000"/>
                <w:szCs w:val="22"/>
              </w:rPr>
              <w:t>1</w:t>
            </w:r>
          </w:p>
        </w:tc>
        <w:tc>
          <w:tcPr>
            <w:tcW w:w="876" w:type="dxa"/>
            <w:tcBorders>
              <w:top w:val="nil"/>
              <w:left w:val="nil"/>
              <w:bottom w:val="single" w:sz="4" w:space="0" w:color="auto"/>
              <w:right w:val="nil"/>
            </w:tcBorders>
            <w:shd w:val="clear" w:color="auto" w:fill="auto"/>
            <w:noWrap/>
            <w:vAlign w:val="center"/>
            <w:hideMark/>
          </w:tcPr>
          <w:p w14:paraId="6ED8D0FA" w14:textId="222C3EEE" w:rsidR="002D391B" w:rsidRPr="00407A1B" w:rsidRDefault="002D391B" w:rsidP="002D391B">
            <w:pPr>
              <w:spacing w:after="0"/>
              <w:jc w:val="center"/>
              <w:rPr>
                <w:color w:val="000000"/>
                <w:szCs w:val="22"/>
              </w:rPr>
            </w:pPr>
            <w:r>
              <w:rPr>
                <w:color w:val="000000"/>
                <w:szCs w:val="22"/>
              </w:rPr>
              <w:t>3</w:t>
            </w:r>
          </w:p>
        </w:tc>
        <w:tc>
          <w:tcPr>
            <w:tcW w:w="876" w:type="dxa"/>
            <w:tcBorders>
              <w:top w:val="nil"/>
              <w:left w:val="nil"/>
              <w:bottom w:val="single" w:sz="4" w:space="0" w:color="auto"/>
              <w:right w:val="nil"/>
            </w:tcBorders>
            <w:shd w:val="clear" w:color="auto" w:fill="auto"/>
            <w:noWrap/>
            <w:vAlign w:val="center"/>
            <w:hideMark/>
          </w:tcPr>
          <w:p w14:paraId="0ED5F9C3" w14:textId="6C43C6A3" w:rsidR="002D391B" w:rsidRPr="00407A1B" w:rsidRDefault="002D391B" w:rsidP="002D391B">
            <w:pPr>
              <w:spacing w:after="0"/>
              <w:jc w:val="center"/>
              <w:rPr>
                <w:color w:val="000000"/>
                <w:szCs w:val="22"/>
              </w:rPr>
            </w:pPr>
            <w:r>
              <w:rPr>
                <w:color w:val="000000"/>
                <w:szCs w:val="22"/>
              </w:rPr>
              <w:t>9</w:t>
            </w:r>
          </w:p>
        </w:tc>
        <w:tc>
          <w:tcPr>
            <w:tcW w:w="876" w:type="dxa"/>
            <w:tcBorders>
              <w:top w:val="nil"/>
              <w:left w:val="nil"/>
              <w:bottom w:val="single" w:sz="4" w:space="0" w:color="auto"/>
              <w:right w:val="nil"/>
            </w:tcBorders>
            <w:shd w:val="clear" w:color="auto" w:fill="auto"/>
            <w:noWrap/>
            <w:vAlign w:val="center"/>
            <w:hideMark/>
          </w:tcPr>
          <w:p w14:paraId="41DB79E4" w14:textId="4A8446D4" w:rsidR="002D391B" w:rsidRPr="00407A1B" w:rsidRDefault="002D391B" w:rsidP="002D391B">
            <w:pPr>
              <w:spacing w:after="0"/>
              <w:jc w:val="center"/>
              <w:rPr>
                <w:color w:val="000000"/>
                <w:szCs w:val="22"/>
              </w:rPr>
            </w:pPr>
            <w:r>
              <w:rPr>
                <w:color w:val="000000"/>
                <w:szCs w:val="22"/>
              </w:rPr>
              <w:t>1</w:t>
            </w:r>
          </w:p>
        </w:tc>
        <w:tc>
          <w:tcPr>
            <w:tcW w:w="1027" w:type="dxa"/>
            <w:tcBorders>
              <w:top w:val="nil"/>
              <w:left w:val="nil"/>
              <w:bottom w:val="single" w:sz="4" w:space="0" w:color="auto"/>
              <w:right w:val="nil"/>
            </w:tcBorders>
            <w:shd w:val="clear" w:color="auto" w:fill="auto"/>
            <w:noWrap/>
            <w:vAlign w:val="center"/>
            <w:hideMark/>
          </w:tcPr>
          <w:p w14:paraId="1BE007AE" w14:textId="7BD910D1" w:rsidR="002D391B" w:rsidRPr="00407A1B" w:rsidRDefault="002D391B" w:rsidP="002D391B">
            <w:pPr>
              <w:spacing w:after="0"/>
              <w:jc w:val="center"/>
              <w:rPr>
                <w:color w:val="000000"/>
                <w:szCs w:val="22"/>
              </w:rPr>
            </w:pPr>
            <w:r>
              <w:rPr>
                <w:color w:val="000000"/>
                <w:szCs w:val="22"/>
              </w:rPr>
              <w:t>5</w:t>
            </w:r>
          </w:p>
        </w:tc>
      </w:tr>
    </w:tbl>
    <w:p w14:paraId="6A00424E" w14:textId="68C5C87F" w:rsidR="00A92122" w:rsidRDefault="00A92122" w:rsidP="00E77055">
      <w:pPr>
        <w:spacing w:after="0"/>
      </w:pPr>
      <w:r>
        <w:br w:type="page"/>
      </w:r>
    </w:p>
    <w:p w14:paraId="4B287828" w14:textId="4975411E" w:rsidR="00E77055" w:rsidRPr="00E77055" w:rsidRDefault="00E77055" w:rsidP="00E77055">
      <w:pPr>
        <w:pStyle w:val="Heading5"/>
        <w:spacing w:after="120"/>
        <w:ind w:left="0" w:firstLine="0"/>
      </w:pPr>
      <w:r w:rsidRPr="009508EF">
        <w:lastRenderedPageBreak/>
        <w:t>Table 9-4.</w:t>
      </w:r>
      <w:r w:rsidRPr="002F769F">
        <w:t xml:space="preserve"> Catch (t) of </w:t>
      </w:r>
      <w:r>
        <w:t>GOA POP</w:t>
      </w:r>
      <w:r w:rsidRPr="002F769F">
        <w:t xml:space="preserve"> as byc</w:t>
      </w:r>
      <w:r>
        <w:t>atch in</w:t>
      </w:r>
      <w:r w:rsidR="003F68EE">
        <w:t xml:space="preserve"> other fisheries from 2014-2020</w:t>
      </w:r>
      <w:r w:rsidRPr="002F769F">
        <w:t xml:space="preserve">. Source: NMFS AKRO Blend/Catch Accounting System via AKFIN </w:t>
      </w:r>
      <w:r w:rsidR="003F68EE">
        <w:t>10/19/2020</w:t>
      </w:r>
      <w:r w:rsidRPr="002F769F">
        <w:t>.</w:t>
      </w:r>
    </w:p>
    <w:tbl>
      <w:tblPr>
        <w:tblW w:w="9184" w:type="dxa"/>
        <w:tblLook w:val="04A0" w:firstRow="1" w:lastRow="0" w:firstColumn="1" w:lastColumn="0" w:noHBand="0" w:noVBand="1"/>
      </w:tblPr>
      <w:tblGrid>
        <w:gridCol w:w="2860"/>
        <w:gridCol w:w="766"/>
        <w:gridCol w:w="766"/>
        <w:gridCol w:w="766"/>
        <w:gridCol w:w="766"/>
        <w:gridCol w:w="766"/>
        <w:gridCol w:w="766"/>
        <w:gridCol w:w="766"/>
        <w:gridCol w:w="962"/>
      </w:tblGrid>
      <w:tr w:rsidR="003F68EE" w:rsidRPr="002840AB" w14:paraId="479A8770" w14:textId="77777777" w:rsidTr="00CB07BF">
        <w:trPr>
          <w:trHeight w:val="300"/>
        </w:trPr>
        <w:tc>
          <w:tcPr>
            <w:tcW w:w="2860" w:type="dxa"/>
            <w:tcBorders>
              <w:top w:val="single" w:sz="4" w:space="0" w:color="auto"/>
              <w:left w:val="nil"/>
              <w:bottom w:val="single" w:sz="4" w:space="0" w:color="auto"/>
              <w:right w:val="nil"/>
            </w:tcBorders>
            <w:shd w:val="clear" w:color="auto" w:fill="auto"/>
            <w:noWrap/>
            <w:vAlign w:val="center"/>
            <w:hideMark/>
          </w:tcPr>
          <w:p w14:paraId="26FC8BD2" w14:textId="77777777" w:rsidR="003F68EE" w:rsidRPr="002840AB" w:rsidRDefault="003F68EE" w:rsidP="003F68EE">
            <w:pPr>
              <w:spacing w:after="0"/>
              <w:rPr>
                <w:color w:val="000000"/>
                <w:szCs w:val="22"/>
              </w:rPr>
            </w:pPr>
            <w:r w:rsidRPr="002840AB">
              <w:rPr>
                <w:color w:val="000000"/>
                <w:szCs w:val="22"/>
              </w:rPr>
              <w:t>Target</w:t>
            </w:r>
          </w:p>
        </w:tc>
        <w:tc>
          <w:tcPr>
            <w:tcW w:w="766" w:type="dxa"/>
            <w:tcBorders>
              <w:top w:val="single" w:sz="4" w:space="0" w:color="auto"/>
              <w:left w:val="nil"/>
              <w:bottom w:val="single" w:sz="4" w:space="0" w:color="auto"/>
              <w:right w:val="nil"/>
            </w:tcBorders>
            <w:shd w:val="clear" w:color="auto" w:fill="auto"/>
            <w:noWrap/>
            <w:vAlign w:val="center"/>
            <w:hideMark/>
          </w:tcPr>
          <w:p w14:paraId="418CB6D4" w14:textId="35415AD9" w:rsidR="003F68EE" w:rsidRPr="00CB07BF" w:rsidRDefault="003F68EE" w:rsidP="003F68EE">
            <w:pPr>
              <w:spacing w:after="0"/>
              <w:jc w:val="center"/>
              <w:rPr>
                <w:color w:val="000000"/>
                <w:szCs w:val="22"/>
              </w:rPr>
            </w:pPr>
            <w:r w:rsidRPr="00CB07BF">
              <w:rPr>
                <w:bCs/>
                <w:color w:val="000000"/>
                <w:szCs w:val="22"/>
              </w:rPr>
              <w:t>2014</w:t>
            </w:r>
          </w:p>
        </w:tc>
        <w:tc>
          <w:tcPr>
            <w:tcW w:w="766" w:type="dxa"/>
            <w:tcBorders>
              <w:top w:val="single" w:sz="4" w:space="0" w:color="auto"/>
              <w:left w:val="nil"/>
              <w:bottom w:val="single" w:sz="4" w:space="0" w:color="auto"/>
              <w:right w:val="nil"/>
            </w:tcBorders>
            <w:shd w:val="clear" w:color="auto" w:fill="auto"/>
            <w:noWrap/>
            <w:vAlign w:val="center"/>
            <w:hideMark/>
          </w:tcPr>
          <w:p w14:paraId="4E4EBE0E" w14:textId="6B74525F" w:rsidR="003F68EE" w:rsidRPr="00CB07BF" w:rsidRDefault="003F68EE" w:rsidP="003F68EE">
            <w:pPr>
              <w:spacing w:after="0"/>
              <w:jc w:val="center"/>
              <w:rPr>
                <w:color w:val="000000"/>
                <w:szCs w:val="22"/>
              </w:rPr>
            </w:pPr>
            <w:r w:rsidRPr="00CB07BF">
              <w:rPr>
                <w:bCs/>
                <w:color w:val="000000"/>
                <w:szCs w:val="22"/>
              </w:rPr>
              <w:t>2015</w:t>
            </w:r>
          </w:p>
        </w:tc>
        <w:tc>
          <w:tcPr>
            <w:tcW w:w="766" w:type="dxa"/>
            <w:tcBorders>
              <w:top w:val="single" w:sz="4" w:space="0" w:color="auto"/>
              <w:left w:val="nil"/>
              <w:bottom w:val="single" w:sz="4" w:space="0" w:color="auto"/>
              <w:right w:val="nil"/>
            </w:tcBorders>
            <w:shd w:val="clear" w:color="auto" w:fill="auto"/>
            <w:noWrap/>
            <w:vAlign w:val="center"/>
            <w:hideMark/>
          </w:tcPr>
          <w:p w14:paraId="3DDDED29" w14:textId="68CE2F17" w:rsidR="003F68EE" w:rsidRPr="00CB07BF" w:rsidRDefault="003F68EE" w:rsidP="003F68EE">
            <w:pPr>
              <w:spacing w:after="0"/>
              <w:jc w:val="center"/>
              <w:rPr>
                <w:color w:val="000000"/>
                <w:szCs w:val="22"/>
              </w:rPr>
            </w:pPr>
            <w:r w:rsidRPr="00CB07BF">
              <w:rPr>
                <w:bCs/>
                <w:color w:val="000000"/>
                <w:szCs w:val="22"/>
              </w:rPr>
              <w:t>2016</w:t>
            </w:r>
          </w:p>
        </w:tc>
        <w:tc>
          <w:tcPr>
            <w:tcW w:w="766" w:type="dxa"/>
            <w:tcBorders>
              <w:top w:val="single" w:sz="4" w:space="0" w:color="auto"/>
              <w:left w:val="nil"/>
              <w:bottom w:val="single" w:sz="4" w:space="0" w:color="auto"/>
              <w:right w:val="nil"/>
            </w:tcBorders>
            <w:shd w:val="clear" w:color="auto" w:fill="auto"/>
            <w:noWrap/>
            <w:vAlign w:val="center"/>
            <w:hideMark/>
          </w:tcPr>
          <w:p w14:paraId="05E02214" w14:textId="704AE269" w:rsidR="003F68EE" w:rsidRPr="00CB07BF" w:rsidRDefault="003F68EE" w:rsidP="003F68EE">
            <w:pPr>
              <w:spacing w:after="0"/>
              <w:jc w:val="center"/>
              <w:rPr>
                <w:color w:val="000000"/>
                <w:szCs w:val="22"/>
              </w:rPr>
            </w:pPr>
            <w:r w:rsidRPr="00CB07BF">
              <w:rPr>
                <w:bCs/>
                <w:color w:val="000000"/>
                <w:szCs w:val="22"/>
              </w:rPr>
              <w:t>2017</w:t>
            </w:r>
          </w:p>
        </w:tc>
        <w:tc>
          <w:tcPr>
            <w:tcW w:w="766" w:type="dxa"/>
            <w:tcBorders>
              <w:top w:val="single" w:sz="4" w:space="0" w:color="auto"/>
              <w:left w:val="nil"/>
              <w:bottom w:val="single" w:sz="4" w:space="0" w:color="auto"/>
              <w:right w:val="nil"/>
            </w:tcBorders>
            <w:shd w:val="clear" w:color="auto" w:fill="auto"/>
            <w:noWrap/>
            <w:vAlign w:val="center"/>
            <w:hideMark/>
          </w:tcPr>
          <w:p w14:paraId="02880720" w14:textId="4654F154" w:rsidR="003F68EE" w:rsidRPr="00CB07BF" w:rsidRDefault="003F68EE" w:rsidP="003F68EE">
            <w:pPr>
              <w:spacing w:after="0"/>
              <w:jc w:val="center"/>
              <w:rPr>
                <w:color w:val="000000"/>
                <w:szCs w:val="22"/>
              </w:rPr>
            </w:pPr>
            <w:r w:rsidRPr="00CB07BF">
              <w:rPr>
                <w:bCs/>
                <w:color w:val="000000"/>
                <w:szCs w:val="22"/>
              </w:rPr>
              <w:t>2018</w:t>
            </w:r>
          </w:p>
        </w:tc>
        <w:tc>
          <w:tcPr>
            <w:tcW w:w="766" w:type="dxa"/>
            <w:tcBorders>
              <w:top w:val="single" w:sz="4" w:space="0" w:color="auto"/>
              <w:left w:val="nil"/>
              <w:bottom w:val="single" w:sz="4" w:space="0" w:color="auto"/>
              <w:right w:val="nil"/>
            </w:tcBorders>
            <w:shd w:val="clear" w:color="auto" w:fill="auto"/>
            <w:noWrap/>
            <w:vAlign w:val="center"/>
            <w:hideMark/>
          </w:tcPr>
          <w:p w14:paraId="37861065" w14:textId="7770FF69" w:rsidR="003F68EE" w:rsidRPr="00CB07BF" w:rsidRDefault="003F68EE" w:rsidP="003F68EE">
            <w:pPr>
              <w:spacing w:after="0"/>
              <w:jc w:val="center"/>
              <w:rPr>
                <w:color w:val="000000"/>
                <w:szCs w:val="22"/>
              </w:rPr>
            </w:pPr>
            <w:r w:rsidRPr="00CB07BF">
              <w:rPr>
                <w:bCs/>
                <w:color w:val="000000"/>
                <w:szCs w:val="22"/>
              </w:rPr>
              <w:t>2019</w:t>
            </w:r>
          </w:p>
        </w:tc>
        <w:tc>
          <w:tcPr>
            <w:tcW w:w="766" w:type="dxa"/>
            <w:tcBorders>
              <w:top w:val="single" w:sz="4" w:space="0" w:color="auto"/>
              <w:left w:val="nil"/>
              <w:bottom w:val="single" w:sz="4" w:space="0" w:color="auto"/>
              <w:right w:val="nil"/>
            </w:tcBorders>
            <w:shd w:val="clear" w:color="auto" w:fill="auto"/>
            <w:noWrap/>
            <w:vAlign w:val="center"/>
            <w:hideMark/>
          </w:tcPr>
          <w:p w14:paraId="2D2FCE42" w14:textId="1B28F420" w:rsidR="003F68EE" w:rsidRPr="00CB07BF" w:rsidRDefault="003F68EE" w:rsidP="003F68EE">
            <w:pPr>
              <w:spacing w:after="0"/>
              <w:jc w:val="center"/>
              <w:rPr>
                <w:color w:val="000000"/>
                <w:szCs w:val="22"/>
              </w:rPr>
            </w:pPr>
            <w:r>
              <w:rPr>
                <w:bCs/>
                <w:color w:val="000000"/>
                <w:szCs w:val="22"/>
              </w:rPr>
              <w:t>2020</w:t>
            </w:r>
          </w:p>
        </w:tc>
        <w:tc>
          <w:tcPr>
            <w:tcW w:w="962" w:type="dxa"/>
            <w:tcBorders>
              <w:top w:val="single" w:sz="4" w:space="0" w:color="auto"/>
              <w:left w:val="nil"/>
              <w:bottom w:val="single" w:sz="4" w:space="0" w:color="auto"/>
              <w:right w:val="nil"/>
            </w:tcBorders>
            <w:shd w:val="clear" w:color="auto" w:fill="auto"/>
            <w:noWrap/>
            <w:vAlign w:val="center"/>
            <w:hideMark/>
          </w:tcPr>
          <w:p w14:paraId="1E08831C" w14:textId="77777777" w:rsidR="003F68EE" w:rsidRPr="002840AB" w:rsidRDefault="003F68EE" w:rsidP="003F68EE">
            <w:pPr>
              <w:spacing w:after="0"/>
              <w:jc w:val="center"/>
              <w:rPr>
                <w:color w:val="000000"/>
                <w:szCs w:val="22"/>
              </w:rPr>
            </w:pPr>
            <w:r w:rsidRPr="002840AB">
              <w:rPr>
                <w:color w:val="000000"/>
                <w:szCs w:val="22"/>
              </w:rPr>
              <w:t>Average</w:t>
            </w:r>
          </w:p>
        </w:tc>
      </w:tr>
      <w:tr w:rsidR="003F68EE" w:rsidRPr="002840AB" w14:paraId="02929055" w14:textId="77777777" w:rsidTr="003F68EE">
        <w:trPr>
          <w:trHeight w:val="300"/>
        </w:trPr>
        <w:tc>
          <w:tcPr>
            <w:tcW w:w="2860" w:type="dxa"/>
            <w:tcBorders>
              <w:top w:val="nil"/>
              <w:left w:val="nil"/>
              <w:bottom w:val="nil"/>
              <w:right w:val="nil"/>
            </w:tcBorders>
            <w:shd w:val="clear" w:color="auto" w:fill="auto"/>
            <w:noWrap/>
            <w:vAlign w:val="center"/>
            <w:hideMark/>
          </w:tcPr>
          <w:p w14:paraId="0E4AAB5B" w14:textId="445664EC" w:rsidR="003F68EE" w:rsidRPr="00CB07BF" w:rsidRDefault="003F68EE" w:rsidP="003F68EE">
            <w:pPr>
              <w:spacing w:after="0"/>
              <w:rPr>
                <w:color w:val="000000"/>
                <w:szCs w:val="22"/>
              </w:rPr>
            </w:pPr>
            <w:proofErr w:type="spellStart"/>
            <w:r>
              <w:rPr>
                <w:color w:val="000000"/>
                <w:szCs w:val="22"/>
              </w:rPr>
              <w:t>Arrowtooth</w:t>
            </w:r>
            <w:proofErr w:type="spellEnd"/>
            <w:r>
              <w:rPr>
                <w:color w:val="000000"/>
                <w:szCs w:val="22"/>
              </w:rPr>
              <w:t xml:space="preserve"> Flounder</w:t>
            </w:r>
          </w:p>
        </w:tc>
        <w:tc>
          <w:tcPr>
            <w:tcW w:w="766" w:type="dxa"/>
            <w:tcBorders>
              <w:top w:val="nil"/>
              <w:left w:val="nil"/>
              <w:bottom w:val="nil"/>
              <w:right w:val="nil"/>
            </w:tcBorders>
            <w:shd w:val="clear" w:color="auto" w:fill="auto"/>
            <w:noWrap/>
            <w:vAlign w:val="center"/>
            <w:hideMark/>
          </w:tcPr>
          <w:p w14:paraId="619C8977" w14:textId="798AA31E" w:rsidR="003F68EE" w:rsidRPr="00CB07BF" w:rsidRDefault="003F68EE" w:rsidP="003F68EE">
            <w:pPr>
              <w:spacing w:after="0"/>
              <w:jc w:val="center"/>
              <w:rPr>
                <w:color w:val="000000"/>
                <w:szCs w:val="22"/>
              </w:rPr>
            </w:pPr>
            <w:r>
              <w:rPr>
                <w:color w:val="000000"/>
                <w:szCs w:val="22"/>
              </w:rPr>
              <w:t>1,401</w:t>
            </w:r>
          </w:p>
        </w:tc>
        <w:tc>
          <w:tcPr>
            <w:tcW w:w="766" w:type="dxa"/>
            <w:tcBorders>
              <w:top w:val="nil"/>
              <w:left w:val="nil"/>
              <w:bottom w:val="nil"/>
              <w:right w:val="nil"/>
            </w:tcBorders>
            <w:shd w:val="clear" w:color="auto" w:fill="auto"/>
            <w:noWrap/>
            <w:vAlign w:val="center"/>
            <w:hideMark/>
          </w:tcPr>
          <w:p w14:paraId="4D52780A" w14:textId="6EB8F24A" w:rsidR="003F68EE" w:rsidRPr="00CB07BF" w:rsidRDefault="003F68EE" w:rsidP="003F68EE">
            <w:pPr>
              <w:spacing w:after="0"/>
              <w:jc w:val="center"/>
              <w:rPr>
                <w:color w:val="000000"/>
                <w:szCs w:val="22"/>
              </w:rPr>
            </w:pPr>
            <w:r>
              <w:rPr>
                <w:color w:val="000000"/>
                <w:szCs w:val="22"/>
              </w:rPr>
              <w:t>593</w:t>
            </w:r>
          </w:p>
        </w:tc>
        <w:tc>
          <w:tcPr>
            <w:tcW w:w="766" w:type="dxa"/>
            <w:tcBorders>
              <w:top w:val="nil"/>
              <w:left w:val="nil"/>
              <w:bottom w:val="nil"/>
              <w:right w:val="nil"/>
            </w:tcBorders>
            <w:shd w:val="clear" w:color="auto" w:fill="auto"/>
            <w:noWrap/>
            <w:vAlign w:val="center"/>
            <w:hideMark/>
          </w:tcPr>
          <w:p w14:paraId="6FD4015B" w14:textId="0D6B22B5" w:rsidR="003F68EE" w:rsidRPr="00CB07BF" w:rsidRDefault="003F68EE" w:rsidP="003F68EE">
            <w:pPr>
              <w:spacing w:after="0"/>
              <w:jc w:val="center"/>
              <w:rPr>
                <w:color w:val="000000"/>
                <w:szCs w:val="22"/>
              </w:rPr>
            </w:pPr>
            <w:r>
              <w:rPr>
                <w:color w:val="000000"/>
                <w:szCs w:val="22"/>
              </w:rPr>
              <w:t>1,020</w:t>
            </w:r>
          </w:p>
        </w:tc>
        <w:tc>
          <w:tcPr>
            <w:tcW w:w="766" w:type="dxa"/>
            <w:tcBorders>
              <w:top w:val="nil"/>
              <w:left w:val="nil"/>
              <w:bottom w:val="nil"/>
              <w:right w:val="nil"/>
            </w:tcBorders>
            <w:shd w:val="clear" w:color="auto" w:fill="auto"/>
            <w:noWrap/>
            <w:vAlign w:val="center"/>
            <w:hideMark/>
          </w:tcPr>
          <w:p w14:paraId="3344E537" w14:textId="608A2871" w:rsidR="003F68EE" w:rsidRPr="00CB07BF" w:rsidRDefault="003F68EE" w:rsidP="003F68EE">
            <w:pPr>
              <w:spacing w:after="0"/>
              <w:jc w:val="center"/>
              <w:rPr>
                <w:color w:val="000000"/>
                <w:szCs w:val="22"/>
              </w:rPr>
            </w:pPr>
            <w:r>
              <w:rPr>
                <w:color w:val="000000"/>
                <w:szCs w:val="22"/>
              </w:rPr>
              <w:t>3,260</w:t>
            </w:r>
          </w:p>
        </w:tc>
        <w:tc>
          <w:tcPr>
            <w:tcW w:w="766" w:type="dxa"/>
            <w:tcBorders>
              <w:top w:val="nil"/>
              <w:left w:val="nil"/>
              <w:bottom w:val="nil"/>
              <w:right w:val="nil"/>
            </w:tcBorders>
            <w:shd w:val="clear" w:color="auto" w:fill="auto"/>
            <w:noWrap/>
            <w:vAlign w:val="center"/>
            <w:hideMark/>
          </w:tcPr>
          <w:p w14:paraId="751A2AD8" w14:textId="0624DBD2" w:rsidR="003F68EE" w:rsidRPr="00CB07BF" w:rsidRDefault="003F68EE" w:rsidP="003F68EE">
            <w:pPr>
              <w:spacing w:after="0"/>
              <w:jc w:val="center"/>
              <w:rPr>
                <w:color w:val="000000"/>
                <w:szCs w:val="22"/>
              </w:rPr>
            </w:pPr>
            <w:r>
              <w:rPr>
                <w:color w:val="000000"/>
                <w:szCs w:val="22"/>
              </w:rPr>
              <w:t>531</w:t>
            </w:r>
          </w:p>
        </w:tc>
        <w:tc>
          <w:tcPr>
            <w:tcW w:w="766" w:type="dxa"/>
            <w:tcBorders>
              <w:top w:val="nil"/>
              <w:left w:val="nil"/>
              <w:bottom w:val="nil"/>
              <w:right w:val="nil"/>
            </w:tcBorders>
            <w:shd w:val="clear" w:color="auto" w:fill="auto"/>
            <w:noWrap/>
            <w:vAlign w:val="center"/>
            <w:hideMark/>
          </w:tcPr>
          <w:p w14:paraId="07EAA5B2" w14:textId="76F75A35" w:rsidR="003F68EE" w:rsidRPr="00CB07BF" w:rsidRDefault="003F68EE" w:rsidP="003F68EE">
            <w:pPr>
              <w:spacing w:after="0"/>
              <w:jc w:val="center"/>
              <w:rPr>
                <w:color w:val="000000"/>
                <w:szCs w:val="22"/>
              </w:rPr>
            </w:pPr>
            <w:r>
              <w:rPr>
                <w:color w:val="000000"/>
                <w:szCs w:val="22"/>
              </w:rPr>
              <w:t>1,694</w:t>
            </w:r>
          </w:p>
        </w:tc>
        <w:tc>
          <w:tcPr>
            <w:tcW w:w="766" w:type="dxa"/>
            <w:tcBorders>
              <w:top w:val="nil"/>
              <w:left w:val="nil"/>
              <w:bottom w:val="nil"/>
              <w:right w:val="nil"/>
            </w:tcBorders>
            <w:shd w:val="clear" w:color="auto" w:fill="auto"/>
            <w:noWrap/>
            <w:vAlign w:val="center"/>
            <w:hideMark/>
          </w:tcPr>
          <w:p w14:paraId="4FE34FA4" w14:textId="37F3FF04" w:rsidR="003F68EE" w:rsidRPr="00CB07BF" w:rsidRDefault="003F68EE" w:rsidP="003F68EE">
            <w:pPr>
              <w:spacing w:after="0"/>
              <w:jc w:val="center"/>
              <w:rPr>
                <w:color w:val="000000"/>
                <w:szCs w:val="22"/>
              </w:rPr>
            </w:pPr>
            <w:r>
              <w:rPr>
                <w:color w:val="000000"/>
                <w:szCs w:val="22"/>
              </w:rPr>
              <w:t>937</w:t>
            </w:r>
          </w:p>
        </w:tc>
        <w:tc>
          <w:tcPr>
            <w:tcW w:w="962" w:type="dxa"/>
            <w:tcBorders>
              <w:top w:val="nil"/>
              <w:left w:val="nil"/>
              <w:bottom w:val="nil"/>
              <w:right w:val="nil"/>
            </w:tcBorders>
            <w:shd w:val="clear" w:color="auto" w:fill="auto"/>
            <w:noWrap/>
            <w:vAlign w:val="center"/>
            <w:hideMark/>
          </w:tcPr>
          <w:p w14:paraId="5E732656" w14:textId="3DE94F31" w:rsidR="003F68EE" w:rsidRPr="00CB07BF" w:rsidRDefault="003F68EE" w:rsidP="003F68EE">
            <w:pPr>
              <w:spacing w:after="0"/>
              <w:jc w:val="center"/>
              <w:rPr>
                <w:color w:val="000000"/>
                <w:szCs w:val="22"/>
              </w:rPr>
            </w:pPr>
            <w:r>
              <w:rPr>
                <w:color w:val="000000"/>
                <w:szCs w:val="22"/>
              </w:rPr>
              <w:t>1,348</w:t>
            </w:r>
          </w:p>
        </w:tc>
      </w:tr>
      <w:tr w:rsidR="003F68EE" w:rsidRPr="002840AB" w14:paraId="5811FB45" w14:textId="77777777" w:rsidTr="003F68EE">
        <w:trPr>
          <w:trHeight w:val="300"/>
        </w:trPr>
        <w:tc>
          <w:tcPr>
            <w:tcW w:w="2860" w:type="dxa"/>
            <w:tcBorders>
              <w:top w:val="nil"/>
              <w:left w:val="nil"/>
              <w:bottom w:val="nil"/>
              <w:right w:val="nil"/>
            </w:tcBorders>
            <w:shd w:val="clear" w:color="auto" w:fill="auto"/>
            <w:noWrap/>
            <w:vAlign w:val="center"/>
            <w:hideMark/>
          </w:tcPr>
          <w:p w14:paraId="4BB7AD3F" w14:textId="512712F8" w:rsidR="003F68EE" w:rsidRPr="00CB07BF" w:rsidRDefault="003F68EE" w:rsidP="003F68EE">
            <w:pPr>
              <w:spacing w:after="0"/>
              <w:rPr>
                <w:color w:val="000000"/>
                <w:szCs w:val="22"/>
              </w:rPr>
            </w:pPr>
            <w:r>
              <w:rPr>
                <w:color w:val="000000"/>
                <w:szCs w:val="22"/>
              </w:rPr>
              <w:t>Pollock - midwater</w:t>
            </w:r>
          </w:p>
        </w:tc>
        <w:tc>
          <w:tcPr>
            <w:tcW w:w="766" w:type="dxa"/>
            <w:tcBorders>
              <w:top w:val="nil"/>
              <w:left w:val="nil"/>
              <w:bottom w:val="nil"/>
              <w:right w:val="nil"/>
            </w:tcBorders>
            <w:shd w:val="clear" w:color="auto" w:fill="auto"/>
            <w:noWrap/>
            <w:vAlign w:val="center"/>
            <w:hideMark/>
          </w:tcPr>
          <w:p w14:paraId="607E35B6" w14:textId="3A213D55" w:rsidR="003F68EE" w:rsidRPr="00CB07BF" w:rsidRDefault="003F68EE" w:rsidP="003F68EE">
            <w:pPr>
              <w:spacing w:after="0"/>
              <w:jc w:val="center"/>
              <w:rPr>
                <w:color w:val="000000"/>
                <w:szCs w:val="22"/>
              </w:rPr>
            </w:pPr>
            <w:r>
              <w:rPr>
                <w:color w:val="000000"/>
                <w:szCs w:val="22"/>
              </w:rPr>
              <w:t>347</w:t>
            </w:r>
          </w:p>
        </w:tc>
        <w:tc>
          <w:tcPr>
            <w:tcW w:w="766" w:type="dxa"/>
            <w:tcBorders>
              <w:top w:val="nil"/>
              <w:left w:val="nil"/>
              <w:bottom w:val="nil"/>
              <w:right w:val="nil"/>
            </w:tcBorders>
            <w:shd w:val="clear" w:color="auto" w:fill="auto"/>
            <w:noWrap/>
            <w:vAlign w:val="center"/>
            <w:hideMark/>
          </w:tcPr>
          <w:p w14:paraId="64DF6034" w14:textId="709D6A3B" w:rsidR="003F68EE" w:rsidRPr="00CB07BF" w:rsidRDefault="003F68EE" w:rsidP="003F68EE">
            <w:pPr>
              <w:spacing w:after="0"/>
              <w:jc w:val="center"/>
              <w:rPr>
                <w:color w:val="000000"/>
                <w:szCs w:val="22"/>
              </w:rPr>
            </w:pPr>
            <w:r>
              <w:rPr>
                <w:color w:val="000000"/>
                <w:szCs w:val="22"/>
              </w:rPr>
              <w:t>61</w:t>
            </w:r>
          </w:p>
        </w:tc>
        <w:tc>
          <w:tcPr>
            <w:tcW w:w="766" w:type="dxa"/>
            <w:tcBorders>
              <w:top w:val="nil"/>
              <w:left w:val="nil"/>
              <w:bottom w:val="nil"/>
              <w:right w:val="nil"/>
            </w:tcBorders>
            <w:shd w:val="clear" w:color="auto" w:fill="auto"/>
            <w:noWrap/>
            <w:vAlign w:val="center"/>
            <w:hideMark/>
          </w:tcPr>
          <w:p w14:paraId="687AA9F8" w14:textId="648025EF" w:rsidR="003F68EE" w:rsidRPr="00CB07BF" w:rsidRDefault="003F68EE" w:rsidP="003F68EE">
            <w:pPr>
              <w:spacing w:after="0"/>
              <w:jc w:val="center"/>
              <w:rPr>
                <w:color w:val="000000"/>
                <w:szCs w:val="22"/>
              </w:rPr>
            </w:pPr>
            <w:r>
              <w:rPr>
                <w:color w:val="000000"/>
                <w:szCs w:val="22"/>
              </w:rPr>
              <w:t>521</w:t>
            </w:r>
          </w:p>
        </w:tc>
        <w:tc>
          <w:tcPr>
            <w:tcW w:w="766" w:type="dxa"/>
            <w:tcBorders>
              <w:top w:val="nil"/>
              <w:left w:val="nil"/>
              <w:bottom w:val="nil"/>
              <w:right w:val="nil"/>
            </w:tcBorders>
            <w:shd w:val="clear" w:color="auto" w:fill="auto"/>
            <w:noWrap/>
            <w:vAlign w:val="center"/>
            <w:hideMark/>
          </w:tcPr>
          <w:p w14:paraId="44D76B55" w14:textId="57371550" w:rsidR="003F68EE" w:rsidRPr="00CB07BF" w:rsidRDefault="003F68EE" w:rsidP="003F68EE">
            <w:pPr>
              <w:spacing w:after="0"/>
              <w:jc w:val="center"/>
              <w:rPr>
                <w:color w:val="000000"/>
                <w:szCs w:val="22"/>
              </w:rPr>
            </w:pPr>
            <w:r>
              <w:rPr>
                <w:color w:val="000000"/>
                <w:szCs w:val="22"/>
              </w:rPr>
              <w:t>1,090</w:t>
            </w:r>
          </w:p>
        </w:tc>
        <w:tc>
          <w:tcPr>
            <w:tcW w:w="766" w:type="dxa"/>
            <w:tcBorders>
              <w:top w:val="nil"/>
              <w:left w:val="nil"/>
              <w:bottom w:val="nil"/>
              <w:right w:val="nil"/>
            </w:tcBorders>
            <w:shd w:val="clear" w:color="auto" w:fill="auto"/>
            <w:noWrap/>
            <w:vAlign w:val="center"/>
            <w:hideMark/>
          </w:tcPr>
          <w:p w14:paraId="173D665C" w14:textId="73A2801D" w:rsidR="003F68EE" w:rsidRPr="00CB07BF" w:rsidRDefault="003F68EE" w:rsidP="003F68EE">
            <w:pPr>
              <w:spacing w:after="0"/>
              <w:jc w:val="center"/>
              <w:rPr>
                <w:color w:val="000000"/>
                <w:szCs w:val="22"/>
              </w:rPr>
            </w:pPr>
            <w:r>
              <w:rPr>
                <w:color w:val="000000"/>
                <w:szCs w:val="22"/>
              </w:rPr>
              <w:t>862</w:t>
            </w:r>
          </w:p>
        </w:tc>
        <w:tc>
          <w:tcPr>
            <w:tcW w:w="766" w:type="dxa"/>
            <w:tcBorders>
              <w:top w:val="nil"/>
              <w:left w:val="nil"/>
              <w:bottom w:val="nil"/>
              <w:right w:val="nil"/>
            </w:tcBorders>
            <w:shd w:val="clear" w:color="auto" w:fill="auto"/>
            <w:noWrap/>
            <w:vAlign w:val="center"/>
            <w:hideMark/>
          </w:tcPr>
          <w:p w14:paraId="298CA007" w14:textId="42864B7B" w:rsidR="003F68EE" w:rsidRPr="00CB07BF" w:rsidRDefault="003F68EE" w:rsidP="003F68EE">
            <w:pPr>
              <w:spacing w:after="0"/>
              <w:jc w:val="center"/>
              <w:rPr>
                <w:color w:val="000000"/>
                <w:szCs w:val="22"/>
              </w:rPr>
            </w:pPr>
            <w:r>
              <w:rPr>
                <w:color w:val="000000"/>
                <w:szCs w:val="22"/>
              </w:rPr>
              <w:t>594</w:t>
            </w:r>
          </w:p>
        </w:tc>
        <w:tc>
          <w:tcPr>
            <w:tcW w:w="766" w:type="dxa"/>
            <w:tcBorders>
              <w:top w:val="nil"/>
              <w:left w:val="nil"/>
              <w:bottom w:val="nil"/>
              <w:right w:val="nil"/>
            </w:tcBorders>
            <w:shd w:val="clear" w:color="auto" w:fill="auto"/>
            <w:noWrap/>
            <w:vAlign w:val="center"/>
            <w:hideMark/>
          </w:tcPr>
          <w:p w14:paraId="12E406C2" w14:textId="718D7F5F" w:rsidR="003F68EE" w:rsidRPr="00CB07BF" w:rsidRDefault="003F68EE" w:rsidP="003F68EE">
            <w:pPr>
              <w:spacing w:after="0"/>
              <w:jc w:val="center"/>
              <w:rPr>
                <w:color w:val="000000"/>
                <w:szCs w:val="22"/>
              </w:rPr>
            </w:pPr>
            <w:r>
              <w:rPr>
                <w:color w:val="000000"/>
                <w:szCs w:val="22"/>
              </w:rPr>
              <w:t>193</w:t>
            </w:r>
          </w:p>
        </w:tc>
        <w:tc>
          <w:tcPr>
            <w:tcW w:w="962" w:type="dxa"/>
            <w:tcBorders>
              <w:top w:val="nil"/>
              <w:left w:val="nil"/>
              <w:bottom w:val="nil"/>
              <w:right w:val="nil"/>
            </w:tcBorders>
            <w:shd w:val="clear" w:color="auto" w:fill="auto"/>
            <w:noWrap/>
            <w:vAlign w:val="center"/>
            <w:hideMark/>
          </w:tcPr>
          <w:p w14:paraId="50E40EA0" w14:textId="5F241D66" w:rsidR="003F68EE" w:rsidRPr="00CB07BF" w:rsidRDefault="003F68EE" w:rsidP="003F68EE">
            <w:pPr>
              <w:spacing w:after="0"/>
              <w:jc w:val="center"/>
              <w:rPr>
                <w:color w:val="000000"/>
                <w:szCs w:val="22"/>
              </w:rPr>
            </w:pPr>
            <w:r>
              <w:rPr>
                <w:color w:val="000000"/>
                <w:szCs w:val="22"/>
              </w:rPr>
              <w:t>524</w:t>
            </w:r>
          </w:p>
        </w:tc>
      </w:tr>
      <w:tr w:rsidR="003F68EE" w:rsidRPr="002840AB" w14:paraId="68DB8C60" w14:textId="77777777" w:rsidTr="003F68EE">
        <w:trPr>
          <w:trHeight w:val="300"/>
        </w:trPr>
        <w:tc>
          <w:tcPr>
            <w:tcW w:w="2860" w:type="dxa"/>
            <w:tcBorders>
              <w:top w:val="nil"/>
              <w:left w:val="nil"/>
              <w:bottom w:val="nil"/>
              <w:right w:val="nil"/>
            </w:tcBorders>
            <w:shd w:val="clear" w:color="auto" w:fill="auto"/>
            <w:noWrap/>
            <w:vAlign w:val="center"/>
            <w:hideMark/>
          </w:tcPr>
          <w:p w14:paraId="44E17C87" w14:textId="04281B6C" w:rsidR="003F68EE" w:rsidRPr="00CB07BF" w:rsidRDefault="003F68EE" w:rsidP="003F68EE">
            <w:pPr>
              <w:spacing w:after="0"/>
              <w:rPr>
                <w:color w:val="000000"/>
                <w:szCs w:val="22"/>
              </w:rPr>
            </w:pPr>
            <w:r>
              <w:rPr>
                <w:color w:val="000000"/>
                <w:szCs w:val="22"/>
              </w:rPr>
              <w:t>Pollock - bottom</w:t>
            </w:r>
          </w:p>
        </w:tc>
        <w:tc>
          <w:tcPr>
            <w:tcW w:w="766" w:type="dxa"/>
            <w:tcBorders>
              <w:top w:val="nil"/>
              <w:left w:val="nil"/>
              <w:bottom w:val="nil"/>
              <w:right w:val="nil"/>
            </w:tcBorders>
            <w:shd w:val="clear" w:color="auto" w:fill="auto"/>
            <w:noWrap/>
            <w:vAlign w:val="center"/>
            <w:hideMark/>
          </w:tcPr>
          <w:p w14:paraId="1973278E" w14:textId="263C280E" w:rsidR="003F68EE" w:rsidRPr="00CB07BF" w:rsidRDefault="003F68EE" w:rsidP="003F68EE">
            <w:pPr>
              <w:spacing w:after="0"/>
              <w:jc w:val="center"/>
              <w:rPr>
                <w:color w:val="000000"/>
                <w:szCs w:val="22"/>
              </w:rPr>
            </w:pPr>
            <w:r>
              <w:rPr>
                <w:color w:val="000000"/>
                <w:szCs w:val="22"/>
              </w:rPr>
              <w:t>224</w:t>
            </w:r>
          </w:p>
        </w:tc>
        <w:tc>
          <w:tcPr>
            <w:tcW w:w="766" w:type="dxa"/>
            <w:tcBorders>
              <w:top w:val="nil"/>
              <w:left w:val="nil"/>
              <w:bottom w:val="nil"/>
              <w:right w:val="nil"/>
            </w:tcBorders>
            <w:shd w:val="clear" w:color="auto" w:fill="auto"/>
            <w:noWrap/>
            <w:vAlign w:val="center"/>
            <w:hideMark/>
          </w:tcPr>
          <w:p w14:paraId="71C12443" w14:textId="6E2289B5" w:rsidR="003F68EE" w:rsidRPr="00CB07BF" w:rsidRDefault="003F68EE" w:rsidP="003F68EE">
            <w:pPr>
              <w:spacing w:after="0"/>
              <w:jc w:val="center"/>
              <w:rPr>
                <w:color w:val="000000"/>
                <w:szCs w:val="22"/>
              </w:rPr>
            </w:pPr>
            <w:r>
              <w:rPr>
                <w:color w:val="000000"/>
                <w:szCs w:val="22"/>
              </w:rPr>
              <w:t>118</w:t>
            </w:r>
          </w:p>
        </w:tc>
        <w:tc>
          <w:tcPr>
            <w:tcW w:w="766" w:type="dxa"/>
            <w:tcBorders>
              <w:top w:val="nil"/>
              <w:left w:val="nil"/>
              <w:bottom w:val="nil"/>
              <w:right w:val="nil"/>
            </w:tcBorders>
            <w:shd w:val="clear" w:color="auto" w:fill="auto"/>
            <w:noWrap/>
            <w:vAlign w:val="center"/>
            <w:hideMark/>
          </w:tcPr>
          <w:p w14:paraId="19990897" w14:textId="1A56F723" w:rsidR="003F68EE" w:rsidRPr="00CB07BF" w:rsidRDefault="003F68EE" w:rsidP="003F68EE">
            <w:pPr>
              <w:spacing w:after="0"/>
              <w:jc w:val="center"/>
              <w:rPr>
                <w:color w:val="000000"/>
                <w:szCs w:val="22"/>
              </w:rPr>
            </w:pPr>
            <w:r>
              <w:rPr>
                <w:color w:val="000000"/>
                <w:szCs w:val="22"/>
              </w:rPr>
              <w:t>170</w:t>
            </w:r>
          </w:p>
        </w:tc>
        <w:tc>
          <w:tcPr>
            <w:tcW w:w="766" w:type="dxa"/>
            <w:tcBorders>
              <w:top w:val="nil"/>
              <w:left w:val="nil"/>
              <w:bottom w:val="nil"/>
              <w:right w:val="nil"/>
            </w:tcBorders>
            <w:shd w:val="clear" w:color="auto" w:fill="auto"/>
            <w:noWrap/>
            <w:vAlign w:val="center"/>
            <w:hideMark/>
          </w:tcPr>
          <w:p w14:paraId="1EEB5236" w14:textId="46A39CE9" w:rsidR="003F68EE" w:rsidRPr="00CB07BF" w:rsidRDefault="003F68EE" w:rsidP="003F68EE">
            <w:pPr>
              <w:spacing w:after="0"/>
              <w:jc w:val="center"/>
              <w:rPr>
                <w:color w:val="000000"/>
                <w:szCs w:val="22"/>
              </w:rPr>
            </w:pPr>
            <w:r>
              <w:rPr>
                <w:color w:val="000000"/>
                <w:szCs w:val="22"/>
              </w:rPr>
              <w:t>183</w:t>
            </w:r>
          </w:p>
        </w:tc>
        <w:tc>
          <w:tcPr>
            <w:tcW w:w="766" w:type="dxa"/>
            <w:tcBorders>
              <w:top w:val="nil"/>
              <w:left w:val="nil"/>
              <w:bottom w:val="nil"/>
              <w:right w:val="nil"/>
            </w:tcBorders>
            <w:shd w:val="clear" w:color="auto" w:fill="auto"/>
            <w:noWrap/>
            <w:vAlign w:val="center"/>
            <w:hideMark/>
          </w:tcPr>
          <w:p w14:paraId="44BDB4CA" w14:textId="39525E47" w:rsidR="003F68EE" w:rsidRPr="00CB07BF" w:rsidRDefault="003F68EE" w:rsidP="003F68EE">
            <w:pPr>
              <w:spacing w:after="0"/>
              <w:jc w:val="center"/>
              <w:rPr>
                <w:color w:val="000000"/>
                <w:szCs w:val="22"/>
              </w:rPr>
            </w:pPr>
            <w:r>
              <w:rPr>
                <w:color w:val="000000"/>
                <w:szCs w:val="22"/>
              </w:rPr>
              <w:t>766</w:t>
            </w:r>
          </w:p>
        </w:tc>
        <w:tc>
          <w:tcPr>
            <w:tcW w:w="766" w:type="dxa"/>
            <w:tcBorders>
              <w:top w:val="nil"/>
              <w:left w:val="nil"/>
              <w:bottom w:val="nil"/>
              <w:right w:val="nil"/>
            </w:tcBorders>
            <w:shd w:val="clear" w:color="auto" w:fill="auto"/>
            <w:noWrap/>
            <w:vAlign w:val="center"/>
            <w:hideMark/>
          </w:tcPr>
          <w:p w14:paraId="3CCD74B0" w14:textId="607E8458" w:rsidR="003F68EE" w:rsidRPr="00CB07BF" w:rsidRDefault="003F68EE" w:rsidP="003F68EE">
            <w:pPr>
              <w:spacing w:after="0"/>
              <w:jc w:val="center"/>
              <w:rPr>
                <w:color w:val="000000"/>
                <w:szCs w:val="22"/>
              </w:rPr>
            </w:pPr>
            <w:r>
              <w:rPr>
                <w:color w:val="000000"/>
                <w:szCs w:val="22"/>
              </w:rPr>
              <w:t>477</w:t>
            </w:r>
          </w:p>
        </w:tc>
        <w:tc>
          <w:tcPr>
            <w:tcW w:w="766" w:type="dxa"/>
            <w:tcBorders>
              <w:top w:val="nil"/>
              <w:left w:val="nil"/>
              <w:bottom w:val="nil"/>
              <w:right w:val="nil"/>
            </w:tcBorders>
            <w:shd w:val="clear" w:color="auto" w:fill="auto"/>
            <w:noWrap/>
            <w:vAlign w:val="center"/>
            <w:hideMark/>
          </w:tcPr>
          <w:p w14:paraId="31024C78" w14:textId="79618D1E" w:rsidR="003F68EE" w:rsidRPr="00CB07BF" w:rsidRDefault="003F68EE" w:rsidP="003F68EE">
            <w:pPr>
              <w:spacing w:after="0"/>
              <w:jc w:val="center"/>
              <w:rPr>
                <w:color w:val="000000"/>
                <w:szCs w:val="22"/>
              </w:rPr>
            </w:pPr>
            <w:r>
              <w:rPr>
                <w:color w:val="000000"/>
                <w:szCs w:val="22"/>
              </w:rPr>
              <w:t>467</w:t>
            </w:r>
          </w:p>
        </w:tc>
        <w:tc>
          <w:tcPr>
            <w:tcW w:w="962" w:type="dxa"/>
            <w:tcBorders>
              <w:top w:val="nil"/>
              <w:left w:val="nil"/>
              <w:bottom w:val="nil"/>
              <w:right w:val="nil"/>
            </w:tcBorders>
            <w:shd w:val="clear" w:color="auto" w:fill="auto"/>
            <w:noWrap/>
            <w:vAlign w:val="center"/>
            <w:hideMark/>
          </w:tcPr>
          <w:p w14:paraId="403C6AD7" w14:textId="0B9835FE" w:rsidR="003F68EE" w:rsidRPr="00CB07BF" w:rsidRDefault="003F68EE" w:rsidP="003F68EE">
            <w:pPr>
              <w:spacing w:after="0"/>
              <w:jc w:val="center"/>
              <w:rPr>
                <w:color w:val="000000"/>
                <w:szCs w:val="22"/>
              </w:rPr>
            </w:pPr>
            <w:r>
              <w:rPr>
                <w:color w:val="000000"/>
                <w:szCs w:val="22"/>
              </w:rPr>
              <w:t>344</w:t>
            </w:r>
          </w:p>
        </w:tc>
      </w:tr>
      <w:tr w:rsidR="003F68EE" w:rsidRPr="002840AB" w14:paraId="18D5FB5E" w14:textId="77777777" w:rsidTr="003F68EE">
        <w:trPr>
          <w:trHeight w:val="300"/>
        </w:trPr>
        <w:tc>
          <w:tcPr>
            <w:tcW w:w="2860" w:type="dxa"/>
            <w:tcBorders>
              <w:top w:val="nil"/>
              <w:left w:val="nil"/>
              <w:bottom w:val="nil"/>
              <w:right w:val="nil"/>
            </w:tcBorders>
            <w:shd w:val="clear" w:color="auto" w:fill="auto"/>
            <w:noWrap/>
            <w:vAlign w:val="center"/>
            <w:hideMark/>
          </w:tcPr>
          <w:p w14:paraId="49A529A6" w14:textId="7FF3CCF0" w:rsidR="003F68EE" w:rsidRPr="00CB07BF" w:rsidRDefault="003F68EE" w:rsidP="003F68EE">
            <w:pPr>
              <w:spacing w:after="0"/>
              <w:rPr>
                <w:color w:val="000000"/>
                <w:szCs w:val="22"/>
              </w:rPr>
            </w:pPr>
            <w:r>
              <w:rPr>
                <w:color w:val="000000"/>
                <w:szCs w:val="22"/>
              </w:rPr>
              <w:t>Rex Sole</w:t>
            </w:r>
          </w:p>
        </w:tc>
        <w:tc>
          <w:tcPr>
            <w:tcW w:w="766" w:type="dxa"/>
            <w:tcBorders>
              <w:top w:val="nil"/>
              <w:left w:val="nil"/>
              <w:bottom w:val="nil"/>
              <w:right w:val="nil"/>
            </w:tcBorders>
            <w:shd w:val="clear" w:color="auto" w:fill="auto"/>
            <w:noWrap/>
            <w:vAlign w:val="center"/>
            <w:hideMark/>
          </w:tcPr>
          <w:p w14:paraId="603B98EC" w14:textId="0C76912C" w:rsidR="003F68EE" w:rsidRPr="00CB07BF" w:rsidRDefault="003F68EE" w:rsidP="003F68EE">
            <w:pPr>
              <w:spacing w:after="0"/>
              <w:jc w:val="center"/>
              <w:rPr>
                <w:color w:val="000000"/>
                <w:szCs w:val="22"/>
              </w:rPr>
            </w:pPr>
            <w:r>
              <w:rPr>
                <w:color w:val="000000"/>
                <w:szCs w:val="22"/>
              </w:rPr>
              <w:t>423</w:t>
            </w:r>
          </w:p>
        </w:tc>
        <w:tc>
          <w:tcPr>
            <w:tcW w:w="766" w:type="dxa"/>
            <w:tcBorders>
              <w:top w:val="nil"/>
              <w:left w:val="nil"/>
              <w:bottom w:val="nil"/>
              <w:right w:val="nil"/>
            </w:tcBorders>
            <w:shd w:val="clear" w:color="auto" w:fill="auto"/>
            <w:noWrap/>
            <w:vAlign w:val="center"/>
            <w:hideMark/>
          </w:tcPr>
          <w:p w14:paraId="69668AD8" w14:textId="5072EC83" w:rsidR="003F68EE" w:rsidRPr="00CB07BF" w:rsidRDefault="003F68EE" w:rsidP="003F68EE">
            <w:pPr>
              <w:spacing w:after="0"/>
              <w:jc w:val="center"/>
              <w:rPr>
                <w:color w:val="000000"/>
                <w:szCs w:val="22"/>
              </w:rPr>
            </w:pPr>
            <w:r>
              <w:rPr>
                <w:color w:val="000000"/>
                <w:szCs w:val="22"/>
              </w:rPr>
              <w:t>227</w:t>
            </w:r>
          </w:p>
        </w:tc>
        <w:tc>
          <w:tcPr>
            <w:tcW w:w="766" w:type="dxa"/>
            <w:tcBorders>
              <w:top w:val="nil"/>
              <w:left w:val="nil"/>
              <w:bottom w:val="nil"/>
              <w:right w:val="nil"/>
            </w:tcBorders>
            <w:shd w:val="clear" w:color="auto" w:fill="auto"/>
            <w:noWrap/>
            <w:vAlign w:val="center"/>
            <w:hideMark/>
          </w:tcPr>
          <w:p w14:paraId="1DE97D01" w14:textId="5EA068C3" w:rsidR="003F68EE" w:rsidRPr="00CB07BF" w:rsidRDefault="003F68EE" w:rsidP="003F68EE">
            <w:pPr>
              <w:spacing w:after="0"/>
              <w:jc w:val="center"/>
              <w:rPr>
                <w:color w:val="000000"/>
                <w:szCs w:val="22"/>
              </w:rPr>
            </w:pPr>
            <w:r>
              <w:rPr>
                <w:color w:val="000000"/>
                <w:szCs w:val="22"/>
              </w:rPr>
              <w:t>50</w:t>
            </w:r>
          </w:p>
        </w:tc>
        <w:tc>
          <w:tcPr>
            <w:tcW w:w="766" w:type="dxa"/>
            <w:tcBorders>
              <w:top w:val="nil"/>
              <w:left w:val="nil"/>
              <w:bottom w:val="nil"/>
              <w:right w:val="nil"/>
            </w:tcBorders>
            <w:shd w:val="clear" w:color="auto" w:fill="auto"/>
            <w:noWrap/>
            <w:vAlign w:val="center"/>
            <w:hideMark/>
          </w:tcPr>
          <w:p w14:paraId="216D3E7F" w14:textId="0961F08D" w:rsidR="003F68EE" w:rsidRPr="00CB07BF" w:rsidRDefault="003F68EE" w:rsidP="003F68EE">
            <w:pPr>
              <w:spacing w:after="0"/>
              <w:jc w:val="center"/>
              <w:rPr>
                <w:color w:val="000000"/>
                <w:szCs w:val="22"/>
              </w:rPr>
            </w:pPr>
            <w:r>
              <w:rPr>
                <w:color w:val="000000"/>
                <w:szCs w:val="22"/>
              </w:rPr>
              <w:t>101</w:t>
            </w:r>
          </w:p>
        </w:tc>
        <w:tc>
          <w:tcPr>
            <w:tcW w:w="766" w:type="dxa"/>
            <w:tcBorders>
              <w:top w:val="nil"/>
              <w:left w:val="nil"/>
              <w:bottom w:val="nil"/>
              <w:right w:val="nil"/>
            </w:tcBorders>
            <w:shd w:val="clear" w:color="auto" w:fill="auto"/>
            <w:noWrap/>
            <w:vAlign w:val="center"/>
            <w:hideMark/>
          </w:tcPr>
          <w:p w14:paraId="77034B46" w14:textId="3669CAEF" w:rsidR="003F68EE" w:rsidRPr="00CB07BF" w:rsidRDefault="003F68EE" w:rsidP="003F68EE">
            <w:pPr>
              <w:spacing w:after="0"/>
              <w:jc w:val="center"/>
              <w:rPr>
                <w:color w:val="000000"/>
                <w:szCs w:val="22"/>
              </w:rPr>
            </w:pPr>
            <w:r>
              <w:rPr>
                <w:color w:val="000000"/>
                <w:szCs w:val="22"/>
              </w:rPr>
              <w:t>353</w:t>
            </w:r>
          </w:p>
        </w:tc>
        <w:tc>
          <w:tcPr>
            <w:tcW w:w="766" w:type="dxa"/>
            <w:tcBorders>
              <w:top w:val="nil"/>
              <w:left w:val="nil"/>
              <w:bottom w:val="nil"/>
              <w:right w:val="nil"/>
            </w:tcBorders>
            <w:shd w:val="clear" w:color="auto" w:fill="auto"/>
            <w:noWrap/>
            <w:vAlign w:val="center"/>
            <w:hideMark/>
          </w:tcPr>
          <w:p w14:paraId="546BC506" w14:textId="3F07FE82" w:rsidR="003F68EE" w:rsidRPr="00CB07BF" w:rsidRDefault="003F68EE" w:rsidP="003F68EE">
            <w:pPr>
              <w:spacing w:after="0"/>
              <w:jc w:val="center"/>
              <w:rPr>
                <w:color w:val="000000"/>
                <w:szCs w:val="22"/>
              </w:rPr>
            </w:pPr>
            <w:r>
              <w:rPr>
                <w:color w:val="000000"/>
                <w:szCs w:val="22"/>
              </w:rPr>
              <w:t>354</w:t>
            </w:r>
          </w:p>
        </w:tc>
        <w:tc>
          <w:tcPr>
            <w:tcW w:w="766" w:type="dxa"/>
            <w:tcBorders>
              <w:top w:val="nil"/>
              <w:left w:val="nil"/>
              <w:bottom w:val="nil"/>
              <w:right w:val="nil"/>
            </w:tcBorders>
            <w:shd w:val="clear" w:color="auto" w:fill="auto"/>
            <w:noWrap/>
            <w:vAlign w:val="center"/>
            <w:hideMark/>
          </w:tcPr>
          <w:p w14:paraId="4572561D" w14:textId="25C8E8EA" w:rsidR="003F68EE" w:rsidRPr="00CB07BF" w:rsidRDefault="003F68EE" w:rsidP="003F68EE">
            <w:pPr>
              <w:spacing w:after="0"/>
              <w:jc w:val="center"/>
              <w:rPr>
                <w:color w:val="000000"/>
                <w:szCs w:val="22"/>
              </w:rPr>
            </w:pPr>
            <w:r>
              <w:rPr>
                <w:color w:val="000000"/>
                <w:szCs w:val="22"/>
              </w:rPr>
              <w:t>78</w:t>
            </w:r>
          </w:p>
        </w:tc>
        <w:tc>
          <w:tcPr>
            <w:tcW w:w="962" w:type="dxa"/>
            <w:tcBorders>
              <w:top w:val="nil"/>
              <w:left w:val="nil"/>
              <w:bottom w:val="nil"/>
              <w:right w:val="nil"/>
            </w:tcBorders>
            <w:shd w:val="clear" w:color="auto" w:fill="auto"/>
            <w:noWrap/>
            <w:vAlign w:val="center"/>
            <w:hideMark/>
          </w:tcPr>
          <w:p w14:paraId="4E5E75B2" w14:textId="2A4F8EEF" w:rsidR="003F68EE" w:rsidRPr="00CB07BF" w:rsidRDefault="003F68EE" w:rsidP="003F68EE">
            <w:pPr>
              <w:spacing w:after="0"/>
              <w:jc w:val="center"/>
              <w:rPr>
                <w:color w:val="000000"/>
                <w:szCs w:val="22"/>
              </w:rPr>
            </w:pPr>
            <w:r>
              <w:rPr>
                <w:color w:val="000000"/>
                <w:szCs w:val="22"/>
              </w:rPr>
              <w:t>226</w:t>
            </w:r>
          </w:p>
        </w:tc>
      </w:tr>
      <w:tr w:rsidR="003F68EE" w:rsidRPr="002840AB" w14:paraId="12A57EC1" w14:textId="77777777" w:rsidTr="003F68EE">
        <w:trPr>
          <w:trHeight w:val="300"/>
        </w:trPr>
        <w:tc>
          <w:tcPr>
            <w:tcW w:w="2860" w:type="dxa"/>
            <w:tcBorders>
              <w:top w:val="nil"/>
              <w:left w:val="nil"/>
              <w:bottom w:val="nil"/>
              <w:right w:val="nil"/>
            </w:tcBorders>
            <w:shd w:val="clear" w:color="auto" w:fill="auto"/>
            <w:noWrap/>
            <w:vAlign w:val="center"/>
            <w:hideMark/>
          </w:tcPr>
          <w:p w14:paraId="6419067C" w14:textId="2D18B408" w:rsidR="003F68EE" w:rsidRPr="00CB07BF" w:rsidRDefault="003F68EE" w:rsidP="003F68EE">
            <w:pPr>
              <w:spacing w:after="0"/>
              <w:rPr>
                <w:color w:val="000000"/>
                <w:szCs w:val="22"/>
              </w:rPr>
            </w:pPr>
            <w:r>
              <w:rPr>
                <w:color w:val="000000"/>
                <w:szCs w:val="22"/>
              </w:rPr>
              <w:t>Pacific Cod</w:t>
            </w:r>
          </w:p>
        </w:tc>
        <w:tc>
          <w:tcPr>
            <w:tcW w:w="766" w:type="dxa"/>
            <w:tcBorders>
              <w:top w:val="nil"/>
              <w:left w:val="nil"/>
              <w:bottom w:val="nil"/>
              <w:right w:val="nil"/>
            </w:tcBorders>
            <w:shd w:val="clear" w:color="auto" w:fill="auto"/>
            <w:noWrap/>
            <w:vAlign w:val="center"/>
            <w:hideMark/>
          </w:tcPr>
          <w:p w14:paraId="2F1AABDF" w14:textId="18CA490C" w:rsidR="003F68EE" w:rsidRPr="00CB07BF" w:rsidRDefault="003F68EE" w:rsidP="003F68EE">
            <w:pPr>
              <w:spacing w:after="0"/>
              <w:jc w:val="center"/>
              <w:rPr>
                <w:color w:val="000000"/>
                <w:szCs w:val="22"/>
              </w:rPr>
            </w:pPr>
            <w:r>
              <w:rPr>
                <w:color w:val="000000"/>
                <w:szCs w:val="22"/>
              </w:rPr>
              <w:t>13</w:t>
            </w:r>
          </w:p>
        </w:tc>
        <w:tc>
          <w:tcPr>
            <w:tcW w:w="766" w:type="dxa"/>
            <w:tcBorders>
              <w:top w:val="nil"/>
              <w:left w:val="nil"/>
              <w:bottom w:val="nil"/>
              <w:right w:val="nil"/>
            </w:tcBorders>
            <w:shd w:val="clear" w:color="auto" w:fill="auto"/>
            <w:noWrap/>
            <w:vAlign w:val="center"/>
            <w:hideMark/>
          </w:tcPr>
          <w:p w14:paraId="2D406846" w14:textId="5F64907C" w:rsidR="003F68EE" w:rsidRPr="00CB07BF" w:rsidRDefault="003F68EE" w:rsidP="003F68EE">
            <w:pPr>
              <w:spacing w:after="0"/>
              <w:jc w:val="center"/>
              <w:rPr>
                <w:color w:val="000000"/>
                <w:szCs w:val="22"/>
              </w:rPr>
            </w:pPr>
            <w:r>
              <w:rPr>
                <w:color w:val="000000"/>
                <w:szCs w:val="22"/>
              </w:rPr>
              <w:t>161</w:t>
            </w:r>
          </w:p>
        </w:tc>
        <w:tc>
          <w:tcPr>
            <w:tcW w:w="766" w:type="dxa"/>
            <w:tcBorders>
              <w:top w:val="nil"/>
              <w:left w:val="nil"/>
              <w:bottom w:val="nil"/>
              <w:right w:val="nil"/>
            </w:tcBorders>
            <w:shd w:val="clear" w:color="auto" w:fill="auto"/>
            <w:noWrap/>
            <w:vAlign w:val="center"/>
            <w:hideMark/>
          </w:tcPr>
          <w:p w14:paraId="1AED0C3D" w14:textId="37F5D0D0" w:rsidR="003F68EE" w:rsidRPr="00CB07BF" w:rsidRDefault="003F68EE" w:rsidP="003F68EE">
            <w:pPr>
              <w:spacing w:after="0"/>
              <w:jc w:val="center"/>
              <w:rPr>
                <w:color w:val="000000"/>
                <w:szCs w:val="22"/>
              </w:rPr>
            </w:pPr>
            <w:r>
              <w:rPr>
                <w:color w:val="000000"/>
                <w:szCs w:val="22"/>
              </w:rPr>
              <w:t>698</w:t>
            </w:r>
          </w:p>
        </w:tc>
        <w:tc>
          <w:tcPr>
            <w:tcW w:w="766" w:type="dxa"/>
            <w:tcBorders>
              <w:top w:val="nil"/>
              <w:left w:val="nil"/>
              <w:bottom w:val="nil"/>
              <w:right w:val="nil"/>
            </w:tcBorders>
            <w:shd w:val="clear" w:color="auto" w:fill="auto"/>
            <w:noWrap/>
            <w:vAlign w:val="center"/>
            <w:hideMark/>
          </w:tcPr>
          <w:p w14:paraId="12FB4C97" w14:textId="1D6B41F7" w:rsidR="003F68EE" w:rsidRPr="00CB07BF" w:rsidRDefault="003F68EE" w:rsidP="003F68EE">
            <w:pPr>
              <w:spacing w:after="0"/>
              <w:jc w:val="center"/>
              <w:rPr>
                <w:color w:val="000000"/>
                <w:szCs w:val="22"/>
              </w:rPr>
            </w:pPr>
            <w:r>
              <w:rPr>
                <w:color w:val="000000"/>
                <w:szCs w:val="22"/>
              </w:rPr>
              <w:t>77</w:t>
            </w:r>
          </w:p>
        </w:tc>
        <w:tc>
          <w:tcPr>
            <w:tcW w:w="766" w:type="dxa"/>
            <w:tcBorders>
              <w:top w:val="nil"/>
              <w:left w:val="nil"/>
              <w:bottom w:val="nil"/>
              <w:right w:val="nil"/>
            </w:tcBorders>
            <w:shd w:val="clear" w:color="auto" w:fill="auto"/>
            <w:noWrap/>
            <w:vAlign w:val="center"/>
            <w:hideMark/>
          </w:tcPr>
          <w:p w14:paraId="4DB5FAD2" w14:textId="23D4CEB0" w:rsidR="003F68EE" w:rsidRPr="00CB07BF" w:rsidRDefault="003F68EE" w:rsidP="003F68EE">
            <w:pPr>
              <w:spacing w:after="0"/>
              <w:jc w:val="center"/>
              <w:rPr>
                <w:color w:val="000000"/>
                <w:szCs w:val="22"/>
              </w:rPr>
            </w:pPr>
            <w:r>
              <w:rPr>
                <w:color w:val="000000"/>
                <w:szCs w:val="22"/>
              </w:rPr>
              <w:t>0</w:t>
            </w:r>
          </w:p>
        </w:tc>
        <w:tc>
          <w:tcPr>
            <w:tcW w:w="766" w:type="dxa"/>
            <w:tcBorders>
              <w:top w:val="nil"/>
              <w:left w:val="nil"/>
              <w:bottom w:val="nil"/>
              <w:right w:val="nil"/>
            </w:tcBorders>
            <w:shd w:val="clear" w:color="auto" w:fill="auto"/>
            <w:noWrap/>
            <w:vAlign w:val="center"/>
            <w:hideMark/>
          </w:tcPr>
          <w:p w14:paraId="59642C72" w14:textId="37CA7C78" w:rsidR="003F68EE" w:rsidRPr="00CB07BF" w:rsidRDefault="003F68EE" w:rsidP="003F68EE">
            <w:pPr>
              <w:spacing w:after="0"/>
              <w:jc w:val="center"/>
              <w:rPr>
                <w:color w:val="000000"/>
                <w:szCs w:val="22"/>
              </w:rPr>
            </w:pPr>
            <w:r>
              <w:rPr>
                <w:color w:val="000000"/>
                <w:szCs w:val="22"/>
              </w:rPr>
              <w:t>20</w:t>
            </w:r>
          </w:p>
        </w:tc>
        <w:tc>
          <w:tcPr>
            <w:tcW w:w="766" w:type="dxa"/>
            <w:tcBorders>
              <w:top w:val="nil"/>
              <w:left w:val="nil"/>
              <w:bottom w:val="nil"/>
              <w:right w:val="nil"/>
            </w:tcBorders>
            <w:shd w:val="clear" w:color="auto" w:fill="auto"/>
            <w:noWrap/>
            <w:vAlign w:val="center"/>
            <w:hideMark/>
          </w:tcPr>
          <w:p w14:paraId="7309E94D" w14:textId="594527AF" w:rsidR="003F68EE" w:rsidRPr="00CB07BF" w:rsidRDefault="003F68EE" w:rsidP="003F68EE">
            <w:pPr>
              <w:spacing w:after="0"/>
              <w:jc w:val="center"/>
              <w:rPr>
                <w:color w:val="000000"/>
                <w:szCs w:val="22"/>
              </w:rPr>
            </w:pPr>
            <w:r>
              <w:rPr>
                <w:color w:val="000000"/>
                <w:szCs w:val="22"/>
              </w:rPr>
              <w:t>0</w:t>
            </w:r>
          </w:p>
        </w:tc>
        <w:tc>
          <w:tcPr>
            <w:tcW w:w="962" w:type="dxa"/>
            <w:tcBorders>
              <w:top w:val="nil"/>
              <w:left w:val="nil"/>
              <w:bottom w:val="nil"/>
              <w:right w:val="nil"/>
            </w:tcBorders>
            <w:shd w:val="clear" w:color="auto" w:fill="auto"/>
            <w:noWrap/>
            <w:vAlign w:val="center"/>
            <w:hideMark/>
          </w:tcPr>
          <w:p w14:paraId="5E4831A5" w14:textId="04B2A91D" w:rsidR="003F68EE" w:rsidRPr="00CB07BF" w:rsidRDefault="003F68EE" w:rsidP="003F68EE">
            <w:pPr>
              <w:spacing w:after="0"/>
              <w:jc w:val="center"/>
              <w:rPr>
                <w:color w:val="000000"/>
                <w:szCs w:val="22"/>
              </w:rPr>
            </w:pPr>
            <w:r>
              <w:rPr>
                <w:color w:val="000000"/>
                <w:szCs w:val="22"/>
              </w:rPr>
              <w:t>138</w:t>
            </w:r>
          </w:p>
        </w:tc>
      </w:tr>
      <w:tr w:rsidR="003F68EE" w:rsidRPr="002840AB" w14:paraId="72755466" w14:textId="77777777" w:rsidTr="003F68EE">
        <w:trPr>
          <w:trHeight w:val="300"/>
        </w:trPr>
        <w:tc>
          <w:tcPr>
            <w:tcW w:w="2860" w:type="dxa"/>
            <w:tcBorders>
              <w:top w:val="nil"/>
              <w:left w:val="nil"/>
              <w:bottom w:val="nil"/>
              <w:right w:val="nil"/>
            </w:tcBorders>
            <w:shd w:val="clear" w:color="auto" w:fill="auto"/>
            <w:noWrap/>
            <w:vAlign w:val="center"/>
            <w:hideMark/>
          </w:tcPr>
          <w:p w14:paraId="71FC7698" w14:textId="063B7591" w:rsidR="003F68EE" w:rsidRPr="00CB07BF" w:rsidRDefault="003F68EE" w:rsidP="003F68EE">
            <w:pPr>
              <w:spacing w:after="0"/>
              <w:rPr>
                <w:color w:val="000000"/>
                <w:szCs w:val="22"/>
              </w:rPr>
            </w:pPr>
            <w:r>
              <w:rPr>
                <w:color w:val="000000"/>
                <w:szCs w:val="22"/>
              </w:rPr>
              <w:t>Shallow Water Flatfish</w:t>
            </w:r>
          </w:p>
        </w:tc>
        <w:tc>
          <w:tcPr>
            <w:tcW w:w="766" w:type="dxa"/>
            <w:tcBorders>
              <w:top w:val="nil"/>
              <w:left w:val="nil"/>
              <w:bottom w:val="nil"/>
              <w:right w:val="nil"/>
            </w:tcBorders>
            <w:shd w:val="clear" w:color="auto" w:fill="auto"/>
            <w:noWrap/>
            <w:vAlign w:val="center"/>
            <w:hideMark/>
          </w:tcPr>
          <w:p w14:paraId="7D5EA62B" w14:textId="24F89E70" w:rsidR="003F68EE" w:rsidRPr="00CB07BF" w:rsidRDefault="003F68EE" w:rsidP="003F68EE">
            <w:pPr>
              <w:spacing w:after="0"/>
              <w:jc w:val="center"/>
              <w:rPr>
                <w:color w:val="000000"/>
                <w:szCs w:val="22"/>
              </w:rPr>
            </w:pPr>
            <w:r>
              <w:rPr>
                <w:color w:val="000000"/>
                <w:szCs w:val="22"/>
              </w:rPr>
              <w:t>11</w:t>
            </w:r>
          </w:p>
        </w:tc>
        <w:tc>
          <w:tcPr>
            <w:tcW w:w="766" w:type="dxa"/>
            <w:tcBorders>
              <w:top w:val="nil"/>
              <w:left w:val="nil"/>
              <w:bottom w:val="nil"/>
              <w:right w:val="nil"/>
            </w:tcBorders>
            <w:shd w:val="clear" w:color="auto" w:fill="auto"/>
            <w:noWrap/>
            <w:vAlign w:val="center"/>
            <w:hideMark/>
          </w:tcPr>
          <w:p w14:paraId="3319B0B0" w14:textId="4E0214C9" w:rsidR="003F68EE" w:rsidRPr="00CB07BF" w:rsidRDefault="003F68EE" w:rsidP="003F68EE">
            <w:pPr>
              <w:spacing w:after="0"/>
              <w:jc w:val="center"/>
              <w:rPr>
                <w:color w:val="000000"/>
                <w:szCs w:val="22"/>
              </w:rPr>
            </w:pPr>
            <w:r>
              <w:rPr>
                <w:color w:val="000000"/>
                <w:szCs w:val="22"/>
              </w:rPr>
              <w:t>3</w:t>
            </w:r>
          </w:p>
        </w:tc>
        <w:tc>
          <w:tcPr>
            <w:tcW w:w="766" w:type="dxa"/>
            <w:tcBorders>
              <w:top w:val="nil"/>
              <w:left w:val="nil"/>
              <w:bottom w:val="nil"/>
              <w:right w:val="nil"/>
            </w:tcBorders>
            <w:shd w:val="clear" w:color="auto" w:fill="auto"/>
            <w:noWrap/>
            <w:vAlign w:val="center"/>
            <w:hideMark/>
          </w:tcPr>
          <w:p w14:paraId="7B9C2D85" w14:textId="12A2EBB2" w:rsidR="003F68EE" w:rsidRPr="00CB07BF" w:rsidRDefault="003F68EE" w:rsidP="003F68EE">
            <w:pPr>
              <w:spacing w:after="0"/>
              <w:jc w:val="center"/>
              <w:rPr>
                <w:color w:val="000000"/>
                <w:szCs w:val="22"/>
              </w:rPr>
            </w:pPr>
            <w:r>
              <w:rPr>
                <w:color w:val="000000"/>
                <w:szCs w:val="22"/>
              </w:rPr>
              <w:t>139</w:t>
            </w:r>
          </w:p>
        </w:tc>
        <w:tc>
          <w:tcPr>
            <w:tcW w:w="766" w:type="dxa"/>
            <w:tcBorders>
              <w:top w:val="nil"/>
              <w:left w:val="nil"/>
              <w:bottom w:val="nil"/>
              <w:right w:val="nil"/>
            </w:tcBorders>
            <w:shd w:val="clear" w:color="auto" w:fill="auto"/>
            <w:noWrap/>
            <w:vAlign w:val="center"/>
            <w:hideMark/>
          </w:tcPr>
          <w:p w14:paraId="318B4280" w14:textId="1017CD99" w:rsidR="003F68EE" w:rsidRPr="00CB07BF" w:rsidRDefault="003F68EE" w:rsidP="003F68EE">
            <w:pPr>
              <w:spacing w:after="0"/>
              <w:jc w:val="center"/>
              <w:rPr>
                <w:color w:val="000000"/>
                <w:szCs w:val="22"/>
              </w:rPr>
            </w:pPr>
            <w:r>
              <w:rPr>
                <w:color w:val="000000"/>
                <w:szCs w:val="22"/>
              </w:rPr>
              <w:t>79</w:t>
            </w:r>
          </w:p>
        </w:tc>
        <w:tc>
          <w:tcPr>
            <w:tcW w:w="766" w:type="dxa"/>
            <w:tcBorders>
              <w:top w:val="nil"/>
              <w:left w:val="nil"/>
              <w:bottom w:val="nil"/>
              <w:right w:val="nil"/>
            </w:tcBorders>
            <w:shd w:val="clear" w:color="auto" w:fill="auto"/>
            <w:noWrap/>
            <w:vAlign w:val="center"/>
            <w:hideMark/>
          </w:tcPr>
          <w:p w14:paraId="4682F3A7" w14:textId="684E8A5C" w:rsidR="003F68EE" w:rsidRPr="00CB07BF" w:rsidRDefault="003F68EE" w:rsidP="003F68EE">
            <w:pPr>
              <w:spacing w:after="0"/>
              <w:jc w:val="center"/>
              <w:rPr>
                <w:color w:val="000000"/>
                <w:szCs w:val="22"/>
              </w:rPr>
            </w:pPr>
            <w:r>
              <w:rPr>
                <w:color w:val="000000"/>
                <w:szCs w:val="22"/>
              </w:rPr>
              <w:t>9</w:t>
            </w:r>
          </w:p>
        </w:tc>
        <w:tc>
          <w:tcPr>
            <w:tcW w:w="766" w:type="dxa"/>
            <w:tcBorders>
              <w:top w:val="nil"/>
              <w:left w:val="nil"/>
              <w:bottom w:val="nil"/>
              <w:right w:val="nil"/>
            </w:tcBorders>
            <w:shd w:val="clear" w:color="auto" w:fill="auto"/>
            <w:noWrap/>
            <w:vAlign w:val="center"/>
            <w:hideMark/>
          </w:tcPr>
          <w:p w14:paraId="28CA2EA0" w14:textId="454DAA48" w:rsidR="003F68EE" w:rsidRPr="00CB07BF" w:rsidRDefault="003F68EE" w:rsidP="003F68EE">
            <w:pPr>
              <w:spacing w:after="0"/>
              <w:jc w:val="center"/>
              <w:rPr>
                <w:color w:val="000000"/>
                <w:szCs w:val="22"/>
              </w:rPr>
            </w:pPr>
            <w:r>
              <w:rPr>
                <w:color w:val="000000"/>
                <w:szCs w:val="22"/>
              </w:rPr>
              <w:t>43</w:t>
            </w:r>
          </w:p>
        </w:tc>
        <w:tc>
          <w:tcPr>
            <w:tcW w:w="766" w:type="dxa"/>
            <w:tcBorders>
              <w:top w:val="nil"/>
              <w:left w:val="nil"/>
              <w:bottom w:val="nil"/>
              <w:right w:val="nil"/>
            </w:tcBorders>
            <w:shd w:val="clear" w:color="auto" w:fill="auto"/>
            <w:noWrap/>
            <w:vAlign w:val="center"/>
            <w:hideMark/>
          </w:tcPr>
          <w:p w14:paraId="6F6B8B9C" w14:textId="08EE168A" w:rsidR="003F68EE" w:rsidRPr="00CB07BF" w:rsidRDefault="003F68EE" w:rsidP="003F68EE">
            <w:pPr>
              <w:spacing w:after="0"/>
              <w:jc w:val="center"/>
              <w:rPr>
                <w:color w:val="000000"/>
                <w:szCs w:val="22"/>
              </w:rPr>
            </w:pPr>
            <w:r>
              <w:rPr>
                <w:color w:val="000000"/>
                <w:szCs w:val="22"/>
              </w:rPr>
              <w:t>79</w:t>
            </w:r>
          </w:p>
        </w:tc>
        <w:tc>
          <w:tcPr>
            <w:tcW w:w="962" w:type="dxa"/>
            <w:tcBorders>
              <w:top w:val="nil"/>
              <w:left w:val="nil"/>
              <w:bottom w:val="nil"/>
              <w:right w:val="nil"/>
            </w:tcBorders>
            <w:shd w:val="clear" w:color="auto" w:fill="auto"/>
            <w:noWrap/>
            <w:vAlign w:val="center"/>
            <w:hideMark/>
          </w:tcPr>
          <w:p w14:paraId="0BD7D790" w14:textId="1F5EA3C2" w:rsidR="003F68EE" w:rsidRPr="00CB07BF" w:rsidRDefault="003F68EE" w:rsidP="003F68EE">
            <w:pPr>
              <w:spacing w:after="0"/>
              <w:jc w:val="center"/>
              <w:rPr>
                <w:color w:val="000000"/>
                <w:szCs w:val="22"/>
              </w:rPr>
            </w:pPr>
            <w:r>
              <w:rPr>
                <w:color w:val="000000"/>
                <w:szCs w:val="22"/>
              </w:rPr>
              <w:t>52</w:t>
            </w:r>
          </w:p>
        </w:tc>
      </w:tr>
      <w:tr w:rsidR="003F68EE" w:rsidRPr="002840AB" w14:paraId="13B8780E" w14:textId="77777777" w:rsidTr="003F68EE">
        <w:trPr>
          <w:trHeight w:val="300"/>
        </w:trPr>
        <w:tc>
          <w:tcPr>
            <w:tcW w:w="2860" w:type="dxa"/>
            <w:tcBorders>
              <w:top w:val="nil"/>
              <w:left w:val="nil"/>
              <w:bottom w:val="nil"/>
              <w:right w:val="nil"/>
            </w:tcBorders>
            <w:shd w:val="clear" w:color="auto" w:fill="auto"/>
            <w:noWrap/>
            <w:vAlign w:val="center"/>
            <w:hideMark/>
          </w:tcPr>
          <w:p w14:paraId="1A33C9E3" w14:textId="50FAAF8E" w:rsidR="003F68EE" w:rsidRPr="00CB07BF" w:rsidRDefault="003F68EE" w:rsidP="003F68EE">
            <w:pPr>
              <w:spacing w:after="0"/>
              <w:rPr>
                <w:color w:val="000000"/>
                <w:szCs w:val="22"/>
              </w:rPr>
            </w:pPr>
            <w:r>
              <w:rPr>
                <w:color w:val="000000"/>
                <w:szCs w:val="22"/>
              </w:rPr>
              <w:t>Atka Mackerel</w:t>
            </w:r>
          </w:p>
        </w:tc>
        <w:tc>
          <w:tcPr>
            <w:tcW w:w="766" w:type="dxa"/>
            <w:tcBorders>
              <w:top w:val="nil"/>
              <w:left w:val="nil"/>
              <w:bottom w:val="nil"/>
              <w:right w:val="nil"/>
            </w:tcBorders>
            <w:shd w:val="clear" w:color="auto" w:fill="auto"/>
            <w:noWrap/>
            <w:vAlign w:val="center"/>
            <w:hideMark/>
          </w:tcPr>
          <w:p w14:paraId="4FD4D49E" w14:textId="4B6E9539" w:rsidR="003F68EE" w:rsidRPr="00CB07BF" w:rsidRDefault="003F68EE" w:rsidP="003F68EE">
            <w:pPr>
              <w:spacing w:after="0"/>
              <w:jc w:val="center"/>
              <w:rPr>
                <w:color w:val="000000"/>
                <w:szCs w:val="22"/>
              </w:rPr>
            </w:pPr>
            <w:r>
              <w:rPr>
                <w:color w:val="000000"/>
                <w:szCs w:val="22"/>
              </w:rPr>
              <w:t>--</w:t>
            </w:r>
          </w:p>
        </w:tc>
        <w:tc>
          <w:tcPr>
            <w:tcW w:w="766" w:type="dxa"/>
            <w:tcBorders>
              <w:top w:val="nil"/>
              <w:left w:val="nil"/>
              <w:bottom w:val="nil"/>
              <w:right w:val="nil"/>
            </w:tcBorders>
            <w:shd w:val="clear" w:color="auto" w:fill="auto"/>
            <w:noWrap/>
            <w:vAlign w:val="center"/>
            <w:hideMark/>
          </w:tcPr>
          <w:p w14:paraId="32ED925B" w14:textId="286D93B4" w:rsidR="003F68EE" w:rsidRPr="00CB07BF" w:rsidRDefault="003F68EE" w:rsidP="003F68EE">
            <w:pPr>
              <w:spacing w:after="0"/>
              <w:jc w:val="center"/>
              <w:rPr>
                <w:color w:val="000000"/>
                <w:szCs w:val="22"/>
              </w:rPr>
            </w:pPr>
            <w:r>
              <w:rPr>
                <w:color w:val="000000"/>
                <w:szCs w:val="22"/>
              </w:rPr>
              <w:t>--</w:t>
            </w:r>
          </w:p>
        </w:tc>
        <w:tc>
          <w:tcPr>
            <w:tcW w:w="766" w:type="dxa"/>
            <w:tcBorders>
              <w:top w:val="nil"/>
              <w:left w:val="nil"/>
              <w:bottom w:val="nil"/>
              <w:right w:val="nil"/>
            </w:tcBorders>
            <w:shd w:val="clear" w:color="auto" w:fill="auto"/>
            <w:noWrap/>
            <w:vAlign w:val="center"/>
            <w:hideMark/>
          </w:tcPr>
          <w:p w14:paraId="5F14888B" w14:textId="3171C67D" w:rsidR="003F68EE" w:rsidRPr="00CB07BF" w:rsidRDefault="003F68EE" w:rsidP="003F68EE">
            <w:pPr>
              <w:spacing w:after="0"/>
              <w:jc w:val="center"/>
              <w:rPr>
                <w:color w:val="000000"/>
                <w:szCs w:val="22"/>
              </w:rPr>
            </w:pPr>
            <w:r>
              <w:rPr>
                <w:color w:val="000000"/>
                <w:szCs w:val="22"/>
              </w:rPr>
              <w:t>--</w:t>
            </w:r>
          </w:p>
        </w:tc>
        <w:tc>
          <w:tcPr>
            <w:tcW w:w="766" w:type="dxa"/>
            <w:tcBorders>
              <w:top w:val="nil"/>
              <w:left w:val="nil"/>
              <w:bottom w:val="nil"/>
              <w:right w:val="nil"/>
            </w:tcBorders>
            <w:shd w:val="clear" w:color="auto" w:fill="auto"/>
            <w:noWrap/>
            <w:vAlign w:val="center"/>
            <w:hideMark/>
          </w:tcPr>
          <w:p w14:paraId="31C73462" w14:textId="2DF9E4E9" w:rsidR="003F68EE" w:rsidRPr="00CB07BF" w:rsidRDefault="003F68EE" w:rsidP="003F68EE">
            <w:pPr>
              <w:spacing w:after="0"/>
              <w:jc w:val="center"/>
              <w:rPr>
                <w:color w:val="000000"/>
                <w:szCs w:val="22"/>
              </w:rPr>
            </w:pPr>
            <w:r>
              <w:rPr>
                <w:color w:val="000000"/>
                <w:szCs w:val="22"/>
              </w:rPr>
              <w:t>18</w:t>
            </w:r>
          </w:p>
        </w:tc>
        <w:tc>
          <w:tcPr>
            <w:tcW w:w="766" w:type="dxa"/>
            <w:tcBorders>
              <w:top w:val="nil"/>
              <w:left w:val="nil"/>
              <w:bottom w:val="nil"/>
              <w:right w:val="nil"/>
            </w:tcBorders>
            <w:shd w:val="clear" w:color="auto" w:fill="auto"/>
            <w:noWrap/>
            <w:vAlign w:val="center"/>
            <w:hideMark/>
          </w:tcPr>
          <w:p w14:paraId="42315F0E" w14:textId="437031DC" w:rsidR="003F68EE" w:rsidRPr="00CB07BF" w:rsidRDefault="003F68EE" w:rsidP="003F68EE">
            <w:pPr>
              <w:spacing w:after="0"/>
              <w:jc w:val="center"/>
              <w:rPr>
                <w:color w:val="000000"/>
                <w:szCs w:val="22"/>
              </w:rPr>
            </w:pPr>
            <w:r>
              <w:rPr>
                <w:color w:val="000000"/>
                <w:szCs w:val="22"/>
              </w:rPr>
              <w:t>25</w:t>
            </w:r>
          </w:p>
        </w:tc>
        <w:tc>
          <w:tcPr>
            <w:tcW w:w="766" w:type="dxa"/>
            <w:tcBorders>
              <w:top w:val="nil"/>
              <w:left w:val="nil"/>
              <w:bottom w:val="nil"/>
              <w:right w:val="nil"/>
            </w:tcBorders>
            <w:shd w:val="clear" w:color="auto" w:fill="auto"/>
            <w:noWrap/>
            <w:vAlign w:val="center"/>
            <w:hideMark/>
          </w:tcPr>
          <w:p w14:paraId="7B18728D" w14:textId="1D71B804" w:rsidR="003F68EE" w:rsidRPr="00CB07BF" w:rsidRDefault="003F68EE" w:rsidP="003F68EE">
            <w:pPr>
              <w:spacing w:after="0"/>
              <w:jc w:val="center"/>
              <w:rPr>
                <w:color w:val="000000"/>
                <w:szCs w:val="22"/>
              </w:rPr>
            </w:pPr>
            <w:r>
              <w:rPr>
                <w:color w:val="000000"/>
                <w:szCs w:val="22"/>
              </w:rPr>
              <w:t>--</w:t>
            </w:r>
          </w:p>
        </w:tc>
        <w:tc>
          <w:tcPr>
            <w:tcW w:w="766" w:type="dxa"/>
            <w:tcBorders>
              <w:top w:val="nil"/>
              <w:left w:val="nil"/>
              <w:bottom w:val="nil"/>
              <w:right w:val="nil"/>
            </w:tcBorders>
            <w:shd w:val="clear" w:color="auto" w:fill="auto"/>
            <w:noWrap/>
            <w:vAlign w:val="center"/>
            <w:hideMark/>
          </w:tcPr>
          <w:p w14:paraId="73EF7C96" w14:textId="44B081A6" w:rsidR="003F68EE" w:rsidRPr="00CB07BF" w:rsidRDefault="003F68EE" w:rsidP="003F68EE">
            <w:pPr>
              <w:spacing w:after="0"/>
              <w:jc w:val="center"/>
              <w:rPr>
                <w:color w:val="000000"/>
                <w:szCs w:val="22"/>
              </w:rPr>
            </w:pPr>
            <w:r>
              <w:rPr>
                <w:color w:val="000000"/>
                <w:szCs w:val="22"/>
              </w:rPr>
              <w:t>--</w:t>
            </w:r>
          </w:p>
        </w:tc>
        <w:tc>
          <w:tcPr>
            <w:tcW w:w="962" w:type="dxa"/>
            <w:tcBorders>
              <w:top w:val="nil"/>
              <w:left w:val="nil"/>
              <w:bottom w:val="nil"/>
              <w:right w:val="nil"/>
            </w:tcBorders>
            <w:shd w:val="clear" w:color="auto" w:fill="auto"/>
            <w:noWrap/>
            <w:vAlign w:val="center"/>
            <w:hideMark/>
          </w:tcPr>
          <w:p w14:paraId="458B7FF3" w14:textId="0DF5FAF6" w:rsidR="003F68EE" w:rsidRPr="00CB07BF" w:rsidRDefault="003F68EE" w:rsidP="003F68EE">
            <w:pPr>
              <w:spacing w:after="0"/>
              <w:jc w:val="center"/>
              <w:rPr>
                <w:color w:val="000000"/>
                <w:szCs w:val="22"/>
              </w:rPr>
            </w:pPr>
            <w:r>
              <w:rPr>
                <w:color w:val="000000"/>
                <w:szCs w:val="22"/>
              </w:rPr>
              <w:t>21</w:t>
            </w:r>
          </w:p>
        </w:tc>
      </w:tr>
      <w:tr w:rsidR="003F68EE" w:rsidRPr="002840AB" w14:paraId="444BAEFE" w14:textId="77777777" w:rsidTr="003F68EE">
        <w:trPr>
          <w:trHeight w:val="300"/>
        </w:trPr>
        <w:tc>
          <w:tcPr>
            <w:tcW w:w="2860" w:type="dxa"/>
            <w:tcBorders>
              <w:top w:val="nil"/>
              <w:left w:val="nil"/>
              <w:bottom w:val="nil"/>
              <w:right w:val="nil"/>
            </w:tcBorders>
            <w:shd w:val="clear" w:color="auto" w:fill="auto"/>
            <w:noWrap/>
            <w:vAlign w:val="center"/>
            <w:hideMark/>
          </w:tcPr>
          <w:p w14:paraId="26E25E58" w14:textId="2AB4B6F1" w:rsidR="003F68EE" w:rsidRPr="00CB07BF" w:rsidRDefault="003F68EE" w:rsidP="003F68EE">
            <w:pPr>
              <w:spacing w:after="0"/>
              <w:rPr>
                <w:color w:val="000000"/>
                <w:szCs w:val="22"/>
              </w:rPr>
            </w:pPr>
            <w:r>
              <w:rPr>
                <w:color w:val="000000"/>
                <w:szCs w:val="22"/>
              </w:rPr>
              <w:t>Sablefish</w:t>
            </w:r>
          </w:p>
        </w:tc>
        <w:tc>
          <w:tcPr>
            <w:tcW w:w="766" w:type="dxa"/>
            <w:tcBorders>
              <w:top w:val="nil"/>
              <w:left w:val="nil"/>
              <w:bottom w:val="nil"/>
              <w:right w:val="nil"/>
            </w:tcBorders>
            <w:shd w:val="clear" w:color="auto" w:fill="auto"/>
            <w:noWrap/>
            <w:vAlign w:val="center"/>
            <w:hideMark/>
          </w:tcPr>
          <w:p w14:paraId="554A24B8" w14:textId="6F4732DC" w:rsidR="003F68EE" w:rsidRPr="00CB07BF" w:rsidRDefault="003F68EE" w:rsidP="003F68EE">
            <w:pPr>
              <w:spacing w:after="0"/>
              <w:jc w:val="center"/>
              <w:rPr>
                <w:color w:val="000000"/>
                <w:szCs w:val="22"/>
              </w:rPr>
            </w:pPr>
            <w:r>
              <w:rPr>
                <w:color w:val="000000"/>
                <w:szCs w:val="22"/>
              </w:rPr>
              <w:t>2</w:t>
            </w:r>
          </w:p>
        </w:tc>
        <w:tc>
          <w:tcPr>
            <w:tcW w:w="766" w:type="dxa"/>
            <w:tcBorders>
              <w:top w:val="nil"/>
              <w:left w:val="nil"/>
              <w:bottom w:val="nil"/>
              <w:right w:val="nil"/>
            </w:tcBorders>
            <w:shd w:val="clear" w:color="auto" w:fill="auto"/>
            <w:noWrap/>
            <w:vAlign w:val="center"/>
            <w:hideMark/>
          </w:tcPr>
          <w:p w14:paraId="186F7D04" w14:textId="08654E65" w:rsidR="003F68EE" w:rsidRPr="00CB07BF" w:rsidRDefault="003F68EE" w:rsidP="003F68EE">
            <w:pPr>
              <w:spacing w:after="0"/>
              <w:jc w:val="center"/>
              <w:rPr>
                <w:color w:val="000000"/>
                <w:szCs w:val="22"/>
              </w:rPr>
            </w:pPr>
            <w:r>
              <w:rPr>
                <w:color w:val="000000"/>
                <w:szCs w:val="22"/>
              </w:rPr>
              <w:t>2</w:t>
            </w:r>
          </w:p>
        </w:tc>
        <w:tc>
          <w:tcPr>
            <w:tcW w:w="766" w:type="dxa"/>
            <w:tcBorders>
              <w:top w:val="nil"/>
              <w:left w:val="nil"/>
              <w:bottom w:val="nil"/>
              <w:right w:val="nil"/>
            </w:tcBorders>
            <w:shd w:val="clear" w:color="auto" w:fill="auto"/>
            <w:noWrap/>
            <w:vAlign w:val="center"/>
            <w:hideMark/>
          </w:tcPr>
          <w:p w14:paraId="081BB196" w14:textId="2BC08C06" w:rsidR="003F68EE" w:rsidRPr="00CB07BF" w:rsidRDefault="003F68EE" w:rsidP="003F68EE">
            <w:pPr>
              <w:spacing w:after="0"/>
              <w:jc w:val="center"/>
              <w:rPr>
                <w:color w:val="000000"/>
                <w:szCs w:val="22"/>
              </w:rPr>
            </w:pPr>
            <w:r>
              <w:rPr>
                <w:color w:val="000000"/>
                <w:szCs w:val="22"/>
              </w:rPr>
              <w:t>9</w:t>
            </w:r>
          </w:p>
        </w:tc>
        <w:tc>
          <w:tcPr>
            <w:tcW w:w="766" w:type="dxa"/>
            <w:tcBorders>
              <w:top w:val="nil"/>
              <w:left w:val="nil"/>
              <w:bottom w:val="nil"/>
              <w:right w:val="nil"/>
            </w:tcBorders>
            <w:shd w:val="clear" w:color="auto" w:fill="auto"/>
            <w:noWrap/>
            <w:vAlign w:val="center"/>
            <w:hideMark/>
          </w:tcPr>
          <w:p w14:paraId="297884A3" w14:textId="6EFC5EA6" w:rsidR="003F68EE" w:rsidRPr="00CB07BF" w:rsidRDefault="003F68EE" w:rsidP="003F68EE">
            <w:pPr>
              <w:spacing w:after="0"/>
              <w:jc w:val="center"/>
              <w:rPr>
                <w:color w:val="000000"/>
                <w:szCs w:val="22"/>
              </w:rPr>
            </w:pPr>
            <w:r>
              <w:rPr>
                <w:color w:val="000000"/>
                <w:szCs w:val="22"/>
              </w:rPr>
              <w:t>4</w:t>
            </w:r>
          </w:p>
        </w:tc>
        <w:tc>
          <w:tcPr>
            <w:tcW w:w="766" w:type="dxa"/>
            <w:tcBorders>
              <w:top w:val="nil"/>
              <w:left w:val="nil"/>
              <w:bottom w:val="nil"/>
              <w:right w:val="nil"/>
            </w:tcBorders>
            <w:shd w:val="clear" w:color="auto" w:fill="auto"/>
            <w:noWrap/>
            <w:vAlign w:val="center"/>
            <w:hideMark/>
          </w:tcPr>
          <w:p w14:paraId="0F851D16" w14:textId="2E6C5DE0" w:rsidR="003F68EE" w:rsidRPr="00CB07BF" w:rsidRDefault="003F68EE" w:rsidP="003F68EE">
            <w:pPr>
              <w:spacing w:after="0"/>
              <w:jc w:val="center"/>
              <w:rPr>
                <w:color w:val="000000"/>
                <w:szCs w:val="22"/>
              </w:rPr>
            </w:pPr>
            <w:r>
              <w:rPr>
                <w:color w:val="000000"/>
                <w:szCs w:val="22"/>
              </w:rPr>
              <w:t>19</w:t>
            </w:r>
          </w:p>
        </w:tc>
        <w:tc>
          <w:tcPr>
            <w:tcW w:w="766" w:type="dxa"/>
            <w:tcBorders>
              <w:top w:val="nil"/>
              <w:left w:val="nil"/>
              <w:bottom w:val="nil"/>
              <w:right w:val="nil"/>
            </w:tcBorders>
            <w:shd w:val="clear" w:color="auto" w:fill="auto"/>
            <w:noWrap/>
            <w:vAlign w:val="center"/>
            <w:hideMark/>
          </w:tcPr>
          <w:p w14:paraId="00B98D7E" w14:textId="3275B77A" w:rsidR="003F68EE" w:rsidRPr="00CB07BF" w:rsidRDefault="003F68EE" w:rsidP="003F68EE">
            <w:pPr>
              <w:spacing w:after="0"/>
              <w:jc w:val="center"/>
              <w:rPr>
                <w:color w:val="000000"/>
                <w:szCs w:val="22"/>
              </w:rPr>
            </w:pPr>
            <w:r>
              <w:rPr>
                <w:color w:val="000000"/>
                <w:szCs w:val="22"/>
              </w:rPr>
              <w:t>29</w:t>
            </w:r>
          </w:p>
        </w:tc>
        <w:tc>
          <w:tcPr>
            <w:tcW w:w="766" w:type="dxa"/>
            <w:tcBorders>
              <w:top w:val="nil"/>
              <w:left w:val="nil"/>
              <w:bottom w:val="nil"/>
              <w:right w:val="nil"/>
            </w:tcBorders>
            <w:shd w:val="clear" w:color="auto" w:fill="auto"/>
            <w:noWrap/>
            <w:vAlign w:val="center"/>
            <w:hideMark/>
          </w:tcPr>
          <w:p w14:paraId="6975CC99" w14:textId="227D7083" w:rsidR="003F68EE" w:rsidRPr="00CB07BF" w:rsidRDefault="003F68EE" w:rsidP="003F68EE">
            <w:pPr>
              <w:spacing w:after="0"/>
              <w:jc w:val="center"/>
              <w:rPr>
                <w:color w:val="000000"/>
                <w:szCs w:val="22"/>
              </w:rPr>
            </w:pPr>
            <w:r>
              <w:rPr>
                <w:color w:val="000000"/>
                <w:szCs w:val="22"/>
              </w:rPr>
              <w:t>2</w:t>
            </w:r>
          </w:p>
        </w:tc>
        <w:tc>
          <w:tcPr>
            <w:tcW w:w="962" w:type="dxa"/>
            <w:tcBorders>
              <w:top w:val="nil"/>
              <w:left w:val="nil"/>
              <w:bottom w:val="nil"/>
              <w:right w:val="nil"/>
            </w:tcBorders>
            <w:shd w:val="clear" w:color="auto" w:fill="auto"/>
            <w:noWrap/>
            <w:vAlign w:val="center"/>
            <w:hideMark/>
          </w:tcPr>
          <w:p w14:paraId="673701C4" w14:textId="02F24AD8" w:rsidR="003F68EE" w:rsidRPr="00CB07BF" w:rsidRDefault="003F68EE" w:rsidP="003F68EE">
            <w:pPr>
              <w:spacing w:after="0"/>
              <w:jc w:val="center"/>
              <w:rPr>
                <w:color w:val="000000"/>
                <w:szCs w:val="22"/>
              </w:rPr>
            </w:pPr>
            <w:r>
              <w:rPr>
                <w:color w:val="000000"/>
                <w:szCs w:val="22"/>
              </w:rPr>
              <w:t>10</w:t>
            </w:r>
          </w:p>
        </w:tc>
      </w:tr>
      <w:tr w:rsidR="003F68EE" w:rsidRPr="002840AB" w14:paraId="10630D66" w14:textId="77777777" w:rsidTr="003F68EE">
        <w:trPr>
          <w:trHeight w:val="300"/>
        </w:trPr>
        <w:tc>
          <w:tcPr>
            <w:tcW w:w="2860" w:type="dxa"/>
            <w:tcBorders>
              <w:top w:val="nil"/>
              <w:left w:val="nil"/>
              <w:bottom w:val="nil"/>
              <w:right w:val="nil"/>
            </w:tcBorders>
            <w:shd w:val="clear" w:color="auto" w:fill="auto"/>
            <w:noWrap/>
            <w:vAlign w:val="center"/>
            <w:hideMark/>
          </w:tcPr>
          <w:p w14:paraId="26852A9B" w14:textId="27DE307A" w:rsidR="003F68EE" w:rsidRPr="00CB07BF" w:rsidRDefault="003F68EE" w:rsidP="003F68EE">
            <w:pPr>
              <w:spacing w:after="0"/>
              <w:rPr>
                <w:color w:val="000000"/>
                <w:szCs w:val="22"/>
              </w:rPr>
            </w:pPr>
            <w:r>
              <w:rPr>
                <w:color w:val="000000"/>
                <w:szCs w:val="22"/>
              </w:rPr>
              <w:t>Flathead Sole</w:t>
            </w:r>
          </w:p>
        </w:tc>
        <w:tc>
          <w:tcPr>
            <w:tcW w:w="766" w:type="dxa"/>
            <w:tcBorders>
              <w:top w:val="nil"/>
              <w:left w:val="nil"/>
              <w:bottom w:val="nil"/>
              <w:right w:val="nil"/>
            </w:tcBorders>
            <w:shd w:val="clear" w:color="auto" w:fill="auto"/>
            <w:noWrap/>
            <w:vAlign w:val="center"/>
            <w:hideMark/>
          </w:tcPr>
          <w:p w14:paraId="5DC0381A" w14:textId="0FFD5339" w:rsidR="003F68EE" w:rsidRPr="00CB07BF" w:rsidRDefault="003F68EE" w:rsidP="003F68EE">
            <w:pPr>
              <w:spacing w:after="0"/>
              <w:jc w:val="center"/>
              <w:rPr>
                <w:color w:val="000000"/>
                <w:szCs w:val="22"/>
              </w:rPr>
            </w:pPr>
            <w:r>
              <w:rPr>
                <w:color w:val="000000"/>
                <w:szCs w:val="22"/>
              </w:rPr>
              <w:t>6</w:t>
            </w:r>
          </w:p>
        </w:tc>
        <w:tc>
          <w:tcPr>
            <w:tcW w:w="766" w:type="dxa"/>
            <w:tcBorders>
              <w:top w:val="nil"/>
              <w:left w:val="nil"/>
              <w:bottom w:val="nil"/>
              <w:right w:val="nil"/>
            </w:tcBorders>
            <w:shd w:val="clear" w:color="auto" w:fill="auto"/>
            <w:noWrap/>
            <w:vAlign w:val="center"/>
            <w:hideMark/>
          </w:tcPr>
          <w:p w14:paraId="32351556" w14:textId="1C65B424" w:rsidR="003F68EE" w:rsidRPr="00CB07BF" w:rsidRDefault="003F68EE" w:rsidP="003F68EE">
            <w:pPr>
              <w:spacing w:after="0"/>
              <w:jc w:val="center"/>
              <w:rPr>
                <w:color w:val="000000"/>
                <w:szCs w:val="22"/>
              </w:rPr>
            </w:pPr>
            <w:r>
              <w:rPr>
                <w:color w:val="000000"/>
                <w:szCs w:val="22"/>
              </w:rPr>
              <w:t>--</w:t>
            </w:r>
          </w:p>
        </w:tc>
        <w:tc>
          <w:tcPr>
            <w:tcW w:w="766" w:type="dxa"/>
            <w:tcBorders>
              <w:top w:val="nil"/>
              <w:left w:val="nil"/>
              <w:bottom w:val="nil"/>
              <w:right w:val="nil"/>
            </w:tcBorders>
            <w:shd w:val="clear" w:color="auto" w:fill="auto"/>
            <w:noWrap/>
            <w:vAlign w:val="center"/>
            <w:hideMark/>
          </w:tcPr>
          <w:p w14:paraId="3980608E" w14:textId="5224F5AA" w:rsidR="003F68EE" w:rsidRPr="00CB07BF" w:rsidRDefault="003F68EE" w:rsidP="003F68EE">
            <w:pPr>
              <w:spacing w:after="0"/>
              <w:jc w:val="center"/>
              <w:rPr>
                <w:color w:val="000000"/>
                <w:szCs w:val="22"/>
              </w:rPr>
            </w:pPr>
            <w:r>
              <w:rPr>
                <w:color w:val="000000"/>
                <w:szCs w:val="22"/>
              </w:rPr>
              <w:t>33</w:t>
            </w:r>
          </w:p>
        </w:tc>
        <w:tc>
          <w:tcPr>
            <w:tcW w:w="766" w:type="dxa"/>
            <w:tcBorders>
              <w:top w:val="nil"/>
              <w:left w:val="nil"/>
              <w:bottom w:val="nil"/>
              <w:right w:val="nil"/>
            </w:tcBorders>
            <w:shd w:val="clear" w:color="auto" w:fill="auto"/>
            <w:noWrap/>
            <w:vAlign w:val="center"/>
            <w:hideMark/>
          </w:tcPr>
          <w:p w14:paraId="0D04F909" w14:textId="3DE7E4FE" w:rsidR="003F68EE" w:rsidRPr="00CB07BF" w:rsidRDefault="003F68EE" w:rsidP="003F68EE">
            <w:pPr>
              <w:spacing w:after="0"/>
              <w:jc w:val="center"/>
              <w:rPr>
                <w:color w:val="000000"/>
                <w:szCs w:val="22"/>
              </w:rPr>
            </w:pPr>
            <w:r>
              <w:rPr>
                <w:color w:val="000000"/>
                <w:szCs w:val="22"/>
              </w:rPr>
              <w:t>3</w:t>
            </w:r>
          </w:p>
        </w:tc>
        <w:tc>
          <w:tcPr>
            <w:tcW w:w="766" w:type="dxa"/>
            <w:tcBorders>
              <w:top w:val="nil"/>
              <w:left w:val="nil"/>
              <w:bottom w:val="nil"/>
              <w:right w:val="nil"/>
            </w:tcBorders>
            <w:shd w:val="clear" w:color="auto" w:fill="auto"/>
            <w:noWrap/>
            <w:vAlign w:val="center"/>
            <w:hideMark/>
          </w:tcPr>
          <w:p w14:paraId="12D292C2" w14:textId="74D7BA08" w:rsidR="003F68EE" w:rsidRPr="00CB07BF" w:rsidRDefault="003F68EE" w:rsidP="003F68EE">
            <w:pPr>
              <w:spacing w:after="0"/>
              <w:jc w:val="center"/>
              <w:rPr>
                <w:color w:val="000000"/>
                <w:szCs w:val="22"/>
              </w:rPr>
            </w:pPr>
            <w:r>
              <w:rPr>
                <w:color w:val="000000"/>
                <w:szCs w:val="22"/>
              </w:rPr>
              <w:t>0</w:t>
            </w:r>
          </w:p>
        </w:tc>
        <w:tc>
          <w:tcPr>
            <w:tcW w:w="766" w:type="dxa"/>
            <w:tcBorders>
              <w:top w:val="nil"/>
              <w:left w:val="nil"/>
              <w:bottom w:val="nil"/>
              <w:right w:val="nil"/>
            </w:tcBorders>
            <w:shd w:val="clear" w:color="auto" w:fill="auto"/>
            <w:noWrap/>
            <w:vAlign w:val="center"/>
            <w:hideMark/>
          </w:tcPr>
          <w:p w14:paraId="3354D0B4" w14:textId="535ECAD5" w:rsidR="003F68EE" w:rsidRPr="00CB07BF" w:rsidRDefault="003F68EE" w:rsidP="003F68EE">
            <w:pPr>
              <w:spacing w:after="0"/>
              <w:jc w:val="center"/>
              <w:rPr>
                <w:color w:val="000000"/>
                <w:szCs w:val="22"/>
              </w:rPr>
            </w:pPr>
            <w:r>
              <w:rPr>
                <w:color w:val="000000"/>
                <w:szCs w:val="22"/>
              </w:rPr>
              <w:t>2</w:t>
            </w:r>
          </w:p>
        </w:tc>
        <w:tc>
          <w:tcPr>
            <w:tcW w:w="766" w:type="dxa"/>
            <w:tcBorders>
              <w:top w:val="nil"/>
              <w:left w:val="nil"/>
              <w:bottom w:val="nil"/>
              <w:right w:val="nil"/>
            </w:tcBorders>
            <w:shd w:val="clear" w:color="auto" w:fill="auto"/>
            <w:noWrap/>
            <w:vAlign w:val="center"/>
            <w:hideMark/>
          </w:tcPr>
          <w:p w14:paraId="57D75405" w14:textId="44F1CEDA" w:rsidR="003F68EE" w:rsidRPr="00CB07BF" w:rsidRDefault="003F68EE" w:rsidP="003F68EE">
            <w:pPr>
              <w:spacing w:after="0"/>
              <w:jc w:val="center"/>
              <w:rPr>
                <w:color w:val="000000"/>
                <w:szCs w:val="22"/>
              </w:rPr>
            </w:pPr>
            <w:r>
              <w:rPr>
                <w:color w:val="000000"/>
                <w:szCs w:val="22"/>
              </w:rPr>
              <w:t>--</w:t>
            </w:r>
          </w:p>
        </w:tc>
        <w:tc>
          <w:tcPr>
            <w:tcW w:w="962" w:type="dxa"/>
            <w:tcBorders>
              <w:top w:val="nil"/>
              <w:left w:val="nil"/>
              <w:bottom w:val="nil"/>
              <w:right w:val="nil"/>
            </w:tcBorders>
            <w:shd w:val="clear" w:color="auto" w:fill="auto"/>
            <w:noWrap/>
            <w:vAlign w:val="center"/>
            <w:hideMark/>
          </w:tcPr>
          <w:p w14:paraId="7ABF1A5B" w14:textId="180F19DF" w:rsidR="003F68EE" w:rsidRPr="00CB07BF" w:rsidRDefault="003F68EE" w:rsidP="003F68EE">
            <w:pPr>
              <w:spacing w:after="0"/>
              <w:jc w:val="center"/>
              <w:rPr>
                <w:color w:val="000000"/>
                <w:szCs w:val="22"/>
              </w:rPr>
            </w:pPr>
            <w:r>
              <w:rPr>
                <w:color w:val="000000"/>
                <w:szCs w:val="22"/>
              </w:rPr>
              <w:t>9</w:t>
            </w:r>
          </w:p>
        </w:tc>
      </w:tr>
      <w:tr w:rsidR="003F68EE" w:rsidRPr="002840AB" w14:paraId="5AE5B3B2" w14:textId="77777777" w:rsidTr="003F68EE">
        <w:trPr>
          <w:trHeight w:val="300"/>
        </w:trPr>
        <w:tc>
          <w:tcPr>
            <w:tcW w:w="2860" w:type="dxa"/>
            <w:tcBorders>
              <w:top w:val="nil"/>
              <w:left w:val="nil"/>
              <w:bottom w:val="single" w:sz="4" w:space="0" w:color="auto"/>
              <w:right w:val="nil"/>
            </w:tcBorders>
            <w:shd w:val="clear" w:color="auto" w:fill="auto"/>
            <w:noWrap/>
            <w:vAlign w:val="center"/>
            <w:hideMark/>
          </w:tcPr>
          <w:p w14:paraId="4305AABE" w14:textId="4AF3ADC6" w:rsidR="003F68EE" w:rsidRPr="00CB07BF" w:rsidRDefault="003F68EE" w:rsidP="003F68EE">
            <w:pPr>
              <w:spacing w:after="0"/>
              <w:rPr>
                <w:color w:val="000000"/>
                <w:szCs w:val="22"/>
              </w:rPr>
            </w:pPr>
            <w:r>
              <w:rPr>
                <w:color w:val="000000"/>
                <w:szCs w:val="22"/>
              </w:rPr>
              <w:t>Deep Water Flatfish</w:t>
            </w:r>
          </w:p>
        </w:tc>
        <w:tc>
          <w:tcPr>
            <w:tcW w:w="766" w:type="dxa"/>
            <w:tcBorders>
              <w:top w:val="nil"/>
              <w:left w:val="nil"/>
              <w:bottom w:val="single" w:sz="4" w:space="0" w:color="auto"/>
              <w:right w:val="nil"/>
            </w:tcBorders>
            <w:shd w:val="clear" w:color="auto" w:fill="auto"/>
            <w:noWrap/>
            <w:vAlign w:val="center"/>
            <w:hideMark/>
          </w:tcPr>
          <w:p w14:paraId="4B7406B3" w14:textId="05A3BD11" w:rsidR="003F68EE" w:rsidRPr="00CB07BF" w:rsidRDefault="003F68EE" w:rsidP="003F68EE">
            <w:pPr>
              <w:spacing w:after="0"/>
              <w:jc w:val="center"/>
              <w:rPr>
                <w:color w:val="000000"/>
                <w:szCs w:val="22"/>
              </w:rPr>
            </w:pPr>
            <w:r>
              <w:rPr>
                <w:color w:val="000000"/>
                <w:szCs w:val="22"/>
              </w:rPr>
              <w:t>1</w:t>
            </w:r>
          </w:p>
        </w:tc>
        <w:tc>
          <w:tcPr>
            <w:tcW w:w="766" w:type="dxa"/>
            <w:tcBorders>
              <w:top w:val="nil"/>
              <w:left w:val="nil"/>
              <w:bottom w:val="single" w:sz="4" w:space="0" w:color="auto"/>
              <w:right w:val="nil"/>
            </w:tcBorders>
            <w:shd w:val="clear" w:color="auto" w:fill="auto"/>
            <w:noWrap/>
            <w:vAlign w:val="center"/>
            <w:hideMark/>
          </w:tcPr>
          <w:p w14:paraId="3D31EC66" w14:textId="055EA923" w:rsidR="003F68EE" w:rsidRPr="00CB07BF" w:rsidRDefault="003F68EE" w:rsidP="003F68EE">
            <w:pPr>
              <w:spacing w:after="0"/>
              <w:jc w:val="center"/>
              <w:rPr>
                <w:color w:val="000000"/>
                <w:szCs w:val="22"/>
              </w:rPr>
            </w:pPr>
            <w:r>
              <w:rPr>
                <w:color w:val="000000"/>
                <w:szCs w:val="22"/>
              </w:rPr>
              <w:t>1</w:t>
            </w:r>
          </w:p>
        </w:tc>
        <w:tc>
          <w:tcPr>
            <w:tcW w:w="766" w:type="dxa"/>
            <w:tcBorders>
              <w:top w:val="nil"/>
              <w:left w:val="nil"/>
              <w:bottom w:val="single" w:sz="4" w:space="0" w:color="auto"/>
              <w:right w:val="nil"/>
            </w:tcBorders>
            <w:shd w:val="clear" w:color="auto" w:fill="auto"/>
            <w:noWrap/>
            <w:vAlign w:val="center"/>
            <w:hideMark/>
          </w:tcPr>
          <w:p w14:paraId="3F46EA0F" w14:textId="4D51B0D1" w:rsidR="003F68EE" w:rsidRPr="00CB07BF" w:rsidRDefault="003F68EE" w:rsidP="003F68EE">
            <w:pPr>
              <w:spacing w:after="0"/>
              <w:jc w:val="center"/>
              <w:rPr>
                <w:color w:val="000000"/>
                <w:szCs w:val="22"/>
              </w:rPr>
            </w:pPr>
            <w:r>
              <w:rPr>
                <w:color w:val="000000"/>
                <w:szCs w:val="22"/>
              </w:rPr>
              <w:t>--</w:t>
            </w:r>
          </w:p>
        </w:tc>
        <w:tc>
          <w:tcPr>
            <w:tcW w:w="766" w:type="dxa"/>
            <w:tcBorders>
              <w:top w:val="nil"/>
              <w:left w:val="nil"/>
              <w:bottom w:val="single" w:sz="4" w:space="0" w:color="auto"/>
              <w:right w:val="nil"/>
            </w:tcBorders>
            <w:shd w:val="clear" w:color="auto" w:fill="auto"/>
            <w:noWrap/>
            <w:vAlign w:val="center"/>
            <w:hideMark/>
          </w:tcPr>
          <w:p w14:paraId="1E8E1599" w14:textId="5AB6D660" w:rsidR="003F68EE" w:rsidRPr="00CB07BF" w:rsidRDefault="003F68EE" w:rsidP="003F68EE">
            <w:pPr>
              <w:spacing w:after="0"/>
              <w:jc w:val="center"/>
              <w:rPr>
                <w:color w:val="000000"/>
                <w:szCs w:val="22"/>
              </w:rPr>
            </w:pPr>
            <w:r>
              <w:rPr>
                <w:color w:val="000000"/>
                <w:szCs w:val="22"/>
              </w:rPr>
              <w:t>--</w:t>
            </w:r>
          </w:p>
        </w:tc>
        <w:tc>
          <w:tcPr>
            <w:tcW w:w="766" w:type="dxa"/>
            <w:tcBorders>
              <w:top w:val="nil"/>
              <w:left w:val="nil"/>
              <w:bottom w:val="single" w:sz="4" w:space="0" w:color="auto"/>
              <w:right w:val="nil"/>
            </w:tcBorders>
            <w:shd w:val="clear" w:color="auto" w:fill="auto"/>
            <w:noWrap/>
            <w:vAlign w:val="center"/>
            <w:hideMark/>
          </w:tcPr>
          <w:p w14:paraId="4BDF4162" w14:textId="62696325" w:rsidR="003F68EE" w:rsidRPr="00CB07BF" w:rsidRDefault="003F68EE" w:rsidP="003F68EE">
            <w:pPr>
              <w:spacing w:after="0"/>
              <w:jc w:val="center"/>
              <w:rPr>
                <w:color w:val="000000"/>
                <w:szCs w:val="22"/>
              </w:rPr>
            </w:pPr>
            <w:r>
              <w:rPr>
                <w:color w:val="000000"/>
                <w:szCs w:val="22"/>
              </w:rPr>
              <w:t>--</w:t>
            </w:r>
          </w:p>
        </w:tc>
        <w:tc>
          <w:tcPr>
            <w:tcW w:w="766" w:type="dxa"/>
            <w:tcBorders>
              <w:top w:val="nil"/>
              <w:left w:val="nil"/>
              <w:bottom w:val="single" w:sz="4" w:space="0" w:color="auto"/>
              <w:right w:val="nil"/>
            </w:tcBorders>
            <w:shd w:val="clear" w:color="auto" w:fill="auto"/>
            <w:noWrap/>
            <w:vAlign w:val="center"/>
            <w:hideMark/>
          </w:tcPr>
          <w:p w14:paraId="4EDC2C49" w14:textId="1F151FBD" w:rsidR="003F68EE" w:rsidRPr="00CB07BF" w:rsidRDefault="003F68EE" w:rsidP="003F68EE">
            <w:pPr>
              <w:spacing w:after="0"/>
              <w:jc w:val="center"/>
              <w:rPr>
                <w:color w:val="000000"/>
                <w:szCs w:val="22"/>
              </w:rPr>
            </w:pPr>
            <w:r>
              <w:rPr>
                <w:color w:val="000000"/>
                <w:szCs w:val="22"/>
              </w:rPr>
              <w:t>--</w:t>
            </w:r>
          </w:p>
        </w:tc>
        <w:tc>
          <w:tcPr>
            <w:tcW w:w="766" w:type="dxa"/>
            <w:tcBorders>
              <w:top w:val="nil"/>
              <w:left w:val="nil"/>
              <w:bottom w:val="single" w:sz="4" w:space="0" w:color="auto"/>
              <w:right w:val="nil"/>
            </w:tcBorders>
            <w:shd w:val="clear" w:color="auto" w:fill="auto"/>
            <w:noWrap/>
            <w:vAlign w:val="center"/>
            <w:hideMark/>
          </w:tcPr>
          <w:p w14:paraId="6F9BC4A2" w14:textId="34497581" w:rsidR="003F68EE" w:rsidRPr="00CB07BF" w:rsidRDefault="003F68EE" w:rsidP="003F68EE">
            <w:pPr>
              <w:spacing w:after="0"/>
              <w:jc w:val="center"/>
              <w:rPr>
                <w:color w:val="000000"/>
                <w:szCs w:val="22"/>
              </w:rPr>
            </w:pPr>
            <w:r>
              <w:rPr>
                <w:color w:val="000000"/>
                <w:szCs w:val="22"/>
              </w:rPr>
              <w:t>--</w:t>
            </w:r>
          </w:p>
        </w:tc>
        <w:tc>
          <w:tcPr>
            <w:tcW w:w="962" w:type="dxa"/>
            <w:tcBorders>
              <w:top w:val="nil"/>
              <w:left w:val="nil"/>
              <w:bottom w:val="single" w:sz="4" w:space="0" w:color="auto"/>
              <w:right w:val="nil"/>
            </w:tcBorders>
            <w:shd w:val="clear" w:color="auto" w:fill="auto"/>
            <w:noWrap/>
            <w:vAlign w:val="center"/>
            <w:hideMark/>
          </w:tcPr>
          <w:p w14:paraId="45D36C11" w14:textId="4C5390C2" w:rsidR="003F68EE" w:rsidRPr="00CB07BF" w:rsidRDefault="003F68EE" w:rsidP="003F68EE">
            <w:pPr>
              <w:spacing w:after="0"/>
              <w:jc w:val="center"/>
              <w:rPr>
                <w:color w:val="000000"/>
                <w:szCs w:val="22"/>
              </w:rPr>
            </w:pPr>
            <w:r>
              <w:rPr>
                <w:color w:val="000000"/>
                <w:szCs w:val="22"/>
              </w:rPr>
              <w:t>1</w:t>
            </w:r>
          </w:p>
        </w:tc>
      </w:tr>
    </w:tbl>
    <w:p w14:paraId="5AA35436" w14:textId="77777777" w:rsidR="00A92122" w:rsidRDefault="00A92122" w:rsidP="00A92122">
      <w:pPr>
        <w:spacing w:after="0"/>
      </w:pPr>
      <w:r>
        <w:br w:type="page"/>
      </w:r>
    </w:p>
    <w:p w14:paraId="46E27588" w14:textId="350BF04C" w:rsidR="00A92122" w:rsidRDefault="00A92122" w:rsidP="00A92122">
      <w:pPr>
        <w:pStyle w:val="Heading5"/>
        <w:spacing w:after="120"/>
        <w:ind w:left="0" w:firstLine="0"/>
      </w:pPr>
      <w:r w:rsidRPr="009508EF">
        <w:lastRenderedPageBreak/>
        <w:t>Table 9-5.</w:t>
      </w:r>
      <w:r>
        <w:t xml:space="preserve"> </w:t>
      </w:r>
      <w:r w:rsidRPr="007A5304">
        <w:t>Non</w:t>
      </w:r>
      <w:r>
        <w:t>-FMP</w:t>
      </w:r>
      <w:r w:rsidRPr="007A5304">
        <w:t xml:space="preserve"> species bycatch estimates in </w:t>
      </w:r>
      <w:r>
        <w:t>tons</w:t>
      </w:r>
      <w:r w:rsidRPr="007A5304">
        <w:t xml:space="preserve"> for </w:t>
      </w:r>
      <w:r w:rsidR="009B7831">
        <w:t>GOA</w:t>
      </w:r>
      <w:r w:rsidRPr="007A5304">
        <w:t xml:space="preserve"> rockfish targeted </w:t>
      </w:r>
      <w:r w:rsidR="00057D52">
        <w:t>fisheries 2014</w:t>
      </w:r>
      <w:r w:rsidRPr="002F769F">
        <w:t xml:space="preserve"> - 201</w:t>
      </w:r>
      <w:r w:rsidR="00057D52">
        <w:t>20</w:t>
      </w:r>
      <w:r w:rsidRPr="002F769F">
        <w:t xml:space="preserve">. Conf. = Confidential because of less than three vessels. Source: NMFS AKRO Blend/Catch Accounting System via AKFIN </w:t>
      </w:r>
      <w:r>
        <w:t>10/</w:t>
      </w:r>
      <w:r w:rsidR="00057D52">
        <w:t>19/2020</w:t>
      </w:r>
      <w:r w:rsidRPr="002F769F">
        <w:t>.</w:t>
      </w:r>
    </w:p>
    <w:tbl>
      <w:tblPr>
        <w:tblW w:w="9360" w:type="dxa"/>
        <w:tblLook w:val="04A0" w:firstRow="1" w:lastRow="0" w:firstColumn="1" w:lastColumn="0" w:noHBand="0" w:noVBand="1"/>
        <w:tblPrChange w:id="181" w:author="Ben.Williams" w:date="2020-10-30T14:18:00Z">
          <w:tblPr>
            <w:tblW w:w="9941" w:type="dxa"/>
            <w:tblLook w:val="04A0" w:firstRow="1" w:lastRow="0" w:firstColumn="1" w:lastColumn="0" w:noHBand="0" w:noVBand="1"/>
          </w:tblPr>
        </w:tblPrChange>
      </w:tblPr>
      <w:tblGrid>
        <w:gridCol w:w="3722"/>
        <w:gridCol w:w="779"/>
        <w:gridCol w:w="778"/>
        <w:gridCol w:w="778"/>
        <w:gridCol w:w="880"/>
        <w:gridCol w:w="880"/>
        <w:gridCol w:w="778"/>
        <w:gridCol w:w="765"/>
        <w:tblGridChange w:id="182">
          <w:tblGrid>
            <w:gridCol w:w="3988"/>
            <w:gridCol w:w="821"/>
            <w:gridCol w:w="821"/>
            <w:gridCol w:w="821"/>
            <w:gridCol w:w="931"/>
            <w:gridCol w:w="931"/>
            <w:gridCol w:w="821"/>
            <w:gridCol w:w="807"/>
          </w:tblGrid>
        </w:tblGridChange>
      </w:tblGrid>
      <w:tr w:rsidR="00057D52" w:rsidRPr="00C83B5A" w14:paraId="7509F61B" w14:textId="77777777" w:rsidTr="00E777C3">
        <w:trPr>
          <w:trHeight w:val="251"/>
          <w:trPrChange w:id="183" w:author="Ben.Williams" w:date="2020-10-30T14:18:00Z">
            <w:trPr>
              <w:trHeight w:val="251"/>
            </w:trPr>
          </w:trPrChange>
        </w:trPr>
        <w:tc>
          <w:tcPr>
            <w:tcW w:w="3988" w:type="dxa"/>
            <w:tcBorders>
              <w:top w:val="single" w:sz="4" w:space="0" w:color="auto"/>
              <w:left w:val="nil"/>
              <w:bottom w:val="single" w:sz="4" w:space="0" w:color="auto"/>
              <w:right w:val="nil"/>
            </w:tcBorders>
            <w:shd w:val="clear" w:color="auto" w:fill="auto"/>
            <w:noWrap/>
            <w:vAlign w:val="center"/>
            <w:hideMark/>
            <w:tcPrChange w:id="184" w:author="Ben.Williams" w:date="2020-10-30T14:18:00Z">
              <w:tcPr>
                <w:tcW w:w="3988" w:type="dxa"/>
                <w:tcBorders>
                  <w:top w:val="single" w:sz="4" w:space="0" w:color="auto"/>
                  <w:left w:val="nil"/>
                  <w:bottom w:val="single" w:sz="4" w:space="0" w:color="auto"/>
                  <w:right w:val="nil"/>
                </w:tcBorders>
                <w:shd w:val="clear" w:color="auto" w:fill="auto"/>
                <w:noWrap/>
                <w:vAlign w:val="center"/>
                <w:hideMark/>
              </w:tcPr>
            </w:tcPrChange>
          </w:tcPr>
          <w:p w14:paraId="78C3BB0B" w14:textId="77777777" w:rsidR="00057D52" w:rsidRPr="00CB07BF" w:rsidRDefault="00057D52" w:rsidP="00057D52">
            <w:pPr>
              <w:spacing w:after="0"/>
              <w:rPr>
                <w:color w:val="000000"/>
                <w:szCs w:val="22"/>
              </w:rPr>
            </w:pPr>
            <w:r w:rsidRPr="00CB07BF">
              <w:rPr>
                <w:color w:val="000000"/>
                <w:szCs w:val="22"/>
              </w:rPr>
              <w:t>Species Group Name</w:t>
            </w:r>
          </w:p>
        </w:tc>
        <w:tc>
          <w:tcPr>
            <w:tcW w:w="821" w:type="dxa"/>
            <w:tcBorders>
              <w:top w:val="single" w:sz="4" w:space="0" w:color="auto"/>
              <w:left w:val="nil"/>
              <w:bottom w:val="single" w:sz="4" w:space="0" w:color="auto"/>
              <w:right w:val="nil"/>
            </w:tcBorders>
            <w:shd w:val="clear" w:color="auto" w:fill="auto"/>
            <w:noWrap/>
            <w:vAlign w:val="center"/>
            <w:hideMark/>
            <w:tcPrChange w:id="185" w:author="Ben.Williams" w:date="2020-10-30T14:18:00Z">
              <w:tcPr>
                <w:tcW w:w="821" w:type="dxa"/>
                <w:tcBorders>
                  <w:top w:val="single" w:sz="4" w:space="0" w:color="auto"/>
                  <w:left w:val="nil"/>
                  <w:bottom w:val="single" w:sz="4" w:space="0" w:color="auto"/>
                  <w:right w:val="nil"/>
                </w:tcBorders>
                <w:shd w:val="clear" w:color="auto" w:fill="auto"/>
                <w:noWrap/>
                <w:vAlign w:val="center"/>
                <w:hideMark/>
              </w:tcPr>
            </w:tcPrChange>
          </w:tcPr>
          <w:p w14:paraId="07EB90A2" w14:textId="719D95FF" w:rsidR="00057D52" w:rsidRPr="00CB07BF" w:rsidRDefault="00057D52" w:rsidP="00057D52">
            <w:pPr>
              <w:spacing w:after="0"/>
              <w:jc w:val="center"/>
              <w:rPr>
                <w:color w:val="000000"/>
                <w:szCs w:val="22"/>
              </w:rPr>
            </w:pPr>
            <w:r w:rsidRPr="00CB07BF">
              <w:rPr>
                <w:color w:val="000000"/>
                <w:szCs w:val="22"/>
              </w:rPr>
              <w:t>2014</w:t>
            </w:r>
          </w:p>
        </w:tc>
        <w:tc>
          <w:tcPr>
            <w:tcW w:w="821" w:type="dxa"/>
            <w:tcBorders>
              <w:top w:val="single" w:sz="4" w:space="0" w:color="auto"/>
              <w:left w:val="nil"/>
              <w:bottom w:val="single" w:sz="4" w:space="0" w:color="auto"/>
              <w:right w:val="nil"/>
            </w:tcBorders>
            <w:shd w:val="clear" w:color="auto" w:fill="auto"/>
            <w:noWrap/>
            <w:vAlign w:val="center"/>
            <w:hideMark/>
            <w:tcPrChange w:id="186" w:author="Ben.Williams" w:date="2020-10-30T14:18:00Z">
              <w:tcPr>
                <w:tcW w:w="821" w:type="dxa"/>
                <w:tcBorders>
                  <w:top w:val="single" w:sz="4" w:space="0" w:color="auto"/>
                  <w:left w:val="nil"/>
                  <w:bottom w:val="single" w:sz="4" w:space="0" w:color="auto"/>
                  <w:right w:val="nil"/>
                </w:tcBorders>
                <w:shd w:val="clear" w:color="auto" w:fill="auto"/>
                <w:noWrap/>
                <w:vAlign w:val="center"/>
                <w:hideMark/>
              </w:tcPr>
            </w:tcPrChange>
          </w:tcPr>
          <w:p w14:paraId="73183F3C" w14:textId="4C10F5AA" w:rsidR="00057D52" w:rsidRPr="00CB07BF" w:rsidRDefault="00057D52" w:rsidP="00057D52">
            <w:pPr>
              <w:spacing w:after="0"/>
              <w:jc w:val="center"/>
              <w:rPr>
                <w:color w:val="000000"/>
                <w:szCs w:val="22"/>
              </w:rPr>
            </w:pPr>
            <w:r w:rsidRPr="00CB07BF">
              <w:rPr>
                <w:color w:val="000000"/>
                <w:szCs w:val="22"/>
              </w:rPr>
              <w:t>2015</w:t>
            </w:r>
          </w:p>
        </w:tc>
        <w:tc>
          <w:tcPr>
            <w:tcW w:w="821" w:type="dxa"/>
            <w:tcBorders>
              <w:top w:val="single" w:sz="4" w:space="0" w:color="auto"/>
              <w:left w:val="nil"/>
              <w:bottom w:val="single" w:sz="4" w:space="0" w:color="auto"/>
              <w:right w:val="nil"/>
            </w:tcBorders>
            <w:shd w:val="clear" w:color="auto" w:fill="auto"/>
            <w:noWrap/>
            <w:vAlign w:val="center"/>
            <w:hideMark/>
            <w:tcPrChange w:id="187" w:author="Ben.Williams" w:date="2020-10-30T14:18:00Z">
              <w:tcPr>
                <w:tcW w:w="821" w:type="dxa"/>
                <w:tcBorders>
                  <w:top w:val="single" w:sz="4" w:space="0" w:color="auto"/>
                  <w:left w:val="nil"/>
                  <w:bottom w:val="single" w:sz="4" w:space="0" w:color="auto"/>
                  <w:right w:val="nil"/>
                </w:tcBorders>
                <w:shd w:val="clear" w:color="auto" w:fill="auto"/>
                <w:noWrap/>
                <w:vAlign w:val="center"/>
                <w:hideMark/>
              </w:tcPr>
            </w:tcPrChange>
          </w:tcPr>
          <w:p w14:paraId="043EDD55" w14:textId="32599A55" w:rsidR="00057D52" w:rsidRPr="00CB07BF" w:rsidRDefault="00057D52" w:rsidP="00057D52">
            <w:pPr>
              <w:spacing w:after="0"/>
              <w:jc w:val="center"/>
              <w:rPr>
                <w:color w:val="000000"/>
                <w:szCs w:val="22"/>
              </w:rPr>
            </w:pPr>
            <w:r w:rsidRPr="00CB07BF">
              <w:rPr>
                <w:color w:val="000000"/>
                <w:szCs w:val="22"/>
              </w:rPr>
              <w:t>2016</w:t>
            </w:r>
          </w:p>
        </w:tc>
        <w:tc>
          <w:tcPr>
            <w:tcW w:w="931" w:type="dxa"/>
            <w:tcBorders>
              <w:top w:val="single" w:sz="4" w:space="0" w:color="auto"/>
              <w:left w:val="nil"/>
              <w:bottom w:val="single" w:sz="4" w:space="0" w:color="auto"/>
              <w:right w:val="nil"/>
            </w:tcBorders>
            <w:shd w:val="clear" w:color="auto" w:fill="auto"/>
            <w:noWrap/>
            <w:vAlign w:val="center"/>
            <w:hideMark/>
            <w:tcPrChange w:id="188" w:author="Ben.Williams" w:date="2020-10-30T14:18:00Z">
              <w:tcPr>
                <w:tcW w:w="931" w:type="dxa"/>
                <w:tcBorders>
                  <w:top w:val="single" w:sz="4" w:space="0" w:color="auto"/>
                  <w:left w:val="nil"/>
                  <w:bottom w:val="single" w:sz="4" w:space="0" w:color="auto"/>
                  <w:right w:val="nil"/>
                </w:tcBorders>
                <w:shd w:val="clear" w:color="auto" w:fill="auto"/>
                <w:noWrap/>
                <w:vAlign w:val="center"/>
                <w:hideMark/>
              </w:tcPr>
            </w:tcPrChange>
          </w:tcPr>
          <w:p w14:paraId="7ABDB528" w14:textId="52540894" w:rsidR="00057D52" w:rsidRPr="00CB07BF" w:rsidRDefault="00057D52" w:rsidP="00057D52">
            <w:pPr>
              <w:spacing w:after="0"/>
              <w:jc w:val="center"/>
              <w:rPr>
                <w:color w:val="000000"/>
                <w:szCs w:val="22"/>
              </w:rPr>
            </w:pPr>
            <w:r w:rsidRPr="00CB07BF">
              <w:rPr>
                <w:color w:val="000000"/>
                <w:szCs w:val="22"/>
              </w:rPr>
              <w:t>2017</w:t>
            </w:r>
          </w:p>
        </w:tc>
        <w:tc>
          <w:tcPr>
            <w:tcW w:w="931" w:type="dxa"/>
            <w:tcBorders>
              <w:top w:val="single" w:sz="4" w:space="0" w:color="auto"/>
              <w:left w:val="nil"/>
              <w:bottom w:val="single" w:sz="4" w:space="0" w:color="auto"/>
              <w:right w:val="nil"/>
            </w:tcBorders>
            <w:shd w:val="clear" w:color="auto" w:fill="auto"/>
            <w:noWrap/>
            <w:vAlign w:val="center"/>
            <w:hideMark/>
            <w:tcPrChange w:id="189" w:author="Ben.Williams" w:date="2020-10-30T14:18:00Z">
              <w:tcPr>
                <w:tcW w:w="931" w:type="dxa"/>
                <w:tcBorders>
                  <w:top w:val="single" w:sz="4" w:space="0" w:color="auto"/>
                  <w:left w:val="nil"/>
                  <w:bottom w:val="single" w:sz="4" w:space="0" w:color="auto"/>
                  <w:right w:val="nil"/>
                </w:tcBorders>
                <w:shd w:val="clear" w:color="auto" w:fill="auto"/>
                <w:noWrap/>
                <w:vAlign w:val="center"/>
                <w:hideMark/>
              </w:tcPr>
            </w:tcPrChange>
          </w:tcPr>
          <w:p w14:paraId="5ADBB0F9" w14:textId="5181AB31" w:rsidR="00057D52" w:rsidRPr="00CB07BF" w:rsidRDefault="00057D52" w:rsidP="00057D52">
            <w:pPr>
              <w:spacing w:after="0"/>
              <w:jc w:val="center"/>
              <w:rPr>
                <w:color w:val="000000"/>
                <w:szCs w:val="22"/>
              </w:rPr>
            </w:pPr>
            <w:r w:rsidRPr="00CB07BF">
              <w:rPr>
                <w:color w:val="000000"/>
                <w:szCs w:val="22"/>
              </w:rPr>
              <w:t>2018</w:t>
            </w:r>
          </w:p>
        </w:tc>
        <w:tc>
          <w:tcPr>
            <w:tcW w:w="821" w:type="dxa"/>
            <w:tcBorders>
              <w:top w:val="single" w:sz="4" w:space="0" w:color="auto"/>
              <w:left w:val="nil"/>
              <w:bottom w:val="single" w:sz="4" w:space="0" w:color="auto"/>
              <w:right w:val="nil"/>
            </w:tcBorders>
            <w:shd w:val="clear" w:color="auto" w:fill="auto"/>
            <w:noWrap/>
            <w:vAlign w:val="center"/>
            <w:hideMark/>
            <w:tcPrChange w:id="190" w:author="Ben.Williams" w:date="2020-10-30T14:18:00Z">
              <w:tcPr>
                <w:tcW w:w="821" w:type="dxa"/>
                <w:tcBorders>
                  <w:top w:val="single" w:sz="4" w:space="0" w:color="auto"/>
                  <w:left w:val="nil"/>
                  <w:bottom w:val="single" w:sz="4" w:space="0" w:color="auto"/>
                  <w:right w:val="nil"/>
                </w:tcBorders>
                <w:shd w:val="clear" w:color="auto" w:fill="auto"/>
                <w:noWrap/>
                <w:vAlign w:val="center"/>
                <w:hideMark/>
              </w:tcPr>
            </w:tcPrChange>
          </w:tcPr>
          <w:p w14:paraId="39211A99" w14:textId="42FFD086" w:rsidR="00057D52" w:rsidRPr="00CB07BF" w:rsidRDefault="00057D52" w:rsidP="00057D52">
            <w:pPr>
              <w:spacing w:after="0"/>
              <w:jc w:val="center"/>
              <w:rPr>
                <w:color w:val="000000"/>
                <w:szCs w:val="22"/>
              </w:rPr>
            </w:pPr>
            <w:r w:rsidRPr="00CB07BF">
              <w:rPr>
                <w:color w:val="000000"/>
                <w:szCs w:val="22"/>
              </w:rPr>
              <w:t>2019</w:t>
            </w:r>
          </w:p>
        </w:tc>
        <w:tc>
          <w:tcPr>
            <w:tcW w:w="807" w:type="dxa"/>
            <w:tcBorders>
              <w:top w:val="single" w:sz="4" w:space="0" w:color="auto"/>
              <w:left w:val="nil"/>
              <w:bottom w:val="single" w:sz="4" w:space="0" w:color="auto"/>
              <w:right w:val="nil"/>
            </w:tcBorders>
            <w:shd w:val="clear" w:color="auto" w:fill="auto"/>
            <w:noWrap/>
            <w:vAlign w:val="center"/>
            <w:hideMark/>
            <w:tcPrChange w:id="191" w:author="Ben.Williams" w:date="2020-10-30T14:18:00Z">
              <w:tcPr>
                <w:tcW w:w="807" w:type="dxa"/>
                <w:tcBorders>
                  <w:top w:val="single" w:sz="4" w:space="0" w:color="auto"/>
                  <w:left w:val="nil"/>
                  <w:bottom w:val="single" w:sz="4" w:space="0" w:color="auto"/>
                  <w:right w:val="nil"/>
                </w:tcBorders>
                <w:shd w:val="clear" w:color="auto" w:fill="auto"/>
                <w:noWrap/>
                <w:vAlign w:val="center"/>
                <w:hideMark/>
              </w:tcPr>
            </w:tcPrChange>
          </w:tcPr>
          <w:p w14:paraId="460626C4" w14:textId="5B93B684" w:rsidR="00057D52" w:rsidRPr="00CB07BF" w:rsidRDefault="00057D52" w:rsidP="00057D52">
            <w:pPr>
              <w:spacing w:after="0"/>
              <w:jc w:val="center"/>
              <w:rPr>
                <w:color w:val="000000"/>
                <w:szCs w:val="22"/>
              </w:rPr>
            </w:pPr>
            <w:r>
              <w:rPr>
                <w:color w:val="000000"/>
                <w:szCs w:val="22"/>
              </w:rPr>
              <w:t>2020</w:t>
            </w:r>
          </w:p>
        </w:tc>
      </w:tr>
      <w:tr w:rsidR="003F68EE" w:rsidRPr="00C83B5A" w14:paraId="28E0C99B" w14:textId="77777777" w:rsidTr="00E777C3">
        <w:trPr>
          <w:trHeight w:val="251"/>
          <w:trPrChange w:id="192"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193" w:author="Ben.Williams" w:date="2020-10-30T14:18:00Z">
              <w:tcPr>
                <w:tcW w:w="3988" w:type="dxa"/>
                <w:tcBorders>
                  <w:top w:val="nil"/>
                  <w:left w:val="nil"/>
                  <w:bottom w:val="nil"/>
                  <w:right w:val="nil"/>
                </w:tcBorders>
                <w:shd w:val="clear" w:color="auto" w:fill="auto"/>
                <w:noWrap/>
                <w:vAlign w:val="center"/>
                <w:hideMark/>
              </w:tcPr>
            </w:tcPrChange>
          </w:tcPr>
          <w:p w14:paraId="1A335FE6" w14:textId="30A0EE7B" w:rsidR="003F68EE" w:rsidRPr="003F68EE" w:rsidRDefault="003F68EE" w:rsidP="00057D52">
            <w:pPr>
              <w:spacing w:after="0"/>
              <w:rPr>
                <w:color w:val="000000"/>
                <w:szCs w:val="22"/>
              </w:rPr>
            </w:pPr>
            <w:r w:rsidRPr="003F68EE">
              <w:rPr>
                <w:color w:val="000000"/>
                <w:szCs w:val="22"/>
              </w:rPr>
              <w:t xml:space="preserve">Benthic </w:t>
            </w:r>
            <w:proofErr w:type="spellStart"/>
            <w:r w:rsidRPr="003F68EE">
              <w:rPr>
                <w:color w:val="000000"/>
                <w:szCs w:val="22"/>
              </w:rPr>
              <w:t>urochordata</w:t>
            </w:r>
            <w:proofErr w:type="spellEnd"/>
          </w:p>
        </w:tc>
        <w:tc>
          <w:tcPr>
            <w:tcW w:w="821" w:type="dxa"/>
            <w:tcBorders>
              <w:top w:val="nil"/>
              <w:left w:val="nil"/>
              <w:bottom w:val="nil"/>
              <w:right w:val="nil"/>
            </w:tcBorders>
            <w:shd w:val="clear" w:color="auto" w:fill="auto"/>
            <w:noWrap/>
            <w:vAlign w:val="center"/>
            <w:hideMark/>
            <w:tcPrChange w:id="194" w:author="Ben.Williams" w:date="2020-10-30T14:18:00Z">
              <w:tcPr>
                <w:tcW w:w="821" w:type="dxa"/>
                <w:tcBorders>
                  <w:top w:val="nil"/>
                  <w:left w:val="nil"/>
                  <w:bottom w:val="nil"/>
                  <w:right w:val="nil"/>
                </w:tcBorders>
                <w:shd w:val="clear" w:color="auto" w:fill="auto"/>
                <w:noWrap/>
                <w:vAlign w:val="center"/>
                <w:hideMark/>
              </w:tcPr>
            </w:tcPrChange>
          </w:tcPr>
          <w:p w14:paraId="3FF2B839" w14:textId="2B27C1E1" w:rsidR="003F68EE" w:rsidRPr="003F68EE" w:rsidRDefault="003F68EE" w:rsidP="003F68EE">
            <w:pPr>
              <w:spacing w:after="0"/>
              <w:jc w:val="center"/>
              <w:rPr>
                <w:color w:val="000000"/>
                <w:szCs w:val="22"/>
              </w:rPr>
            </w:pPr>
            <w:r w:rsidRPr="003F68EE">
              <w:rPr>
                <w:color w:val="000000"/>
                <w:szCs w:val="22"/>
              </w:rPr>
              <w:t>Conf.</w:t>
            </w:r>
          </w:p>
        </w:tc>
        <w:tc>
          <w:tcPr>
            <w:tcW w:w="821" w:type="dxa"/>
            <w:tcBorders>
              <w:top w:val="nil"/>
              <w:left w:val="nil"/>
              <w:bottom w:val="nil"/>
              <w:right w:val="nil"/>
            </w:tcBorders>
            <w:shd w:val="clear" w:color="auto" w:fill="auto"/>
            <w:noWrap/>
            <w:vAlign w:val="center"/>
            <w:hideMark/>
            <w:tcPrChange w:id="195" w:author="Ben.Williams" w:date="2020-10-30T14:18:00Z">
              <w:tcPr>
                <w:tcW w:w="821" w:type="dxa"/>
                <w:tcBorders>
                  <w:top w:val="nil"/>
                  <w:left w:val="nil"/>
                  <w:bottom w:val="nil"/>
                  <w:right w:val="nil"/>
                </w:tcBorders>
                <w:shd w:val="clear" w:color="auto" w:fill="auto"/>
                <w:noWrap/>
                <w:vAlign w:val="center"/>
                <w:hideMark/>
              </w:tcPr>
            </w:tcPrChange>
          </w:tcPr>
          <w:p w14:paraId="5D9228FD" w14:textId="1B2E04A5" w:rsidR="003F68EE" w:rsidRPr="003F68EE" w:rsidRDefault="003F68EE" w:rsidP="003F68EE">
            <w:pPr>
              <w:spacing w:after="0"/>
              <w:jc w:val="center"/>
              <w:rPr>
                <w:color w:val="000000"/>
                <w:szCs w:val="22"/>
              </w:rPr>
            </w:pPr>
            <w:r w:rsidRPr="003F68EE">
              <w:rPr>
                <w:color w:val="000000"/>
                <w:szCs w:val="22"/>
              </w:rPr>
              <w:t>0.28</w:t>
            </w:r>
          </w:p>
        </w:tc>
        <w:tc>
          <w:tcPr>
            <w:tcW w:w="821" w:type="dxa"/>
            <w:tcBorders>
              <w:top w:val="nil"/>
              <w:left w:val="nil"/>
              <w:bottom w:val="nil"/>
              <w:right w:val="nil"/>
            </w:tcBorders>
            <w:shd w:val="clear" w:color="auto" w:fill="auto"/>
            <w:noWrap/>
            <w:vAlign w:val="center"/>
            <w:hideMark/>
            <w:tcPrChange w:id="196" w:author="Ben.Williams" w:date="2020-10-30T14:18:00Z">
              <w:tcPr>
                <w:tcW w:w="821" w:type="dxa"/>
                <w:tcBorders>
                  <w:top w:val="nil"/>
                  <w:left w:val="nil"/>
                  <w:bottom w:val="nil"/>
                  <w:right w:val="nil"/>
                </w:tcBorders>
                <w:shd w:val="clear" w:color="auto" w:fill="auto"/>
                <w:noWrap/>
                <w:vAlign w:val="center"/>
                <w:hideMark/>
              </w:tcPr>
            </w:tcPrChange>
          </w:tcPr>
          <w:p w14:paraId="4B3B5A49" w14:textId="531AEA7B" w:rsidR="003F68EE" w:rsidRPr="003F68EE" w:rsidRDefault="003F68EE" w:rsidP="003F68EE">
            <w:pPr>
              <w:spacing w:after="0"/>
              <w:jc w:val="center"/>
              <w:rPr>
                <w:color w:val="000000"/>
                <w:szCs w:val="22"/>
              </w:rPr>
            </w:pPr>
            <w:r w:rsidRPr="003F68EE">
              <w:rPr>
                <w:color w:val="000000"/>
                <w:szCs w:val="22"/>
              </w:rPr>
              <w:t>0.5</w:t>
            </w:r>
          </w:p>
        </w:tc>
        <w:tc>
          <w:tcPr>
            <w:tcW w:w="931" w:type="dxa"/>
            <w:tcBorders>
              <w:top w:val="nil"/>
              <w:left w:val="nil"/>
              <w:bottom w:val="nil"/>
              <w:right w:val="nil"/>
            </w:tcBorders>
            <w:shd w:val="clear" w:color="auto" w:fill="auto"/>
            <w:noWrap/>
            <w:vAlign w:val="center"/>
            <w:hideMark/>
            <w:tcPrChange w:id="197" w:author="Ben.Williams" w:date="2020-10-30T14:18:00Z">
              <w:tcPr>
                <w:tcW w:w="931" w:type="dxa"/>
                <w:tcBorders>
                  <w:top w:val="nil"/>
                  <w:left w:val="nil"/>
                  <w:bottom w:val="nil"/>
                  <w:right w:val="nil"/>
                </w:tcBorders>
                <w:shd w:val="clear" w:color="auto" w:fill="auto"/>
                <w:noWrap/>
                <w:vAlign w:val="center"/>
                <w:hideMark/>
              </w:tcPr>
            </w:tcPrChange>
          </w:tcPr>
          <w:p w14:paraId="3F037D55" w14:textId="4FDDDF2B" w:rsidR="003F68EE" w:rsidRPr="003F68EE" w:rsidRDefault="003F68EE" w:rsidP="003F68EE">
            <w:pPr>
              <w:spacing w:after="0"/>
              <w:jc w:val="center"/>
              <w:rPr>
                <w:color w:val="000000"/>
                <w:szCs w:val="22"/>
              </w:rPr>
            </w:pPr>
            <w:r w:rsidRPr="003F68EE">
              <w:rPr>
                <w:color w:val="000000"/>
                <w:szCs w:val="22"/>
              </w:rPr>
              <w:t>0.2</w:t>
            </w:r>
          </w:p>
        </w:tc>
        <w:tc>
          <w:tcPr>
            <w:tcW w:w="931" w:type="dxa"/>
            <w:tcBorders>
              <w:top w:val="nil"/>
              <w:left w:val="nil"/>
              <w:bottom w:val="nil"/>
              <w:right w:val="nil"/>
            </w:tcBorders>
            <w:shd w:val="clear" w:color="auto" w:fill="auto"/>
            <w:noWrap/>
            <w:vAlign w:val="center"/>
            <w:hideMark/>
            <w:tcPrChange w:id="198" w:author="Ben.Williams" w:date="2020-10-30T14:18:00Z">
              <w:tcPr>
                <w:tcW w:w="931" w:type="dxa"/>
                <w:tcBorders>
                  <w:top w:val="nil"/>
                  <w:left w:val="nil"/>
                  <w:bottom w:val="nil"/>
                  <w:right w:val="nil"/>
                </w:tcBorders>
                <w:shd w:val="clear" w:color="auto" w:fill="auto"/>
                <w:noWrap/>
                <w:vAlign w:val="center"/>
                <w:hideMark/>
              </w:tcPr>
            </w:tcPrChange>
          </w:tcPr>
          <w:p w14:paraId="03EC056B" w14:textId="342D9E9D" w:rsidR="003F68EE" w:rsidRPr="003F68EE" w:rsidRDefault="003F68EE" w:rsidP="003F68EE">
            <w:pPr>
              <w:spacing w:after="0"/>
              <w:jc w:val="center"/>
              <w:rPr>
                <w:color w:val="000000"/>
                <w:szCs w:val="22"/>
              </w:rPr>
            </w:pPr>
            <w:r w:rsidRPr="003F68EE">
              <w:rPr>
                <w:color w:val="000000"/>
                <w:szCs w:val="22"/>
              </w:rPr>
              <w:t>0.07</w:t>
            </w:r>
          </w:p>
        </w:tc>
        <w:tc>
          <w:tcPr>
            <w:tcW w:w="821" w:type="dxa"/>
            <w:tcBorders>
              <w:top w:val="nil"/>
              <w:left w:val="nil"/>
              <w:bottom w:val="nil"/>
              <w:right w:val="nil"/>
            </w:tcBorders>
            <w:shd w:val="clear" w:color="auto" w:fill="auto"/>
            <w:noWrap/>
            <w:vAlign w:val="center"/>
            <w:hideMark/>
            <w:tcPrChange w:id="199" w:author="Ben.Williams" w:date="2020-10-30T14:18:00Z">
              <w:tcPr>
                <w:tcW w:w="821" w:type="dxa"/>
                <w:tcBorders>
                  <w:top w:val="nil"/>
                  <w:left w:val="nil"/>
                  <w:bottom w:val="nil"/>
                  <w:right w:val="nil"/>
                </w:tcBorders>
                <w:shd w:val="clear" w:color="auto" w:fill="auto"/>
                <w:noWrap/>
                <w:vAlign w:val="center"/>
                <w:hideMark/>
              </w:tcPr>
            </w:tcPrChange>
          </w:tcPr>
          <w:p w14:paraId="10987DB1" w14:textId="65C5E96A" w:rsidR="003F68EE" w:rsidRPr="003F68EE" w:rsidRDefault="003F68EE" w:rsidP="003F68EE">
            <w:pPr>
              <w:spacing w:after="0"/>
              <w:jc w:val="center"/>
              <w:rPr>
                <w:color w:val="000000"/>
                <w:szCs w:val="22"/>
              </w:rPr>
            </w:pPr>
            <w:r w:rsidRPr="003F68EE">
              <w:rPr>
                <w:color w:val="000000"/>
                <w:szCs w:val="22"/>
              </w:rPr>
              <w:t>0.4</w:t>
            </w:r>
          </w:p>
        </w:tc>
        <w:tc>
          <w:tcPr>
            <w:tcW w:w="807" w:type="dxa"/>
            <w:tcBorders>
              <w:top w:val="nil"/>
              <w:left w:val="nil"/>
              <w:bottom w:val="nil"/>
              <w:right w:val="nil"/>
            </w:tcBorders>
            <w:shd w:val="clear" w:color="auto" w:fill="auto"/>
            <w:noWrap/>
            <w:vAlign w:val="center"/>
            <w:hideMark/>
            <w:tcPrChange w:id="200" w:author="Ben.Williams" w:date="2020-10-30T14:18:00Z">
              <w:tcPr>
                <w:tcW w:w="807" w:type="dxa"/>
                <w:tcBorders>
                  <w:top w:val="nil"/>
                  <w:left w:val="nil"/>
                  <w:bottom w:val="nil"/>
                  <w:right w:val="nil"/>
                </w:tcBorders>
                <w:shd w:val="clear" w:color="auto" w:fill="auto"/>
                <w:noWrap/>
                <w:vAlign w:val="center"/>
                <w:hideMark/>
              </w:tcPr>
            </w:tcPrChange>
          </w:tcPr>
          <w:p w14:paraId="451A9C08" w14:textId="189899F1" w:rsidR="003F68EE" w:rsidRPr="003F68EE" w:rsidRDefault="003F68EE" w:rsidP="003F68EE">
            <w:pPr>
              <w:spacing w:after="0"/>
              <w:jc w:val="center"/>
              <w:rPr>
                <w:color w:val="000000"/>
                <w:szCs w:val="22"/>
              </w:rPr>
            </w:pPr>
            <w:r w:rsidRPr="003F68EE">
              <w:rPr>
                <w:color w:val="000000"/>
                <w:szCs w:val="22"/>
              </w:rPr>
              <w:t>0.12</w:t>
            </w:r>
          </w:p>
        </w:tc>
      </w:tr>
      <w:tr w:rsidR="003F68EE" w:rsidRPr="00C83B5A" w14:paraId="78BA7CD5" w14:textId="77777777" w:rsidTr="00E777C3">
        <w:trPr>
          <w:trHeight w:val="251"/>
          <w:trPrChange w:id="201"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202" w:author="Ben.Williams" w:date="2020-10-30T14:18:00Z">
              <w:tcPr>
                <w:tcW w:w="3988" w:type="dxa"/>
                <w:tcBorders>
                  <w:top w:val="nil"/>
                  <w:left w:val="nil"/>
                  <w:bottom w:val="nil"/>
                  <w:right w:val="nil"/>
                </w:tcBorders>
                <w:shd w:val="clear" w:color="auto" w:fill="auto"/>
                <w:noWrap/>
                <w:vAlign w:val="center"/>
                <w:hideMark/>
              </w:tcPr>
            </w:tcPrChange>
          </w:tcPr>
          <w:p w14:paraId="52A30BF6" w14:textId="5BD6DDBB" w:rsidR="003F68EE" w:rsidRPr="003F68EE" w:rsidRDefault="003F68EE" w:rsidP="00057D52">
            <w:pPr>
              <w:spacing w:after="0"/>
              <w:rPr>
                <w:color w:val="000000"/>
                <w:szCs w:val="22"/>
              </w:rPr>
            </w:pPr>
            <w:r w:rsidRPr="003F68EE">
              <w:rPr>
                <w:color w:val="000000"/>
                <w:szCs w:val="22"/>
              </w:rPr>
              <w:t>Birds - Northern Fulmar</w:t>
            </w:r>
          </w:p>
        </w:tc>
        <w:tc>
          <w:tcPr>
            <w:tcW w:w="821" w:type="dxa"/>
            <w:tcBorders>
              <w:top w:val="nil"/>
              <w:left w:val="nil"/>
              <w:bottom w:val="nil"/>
              <w:right w:val="nil"/>
            </w:tcBorders>
            <w:shd w:val="clear" w:color="auto" w:fill="auto"/>
            <w:noWrap/>
            <w:vAlign w:val="center"/>
            <w:hideMark/>
            <w:tcPrChange w:id="203" w:author="Ben.Williams" w:date="2020-10-30T14:18:00Z">
              <w:tcPr>
                <w:tcW w:w="821" w:type="dxa"/>
                <w:tcBorders>
                  <w:top w:val="nil"/>
                  <w:left w:val="nil"/>
                  <w:bottom w:val="nil"/>
                  <w:right w:val="nil"/>
                </w:tcBorders>
                <w:shd w:val="clear" w:color="auto" w:fill="auto"/>
                <w:noWrap/>
                <w:vAlign w:val="center"/>
                <w:hideMark/>
              </w:tcPr>
            </w:tcPrChange>
          </w:tcPr>
          <w:p w14:paraId="540EAF3D" w14:textId="29BAC873" w:rsidR="003F68EE" w:rsidRPr="003F68EE" w:rsidRDefault="003F68EE" w:rsidP="003F68EE">
            <w:pPr>
              <w:spacing w:after="0"/>
              <w:jc w:val="center"/>
              <w:rPr>
                <w:color w:val="000000"/>
                <w:szCs w:val="22"/>
              </w:rPr>
            </w:pPr>
            <w:r w:rsidRPr="003F68EE">
              <w:rPr>
                <w:color w:val="000000"/>
                <w:szCs w:val="22"/>
              </w:rPr>
              <w:t>Conf.</w:t>
            </w:r>
          </w:p>
        </w:tc>
        <w:tc>
          <w:tcPr>
            <w:tcW w:w="821" w:type="dxa"/>
            <w:tcBorders>
              <w:top w:val="nil"/>
              <w:left w:val="nil"/>
              <w:bottom w:val="nil"/>
              <w:right w:val="nil"/>
            </w:tcBorders>
            <w:shd w:val="clear" w:color="auto" w:fill="auto"/>
            <w:noWrap/>
            <w:vAlign w:val="center"/>
            <w:hideMark/>
            <w:tcPrChange w:id="204" w:author="Ben.Williams" w:date="2020-10-30T14:18:00Z">
              <w:tcPr>
                <w:tcW w:w="821" w:type="dxa"/>
                <w:tcBorders>
                  <w:top w:val="nil"/>
                  <w:left w:val="nil"/>
                  <w:bottom w:val="nil"/>
                  <w:right w:val="nil"/>
                </w:tcBorders>
                <w:shd w:val="clear" w:color="auto" w:fill="auto"/>
                <w:noWrap/>
                <w:vAlign w:val="center"/>
                <w:hideMark/>
              </w:tcPr>
            </w:tcPrChange>
          </w:tcPr>
          <w:p w14:paraId="52658CF4" w14:textId="49C4D302" w:rsidR="003F68EE" w:rsidRPr="003F68EE" w:rsidRDefault="003F68EE" w:rsidP="003F68EE">
            <w:pPr>
              <w:spacing w:after="0"/>
              <w:jc w:val="center"/>
              <w:rPr>
                <w:color w:val="000000"/>
                <w:szCs w:val="22"/>
              </w:rPr>
            </w:pPr>
            <w:r w:rsidRPr="003F68EE">
              <w:rPr>
                <w:color w:val="000000"/>
                <w:szCs w:val="22"/>
              </w:rPr>
              <w:t>0</w:t>
            </w:r>
          </w:p>
        </w:tc>
        <w:tc>
          <w:tcPr>
            <w:tcW w:w="821" w:type="dxa"/>
            <w:tcBorders>
              <w:top w:val="nil"/>
              <w:left w:val="nil"/>
              <w:bottom w:val="nil"/>
              <w:right w:val="nil"/>
            </w:tcBorders>
            <w:shd w:val="clear" w:color="auto" w:fill="auto"/>
            <w:noWrap/>
            <w:vAlign w:val="center"/>
            <w:hideMark/>
            <w:tcPrChange w:id="205" w:author="Ben.Williams" w:date="2020-10-30T14:18:00Z">
              <w:tcPr>
                <w:tcW w:w="821" w:type="dxa"/>
                <w:tcBorders>
                  <w:top w:val="nil"/>
                  <w:left w:val="nil"/>
                  <w:bottom w:val="nil"/>
                  <w:right w:val="nil"/>
                </w:tcBorders>
                <w:shd w:val="clear" w:color="auto" w:fill="auto"/>
                <w:noWrap/>
                <w:vAlign w:val="center"/>
                <w:hideMark/>
              </w:tcPr>
            </w:tcPrChange>
          </w:tcPr>
          <w:p w14:paraId="1CDD45A8" w14:textId="08E41C1D" w:rsidR="003F68EE" w:rsidRPr="003F68EE" w:rsidRDefault="003F68EE" w:rsidP="003F68EE">
            <w:pPr>
              <w:spacing w:after="0"/>
              <w:jc w:val="center"/>
              <w:rPr>
                <w:color w:val="000000"/>
                <w:szCs w:val="22"/>
              </w:rPr>
            </w:pPr>
            <w:r w:rsidRPr="003F68EE">
              <w:rPr>
                <w:color w:val="000000"/>
                <w:szCs w:val="22"/>
              </w:rPr>
              <w:t>0</w:t>
            </w:r>
          </w:p>
        </w:tc>
        <w:tc>
          <w:tcPr>
            <w:tcW w:w="931" w:type="dxa"/>
            <w:tcBorders>
              <w:top w:val="nil"/>
              <w:left w:val="nil"/>
              <w:bottom w:val="nil"/>
              <w:right w:val="nil"/>
            </w:tcBorders>
            <w:shd w:val="clear" w:color="auto" w:fill="auto"/>
            <w:noWrap/>
            <w:vAlign w:val="center"/>
            <w:hideMark/>
            <w:tcPrChange w:id="206" w:author="Ben.Williams" w:date="2020-10-30T14:18:00Z">
              <w:tcPr>
                <w:tcW w:w="931" w:type="dxa"/>
                <w:tcBorders>
                  <w:top w:val="nil"/>
                  <w:left w:val="nil"/>
                  <w:bottom w:val="nil"/>
                  <w:right w:val="nil"/>
                </w:tcBorders>
                <w:shd w:val="clear" w:color="auto" w:fill="auto"/>
                <w:noWrap/>
                <w:vAlign w:val="center"/>
                <w:hideMark/>
              </w:tcPr>
            </w:tcPrChange>
          </w:tcPr>
          <w:p w14:paraId="6FC60FC7" w14:textId="3F3163BF" w:rsidR="003F68EE" w:rsidRPr="003F68EE" w:rsidRDefault="003F68EE" w:rsidP="003F68EE">
            <w:pPr>
              <w:spacing w:after="0"/>
              <w:jc w:val="center"/>
              <w:rPr>
                <w:color w:val="000000"/>
                <w:szCs w:val="22"/>
              </w:rPr>
            </w:pPr>
            <w:r w:rsidRPr="003F68EE">
              <w:rPr>
                <w:color w:val="000000"/>
                <w:szCs w:val="22"/>
              </w:rPr>
              <w:t>Conf.</w:t>
            </w:r>
          </w:p>
        </w:tc>
        <w:tc>
          <w:tcPr>
            <w:tcW w:w="931" w:type="dxa"/>
            <w:tcBorders>
              <w:top w:val="nil"/>
              <w:left w:val="nil"/>
              <w:bottom w:val="nil"/>
              <w:right w:val="nil"/>
            </w:tcBorders>
            <w:shd w:val="clear" w:color="auto" w:fill="auto"/>
            <w:noWrap/>
            <w:vAlign w:val="center"/>
            <w:hideMark/>
            <w:tcPrChange w:id="207" w:author="Ben.Williams" w:date="2020-10-30T14:18:00Z">
              <w:tcPr>
                <w:tcW w:w="931" w:type="dxa"/>
                <w:tcBorders>
                  <w:top w:val="nil"/>
                  <w:left w:val="nil"/>
                  <w:bottom w:val="nil"/>
                  <w:right w:val="nil"/>
                </w:tcBorders>
                <w:shd w:val="clear" w:color="auto" w:fill="auto"/>
                <w:noWrap/>
                <w:vAlign w:val="center"/>
                <w:hideMark/>
              </w:tcPr>
            </w:tcPrChange>
          </w:tcPr>
          <w:p w14:paraId="1C5825A7" w14:textId="10C3C0B6" w:rsidR="003F68EE" w:rsidRPr="003F68EE" w:rsidRDefault="003F68EE" w:rsidP="003F68EE">
            <w:pPr>
              <w:spacing w:after="0"/>
              <w:jc w:val="center"/>
              <w:rPr>
                <w:color w:val="000000"/>
                <w:szCs w:val="22"/>
              </w:rPr>
            </w:pPr>
            <w:r w:rsidRPr="003F68EE">
              <w:rPr>
                <w:color w:val="000000"/>
                <w:szCs w:val="22"/>
              </w:rPr>
              <w:t>Conf.</w:t>
            </w:r>
          </w:p>
        </w:tc>
        <w:tc>
          <w:tcPr>
            <w:tcW w:w="821" w:type="dxa"/>
            <w:tcBorders>
              <w:top w:val="nil"/>
              <w:left w:val="nil"/>
              <w:bottom w:val="nil"/>
              <w:right w:val="nil"/>
            </w:tcBorders>
            <w:shd w:val="clear" w:color="auto" w:fill="auto"/>
            <w:noWrap/>
            <w:vAlign w:val="center"/>
            <w:hideMark/>
            <w:tcPrChange w:id="208" w:author="Ben.Williams" w:date="2020-10-30T14:18:00Z">
              <w:tcPr>
                <w:tcW w:w="821" w:type="dxa"/>
                <w:tcBorders>
                  <w:top w:val="nil"/>
                  <w:left w:val="nil"/>
                  <w:bottom w:val="nil"/>
                  <w:right w:val="nil"/>
                </w:tcBorders>
                <w:shd w:val="clear" w:color="auto" w:fill="auto"/>
                <w:noWrap/>
                <w:vAlign w:val="center"/>
                <w:hideMark/>
              </w:tcPr>
            </w:tcPrChange>
          </w:tcPr>
          <w:p w14:paraId="7CA941EB" w14:textId="5974E6D5" w:rsidR="003F68EE" w:rsidRPr="003F68EE" w:rsidRDefault="003F68EE" w:rsidP="003F68EE">
            <w:pPr>
              <w:spacing w:after="0"/>
              <w:jc w:val="center"/>
              <w:rPr>
                <w:color w:val="000000"/>
                <w:szCs w:val="22"/>
              </w:rPr>
            </w:pPr>
            <w:r w:rsidRPr="003F68EE">
              <w:rPr>
                <w:color w:val="000000"/>
                <w:szCs w:val="22"/>
              </w:rPr>
              <w:t>Conf.</w:t>
            </w:r>
          </w:p>
        </w:tc>
        <w:tc>
          <w:tcPr>
            <w:tcW w:w="807" w:type="dxa"/>
            <w:tcBorders>
              <w:top w:val="nil"/>
              <w:left w:val="nil"/>
              <w:bottom w:val="nil"/>
              <w:right w:val="nil"/>
            </w:tcBorders>
            <w:shd w:val="clear" w:color="auto" w:fill="auto"/>
            <w:noWrap/>
            <w:vAlign w:val="center"/>
            <w:hideMark/>
            <w:tcPrChange w:id="209" w:author="Ben.Williams" w:date="2020-10-30T14:18:00Z">
              <w:tcPr>
                <w:tcW w:w="807" w:type="dxa"/>
                <w:tcBorders>
                  <w:top w:val="nil"/>
                  <w:left w:val="nil"/>
                  <w:bottom w:val="nil"/>
                  <w:right w:val="nil"/>
                </w:tcBorders>
                <w:shd w:val="clear" w:color="auto" w:fill="auto"/>
                <w:noWrap/>
                <w:vAlign w:val="center"/>
                <w:hideMark/>
              </w:tcPr>
            </w:tcPrChange>
          </w:tcPr>
          <w:p w14:paraId="0452D4CD" w14:textId="475238CE" w:rsidR="003F68EE" w:rsidRPr="003F68EE" w:rsidRDefault="003F68EE" w:rsidP="003F68EE">
            <w:pPr>
              <w:spacing w:after="0"/>
              <w:jc w:val="center"/>
              <w:rPr>
                <w:color w:val="000000"/>
                <w:szCs w:val="22"/>
              </w:rPr>
            </w:pPr>
            <w:r w:rsidRPr="003F68EE">
              <w:rPr>
                <w:color w:val="000000"/>
                <w:szCs w:val="22"/>
              </w:rPr>
              <w:t>0</w:t>
            </w:r>
          </w:p>
        </w:tc>
      </w:tr>
      <w:tr w:rsidR="003F68EE" w:rsidRPr="00C83B5A" w14:paraId="63D7AE07" w14:textId="77777777" w:rsidTr="00E777C3">
        <w:trPr>
          <w:trHeight w:val="251"/>
          <w:trPrChange w:id="210"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211" w:author="Ben.Williams" w:date="2020-10-30T14:18:00Z">
              <w:tcPr>
                <w:tcW w:w="3988" w:type="dxa"/>
                <w:tcBorders>
                  <w:top w:val="nil"/>
                  <w:left w:val="nil"/>
                  <w:bottom w:val="nil"/>
                  <w:right w:val="nil"/>
                </w:tcBorders>
                <w:shd w:val="clear" w:color="auto" w:fill="auto"/>
                <w:noWrap/>
                <w:vAlign w:val="center"/>
                <w:hideMark/>
              </w:tcPr>
            </w:tcPrChange>
          </w:tcPr>
          <w:p w14:paraId="2553F8B5" w14:textId="71C01435" w:rsidR="003F68EE" w:rsidRPr="003F68EE" w:rsidRDefault="003F68EE" w:rsidP="00057D52">
            <w:pPr>
              <w:spacing w:after="0"/>
              <w:rPr>
                <w:color w:val="000000"/>
                <w:szCs w:val="22"/>
              </w:rPr>
            </w:pPr>
            <w:r w:rsidRPr="003F68EE">
              <w:rPr>
                <w:color w:val="000000"/>
                <w:szCs w:val="22"/>
              </w:rPr>
              <w:t>Birds - Shearwaters</w:t>
            </w:r>
          </w:p>
        </w:tc>
        <w:tc>
          <w:tcPr>
            <w:tcW w:w="821" w:type="dxa"/>
            <w:tcBorders>
              <w:top w:val="nil"/>
              <w:left w:val="nil"/>
              <w:bottom w:val="nil"/>
              <w:right w:val="nil"/>
            </w:tcBorders>
            <w:shd w:val="clear" w:color="auto" w:fill="auto"/>
            <w:noWrap/>
            <w:vAlign w:val="center"/>
            <w:hideMark/>
            <w:tcPrChange w:id="212" w:author="Ben.Williams" w:date="2020-10-30T14:18:00Z">
              <w:tcPr>
                <w:tcW w:w="821" w:type="dxa"/>
                <w:tcBorders>
                  <w:top w:val="nil"/>
                  <w:left w:val="nil"/>
                  <w:bottom w:val="nil"/>
                  <w:right w:val="nil"/>
                </w:tcBorders>
                <w:shd w:val="clear" w:color="auto" w:fill="auto"/>
                <w:noWrap/>
                <w:vAlign w:val="center"/>
                <w:hideMark/>
              </w:tcPr>
            </w:tcPrChange>
          </w:tcPr>
          <w:p w14:paraId="2178FF03" w14:textId="166FEE23" w:rsidR="003F68EE" w:rsidRPr="003F68EE" w:rsidRDefault="003F68EE" w:rsidP="003F68EE">
            <w:pPr>
              <w:spacing w:after="0"/>
              <w:jc w:val="center"/>
              <w:rPr>
                <w:color w:val="000000"/>
                <w:szCs w:val="22"/>
              </w:rPr>
            </w:pPr>
            <w:r w:rsidRPr="003F68EE">
              <w:rPr>
                <w:color w:val="000000"/>
                <w:szCs w:val="22"/>
              </w:rPr>
              <w:t>0</w:t>
            </w:r>
          </w:p>
        </w:tc>
        <w:tc>
          <w:tcPr>
            <w:tcW w:w="821" w:type="dxa"/>
            <w:tcBorders>
              <w:top w:val="nil"/>
              <w:left w:val="nil"/>
              <w:bottom w:val="nil"/>
              <w:right w:val="nil"/>
            </w:tcBorders>
            <w:shd w:val="clear" w:color="auto" w:fill="auto"/>
            <w:noWrap/>
            <w:vAlign w:val="center"/>
            <w:hideMark/>
            <w:tcPrChange w:id="213" w:author="Ben.Williams" w:date="2020-10-30T14:18:00Z">
              <w:tcPr>
                <w:tcW w:w="821" w:type="dxa"/>
                <w:tcBorders>
                  <w:top w:val="nil"/>
                  <w:left w:val="nil"/>
                  <w:bottom w:val="nil"/>
                  <w:right w:val="nil"/>
                </w:tcBorders>
                <w:shd w:val="clear" w:color="auto" w:fill="auto"/>
                <w:noWrap/>
                <w:vAlign w:val="center"/>
                <w:hideMark/>
              </w:tcPr>
            </w:tcPrChange>
          </w:tcPr>
          <w:p w14:paraId="39DBE5F7" w14:textId="6C483B0A" w:rsidR="003F68EE" w:rsidRPr="003F68EE" w:rsidRDefault="003F68EE" w:rsidP="003F68EE">
            <w:pPr>
              <w:spacing w:after="0"/>
              <w:jc w:val="center"/>
              <w:rPr>
                <w:color w:val="000000"/>
                <w:szCs w:val="22"/>
              </w:rPr>
            </w:pPr>
            <w:r w:rsidRPr="003F68EE">
              <w:rPr>
                <w:color w:val="000000"/>
                <w:szCs w:val="22"/>
              </w:rPr>
              <w:t>0</w:t>
            </w:r>
          </w:p>
        </w:tc>
        <w:tc>
          <w:tcPr>
            <w:tcW w:w="821" w:type="dxa"/>
            <w:tcBorders>
              <w:top w:val="nil"/>
              <w:left w:val="nil"/>
              <w:bottom w:val="nil"/>
              <w:right w:val="nil"/>
            </w:tcBorders>
            <w:shd w:val="clear" w:color="auto" w:fill="auto"/>
            <w:noWrap/>
            <w:vAlign w:val="center"/>
            <w:hideMark/>
            <w:tcPrChange w:id="214" w:author="Ben.Williams" w:date="2020-10-30T14:18:00Z">
              <w:tcPr>
                <w:tcW w:w="821" w:type="dxa"/>
                <w:tcBorders>
                  <w:top w:val="nil"/>
                  <w:left w:val="nil"/>
                  <w:bottom w:val="nil"/>
                  <w:right w:val="nil"/>
                </w:tcBorders>
                <w:shd w:val="clear" w:color="auto" w:fill="auto"/>
                <w:noWrap/>
                <w:vAlign w:val="center"/>
                <w:hideMark/>
              </w:tcPr>
            </w:tcPrChange>
          </w:tcPr>
          <w:p w14:paraId="44120055" w14:textId="73345DA0" w:rsidR="003F68EE" w:rsidRPr="003F68EE" w:rsidRDefault="003F68EE" w:rsidP="003F68EE">
            <w:pPr>
              <w:spacing w:after="0"/>
              <w:jc w:val="center"/>
              <w:rPr>
                <w:color w:val="000000"/>
                <w:szCs w:val="22"/>
              </w:rPr>
            </w:pPr>
            <w:r w:rsidRPr="003F68EE">
              <w:rPr>
                <w:color w:val="000000"/>
                <w:szCs w:val="22"/>
              </w:rPr>
              <w:t>0</w:t>
            </w:r>
          </w:p>
        </w:tc>
        <w:tc>
          <w:tcPr>
            <w:tcW w:w="931" w:type="dxa"/>
            <w:tcBorders>
              <w:top w:val="nil"/>
              <w:left w:val="nil"/>
              <w:bottom w:val="nil"/>
              <w:right w:val="nil"/>
            </w:tcBorders>
            <w:shd w:val="clear" w:color="auto" w:fill="auto"/>
            <w:noWrap/>
            <w:vAlign w:val="center"/>
            <w:hideMark/>
            <w:tcPrChange w:id="215" w:author="Ben.Williams" w:date="2020-10-30T14:18:00Z">
              <w:tcPr>
                <w:tcW w:w="931" w:type="dxa"/>
                <w:tcBorders>
                  <w:top w:val="nil"/>
                  <w:left w:val="nil"/>
                  <w:bottom w:val="nil"/>
                  <w:right w:val="nil"/>
                </w:tcBorders>
                <w:shd w:val="clear" w:color="auto" w:fill="auto"/>
                <w:noWrap/>
                <w:vAlign w:val="center"/>
                <w:hideMark/>
              </w:tcPr>
            </w:tcPrChange>
          </w:tcPr>
          <w:p w14:paraId="01A3A149" w14:textId="72287954" w:rsidR="003F68EE" w:rsidRPr="003F68EE" w:rsidRDefault="003F68EE" w:rsidP="003F68EE">
            <w:pPr>
              <w:spacing w:after="0"/>
              <w:jc w:val="center"/>
              <w:rPr>
                <w:color w:val="000000"/>
                <w:szCs w:val="22"/>
              </w:rPr>
            </w:pPr>
            <w:r w:rsidRPr="003F68EE">
              <w:rPr>
                <w:color w:val="000000"/>
                <w:szCs w:val="22"/>
              </w:rPr>
              <w:t>0</w:t>
            </w:r>
          </w:p>
        </w:tc>
        <w:tc>
          <w:tcPr>
            <w:tcW w:w="931" w:type="dxa"/>
            <w:tcBorders>
              <w:top w:val="nil"/>
              <w:left w:val="nil"/>
              <w:bottom w:val="nil"/>
              <w:right w:val="nil"/>
            </w:tcBorders>
            <w:shd w:val="clear" w:color="auto" w:fill="auto"/>
            <w:noWrap/>
            <w:vAlign w:val="center"/>
            <w:hideMark/>
            <w:tcPrChange w:id="216" w:author="Ben.Williams" w:date="2020-10-30T14:18:00Z">
              <w:tcPr>
                <w:tcW w:w="931" w:type="dxa"/>
                <w:tcBorders>
                  <w:top w:val="nil"/>
                  <w:left w:val="nil"/>
                  <w:bottom w:val="nil"/>
                  <w:right w:val="nil"/>
                </w:tcBorders>
                <w:shd w:val="clear" w:color="auto" w:fill="auto"/>
                <w:noWrap/>
                <w:vAlign w:val="center"/>
                <w:hideMark/>
              </w:tcPr>
            </w:tcPrChange>
          </w:tcPr>
          <w:p w14:paraId="7D6F3047" w14:textId="0980876B" w:rsidR="003F68EE" w:rsidRPr="003F68EE" w:rsidRDefault="003F68EE" w:rsidP="003F68EE">
            <w:pPr>
              <w:spacing w:after="0"/>
              <w:jc w:val="center"/>
              <w:rPr>
                <w:color w:val="000000"/>
                <w:szCs w:val="22"/>
              </w:rPr>
            </w:pPr>
            <w:r w:rsidRPr="003F68EE">
              <w:rPr>
                <w:color w:val="000000"/>
                <w:szCs w:val="22"/>
              </w:rPr>
              <w:t>0</w:t>
            </w:r>
          </w:p>
        </w:tc>
        <w:tc>
          <w:tcPr>
            <w:tcW w:w="821" w:type="dxa"/>
            <w:tcBorders>
              <w:top w:val="nil"/>
              <w:left w:val="nil"/>
              <w:bottom w:val="nil"/>
              <w:right w:val="nil"/>
            </w:tcBorders>
            <w:shd w:val="clear" w:color="auto" w:fill="auto"/>
            <w:noWrap/>
            <w:vAlign w:val="center"/>
            <w:hideMark/>
            <w:tcPrChange w:id="217" w:author="Ben.Williams" w:date="2020-10-30T14:18:00Z">
              <w:tcPr>
                <w:tcW w:w="821" w:type="dxa"/>
                <w:tcBorders>
                  <w:top w:val="nil"/>
                  <w:left w:val="nil"/>
                  <w:bottom w:val="nil"/>
                  <w:right w:val="nil"/>
                </w:tcBorders>
                <w:shd w:val="clear" w:color="auto" w:fill="auto"/>
                <w:noWrap/>
                <w:vAlign w:val="center"/>
                <w:hideMark/>
              </w:tcPr>
            </w:tcPrChange>
          </w:tcPr>
          <w:p w14:paraId="2D9C0DEE" w14:textId="4DB67418" w:rsidR="003F68EE" w:rsidRPr="003F68EE" w:rsidRDefault="003F68EE" w:rsidP="003F68EE">
            <w:pPr>
              <w:spacing w:after="0"/>
              <w:jc w:val="center"/>
              <w:rPr>
                <w:color w:val="000000"/>
                <w:szCs w:val="22"/>
              </w:rPr>
            </w:pPr>
            <w:r w:rsidRPr="003F68EE">
              <w:rPr>
                <w:color w:val="000000"/>
                <w:szCs w:val="22"/>
              </w:rPr>
              <w:t>Conf.</w:t>
            </w:r>
          </w:p>
        </w:tc>
        <w:tc>
          <w:tcPr>
            <w:tcW w:w="807" w:type="dxa"/>
            <w:tcBorders>
              <w:top w:val="nil"/>
              <w:left w:val="nil"/>
              <w:bottom w:val="nil"/>
              <w:right w:val="nil"/>
            </w:tcBorders>
            <w:shd w:val="clear" w:color="auto" w:fill="auto"/>
            <w:noWrap/>
            <w:vAlign w:val="center"/>
            <w:hideMark/>
            <w:tcPrChange w:id="218" w:author="Ben.Williams" w:date="2020-10-30T14:18:00Z">
              <w:tcPr>
                <w:tcW w:w="807" w:type="dxa"/>
                <w:tcBorders>
                  <w:top w:val="nil"/>
                  <w:left w:val="nil"/>
                  <w:bottom w:val="nil"/>
                  <w:right w:val="nil"/>
                </w:tcBorders>
                <w:shd w:val="clear" w:color="auto" w:fill="auto"/>
                <w:noWrap/>
                <w:vAlign w:val="center"/>
                <w:hideMark/>
              </w:tcPr>
            </w:tcPrChange>
          </w:tcPr>
          <w:p w14:paraId="56CF2552" w14:textId="26BB88CD" w:rsidR="003F68EE" w:rsidRPr="003F68EE" w:rsidRDefault="003F68EE" w:rsidP="003F68EE">
            <w:pPr>
              <w:spacing w:after="0"/>
              <w:jc w:val="center"/>
              <w:rPr>
                <w:color w:val="000000"/>
                <w:szCs w:val="22"/>
              </w:rPr>
            </w:pPr>
            <w:r w:rsidRPr="003F68EE">
              <w:rPr>
                <w:color w:val="000000"/>
                <w:szCs w:val="22"/>
              </w:rPr>
              <w:t>0</w:t>
            </w:r>
          </w:p>
        </w:tc>
      </w:tr>
      <w:tr w:rsidR="003F68EE" w:rsidRPr="00C83B5A" w14:paraId="67C29E5C" w14:textId="77777777" w:rsidTr="00E777C3">
        <w:trPr>
          <w:trHeight w:val="251"/>
          <w:trPrChange w:id="219"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220" w:author="Ben.Williams" w:date="2020-10-30T14:18:00Z">
              <w:tcPr>
                <w:tcW w:w="3988" w:type="dxa"/>
                <w:tcBorders>
                  <w:top w:val="nil"/>
                  <w:left w:val="nil"/>
                  <w:bottom w:val="nil"/>
                  <w:right w:val="nil"/>
                </w:tcBorders>
                <w:shd w:val="clear" w:color="auto" w:fill="auto"/>
                <w:noWrap/>
                <w:vAlign w:val="center"/>
                <w:hideMark/>
              </w:tcPr>
            </w:tcPrChange>
          </w:tcPr>
          <w:p w14:paraId="643C2A51" w14:textId="447E34E9" w:rsidR="003F68EE" w:rsidRPr="003F68EE" w:rsidRDefault="003F68EE" w:rsidP="00057D52">
            <w:pPr>
              <w:spacing w:after="0"/>
              <w:rPr>
                <w:color w:val="000000"/>
                <w:szCs w:val="22"/>
              </w:rPr>
            </w:pPr>
            <w:r w:rsidRPr="003F68EE">
              <w:rPr>
                <w:color w:val="000000"/>
                <w:szCs w:val="22"/>
              </w:rPr>
              <w:t>Bivalves</w:t>
            </w:r>
          </w:p>
        </w:tc>
        <w:tc>
          <w:tcPr>
            <w:tcW w:w="821" w:type="dxa"/>
            <w:tcBorders>
              <w:top w:val="nil"/>
              <w:left w:val="nil"/>
              <w:bottom w:val="nil"/>
              <w:right w:val="nil"/>
            </w:tcBorders>
            <w:shd w:val="clear" w:color="auto" w:fill="auto"/>
            <w:noWrap/>
            <w:vAlign w:val="center"/>
            <w:hideMark/>
            <w:tcPrChange w:id="221" w:author="Ben.Williams" w:date="2020-10-30T14:18:00Z">
              <w:tcPr>
                <w:tcW w:w="821" w:type="dxa"/>
                <w:tcBorders>
                  <w:top w:val="nil"/>
                  <w:left w:val="nil"/>
                  <w:bottom w:val="nil"/>
                  <w:right w:val="nil"/>
                </w:tcBorders>
                <w:shd w:val="clear" w:color="auto" w:fill="auto"/>
                <w:noWrap/>
                <w:vAlign w:val="center"/>
                <w:hideMark/>
              </w:tcPr>
            </w:tcPrChange>
          </w:tcPr>
          <w:p w14:paraId="73305537" w14:textId="5096BF88" w:rsidR="003F68EE" w:rsidRPr="003F68EE" w:rsidRDefault="003F68EE" w:rsidP="003F68EE">
            <w:pPr>
              <w:spacing w:after="0"/>
              <w:jc w:val="center"/>
              <w:rPr>
                <w:color w:val="000000"/>
                <w:szCs w:val="22"/>
              </w:rPr>
            </w:pPr>
            <w:r w:rsidRPr="003F68EE">
              <w:rPr>
                <w:color w:val="000000"/>
                <w:szCs w:val="22"/>
              </w:rPr>
              <w:t>0.01</w:t>
            </w:r>
          </w:p>
        </w:tc>
        <w:tc>
          <w:tcPr>
            <w:tcW w:w="821" w:type="dxa"/>
            <w:tcBorders>
              <w:top w:val="nil"/>
              <w:left w:val="nil"/>
              <w:bottom w:val="nil"/>
              <w:right w:val="nil"/>
            </w:tcBorders>
            <w:shd w:val="clear" w:color="auto" w:fill="auto"/>
            <w:noWrap/>
            <w:vAlign w:val="center"/>
            <w:hideMark/>
            <w:tcPrChange w:id="222" w:author="Ben.Williams" w:date="2020-10-30T14:18:00Z">
              <w:tcPr>
                <w:tcW w:w="821" w:type="dxa"/>
                <w:tcBorders>
                  <w:top w:val="nil"/>
                  <w:left w:val="nil"/>
                  <w:bottom w:val="nil"/>
                  <w:right w:val="nil"/>
                </w:tcBorders>
                <w:shd w:val="clear" w:color="auto" w:fill="auto"/>
                <w:noWrap/>
                <w:vAlign w:val="center"/>
                <w:hideMark/>
              </w:tcPr>
            </w:tcPrChange>
          </w:tcPr>
          <w:p w14:paraId="20421F7C" w14:textId="7704ABA9" w:rsidR="003F68EE" w:rsidRPr="003F68EE" w:rsidRDefault="003F68EE" w:rsidP="003F68EE">
            <w:pPr>
              <w:spacing w:after="0"/>
              <w:jc w:val="center"/>
              <w:rPr>
                <w:color w:val="000000"/>
                <w:szCs w:val="22"/>
              </w:rPr>
            </w:pPr>
            <w:r w:rsidRPr="003F68EE">
              <w:rPr>
                <w:color w:val="000000"/>
                <w:szCs w:val="22"/>
              </w:rPr>
              <w:t>Conf.</w:t>
            </w:r>
          </w:p>
        </w:tc>
        <w:tc>
          <w:tcPr>
            <w:tcW w:w="821" w:type="dxa"/>
            <w:tcBorders>
              <w:top w:val="nil"/>
              <w:left w:val="nil"/>
              <w:bottom w:val="nil"/>
              <w:right w:val="nil"/>
            </w:tcBorders>
            <w:shd w:val="clear" w:color="auto" w:fill="auto"/>
            <w:noWrap/>
            <w:vAlign w:val="center"/>
            <w:hideMark/>
            <w:tcPrChange w:id="223" w:author="Ben.Williams" w:date="2020-10-30T14:18:00Z">
              <w:tcPr>
                <w:tcW w:w="821" w:type="dxa"/>
                <w:tcBorders>
                  <w:top w:val="nil"/>
                  <w:left w:val="nil"/>
                  <w:bottom w:val="nil"/>
                  <w:right w:val="nil"/>
                </w:tcBorders>
                <w:shd w:val="clear" w:color="auto" w:fill="auto"/>
                <w:noWrap/>
                <w:vAlign w:val="center"/>
                <w:hideMark/>
              </w:tcPr>
            </w:tcPrChange>
          </w:tcPr>
          <w:p w14:paraId="23BE9F4E" w14:textId="1FCD060B" w:rsidR="003F68EE" w:rsidRPr="003F68EE" w:rsidRDefault="003F68EE" w:rsidP="003F68EE">
            <w:pPr>
              <w:spacing w:after="0"/>
              <w:jc w:val="center"/>
              <w:rPr>
                <w:color w:val="000000"/>
                <w:szCs w:val="22"/>
              </w:rPr>
            </w:pPr>
            <w:r w:rsidRPr="003F68EE">
              <w:rPr>
                <w:color w:val="000000"/>
                <w:szCs w:val="22"/>
              </w:rPr>
              <w:t>Conf.</w:t>
            </w:r>
          </w:p>
        </w:tc>
        <w:tc>
          <w:tcPr>
            <w:tcW w:w="931" w:type="dxa"/>
            <w:tcBorders>
              <w:top w:val="nil"/>
              <w:left w:val="nil"/>
              <w:bottom w:val="nil"/>
              <w:right w:val="nil"/>
            </w:tcBorders>
            <w:shd w:val="clear" w:color="auto" w:fill="auto"/>
            <w:noWrap/>
            <w:vAlign w:val="center"/>
            <w:hideMark/>
            <w:tcPrChange w:id="224" w:author="Ben.Williams" w:date="2020-10-30T14:18:00Z">
              <w:tcPr>
                <w:tcW w:w="931" w:type="dxa"/>
                <w:tcBorders>
                  <w:top w:val="nil"/>
                  <w:left w:val="nil"/>
                  <w:bottom w:val="nil"/>
                  <w:right w:val="nil"/>
                </w:tcBorders>
                <w:shd w:val="clear" w:color="auto" w:fill="auto"/>
                <w:noWrap/>
                <w:vAlign w:val="center"/>
                <w:hideMark/>
              </w:tcPr>
            </w:tcPrChange>
          </w:tcPr>
          <w:p w14:paraId="62F24335" w14:textId="600CDD77" w:rsidR="003F68EE" w:rsidRPr="003F68EE" w:rsidRDefault="003F68EE" w:rsidP="003F68EE">
            <w:pPr>
              <w:spacing w:after="0"/>
              <w:jc w:val="center"/>
              <w:rPr>
                <w:color w:val="000000"/>
                <w:szCs w:val="22"/>
              </w:rPr>
            </w:pPr>
            <w:r w:rsidRPr="003F68EE">
              <w:rPr>
                <w:color w:val="000000"/>
                <w:szCs w:val="22"/>
              </w:rPr>
              <w:t>0.01</w:t>
            </w:r>
          </w:p>
        </w:tc>
        <w:tc>
          <w:tcPr>
            <w:tcW w:w="931" w:type="dxa"/>
            <w:tcBorders>
              <w:top w:val="nil"/>
              <w:left w:val="nil"/>
              <w:bottom w:val="nil"/>
              <w:right w:val="nil"/>
            </w:tcBorders>
            <w:shd w:val="clear" w:color="auto" w:fill="auto"/>
            <w:noWrap/>
            <w:vAlign w:val="center"/>
            <w:hideMark/>
            <w:tcPrChange w:id="225" w:author="Ben.Williams" w:date="2020-10-30T14:18:00Z">
              <w:tcPr>
                <w:tcW w:w="931" w:type="dxa"/>
                <w:tcBorders>
                  <w:top w:val="nil"/>
                  <w:left w:val="nil"/>
                  <w:bottom w:val="nil"/>
                  <w:right w:val="nil"/>
                </w:tcBorders>
                <w:shd w:val="clear" w:color="auto" w:fill="auto"/>
                <w:noWrap/>
                <w:vAlign w:val="center"/>
                <w:hideMark/>
              </w:tcPr>
            </w:tcPrChange>
          </w:tcPr>
          <w:p w14:paraId="03093A39" w14:textId="4F913ACA" w:rsidR="003F68EE" w:rsidRPr="003F68EE" w:rsidRDefault="003F68EE" w:rsidP="003F68EE">
            <w:pPr>
              <w:spacing w:after="0"/>
              <w:jc w:val="center"/>
              <w:rPr>
                <w:color w:val="000000"/>
                <w:szCs w:val="22"/>
              </w:rPr>
            </w:pPr>
            <w:r w:rsidRPr="003F68EE">
              <w:rPr>
                <w:color w:val="000000"/>
                <w:szCs w:val="22"/>
              </w:rPr>
              <w:t>Conf.</w:t>
            </w:r>
          </w:p>
        </w:tc>
        <w:tc>
          <w:tcPr>
            <w:tcW w:w="821" w:type="dxa"/>
            <w:tcBorders>
              <w:top w:val="nil"/>
              <w:left w:val="nil"/>
              <w:bottom w:val="nil"/>
              <w:right w:val="nil"/>
            </w:tcBorders>
            <w:shd w:val="clear" w:color="auto" w:fill="auto"/>
            <w:noWrap/>
            <w:vAlign w:val="center"/>
            <w:hideMark/>
            <w:tcPrChange w:id="226" w:author="Ben.Williams" w:date="2020-10-30T14:18:00Z">
              <w:tcPr>
                <w:tcW w:w="821" w:type="dxa"/>
                <w:tcBorders>
                  <w:top w:val="nil"/>
                  <w:left w:val="nil"/>
                  <w:bottom w:val="nil"/>
                  <w:right w:val="nil"/>
                </w:tcBorders>
                <w:shd w:val="clear" w:color="auto" w:fill="auto"/>
                <w:noWrap/>
                <w:vAlign w:val="center"/>
                <w:hideMark/>
              </w:tcPr>
            </w:tcPrChange>
          </w:tcPr>
          <w:p w14:paraId="140B5AC0" w14:textId="5615962E" w:rsidR="003F68EE" w:rsidRPr="003F68EE" w:rsidRDefault="003F68EE" w:rsidP="003F68EE">
            <w:pPr>
              <w:spacing w:after="0"/>
              <w:jc w:val="center"/>
              <w:rPr>
                <w:color w:val="000000"/>
                <w:szCs w:val="22"/>
              </w:rPr>
            </w:pPr>
            <w:r w:rsidRPr="003F68EE">
              <w:rPr>
                <w:color w:val="000000"/>
                <w:szCs w:val="22"/>
              </w:rPr>
              <w:t>Conf.</w:t>
            </w:r>
          </w:p>
        </w:tc>
        <w:tc>
          <w:tcPr>
            <w:tcW w:w="807" w:type="dxa"/>
            <w:tcBorders>
              <w:top w:val="nil"/>
              <w:left w:val="nil"/>
              <w:bottom w:val="nil"/>
              <w:right w:val="nil"/>
            </w:tcBorders>
            <w:shd w:val="clear" w:color="auto" w:fill="auto"/>
            <w:noWrap/>
            <w:vAlign w:val="center"/>
            <w:hideMark/>
            <w:tcPrChange w:id="227" w:author="Ben.Williams" w:date="2020-10-30T14:18:00Z">
              <w:tcPr>
                <w:tcW w:w="807" w:type="dxa"/>
                <w:tcBorders>
                  <w:top w:val="nil"/>
                  <w:left w:val="nil"/>
                  <w:bottom w:val="nil"/>
                  <w:right w:val="nil"/>
                </w:tcBorders>
                <w:shd w:val="clear" w:color="auto" w:fill="auto"/>
                <w:noWrap/>
                <w:vAlign w:val="center"/>
                <w:hideMark/>
              </w:tcPr>
            </w:tcPrChange>
          </w:tcPr>
          <w:p w14:paraId="12A53A84" w14:textId="53C7B5A3" w:rsidR="003F68EE" w:rsidRPr="003F68EE" w:rsidRDefault="003F68EE" w:rsidP="003F68EE">
            <w:pPr>
              <w:spacing w:after="0"/>
              <w:jc w:val="center"/>
              <w:rPr>
                <w:color w:val="000000"/>
                <w:szCs w:val="22"/>
              </w:rPr>
            </w:pPr>
            <w:r w:rsidRPr="003F68EE">
              <w:rPr>
                <w:color w:val="000000"/>
                <w:szCs w:val="22"/>
              </w:rPr>
              <w:t>0</w:t>
            </w:r>
          </w:p>
        </w:tc>
      </w:tr>
      <w:tr w:rsidR="003F68EE" w:rsidRPr="00C83B5A" w14:paraId="3FC89403" w14:textId="77777777" w:rsidTr="00E777C3">
        <w:trPr>
          <w:trHeight w:val="251"/>
          <w:trPrChange w:id="228"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229" w:author="Ben.Williams" w:date="2020-10-30T14:18:00Z">
              <w:tcPr>
                <w:tcW w:w="3988" w:type="dxa"/>
                <w:tcBorders>
                  <w:top w:val="nil"/>
                  <w:left w:val="nil"/>
                  <w:bottom w:val="nil"/>
                  <w:right w:val="nil"/>
                </w:tcBorders>
                <w:shd w:val="clear" w:color="auto" w:fill="auto"/>
                <w:noWrap/>
                <w:vAlign w:val="center"/>
                <w:hideMark/>
              </w:tcPr>
            </w:tcPrChange>
          </w:tcPr>
          <w:p w14:paraId="30422968" w14:textId="47B68309" w:rsidR="003F68EE" w:rsidRPr="003F68EE" w:rsidRDefault="003F68EE" w:rsidP="00057D52">
            <w:pPr>
              <w:spacing w:after="0"/>
              <w:rPr>
                <w:color w:val="000000"/>
                <w:szCs w:val="22"/>
              </w:rPr>
            </w:pPr>
            <w:proofErr w:type="spellStart"/>
            <w:r w:rsidRPr="003F68EE">
              <w:rPr>
                <w:color w:val="000000"/>
                <w:szCs w:val="22"/>
              </w:rPr>
              <w:t>Bristlemouths</w:t>
            </w:r>
            <w:proofErr w:type="spellEnd"/>
          </w:p>
        </w:tc>
        <w:tc>
          <w:tcPr>
            <w:tcW w:w="821" w:type="dxa"/>
            <w:tcBorders>
              <w:top w:val="nil"/>
              <w:left w:val="nil"/>
              <w:bottom w:val="nil"/>
              <w:right w:val="nil"/>
            </w:tcBorders>
            <w:shd w:val="clear" w:color="auto" w:fill="auto"/>
            <w:noWrap/>
            <w:vAlign w:val="center"/>
            <w:hideMark/>
            <w:tcPrChange w:id="230" w:author="Ben.Williams" w:date="2020-10-30T14:18:00Z">
              <w:tcPr>
                <w:tcW w:w="821" w:type="dxa"/>
                <w:tcBorders>
                  <w:top w:val="nil"/>
                  <w:left w:val="nil"/>
                  <w:bottom w:val="nil"/>
                  <w:right w:val="nil"/>
                </w:tcBorders>
                <w:shd w:val="clear" w:color="auto" w:fill="auto"/>
                <w:noWrap/>
                <w:vAlign w:val="center"/>
                <w:hideMark/>
              </w:tcPr>
            </w:tcPrChange>
          </w:tcPr>
          <w:p w14:paraId="753B4987" w14:textId="56D1EEB1" w:rsidR="003F68EE" w:rsidRPr="003F68EE" w:rsidRDefault="003F68EE" w:rsidP="003F68EE">
            <w:pPr>
              <w:spacing w:after="0"/>
              <w:jc w:val="center"/>
              <w:rPr>
                <w:color w:val="000000"/>
                <w:szCs w:val="22"/>
              </w:rPr>
            </w:pPr>
            <w:r w:rsidRPr="003F68EE">
              <w:rPr>
                <w:color w:val="000000"/>
                <w:szCs w:val="22"/>
              </w:rPr>
              <w:t>0</w:t>
            </w:r>
          </w:p>
        </w:tc>
        <w:tc>
          <w:tcPr>
            <w:tcW w:w="821" w:type="dxa"/>
            <w:tcBorders>
              <w:top w:val="nil"/>
              <w:left w:val="nil"/>
              <w:bottom w:val="nil"/>
              <w:right w:val="nil"/>
            </w:tcBorders>
            <w:shd w:val="clear" w:color="auto" w:fill="auto"/>
            <w:noWrap/>
            <w:vAlign w:val="center"/>
            <w:hideMark/>
            <w:tcPrChange w:id="231" w:author="Ben.Williams" w:date="2020-10-30T14:18:00Z">
              <w:tcPr>
                <w:tcW w:w="821" w:type="dxa"/>
                <w:tcBorders>
                  <w:top w:val="nil"/>
                  <w:left w:val="nil"/>
                  <w:bottom w:val="nil"/>
                  <w:right w:val="nil"/>
                </w:tcBorders>
                <w:shd w:val="clear" w:color="auto" w:fill="auto"/>
                <w:noWrap/>
                <w:vAlign w:val="center"/>
                <w:hideMark/>
              </w:tcPr>
            </w:tcPrChange>
          </w:tcPr>
          <w:p w14:paraId="7E80BC92" w14:textId="0E882272" w:rsidR="003F68EE" w:rsidRPr="003F68EE" w:rsidRDefault="003F68EE" w:rsidP="003F68EE">
            <w:pPr>
              <w:spacing w:after="0"/>
              <w:jc w:val="center"/>
              <w:rPr>
                <w:color w:val="000000"/>
                <w:szCs w:val="22"/>
              </w:rPr>
            </w:pPr>
            <w:r w:rsidRPr="003F68EE">
              <w:rPr>
                <w:color w:val="000000"/>
                <w:szCs w:val="22"/>
              </w:rPr>
              <w:t>0</w:t>
            </w:r>
          </w:p>
        </w:tc>
        <w:tc>
          <w:tcPr>
            <w:tcW w:w="821" w:type="dxa"/>
            <w:tcBorders>
              <w:top w:val="nil"/>
              <w:left w:val="nil"/>
              <w:bottom w:val="nil"/>
              <w:right w:val="nil"/>
            </w:tcBorders>
            <w:shd w:val="clear" w:color="auto" w:fill="auto"/>
            <w:noWrap/>
            <w:vAlign w:val="center"/>
            <w:hideMark/>
            <w:tcPrChange w:id="232" w:author="Ben.Williams" w:date="2020-10-30T14:18:00Z">
              <w:tcPr>
                <w:tcW w:w="821" w:type="dxa"/>
                <w:tcBorders>
                  <w:top w:val="nil"/>
                  <w:left w:val="nil"/>
                  <w:bottom w:val="nil"/>
                  <w:right w:val="nil"/>
                </w:tcBorders>
                <w:shd w:val="clear" w:color="auto" w:fill="auto"/>
                <w:noWrap/>
                <w:vAlign w:val="center"/>
                <w:hideMark/>
              </w:tcPr>
            </w:tcPrChange>
          </w:tcPr>
          <w:p w14:paraId="2BCF290C" w14:textId="29D5692E" w:rsidR="003F68EE" w:rsidRPr="003F68EE" w:rsidRDefault="003F68EE" w:rsidP="003F68EE">
            <w:pPr>
              <w:spacing w:after="0"/>
              <w:jc w:val="center"/>
              <w:rPr>
                <w:color w:val="000000"/>
                <w:szCs w:val="22"/>
              </w:rPr>
            </w:pPr>
            <w:r w:rsidRPr="003F68EE">
              <w:rPr>
                <w:color w:val="000000"/>
                <w:szCs w:val="22"/>
              </w:rPr>
              <w:t>0</w:t>
            </w:r>
          </w:p>
        </w:tc>
        <w:tc>
          <w:tcPr>
            <w:tcW w:w="931" w:type="dxa"/>
            <w:tcBorders>
              <w:top w:val="nil"/>
              <w:left w:val="nil"/>
              <w:bottom w:val="nil"/>
              <w:right w:val="nil"/>
            </w:tcBorders>
            <w:shd w:val="clear" w:color="auto" w:fill="auto"/>
            <w:noWrap/>
            <w:vAlign w:val="center"/>
            <w:hideMark/>
            <w:tcPrChange w:id="233" w:author="Ben.Williams" w:date="2020-10-30T14:18:00Z">
              <w:tcPr>
                <w:tcW w:w="931" w:type="dxa"/>
                <w:tcBorders>
                  <w:top w:val="nil"/>
                  <w:left w:val="nil"/>
                  <w:bottom w:val="nil"/>
                  <w:right w:val="nil"/>
                </w:tcBorders>
                <w:shd w:val="clear" w:color="auto" w:fill="auto"/>
                <w:noWrap/>
                <w:vAlign w:val="center"/>
                <w:hideMark/>
              </w:tcPr>
            </w:tcPrChange>
          </w:tcPr>
          <w:p w14:paraId="45667C83" w14:textId="1D264EF1" w:rsidR="003F68EE" w:rsidRPr="003F68EE" w:rsidRDefault="003F68EE" w:rsidP="003F68EE">
            <w:pPr>
              <w:spacing w:after="0"/>
              <w:jc w:val="center"/>
              <w:rPr>
                <w:color w:val="000000"/>
                <w:szCs w:val="22"/>
              </w:rPr>
            </w:pPr>
            <w:r w:rsidRPr="003F68EE">
              <w:rPr>
                <w:color w:val="000000"/>
                <w:szCs w:val="22"/>
              </w:rPr>
              <w:t>0</w:t>
            </w:r>
          </w:p>
        </w:tc>
        <w:tc>
          <w:tcPr>
            <w:tcW w:w="931" w:type="dxa"/>
            <w:tcBorders>
              <w:top w:val="nil"/>
              <w:left w:val="nil"/>
              <w:bottom w:val="nil"/>
              <w:right w:val="nil"/>
            </w:tcBorders>
            <w:shd w:val="clear" w:color="auto" w:fill="auto"/>
            <w:noWrap/>
            <w:vAlign w:val="center"/>
            <w:hideMark/>
            <w:tcPrChange w:id="234" w:author="Ben.Williams" w:date="2020-10-30T14:18:00Z">
              <w:tcPr>
                <w:tcW w:w="931" w:type="dxa"/>
                <w:tcBorders>
                  <w:top w:val="nil"/>
                  <w:left w:val="nil"/>
                  <w:bottom w:val="nil"/>
                  <w:right w:val="nil"/>
                </w:tcBorders>
                <w:shd w:val="clear" w:color="auto" w:fill="auto"/>
                <w:noWrap/>
                <w:vAlign w:val="center"/>
                <w:hideMark/>
              </w:tcPr>
            </w:tcPrChange>
          </w:tcPr>
          <w:p w14:paraId="07C38E8D" w14:textId="18817D52" w:rsidR="003F68EE" w:rsidRPr="003F68EE" w:rsidRDefault="003F68EE" w:rsidP="003F68EE">
            <w:pPr>
              <w:spacing w:after="0"/>
              <w:jc w:val="center"/>
              <w:rPr>
                <w:color w:val="000000"/>
                <w:szCs w:val="22"/>
              </w:rPr>
            </w:pPr>
            <w:r w:rsidRPr="003F68EE">
              <w:rPr>
                <w:color w:val="000000"/>
                <w:szCs w:val="22"/>
              </w:rPr>
              <w:t>0</w:t>
            </w:r>
          </w:p>
        </w:tc>
        <w:tc>
          <w:tcPr>
            <w:tcW w:w="821" w:type="dxa"/>
            <w:tcBorders>
              <w:top w:val="nil"/>
              <w:left w:val="nil"/>
              <w:bottom w:val="nil"/>
              <w:right w:val="nil"/>
            </w:tcBorders>
            <w:shd w:val="clear" w:color="auto" w:fill="auto"/>
            <w:noWrap/>
            <w:vAlign w:val="center"/>
            <w:hideMark/>
            <w:tcPrChange w:id="235" w:author="Ben.Williams" w:date="2020-10-30T14:18:00Z">
              <w:tcPr>
                <w:tcW w:w="821" w:type="dxa"/>
                <w:tcBorders>
                  <w:top w:val="nil"/>
                  <w:left w:val="nil"/>
                  <w:bottom w:val="nil"/>
                  <w:right w:val="nil"/>
                </w:tcBorders>
                <w:shd w:val="clear" w:color="auto" w:fill="auto"/>
                <w:noWrap/>
                <w:vAlign w:val="center"/>
                <w:hideMark/>
              </w:tcPr>
            </w:tcPrChange>
          </w:tcPr>
          <w:p w14:paraId="74406C58" w14:textId="43484964" w:rsidR="003F68EE" w:rsidRPr="003F68EE" w:rsidRDefault="003F68EE" w:rsidP="003F68EE">
            <w:pPr>
              <w:spacing w:after="0"/>
              <w:jc w:val="center"/>
              <w:rPr>
                <w:color w:val="000000"/>
                <w:szCs w:val="22"/>
              </w:rPr>
            </w:pPr>
            <w:r w:rsidRPr="003F68EE">
              <w:rPr>
                <w:color w:val="000000"/>
                <w:szCs w:val="22"/>
              </w:rPr>
              <w:t>0</w:t>
            </w:r>
          </w:p>
        </w:tc>
        <w:tc>
          <w:tcPr>
            <w:tcW w:w="807" w:type="dxa"/>
            <w:tcBorders>
              <w:top w:val="nil"/>
              <w:left w:val="nil"/>
              <w:bottom w:val="nil"/>
              <w:right w:val="nil"/>
            </w:tcBorders>
            <w:shd w:val="clear" w:color="auto" w:fill="auto"/>
            <w:noWrap/>
            <w:vAlign w:val="center"/>
            <w:hideMark/>
            <w:tcPrChange w:id="236" w:author="Ben.Williams" w:date="2020-10-30T14:18:00Z">
              <w:tcPr>
                <w:tcW w:w="807" w:type="dxa"/>
                <w:tcBorders>
                  <w:top w:val="nil"/>
                  <w:left w:val="nil"/>
                  <w:bottom w:val="nil"/>
                  <w:right w:val="nil"/>
                </w:tcBorders>
                <w:shd w:val="clear" w:color="auto" w:fill="auto"/>
                <w:noWrap/>
                <w:vAlign w:val="center"/>
                <w:hideMark/>
              </w:tcPr>
            </w:tcPrChange>
          </w:tcPr>
          <w:p w14:paraId="668963DA" w14:textId="3FAE45E1" w:rsidR="003F68EE" w:rsidRPr="003F68EE" w:rsidRDefault="003F68EE" w:rsidP="003F68EE">
            <w:pPr>
              <w:spacing w:after="0"/>
              <w:jc w:val="center"/>
              <w:rPr>
                <w:color w:val="000000"/>
                <w:szCs w:val="22"/>
              </w:rPr>
            </w:pPr>
            <w:r w:rsidRPr="003F68EE">
              <w:rPr>
                <w:color w:val="000000"/>
                <w:szCs w:val="22"/>
              </w:rPr>
              <w:t>Conf.</w:t>
            </w:r>
          </w:p>
        </w:tc>
      </w:tr>
      <w:tr w:rsidR="003F68EE" w:rsidRPr="00C83B5A" w14:paraId="122BAC93" w14:textId="77777777" w:rsidTr="00E777C3">
        <w:trPr>
          <w:trHeight w:val="251"/>
          <w:trPrChange w:id="237"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238" w:author="Ben.Williams" w:date="2020-10-30T14:18:00Z">
              <w:tcPr>
                <w:tcW w:w="3988" w:type="dxa"/>
                <w:tcBorders>
                  <w:top w:val="nil"/>
                  <w:left w:val="nil"/>
                  <w:bottom w:val="nil"/>
                  <w:right w:val="nil"/>
                </w:tcBorders>
                <w:shd w:val="clear" w:color="auto" w:fill="auto"/>
                <w:noWrap/>
                <w:vAlign w:val="center"/>
                <w:hideMark/>
              </w:tcPr>
            </w:tcPrChange>
          </w:tcPr>
          <w:p w14:paraId="0CE30D8F" w14:textId="067BAEE9" w:rsidR="003F68EE" w:rsidRPr="003F68EE" w:rsidRDefault="003F68EE" w:rsidP="00057D52">
            <w:pPr>
              <w:spacing w:after="0"/>
              <w:rPr>
                <w:color w:val="000000"/>
                <w:szCs w:val="22"/>
              </w:rPr>
            </w:pPr>
            <w:r w:rsidRPr="003F68EE">
              <w:rPr>
                <w:color w:val="000000"/>
                <w:szCs w:val="22"/>
              </w:rPr>
              <w:t>Brittle star unidentified</w:t>
            </w:r>
          </w:p>
        </w:tc>
        <w:tc>
          <w:tcPr>
            <w:tcW w:w="821" w:type="dxa"/>
            <w:tcBorders>
              <w:top w:val="nil"/>
              <w:left w:val="nil"/>
              <w:bottom w:val="nil"/>
              <w:right w:val="nil"/>
            </w:tcBorders>
            <w:shd w:val="clear" w:color="auto" w:fill="auto"/>
            <w:noWrap/>
            <w:vAlign w:val="center"/>
            <w:hideMark/>
            <w:tcPrChange w:id="239" w:author="Ben.Williams" w:date="2020-10-30T14:18:00Z">
              <w:tcPr>
                <w:tcW w:w="821" w:type="dxa"/>
                <w:tcBorders>
                  <w:top w:val="nil"/>
                  <w:left w:val="nil"/>
                  <w:bottom w:val="nil"/>
                  <w:right w:val="nil"/>
                </w:tcBorders>
                <w:shd w:val="clear" w:color="auto" w:fill="auto"/>
                <w:noWrap/>
                <w:vAlign w:val="center"/>
                <w:hideMark/>
              </w:tcPr>
            </w:tcPrChange>
          </w:tcPr>
          <w:p w14:paraId="7D8BF1F3" w14:textId="445B06D5" w:rsidR="003F68EE" w:rsidRPr="003F68EE" w:rsidRDefault="003F68EE" w:rsidP="003F68EE">
            <w:pPr>
              <w:spacing w:after="0"/>
              <w:jc w:val="center"/>
              <w:rPr>
                <w:color w:val="000000"/>
                <w:szCs w:val="22"/>
              </w:rPr>
            </w:pPr>
            <w:r w:rsidRPr="003F68EE">
              <w:rPr>
                <w:color w:val="000000"/>
                <w:szCs w:val="22"/>
              </w:rPr>
              <w:t>0.05</w:t>
            </w:r>
          </w:p>
        </w:tc>
        <w:tc>
          <w:tcPr>
            <w:tcW w:w="821" w:type="dxa"/>
            <w:tcBorders>
              <w:top w:val="nil"/>
              <w:left w:val="nil"/>
              <w:bottom w:val="nil"/>
              <w:right w:val="nil"/>
            </w:tcBorders>
            <w:shd w:val="clear" w:color="auto" w:fill="auto"/>
            <w:noWrap/>
            <w:vAlign w:val="center"/>
            <w:hideMark/>
            <w:tcPrChange w:id="240" w:author="Ben.Williams" w:date="2020-10-30T14:18:00Z">
              <w:tcPr>
                <w:tcW w:w="821" w:type="dxa"/>
                <w:tcBorders>
                  <w:top w:val="nil"/>
                  <w:left w:val="nil"/>
                  <w:bottom w:val="nil"/>
                  <w:right w:val="nil"/>
                </w:tcBorders>
                <w:shd w:val="clear" w:color="auto" w:fill="auto"/>
                <w:noWrap/>
                <w:vAlign w:val="center"/>
                <w:hideMark/>
              </w:tcPr>
            </w:tcPrChange>
          </w:tcPr>
          <w:p w14:paraId="7CCDF0A8" w14:textId="77BEC58C" w:rsidR="003F68EE" w:rsidRPr="003F68EE" w:rsidRDefault="003F68EE" w:rsidP="003F68EE">
            <w:pPr>
              <w:spacing w:after="0"/>
              <w:jc w:val="center"/>
              <w:rPr>
                <w:color w:val="000000"/>
                <w:szCs w:val="22"/>
              </w:rPr>
            </w:pPr>
            <w:r w:rsidRPr="003F68EE">
              <w:rPr>
                <w:color w:val="000000"/>
                <w:szCs w:val="22"/>
              </w:rPr>
              <w:t>0.05</w:t>
            </w:r>
          </w:p>
        </w:tc>
        <w:tc>
          <w:tcPr>
            <w:tcW w:w="821" w:type="dxa"/>
            <w:tcBorders>
              <w:top w:val="nil"/>
              <w:left w:val="nil"/>
              <w:bottom w:val="nil"/>
              <w:right w:val="nil"/>
            </w:tcBorders>
            <w:shd w:val="clear" w:color="auto" w:fill="auto"/>
            <w:noWrap/>
            <w:vAlign w:val="center"/>
            <w:hideMark/>
            <w:tcPrChange w:id="241" w:author="Ben.Williams" w:date="2020-10-30T14:18:00Z">
              <w:tcPr>
                <w:tcW w:w="821" w:type="dxa"/>
                <w:tcBorders>
                  <w:top w:val="nil"/>
                  <w:left w:val="nil"/>
                  <w:bottom w:val="nil"/>
                  <w:right w:val="nil"/>
                </w:tcBorders>
                <w:shd w:val="clear" w:color="auto" w:fill="auto"/>
                <w:noWrap/>
                <w:vAlign w:val="center"/>
                <w:hideMark/>
              </w:tcPr>
            </w:tcPrChange>
          </w:tcPr>
          <w:p w14:paraId="03966721" w14:textId="59560E63" w:rsidR="003F68EE" w:rsidRPr="003F68EE" w:rsidRDefault="003F68EE" w:rsidP="003F68EE">
            <w:pPr>
              <w:spacing w:after="0"/>
              <w:jc w:val="center"/>
              <w:rPr>
                <w:color w:val="000000"/>
                <w:szCs w:val="22"/>
              </w:rPr>
            </w:pPr>
            <w:r w:rsidRPr="003F68EE">
              <w:rPr>
                <w:color w:val="000000"/>
                <w:szCs w:val="22"/>
              </w:rPr>
              <w:t>0.03</w:t>
            </w:r>
          </w:p>
        </w:tc>
        <w:tc>
          <w:tcPr>
            <w:tcW w:w="931" w:type="dxa"/>
            <w:tcBorders>
              <w:top w:val="nil"/>
              <w:left w:val="nil"/>
              <w:bottom w:val="nil"/>
              <w:right w:val="nil"/>
            </w:tcBorders>
            <w:shd w:val="clear" w:color="auto" w:fill="auto"/>
            <w:noWrap/>
            <w:vAlign w:val="center"/>
            <w:hideMark/>
            <w:tcPrChange w:id="242" w:author="Ben.Williams" w:date="2020-10-30T14:18:00Z">
              <w:tcPr>
                <w:tcW w:w="931" w:type="dxa"/>
                <w:tcBorders>
                  <w:top w:val="nil"/>
                  <w:left w:val="nil"/>
                  <w:bottom w:val="nil"/>
                  <w:right w:val="nil"/>
                </w:tcBorders>
                <w:shd w:val="clear" w:color="auto" w:fill="auto"/>
                <w:noWrap/>
                <w:vAlign w:val="center"/>
                <w:hideMark/>
              </w:tcPr>
            </w:tcPrChange>
          </w:tcPr>
          <w:p w14:paraId="3BFF0779" w14:textId="2E6349C9" w:rsidR="003F68EE" w:rsidRPr="003F68EE" w:rsidRDefault="003F68EE" w:rsidP="003F68EE">
            <w:pPr>
              <w:spacing w:after="0"/>
              <w:jc w:val="center"/>
              <w:rPr>
                <w:color w:val="000000"/>
                <w:szCs w:val="22"/>
              </w:rPr>
            </w:pPr>
            <w:r w:rsidRPr="003F68EE">
              <w:rPr>
                <w:color w:val="000000"/>
                <w:szCs w:val="22"/>
              </w:rPr>
              <w:t>0.6</w:t>
            </w:r>
          </w:p>
        </w:tc>
        <w:tc>
          <w:tcPr>
            <w:tcW w:w="931" w:type="dxa"/>
            <w:tcBorders>
              <w:top w:val="nil"/>
              <w:left w:val="nil"/>
              <w:bottom w:val="nil"/>
              <w:right w:val="nil"/>
            </w:tcBorders>
            <w:shd w:val="clear" w:color="auto" w:fill="auto"/>
            <w:noWrap/>
            <w:vAlign w:val="center"/>
            <w:hideMark/>
            <w:tcPrChange w:id="243" w:author="Ben.Williams" w:date="2020-10-30T14:18:00Z">
              <w:tcPr>
                <w:tcW w:w="931" w:type="dxa"/>
                <w:tcBorders>
                  <w:top w:val="nil"/>
                  <w:left w:val="nil"/>
                  <w:bottom w:val="nil"/>
                  <w:right w:val="nil"/>
                </w:tcBorders>
                <w:shd w:val="clear" w:color="auto" w:fill="auto"/>
                <w:noWrap/>
                <w:vAlign w:val="center"/>
                <w:hideMark/>
              </w:tcPr>
            </w:tcPrChange>
          </w:tcPr>
          <w:p w14:paraId="41CE866C" w14:textId="09A9FBA6" w:rsidR="003F68EE" w:rsidRPr="003F68EE" w:rsidRDefault="003F68EE" w:rsidP="003F68EE">
            <w:pPr>
              <w:spacing w:after="0"/>
              <w:jc w:val="center"/>
              <w:rPr>
                <w:color w:val="000000"/>
                <w:szCs w:val="22"/>
              </w:rPr>
            </w:pPr>
            <w:r w:rsidRPr="003F68EE">
              <w:rPr>
                <w:color w:val="000000"/>
                <w:szCs w:val="22"/>
              </w:rPr>
              <w:t>0.01</w:t>
            </w:r>
          </w:p>
        </w:tc>
        <w:tc>
          <w:tcPr>
            <w:tcW w:w="821" w:type="dxa"/>
            <w:tcBorders>
              <w:top w:val="nil"/>
              <w:left w:val="nil"/>
              <w:bottom w:val="nil"/>
              <w:right w:val="nil"/>
            </w:tcBorders>
            <w:shd w:val="clear" w:color="auto" w:fill="auto"/>
            <w:noWrap/>
            <w:vAlign w:val="center"/>
            <w:hideMark/>
            <w:tcPrChange w:id="244" w:author="Ben.Williams" w:date="2020-10-30T14:18:00Z">
              <w:tcPr>
                <w:tcW w:w="821" w:type="dxa"/>
                <w:tcBorders>
                  <w:top w:val="nil"/>
                  <w:left w:val="nil"/>
                  <w:bottom w:val="nil"/>
                  <w:right w:val="nil"/>
                </w:tcBorders>
                <w:shd w:val="clear" w:color="auto" w:fill="auto"/>
                <w:noWrap/>
                <w:vAlign w:val="center"/>
                <w:hideMark/>
              </w:tcPr>
            </w:tcPrChange>
          </w:tcPr>
          <w:p w14:paraId="2B07B26E" w14:textId="6853A2B4" w:rsidR="003F68EE" w:rsidRPr="003F68EE" w:rsidRDefault="003F68EE" w:rsidP="003F68EE">
            <w:pPr>
              <w:spacing w:after="0"/>
              <w:jc w:val="center"/>
              <w:rPr>
                <w:color w:val="000000"/>
                <w:szCs w:val="22"/>
              </w:rPr>
            </w:pPr>
            <w:r w:rsidRPr="003F68EE">
              <w:rPr>
                <w:color w:val="000000"/>
                <w:szCs w:val="22"/>
              </w:rPr>
              <w:t>0.02</w:t>
            </w:r>
          </w:p>
        </w:tc>
        <w:tc>
          <w:tcPr>
            <w:tcW w:w="807" w:type="dxa"/>
            <w:tcBorders>
              <w:top w:val="nil"/>
              <w:left w:val="nil"/>
              <w:bottom w:val="nil"/>
              <w:right w:val="nil"/>
            </w:tcBorders>
            <w:shd w:val="clear" w:color="auto" w:fill="auto"/>
            <w:noWrap/>
            <w:vAlign w:val="center"/>
            <w:hideMark/>
            <w:tcPrChange w:id="245" w:author="Ben.Williams" w:date="2020-10-30T14:18:00Z">
              <w:tcPr>
                <w:tcW w:w="807" w:type="dxa"/>
                <w:tcBorders>
                  <w:top w:val="nil"/>
                  <w:left w:val="nil"/>
                  <w:bottom w:val="nil"/>
                  <w:right w:val="nil"/>
                </w:tcBorders>
                <w:shd w:val="clear" w:color="auto" w:fill="auto"/>
                <w:noWrap/>
                <w:vAlign w:val="center"/>
                <w:hideMark/>
              </w:tcPr>
            </w:tcPrChange>
          </w:tcPr>
          <w:p w14:paraId="6154ED97" w14:textId="6879BE39" w:rsidR="003F68EE" w:rsidRPr="003F68EE" w:rsidRDefault="003F68EE" w:rsidP="003F68EE">
            <w:pPr>
              <w:spacing w:after="0"/>
              <w:jc w:val="center"/>
              <w:rPr>
                <w:color w:val="000000"/>
                <w:szCs w:val="22"/>
              </w:rPr>
            </w:pPr>
            <w:r w:rsidRPr="003F68EE">
              <w:rPr>
                <w:color w:val="000000"/>
                <w:szCs w:val="22"/>
              </w:rPr>
              <w:t>0.01</w:t>
            </w:r>
          </w:p>
        </w:tc>
      </w:tr>
      <w:tr w:rsidR="003F68EE" w:rsidRPr="00C83B5A" w14:paraId="2E4A5081" w14:textId="77777777" w:rsidTr="00E777C3">
        <w:trPr>
          <w:trHeight w:val="251"/>
          <w:trPrChange w:id="246"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247" w:author="Ben.Williams" w:date="2020-10-30T14:18:00Z">
              <w:tcPr>
                <w:tcW w:w="3988" w:type="dxa"/>
                <w:tcBorders>
                  <w:top w:val="nil"/>
                  <w:left w:val="nil"/>
                  <w:bottom w:val="nil"/>
                  <w:right w:val="nil"/>
                </w:tcBorders>
                <w:shd w:val="clear" w:color="auto" w:fill="auto"/>
                <w:noWrap/>
                <w:vAlign w:val="center"/>
                <w:hideMark/>
              </w:tcPr>
            </w:tcPrChange>
          </w:tcPr>
          <w:p w14:paraId="30883A67" w14:textId="4E021BD6" w:rsidR="003F68EE" w:rsidRPr="003F68EE" w:rsidRDefault="003F68EE" w:rsidP="00057D52">
            <w:pPr>
              <w:spacing w:after="0"/>
              <w:rPr>
                <w:color w:val="000000"/>
                <w:szCs w:val="22"/>
              </w:rPr>
            </w:pPr>
            <w:r w:rsidRPr="003F68EE">
              <w:rPr>
                <w:color w:val="000000"/>
                <w:szCs w:val="22"/>
              </w:rPr>
              <w:t>Capelin</w:t>
            </w:r>
          </w:p>
        </w:tc>
        <w:tc>
          <w:tcPr>
            <w:tcW w:w="821" w:type="dxa"/>
            <w:tcBorders>
              <w:top w:val="nil"/>
              <w:left w:val="nil"/>
              <w:bottom w:val="nil"/>
              <w:right w:val="nil"/>
            </w:tcBorders>
            <w:shd w:val="clear" w:color="auto" w:fill="auto"/>
            <w:noWrap/>
            <w:vAlign w:val="center"/>
            <w:hideMark/>
            <w:tcPrChange w:id="248" w:author="Ben.Williams" w:date="2020-10-30T14:18:00Z">
              <w:tcPr>
                <w:tcW w:w="821" w:type="dxa"/>
                <w:tcBorders>
                  <w:top w:val="nil"/>
                  <w:left w:val="nil"/>
                  <w:bottom w:val="nil"/>
                  <w:right w:val="nil"/>
                </w:tcBorders>
                <w:shd w:val="clear" w:color="auto" w:fill="auto"/>
                <w:noWrap/>
                <w:vAlign w:val="center"/>
                <w:hideMark/>
              </w:tcPr>
            </w:tcPrChange>
          </w:tcPr>
          <w:p w14:paraId="75354154" w14:textId="173A7FD2" w:rsidR="003F68EE" w:rsidRPr="003F68EE" w:rsidRDefault="003F68EE" w:rsidP="003F68EE">
            <w:pPr>
              <w:spacing w:after="0"/>
              <w:jc w:val="center"/>
              <w:rPr>
                <w:color w:val="000000"/>
                <w:szCs w:val="22"/>
              </w:rPr>
            </w:pPr>
            <w:r w:rsidRPr="003F68EE">
              <w:rPr>
                <w:color w:val="000000"/>
                <w:szCs w:val="22"/>
              </w:rPr>
              <w:t>0</w:t>
            </w:r>
          </w:p>
        </w:tc>
        <w:tc>
          <w:tcPr>
            <w:tcW w:w="821" w:type="dxa"/>
            <w:tcBorders>
              <w:top w:val="nil"/>
              <w:left w:val="nil"/>
              <w:bottom w:val="nil"/>
              <w:right w:val="nil"/>
            </w:tcBorders>
            <w:shd w:val="clear" w:color="auto" w:fill="auto"/>
            <w:noWrap/>
            <w:vAlign w:val="center"/>
            <w:hideMark/>
            <w:tcPrChange w:id="249" w:author="Ben.Williams" w:date="2020-10-30T14:18:00Z">
              <w:tcPr>
                <w:tcW w:w="821" w:type="dxa"/>
                <w:tcBorders>
                  <w:top w:val="nil"/>
                  <w:left w:val="nil"/>
                  <w:bottom w:val="nil"/>
                  <w:right w:val="nil"/>
                </w:tcBorders>
                <w:shd w:val="clear" w:color="auto" w:fill="auto"/>
                <w:noWrap/>
                <w:vAlign w:val="center"/>
                <w:hideMark/>
              </w:tcPr>
            </w:tcPrChange>
          </w:tcPr>
          <w:p w14:paraId="17183166" w14:textId="3A02DBF1" w:rsidR="003F68EE" w:rsidRPr="003F68EE" w:rsidRDefault="003F68EE" w:rsidP="003F68EE">
            <w:pPr>
              <w:spacing w:after="0"/>
              <w:jc w:val="center"/>
              <w:rPr>
                <w:color w:val="000000"/>
                <w:szCs w:val="22"/>
              </w:rPr>
            </w:pPr>
            <w:r w:rsidRPr="003F68EE">
              <w:rPr>
                <w:color w:val="000000"/>
                <w:szCs w:val="22"/>
              </w:rPr>
              <w:t>Conf.</w:t>
            </w:r>
          </w:p>
        </w:tc>
        <w:tc>
          <w:tcPr>
            <w:tcW w:w="821" w:type="dxa"/>
            <w:tcBorders>
              <w:top w:val="nil"/>
              <w:left w:val="nil"/>
              <w:bottom w:val="nil"/>
              <w:right w:val="nil"/>
            </w:tcBorders>
            <w:shd w:val="clear" w:color="auto" w:fill="auto"/>
            <w:noWrap/>
            <w:vAlign w:val="center"/>
            <w:hideMark/>
            <w:tcPrChange w:id="250" w:author="Ben.Williams" w:date="2020-10-30T14:18:00Z">
              <w:tcPr>
                <w:tcW w:w="821" w:type="dxa"/>
                <w:tcBorders>
                  <w:top w:val="nil"/>
                  <w:left w:val="nil"/>
                  <w:bottom w:val="nil"/>
                  <w:right w:val="nil"/>
                </w:tcBorders>
                <w:shd w:val="clear" w:color="auto" w:fill="auto"/>
                <w:noWrap/>
                <w:vAlign w:val="center"/>
                <w:hideMark/>
              </w:tcPr>
            </w:tcPrChange>
          </w:tcPr>
          <w:p w14:paraId="162BCF87" w14:textId="4999E8BF" w:rsidR="003F68EE" w:rsidRPr="003F68EE" w:rsidRDefault="003F68EE" w:rsidP="003F68EE">
            <w:pPr>
              <w:spacing w:after="0"/>
              <w:jc w:val="center"/>
              <w:rPr>
                <w:color w:val="000000"/>
                <w:szCs w:val="22"/>
              </w:rPr>
            </w:pPr>
            <w:r w:rsidRPr="003F68EE">
              <w:rPr>
                <w:color w:val="000000"/>
                <w:szCs w:val="22"/>
              </w:rPr>
              <w:t>Conf.</w:t>
            </w:r>
          </w:p>
        </w:tc>
        <w:tc>
          <w:tcPr>
            <w:tcW w:w="931" w:type="dxa"/>
            <w:tcBorders>
              <w:top w:val="nil"/>
              <w:left w:val="nil"/>
              <w:bottom w:val="nil"/>
              <w:right w:val="nil"/>
            </w:tcBorders>
            <w:shd w:val="clear" w:color="auto" w:fill="auto"/>
            <w:noWrap/>
            <w:vAlign w:val="center"/>
            <w:hideMark/>
            <w:tcPrChange w:id="251" w:author="Ben.Williams" w:date="2020-10-30T14:18:00Z">
              <w:tcPr>
                <w:tcW w:w="931" w:type="dxa"/>
                <w:tcBorders>
                  <w:top w:val="nil"/>
                  <w:left w:val="nil"/>
                  <w:bottom w:val="nil"/>
                  <w:right w:val="nil"/>
                </w:tcBorders>
                <w:shd w:val="clear" w:color="auto" w:fill="auto"/>
                <w:noWrap/>
                <w:vAlign w:val="center"/>
                <w:hideMark/>
              </w:tcPr>
            </w:tcPrChange>
          </w:tcPr>
          <w:p w14:paraId="29C52DBC" w14:textId="24219566" w:rsidR="003F68EE" w:rsidRPr="003F68EE" w:rsidRDefault="003F68EE" w:rsidP="003F68EE">
            <w:pPr>
              <w:spacing w:after="0"/>
              <w:jc w:val="center"/>
              <w:rPr>
                <w:color w:val="000000"/>
                <w:szCs w:val="22"/>
              </w:rPr>
            </w:pPr>
            <w:r w:rsidRPr="003F68EE">
              <w:rPr>
                <w:color w:val="000000"/>
                <w:szCs w:val="22"/>
              </w:rPr>
              <w:t>0</w:t>
            </w:r>
          </w:p>
        </w:tc>
        <w:tc>
          <w:tcPr>
            <w:tcW w:w="931" w:type="dxa"/>
            <w:tcBorders>
              <w:top w:val="nil"/>
              <w:left w:val="nil"/>
              <w:bottom w:val="nil"/>
              <w:right w:val="nil"/>
            </w:tcBorders>
            <w:shd w:val="clear" w:color="auto" w:fill="auto"/>
            <w:noWrap/>
            <w:vAlign w:val="center"/>
            <w:hideMark/>
            <w:tcPrChange w:id="252" w:author="Ben.Williams" w:date="2020-10-30T14:18:00Z">
              <w:tcPr>
                <w:tcW w:w="931" w:type="dxa"/>
                <w:tcBorders>
                  <w:top w:val="nil"/>
                  <w:left w:val="nil"/>
                  <w:bottom w:val="nil"/>
                  <w:right w:val="nil"/>
                </w:tcBorders>
                <w:shd w:val="clear" w:color="auto" w:fill="auto"/>
                <w:noWrap/>
                <w:vAlign w:val="center"/>
                <w:hideMark/>
              </w:tcPr>
            </w:tcPrChange>
          </w:tcPr>
          <w:p w14:paraId="0C7847E9" w14:textId="725761F4" w:rsidR="003F68EE" w:rsidRPr="003F68EE" w:rsidRDefault="003F68EE" w:rsidP="003F68EE">
            <w:pPr>
              <w:spacing w:after="0"/>
              <w:jc w:val="center"/>
              <w:rPr>
                <w:color w:val="000000"/>
                <w:szCs w:val="22"/>
              </w:rPr>
            </w:pPr>
            <w:r w:rsidRPr="003F68EE">
              <w:rPr>
                <w:color w:val="000000"/>
                <w:szCs w:val="22"/>
              </w:rPr>
              <w:t>0</w:t>
            </w:r>
          </w:p>
        </w:tc>
        <w:tc>
          <w:tcPr>
            <w:tcW w:w="821" w:type="dxa"/>
            <w:tcBorders>
              <w:top w:val="nil"/>
              <w:left w:val="nil"/>
              <w:bottom w:val="nil"/>
              <w:right w:val="nil"/>
            </w:tcBorders>
            <w:shd w:val="clear" w:color="auto" w:fill="auto"/>
            <w:noWrap/>
            <w:vAlign w:val="center"/>
            <w:hideMark/>
            <w:tcPrChange w:id="253" w:author="Ben.Williams" w:date="2020-10-30T14:18:00Z">
              <w:tcPr>
                <w:tcW w:w="821" w:type="dxa"/>
                <w:tcBorders>
                  <w:top w:val="nil"/>
                  <w:left w:val="nil"/>
                  <w:bottom w:val="nil"/>
                  <w:right w:val="nil"/>
                </w:tcBorders>
                <w:shd w:val="clear" w:color="auto" w:fill="auto"/>
                <w:noWrap/>
                <w:vAlign w:val="center"/>
                <w:hideMark/>
              </w:tcPr>
            </w:tcPrChange>
          </w:tcPr>
          <w:p w14:paraId="7D6B7B79" w14:textId="7BB05849" w:rsidR="003F68EE" w:rsidRPr="003F68EE" w:rsidRDefault="003F68EE" w:rsidP="003F68EE">
            <w:pPr>
              <w:spacing w:after="0"/>
              <w:jc w:val="center"/>
              <w:rPr>
                <w:color w:val="000000"/>
                <w:szCs w:val="22"/>
              </w:rPr>
            </w:pPr>
            <w:r w:rsidRPr="003F68EE">
              <w:rPr>
                <w:color w:val="000000"/>
                <w:szCs w:val="22"/>
              </w:rPr>
              <w:t>0.16</w:t>
            </w:r>
          </w:p>
        </w:tc>
        <w:tc>
          <w:tcPr>
            <w:tcW w:w="807" w:type="dxa"/>
            <w:tcBorders>
              <w:top w:val="nil"/>
              <w:left w:val="nil"/>
              <w:bottom w:val="nil"/>
              <w:right w:val="nil"/>
            </w:tcBorders>
            <w:shd w:val="clear" w:color="auto" w:fill="auto"/>
            <w:noWrap/>
            <w:vAlign w:val="center"/>
            <w:hideMark/>
            <w:tcPrChange w:id="254" w:author="Ben.Williams" w:date="2020-10-30T14:18:00Z">
              <w:tcPr>
                <w:tcW w:w="807" w:type="dxa"/>
                <w:tcBorders>
                  <w:top w:val="nil"/>
                  <w:left w:val="nil"/>
                  <w:bottom w:val="nil"/>
                  <w:right w:val="nil"/>
                </w:tcBorders>
                <w:shd w:val="clear" w:color="auto" w:fill="auto"/>
                <w:noWrap/>
                <w:vAlign w:val="center"/>
                <w:hideMark/>
              </w:tcPr>
            </w:tcPrChange>
          </w:tcPr>
          <w:p w14:paraId="1F6CDC40" w14:textId="7877610D" w:rsidR="003F68EE" w:rsidRPr="003F68EE" w:rsidRDefault="003F68EE" w:rsidP="003F68EE">
            <w:pPr>
              <w:spacing w:after="0"/>
              <w:jc w:val="center"/>
              <w:rPr>
                <w:color w:val="000000"/>
                <w:szCs w:val="22"/>
              </w:rPr>
            </w:pPr>
            <w:r w:rsidRPr="003F68EE">
              <w:rPr>
                <w:color w:val="000000"/>
                <w:szCs w:val="22"/>
              </w:rPr>
              <w:t>Conf.</w:t>
            </w:r>
          </w:p>
        </w:tc>
      </w:tr>
      <w:tr w:rsidR="003F68EE" w:rsidRPr="00C83B5A" w14:paraId="52C70131" w14:textId="77777777" w:rsidTr="00E777C3">
        <w:trPr>
          <w:trHeight w:val="251"/>
          <w:trPrChange w:id="255"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256" w:author="Ben.Williams" w:date="2020-10-30T14:18:00Z">
              <w:tcPr>
                <w:tcW w:w="3988" w:type="dxa"/>
                <w:tcBorders>
                  <w:top w:val="nil"/>
                  <w:left w:val="nil"/>
                  <w:bottom w:val="nil"/>
                  <w:right w:val="nil"/>
                </w:tcBorders>
                <w:shd w:val="clear" w:color="auto" w:fill="auto"/>
                <w:noWrap/>
                <w:vAlign w:val="center"/>
                <w:hideMark/>
              </w:tcPr>
            </w:tcPrChange>
          </w:tcPr>
          <w:p w14:paraId="73FF22C0" w14:textId="3B8CAF54" w:rsidR="003F68EE" w:rsidRPr="003F68EE" w:rsidRDefault="003F68EE" w:rsidP="00057D52">
            <w:pPr>
              <w:spacing w:after="0"/>
              <w:rPr>
                <w:color w:val="000000"/>
                <w:szCs w:val="22"/>
              </w:rPr>
            </w:pPr>
            <w:r w:rsidRPr="003F68EE">
              <w:rPr>
                <w:color w:val="000000"/>
                <w:szCs w:val="22"/>
              </w:rPr>
              <w:t>Corals Bryozoans - Corals Bryozoans Unidentified</w:t>
            </w:r>
          </w:p>
        </w:tc>
        <w:tc>
          <w:tcPr>
            <w:tcW w:w="821" w:type="dxa"/>
            <w:tcBorders>
              <w:top w:val="nil"/>
              <w:left w:val="nil"/>
              <w:bottom w:val="nil"/>
              <w:right w:val="nil"/>
            </w:tcBorders>
            <w:shd w:val="clear" w:color="auto" w:fill="auto"/>
            <w:noWrap/>
            <w:vAlign w:val="center"/>
            <w:hideMark/>
            <w:tcPrChange w:id="257" w:author="Ben.Williams" w:date="2020-10-30T14:18:00Z">
              <w:tcPr>
                <w:tcW w:w="821" w:type="dxa"/>
                <w:tcBorders>
                  <w:top w:val="nil"/>
                  <w:left w:val="nil"/>
                  <w:bottom w:val="nil"/>
                  <w:right w:val="nil"/>
                </w:tcBorders>
                <w:shd w:val="clear" w:color="auto" w:fill="auto"/>
                <w:noWrap/>
                <w:vAlign w:val="center"/>
                <w:hideMark/>
              </w:tcPr>
            </w:tcPrChange>
          </w:tcPr>
          <w:p w14:paraId="1DE5214E" w14:textId="6B191AC9" w:rsidR="003F68EE" w:rsidRPr="003F68EE" w:rsidRDefault="003F68EE" w:rsidP="003F68EE">
            <w:pPr>
              <w:spacing w:after="0"/>
              <w:jc w:val="center"/>
              <w:rPr>
                <w:color w:val="000000"/>
                <w:szCs w:val="22"/>
              </w:rPr>
            </w:pPr>
            <w:r w:rsidRPr="003F68EE">
              <w:rPr>
                <w:color w:val="000000"/>
                <w:szCs w:val="22"/>
              </w:rPr>
              <w:t>1.92</w:t>
            </w:r>
          </w:p>
        </w:tc>
        <w:tc>
          <w:tcPr>
            <w:tcW w:w="821" w:type="dxa"/>
            <w:tcBorders>
              <w:top w:val="nil"/>
              <w:left w:val="nil"/>
              <w:bottom w:val="nil"/>
              <w:right w:val="nil"/>
            </w:tcBorders>
            <w:shd w:val="clear" w:color="auto" w:fill="auto"/>
            <w:noWrap/>
            <w:vAlign w:val="center"/>
            <w:hideMark/>
            <w:tcPrChange w:id="258" w:author="Ben.Williams" w:date="2020-10-30T14:18:00Z">
              <w:tcPr>
                <w:tcW w:w="821" w:type="dxa"/>
                <w:tcBorders>
                  <w:top w:val="nil"/>
                  <w:left w:val="nil"/>
                  <w:bottom w:val="nil"/>
                  <w:right w:val="nil"/>
                </w:tcBorders>
                <w:shd w:val="clear" w:color="auto" w:fill="auto"/>
                <w:noWrap/>
                <w:vAlign w:val="center"/>
                <w:hideMark/>
              </w:tcPr>
            </w:tcPrChange>
          </w:tcPr>
          <w:p w14:paraId="7A3B630E" w14:textId="64C56EF0" w:rsidR="003F68EE" w:rsidRPr="003F68EE" w:rsidRDefault="003F68EE" w:rsidP="003F68EE">
            <w:pPr>
              <w:spacing w:after="0"/>
              <w:jc w:val="center"/>
              <w:rPr>
                <w:color w:val="000000"/>
                <w:szCs w:val="22"/>
              </w:rPr>
            </w:pPr>
            <w:r w:rsidRPr="003F68EE">
              <w:rPr>
                <w:color w:val="000000"/>
                <w:szCs w:val="22"/>
              </w:rPr>
              <w:t>0.7</w:t>
            </w:r>
          </w:p>
        </w:tc>
        <w:tc>
          <w:tcPr>
            <w:tcW w:w="821" w:type="dxa"/>
            <w:tcBorders>
              <w:top w:val="nil"/>
              <w:left w:val="nil"/>
              <w:bottom w:val="nil"/>
              <w:right w:val="nil"/>
            </w:tcBorders>
            <w:shd w:val="clear" w:color="auto" w:fill="auto"/>
            <w:noWrap/>
            <w:vAlign w:val="center"/>
            <w:hideMark/>
            <w:tcPrChange w:id="259" w:author="Ben.Williams" w:date="2020-10-30T14:18:00Z">
              <w:tcPr>
                <w:tcW w:w="821" w:type="dxa"/>
                <w:tcBorders>
                  <w:top w:val="nil"/>
                  <w:left w:val="nil"/>
                  <w:bottom w:val="nil"/>
                  <w:right w:val="nil"/>
                </w:tcBorders>
                <w:shd w:val="clear" w:color="auto" w:fill="auto"/>
                <w:noWrap/>
                <w:vAlign w:val="center"/>
                <w:hideMark/>
              </w:tcPr>
            </w:tcPrChange>
          </w:tcPr>
          <w:p w14:paraId="5354195B" w14:textId="318720FF" w:rsidR="003F68EE" w:rsidRPr="003F68EE" w:rsidRDefault="003F68EE" w:rsidP="003F68EE">
            <w:pPr>
              <w:spacing w:after="0"/>
              <w:jc w:val="center"/>
              <w:rPr>
                <w:color w:val="000000"/>
                <w:szCs w:val="22"/>
              </w:rPr>
            </w:pPr>
            <w:r w:rsidRPr="003F68EE">
              <w:rPr>
                <w:color w:val="000000"/>
                <w:szCs w:val="22"/>
              </w:rPr>
              <w:t>0.84</w:t>
            </w:r>
          </w:p>
        </w:tc>
        <w:tc>
          <w:tcPr>
            <w:tcW w:w="931" w:type="dxa"/>
            <w:tcBorders>
              <w:top w:val="nil"/>
              <w:left w:val="nil"/>
              <w:bottom w:val="nil"/>
              <w:right w:val="nil"/>
            </w:tcBorders>
            <w:shd w:val="clear" w:color="auto" w:fill="auto"/>
            <w:noWrap/>
            <w:vAlign w:val="center"/>
            <w:hideMark/>
            <w:tcPrChange w:id="260" w:author="Ben.Williams" w:date="2020-10-30T14:18:00Z">
              <w:tcPr>
                <w:tcW w:w="931" w:type="dxa"/>
                <w:tcBorders>
                  <w:top w:val="nil"/>
                  <w:left w:val="nil"/>
                  <w:bottom w:val="nil"/>
                  <w:right w:val="nil"/>
                </w:tcBorders>
                <w:shd w:val="clear" w:color="auto" w:fill="auto"/>
                <w:noWrap/>
                <w:vAlign w:val="center"/>
                <w:hideMark/>
              </w:tcPr>
            </w:tcPrChange>
          </w:tcPr>
          <w:p w14:paraId="5C5D88E8" w14:textId="145A05CD" w:rsidR="003F68EE" w:rsidRPr="003F68EE" w:rsidRDefault="003F68EE" w:rsidP="003F68EE">
            <w:pPr>
              <w:spacing w:after="0"/>
              <w:jc w:val="center"/>
              <w:rPr>
                <w:color w:val="000000"/>
                <w:szCs w:val="22"/>
              </w:rPr>
            </w:pPr>
            <w:r w:rsidRPr="003F68EE">
              <w:rPr>
                <w:color w:val="000000"/>
                <w:szCs w:val="22"/>
              </w:rPr>
              <w:t>0.47</w:t>
            </w:r>
          </w:p>
        </w:tc>
        <w:tc>
          <w:tcPr>
            <w:tcW w:w="931" w:type="dxa"/>
            <w:tcBorders>
              <w:top w:val="nil"/>
              <w:left w:val="nil"/>
              <w:bottom w:val="nil"/>
              <w:right w:val="nil"/>
            </w:tcBorders>
            <w:shd w:val="clear" w:color="auto" w:fill="auto"/>
            <w:noWrap/>
            <w:vAlign w:val="center"/>
            <w:hideMark/>
            <w:tcPrChange w:id="261" w:author="Ben.Williams" w:date="2020-10-30T14:18:00Z">
              <w:tcPr>
                <w:tcW w:w="931" w:type="dxa"/>
                <w:tcBorders>
                  <w:top w:val="nil"/>
                  <w:left w:val="nil"/>
                  <w:bottom w:val="nil"/>
                  <w:right w:val="nil"/>
                </w:tcBorders>
                <w:shd w:val="clear" w:color="auto" w:fill="auto"/>
                <w:noWrap/>
                <w:vAlign w:val="center"/>
                <w:hideMark/>
              </w:tcPr>
            </w:tcPrChange>
          </w:tcPr>
          <w:p w14:paraId="0B5A05C0" w14:textId="17B3A264" w:rsidR="003F68EE" w:rsidRPr="003F68EE" w:rsidRDefault="003F68EE" w:rsidP="003F68EE">
            <w:pPr>
              <w:spacing w:after="0"/>
              <w:jc w:val="center"/>
              <w:rPr>
                <w:color w:val="000000"/>
                <w:szCs w:val="22"/>
              </w:rPr>
            </w:pPr>
            <w:r w:rsidRPr="003F68EE">
              <w:rPr>
                <w:color w:val="000000"/>
                <w:szCs w:val="22"/>
              </w:rPr>
              <w:t>1.36</w:t>
            </w:r>
          </w:p>
        </w:tc>
        <w:tc>
          <w:tcPr>
            <w:tcW w:w="821" w:type="dxa"/>
            <w:tcBorders>
              <w:top w:val="nil"/>
              <w:left w:val="nil"/>
              <w:bottom w:val="nil"/>
              <w:right w:val="nil"/>
            </w:tcBorders>
            <w:shd w:val="clear" w:color="auto" w:fill="auto"/>
            <w:noWrap/>
            <w:vAlign w:val="center"/>
            <w:hideMark/>
            <w:tcPrChange w:id="262" w:author="Ben.Williams" w:date="2020-10-30T14:18:00Z">
              <w:tcPr>
                <w:tcW w:w="821" w:type="dxa"/>
                <w:tcBorders>
                  <w:top w:val="nil"/>
                  <w:left w:val="nil"/>
                  <w:bottom w:val="nil"/>
                  <w:right w:val="nil"/>
                </w:tcBorders>
                <w:shd w:val="clear" w:color="auto" w:fill="auto"/>
                <w:noWrap/>
                <w:vAlign w:val="center"/>
                <w:hideMark/>
              </w:tcPr>
            </w:tcPrChange>
          </w:tcPr>
          <w:p w14:paraId="179B4595" w14:textId="2AF7BD11" w:rsidR="003F68EE" w:rsidRPr="003F68EE" w:rsidRDefault="003F68EE" w:rsidP="003F68EE">
            <w:pPr>
              <w:spacing w:after="0"/>
              <w:jc w:val="center"/>
              <w:rPr>
                <w:color w:val="000000"/>
                <w:szCs w:val="22"/>
              </w:rPr>
            </w:pPr>
            <w:r w:rsidRPr="003F68EE">
              <w:rPr>
                <w:color w:val="000000"/>
                <w:szCs w:val="22"/>
              </w:rPr>
              <w:t>0.88</w:t>
            </w:r>
          </w:p>
        </w:tc>
        <w:tc>
          <w:tcPr>
            <w:tcW w:w="807" w:type="dxa"/>
            <w:tcBorders>
              <w:top w:val="nil"/>
              <w:left w:val="nil"/>
              <w:bottom w:val="nil"/>
              <w:right w:val="nil"/>
            </w:tcBorders>
            <w:shd w:val="clear" w:color="auto" w:fill="auto"/>
            <w:noWrap/>
            <w:vAlign w:val="center"/>
            <w:hideMark/>
            <w:tcPrChange w:id="263" w:author="Ben.Williams" w:date="2020-10-30T14:18:00Z">
              <w:tcPr>
                <w:tcW w:w="807" w:type="dxa"/>
                <w:tcBorders>
                  <w:top w:val="nil"/>
                  <w:left w:val="nil"/>
                  <w:bottom w:val="nil"/>
                  <w:right w:val="nil"/>
                </w:tcBorders>
                <w:shd w:val="clear" w:color="auto" w:fill="auto"/>
                <w:noWrap/>
                <w:vAlign w:val="center"/>
                <w:hideMark/>
              </w:tcPr>
            </w:tcPrChange>
          </w:tcPr>
          <w:p w14:paraId="3AC92CC3" w14:textId="5D0712F2" w:rsidR="003F68EE" w:rsidRPr="003F68EE" w:rsidRDefault="003F68EE" w:rsidP="003F68EE">
            <w:pPr>
              <w:spacing w:after="0"/>
              <w:jc w:val="center"/>
              <w:rPr>
                <w:color w:val="000000"/>
                <w:szCs w:val="22"/>
              </w:rPr>
            </w:pPr>
            <w:r w:rsidRPr="003F68EE">
              <w:rPr>
                <w:color w:val="000000"/>
                <w:szCs w:val="22"/>
              </w:rPr>
              <w:t>0.17</w:t>
            </w:r>
          </w:p>
        </w:tc>
      </w:tr>
      <w:tr w:rsidR="003F68EE" w:rsidRPr="00C83B5A" w14:paraId="63BC73F4" w14:textId="77777777" w:rsidTr="00E777C3">
        <w:trPr>
          <w:trHeight w:val="251"/>
          <w:trPrChange w:id="264"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265" w:author="Ben.Williams" w:date="2020-10-30T14:18:00Z">
              <w:tcPr>
                <w:tcW w:w="3988" w:type="dxa"/>
                <w:tcBorders>
                  <w:top w:val="nil"/>
                  <w:left w:val="nil"/>
                  <w:bottom w:val="nil"/>
                  <w:right w:val="nil"/>
                </w:tcBorders>
                <w:shd w:val="clear" w:color="auto" w:fill="auto"/>
                <w:noWrap/>
                <w:vAlign w:val="center"/>
                <w:hideMark/>
              </w:tcPr>
            </w:tcPrChange>
          </w:tcPr>
          <w:p w14:paraId="3785922A" w14:textId="78CA15E7" w:rsidR="003F68EE" w:rsidRPr="003F68EE" w:rsidRDefault="003F68EE" w:rsidP="00057D52">
            <w:pPr>
              <w:spacing w:after="0"/>
              <w:rPr>
                <w:color w:val="000000"/>
                <w:szCs w:val="22"/>
              </w:rPr>
            </w:pPr>
            <w:r w:rsidRPr="003F68EE">
              <w:rPr>
                <w:color w:val="000000"/>
                <w:szCs w:val="22"/>
              </w:rPr>
              <w:t>Corals Bryozoans - Red Tree Coral</w:t>
            </w:r>
          </w:p>
        </w:tc>
        <w:tc>
          <w:tcPr>
            <w:tcW w:w="821" w:type="dxa"/>
            <w:tcBorders>
              <w:top w:val="nil"/>
              <w:left w:val="nil"/>
              <w:bottom w:val="nil"/>
              <w:right w:val="nil"/>
            </w:tcBorders>
            <w:shd w:val="clear" w:color="auto" w:fill="auto"/>
            <w:noWrap/>
            <w:vAlign w:val="center"/>
            <w:hideMark/>
            <w:tcPrChange w:id="266" w:author="Ben.Williams" w:date="2020-10-30T14:18:00Z">
              <w:tcPr>
                <w:tcW w:w="821" w:type="dxa"/>
                <w:tcBorders>
                  <w:top w:val="nil"/>
                  <w:left w:val="nil"/>
                  <w:bottom w:val="nil"/>
                  <w:right w:val="nil"/>
                </w:tcBorders>
                <w:shd w:val="clear" w:color="auto" w:fill="auto"/>
                <w:noWrap/>
                <w:vAlign w:val="center"/>
                <w:hideMark/>
              </w:tcPr>
            </w:tcPrChange>
          </w:tcPr>
          <w:p w14:paraId="1A45152D" w14:textId="3BFE080D" w:rsidR="003F68EE" w:rsidRPr="003F68EE" w:rsidRDefault="003F68EE" w:rsidP="003F68EE">
            <w:pPr>
              <w:spacing w:after="0"/>
              <w:jc w:val="center"/>
              <w:rPr>
                <w:color w:val="000000"/>
                <w:szCs w:val="22"/>
              </w:rPr>
            </w:pPr>
            <w:r w:rsidRPr="003F68EE">
              <w:rPr>
                <w:color w:val="000000"/>
                <w:szCs w:val="22"/>
              </w:rPr>
              <w:t>Conf.</w:t>
            </w:r>
          </w:p>
        </w:tc>
        <w:tc>
          <w:tcPr>
            <w:tcW w:w="821" w:type="dxa"/>
            <w:tcBorders>
              <w:top w:val="nil"/>
              <w:left w:val="nil"/>
              <w:bottom w:val="nil"/>
              <w:right w:val="nil"/>
            </w:tcBorders>
            <w:shd w:val="clear" w:color="auto" w:fill="auto"/>
            <w:noWrap/>
            <w:vAlign w:val="center"/>
            <w:hideMark/>
            <w:tcPrChange w:id="267" w:author="Ben.Williams" w:date="2020-10-30T14:18:00Z">
              <w:tcPr>
                <w:tcW w:w="821" w:type="dxa"/>
                <w:tcBorders>
                  <w:top w:val="nil"/>
                  <w:left w:val="nil"/>
                  <w:bottom w:val="nil"/>
                  <w:right w:val="nil"/>
                </w:tcBorders>
                <w:shd w:val="clear" w:color="auto" w:fill="auto"/>
                <w:noWrap/>
                <w:vAlign w:val="center"/>
                <w:hideMark/>
              </w:tcPr>
            </w:tcPrChange>
          </w:tcPr>
          <w:p w14:paraId="674A1080" w14:textId="3CC870C8" w:rsidR="003F68EE" w:rsidRPr="003F68EE" w:rsidRDefault="003F68EE" w:rsidP="003F68EE">
            <w:pPr>
              <w:spacing w:after="0"/>
              <w:jc w:val="center"/>
              <w:rPr>
                <w:color w:val="000000"/>
                <w:szCs w:val="22"/>
              </w:rPr>
            </w:pPr>
            <w:r w:rsidRPr="003F68EE">
              <w:rPr>
                <w:color w:val="000000"/>
                <w:szCs w:val="22"/>
              </w:rPr>
              <w:t>Conf.</w:t>
            </w:r>
          </w:p>
        </w:tc>
        <w:tc>
          <w:tcPr>
            <w:tcW w:w="821" w:type="dxa"/>
            <w:tcBorders>
              <w:top w:val="nil"/>
              <w:left w:val="nil"/>
              <w:bottom w:val="nil"/>
              <w:right w:val="nil"/>
            </w:tcBorders>
            <w:shd w:val="clear" w:color="auto" w:fill="auto"/>
            <w:noWrap/>
            <w:vAlign w:val="center"/>
            <w:hideMark/>
            <w:tcPrChange w:id="268" w:author="Ben.Williams" w:date="2020-10-30T14:18:00Z">
              <w:tcPr>
                <w:tcW w:w="821" w:type="dxa"/>
                <w:tcBorders>
                  <w:top w:val="nil"/>
                  <w:left w:val="nil"/>
                  <w:bottom w:val="nil"/>
                  <w:right w:val="nil"/>
                </w:tcBorders>
                <w:shd w:val="clear" w:color="auto" w:fill="auto"/>
                <w:noWrap/>
                <w:vAlign w:val="center"/>
                <w:hideMark/>
              </w:tcPr>
            </w:tcPrChange>
          </w:tcPr>
          <w:p w14:paraId="1F67DE56" w14:textId="1A264596" w:rsidR="003F68EE" w:rsidRPr="003F68EE" w:rsidRDefault="003F68EE" w:rsidP="003F68EE">
            <w:pPr>
              <w:spacing w:after="0"/>
              <w:jc w:val="center"/>
              <w:rPr>
                <w:color w:val="000000"/>
                <w:szCs w:val="22"/>
              </w:rPr>
            </w:pPr>
            <w:r w:rsidRPr="003F68EE">
              <w:rPr>
                <w:color w:val="000000"/>
                <w:szCs w:val="22"/>
              </w:rPr>
              <w:t>0</w:t>
            </w:r>
          </w:p>
        </w:tc>
        <w:tc>
          <w:tcPr>
            <w:tcW w:w="931" w:type="dxa"/>
            <w:tcBorders>
              <w:top w:val="nil"/>
              <w:left w:val="nil"/>
              <w:bottom w:val="nil"/>
              <w:right w:val="nil"/>
            </w:tcBorders>
            <w:shd w:val="clear" w:color="auto" w:fill="auto"/>
            <w:noWrap/>
            <w:vAlign w:val="center"/>
            <w:hideMark/>
            <w:tcPrChange w:id="269" w:author="Ben.Williams" w:date="2020-10-30T14:18:00Z">
              <w:tcPr>
                <w:tcW w:w="931" w:type="dxa"/>
                <w:tcBorders>
                  <w:top w:val="nil"/>
                  <w:left w:val="nil"/>
                  <w:bottom w:val="nil"/>
                  <w:right w:val="nil"/>
                </w:tcBorders>
                <w:shd w:val="clear" w:color="auto" w:fill="auto"/>
                <w:noWrap/>
                <w:vAlign w:val="center"/>
                <w:hideMark/>
              </w:tcPr>
            </w:tcPrChange>
          </w:tcPr>
          <w:p w14:paraId="6EC948EE" w14:textId="74A17662" w:rsidR="003F68EE" w:rsidRPr="003F68EE" w:rsidRDefault="003F68EE" w:rsidP="003F68EE">
            <w:pPr>
              <w:spacing w:after="0"/>
              <w:jc w:val="center"/>
              <w:rPr>
                <w:color w:val="000000"/>
                <w:szCs w:val="22"/>
              </w:rPr>
            </w:pPr>
            <w:r w:rsidRPr="003F68EE">
              <w:rPr>
                <w:color w:val="000000"/>
                <w:szCs w:val="22"/>
              </w:rPr>
              <w:t>0</w:t>
            </w:r>
          </w:p>
        </w:tc>
        <w:tc>
          <w:tcPr>
            <w:tcW w:w="931" w:type="dxa"/>
            <w:tcBorders>
              <w:top w:val="nil"/>
              <w:left w:val="nil"/>
              <w:bottom w:val="nil"/>
              <w:right w:val="nil"/>
            </w:tcBorders>
            <w:shd w:val="clear" w:color="auto" w:fill="auto"/>
            <w:noWrap/>
            <w:vAlign w:val="center"/>
            <w:hideMark/>
            <w:tcPrChange w:id="270" w:author="Ben.Williams" w:date="2020-10-30T14:18:00Z">
              <w:tcPr>
                <w:tcW w:w="931" w:type="dxa"/>
                <w:tcBorders>
                  <w:top w:val="nil"/>
                  <w:left w:val="nil"/>
                  <w:bottom w:val="nil"/>
                  <w:right w:val="nil"/>
                </w:tcBorders>
                <w:shd w:val="clear" w:color="auto" w:fill="auto"/>
                <w:noWrap/>
                <w:vAlign w:val="center"/>
                <w:hideMark/>
              </w:tcPr>
            </w:tcPrChange>
          </w:tcPr>
          <w:p w14:paraId="3AFFBB70" w14:textId="5E6BC85C" w:rsidR="003F68EE" w:rsidRPr="003F68EE" w:rsidRDefault="003F68EE" w:rsidP="003F68EE">
            <w:pPr>
              <w:spacing w:after="0"/>
              <w:jc w:val="center"/>
              <w:rPr>
                <w:color w:val="000000"/>
                <w:szCs w:val="22"/>
              </w:rPr>
            </w:pPr>
            <w:r w:rsidRPr="003F68EE">
              <w:rPr>
                <w:color w:val="000000"/>
                <w:szCs w:val="22"/>
              </w:rPr>
              <w:t>0</w:t>
            </w:r>
          </w:p>
        </w:tc>
        <w:tc>
          <w:tcPr>
            <w:tcW w:w="821" w:type="dxa"/>
            <w:tcBorders>
              <w:top w:val="nil"/>
              <w:left w:val="nil"/>
              <w:bottom w:val="nil"/>
              <w:right w:val="nil"/>
            </w:tcBorders>
            <w:shd w:val="clear" w:color="auto" w:fill="auto"/>
            <w:noWrap/>
            <w:vAlign w:val="center"/>
            <w:hideMark/>
            <w:tcPrChange w:id="271" w:author="Ben.Williams" w:date="2020-10-30T14:18:00Z">
              <w:tcPr>
                <w:tcW w:w="821" w:type="dxa"/>
                <w:tcBorders>
                  <w:top w:val="nil"/>
                  <w:left w:val="nil"/>
                  <w:bottom w:val="nil"/>
                  <w:right w:val="nil"/>
                </w:tcBorders>
                <w:shd w:val="clear" w:color="auto" w:fill="auto"/>
                <w:noWrap/>
                <w:vAlign w:val="center"/>
                <w:hideMark/>
              </w:tcPr>
            </w:tcPrChange>
          </w:tcPr>
          <w:p w14:paraId="7FC67D98" w14:textId="597CAA20" w:rsidR="003F68EE" w:rsidRPr="003F68EE" w:rsidRDefault="003F68EE" w:rsidP="003F68EE">
            <w:pPr>
              <w:spacing w:after="0"/>
              <w:jc w:val="center"/>
              <w:rPr>
                <w:color w:val="000000"/>
                <w:szCs w:val="22"/>
              </w:rPr>
            </w:pPr>
            <w:r w:rsidRPr="003F68EE">
              <w:rPr>
                <w:color w:val="000000"/>
                <w:szCs w:val="22"/>
              </w:rPr>
              <w:t>0</w:t>
            </w:r>
          </w:p>
        </w:tc>
        <w:tc>
          <w:tcPr>
            <w:tcW w:w="807" w:type="dxa"/>
            <w:tcBorders>
              <w:top w:val="nil"/>
              <w:left w:val="nil"/>
              <w:bottom w:val="nil"/>
              <w:right w:val="nil"/>
            </w:tcBorders>
            <w:shd w:val="clear" w:color="auto" w:fill="auto"/>
            <w:noWrap/>
            <w:vAlign w:val="center"/>
            <w:hideMark/>
            <w:tcPrChange w:id="272" w:author="Ben.Williams" w:date="2020-10-30T14:18:00Z">
              <w:tcPr>
                <w:tcW w:w="807" w:type="dxa"/>
                <w:tcBorders>
                  <w:top w:val="nil"/>
                  <w:left w:val="nil"/>
                  <w:bottom w:val="nil"/>
                  <w:right w:val="nil"/>
                </w:tcBorders>
                <w:shd w:val="clear" w:color="auto" w:fill="auto"/>
                <w:noWrap/>
                <w:vAlign w:val="center"/>
                <w:hideMark/>
              </w:tcPr>
            </w:tcPrChange>
          </w:tcPr>
          <w:p w14:paraId="7CCD1C1D" w14:textId="339C788E" w:rsidR="003F68EE" w:rsidRPr="003F68EE" w:rsidRDefault="003F68EE" w:rsidP="003F68EE">
            <w:pPr>
              <w:spacing w:after="0"/>
              <w:jc w:val="center"/>
              <w:rPr>
                <w:color w:val="000000"/>
                <w:szCs w:val="22"/>
              </w:rPr>
            </w:pPr>
            <w:r w:rsidRPr="003F68EE">
              <w:rPr>
                <w:color w:val="000000"/>
                <w:szCs w:val="22"/>
              </w:rPr>
              <w:t>0</w:t>
            </w:r>
          </w:p>
        </w:tc>
      </w:tr>
      <w:tr w:rsidR="003F68EE" w:rsidRPr="00C83B5A" w14:paraId="5EE45844" w14:textId="77777777" w:rsidTr="00E777C3">
        <w:trPr>
          <w:trHeight w:val="251"/>
          <w:trPrChange w:id="273"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274" w:author="Ben.Williams" w:date="2020-10-30T14:18:00Z">
              <w:tcPr>
                <w:tcW w:w="3988" w:type="dxa"/>
                <w:tcBorders>
                  <w:top w:val="nil"/>
                  <w:left w:val="nil"/>
                  <w:bottom w:val="nil"/>
                  <w:right w:val="nil"/>
                </w:tcBorders>
                <w:shd w:val="clear" w:color="auto" w:fill="auto"/>
                <w:noWrap/>
                <w:vAlign w:val="center"/>
                <w:hideMark/>
              </w:tcPr>
            </w:tcPrChange>
          </w:tcPr>
          <w:p w14:paraId="4FB93560" w14:textId="1979A0AB" w:rsidR="003F68EE" w:rsidRPr="003F68EE" w:rsidRDefault="003F68EE" w:rsidP="00057D52">
            <w:pPr>
              <w:spacing w:after="0"/>
              <w:rPr>
                <w:color w:val="000000"/>
                <w:szCs w:val="22"/>
              </w:rPr>
            </w:pPr>
            <w:r w:rsidRPr="003F68EE">
              <w:rPr>
                <w:color w:val="000000"/>
                <w:szCs w:val="22"/>
              </w:rPr>
              <w:t>Eelpouts</w:t>
            </w:r>
          </w:p>
        </w:tc>
        <w:tc>
          <w:tcPr>
            <w:tcW w:w="821" w:type="dxa"/>
            <w:tcBorders>
              <w:top w:val="nil"/>
              <w:left w:val="nil"/>
              <w:bottom w:val="nil"/>
              <w:right w:val="nil"/>
            </w:tcBorders>
            <w:shd w:val="clear" w:color="auto" w:fill="auto"/>
            <w:noWrap/>
            <w:vAlign w:val="center"/>
            <w:hideMark/>
            <w:tcPrChange w:id="275" w:author="Ben.Williams" w:date="2020-10-30T14:18:00Z">
              <w:tcPr>
                <w:tcW w:w="821" w:type="dxa"/>
                <w:tcBorders>
                  <w:top w:val="nil"/>
                  <w:left w:val="nil"/>
                  <w:bottom w:val="nil"/>
                  <w:right w:val="nil"/>
                </w:tcBorders>
                <w:shd w:val="clear" w:color="auto" w:fill="auto"/>
                <w:noWrap/>
                <w:vAlign w:val="center"/>
                <w:hideMark/>
              </w:tcPr>
            </w:tcPrChange>
          </w:tcPr>
          <w:p w14:paraId="0F4186A2" w14:textId="57AF5BD5" w:rsidR="003F68EE" w:rsidRPr="003F68EE" w:rsidRDefault="003F68EE" w:rsidP="003F68EE">
            <w:pPr>
              <w:spacing w:after="0"/>
              <w:jc w:val="center"/>
              <w:rPr>
                <w:color w:val="000000"/>
                <w:szCs w:val="22"/>
              </w:rPr>
            </w:pPr>
            <w:r w:rsidRPr="003F68EE">
              <w:rPr>
                <w:color w:val="000000"/>
                <w:szCs w:val="22"/>
              </w:rPr>
              <w:t>0.13</w:t>
            </w:r>
          </w:p>
        </w:tc>
        <w:tc>
          <w:tcPr>
            <w:tcW w:w="821" w:type="dxa"/>
            <w:tcBorders>
              <w:top w:val="nil"/>
              <w:left w:val="nil"/>
              <w:bottom w:val="nil"/>
              <w:right w:val="nil"/>
            </w:tcBorders>
            <w:shd w:val="clear" w:color="auto" w:fill="auto"/>
            <w:noWrap/>
            <w:vAlign w:val="center"/>
            <w:hideMark/>
            <w:tcPrChange w:id="276" w:author="Ben.Williams" w:date="2020-10-30T14:18:00Z">
              <w:tcPr>
                <w:tcW w:w="821" w:type="dxa"/>
                <w:tcBorders>
                  <w:top w:val="nil"/>
                  <w:left w:val="nil"/>
                  <w:bottom w:val="nil"/>
                  <w:right w:val="nil"/>
                </w:tcBorders>
                <w:shd w:val="clear" w:color="auto" w:fill="auto"/>
                <w:noWrap/>
                <w:vAlign w:val="center"/>
                <w:hideMark/>
              </w:tcPr>
            </w:tcPrChange>
          </w:tcPr>
          <w:p w14:paraId="5FD6B7C3" w14:textId="57C9C818" w:rsidR="003F68EE" w:rsidRPr="003F68EE" w:rsidRDefault="003F68EE" w:rsidP="003F68EE">
            <w:pPr>
              <w:spacing w:after="0"/>
              <w:jc w:val="center"/>
              <w:rPr>
                <w:color w:val="000000"/>
                <w:szCs w:val="22"/>
              </w:rPr>
            </w:pPr>
            <w:r w:rsidRPr="003F68EE">
              <w:rPr>
                <w:color w:val="000000"/>
                <w:szCs w:val="22"/>
              </w:rPr>
              <w:t>0.01</w:t>
            </w:r>
          </w:p>
        </w:tc>
        <w:tc>
          <w:tcPr>
            <w:tcW w:w="821" w:type="dxa"/>
            <w:tcBorders>
              <w:top w:val="nil"/>
              <w:left w:val="nil"/>
              <w:bottom w:val="nil"/>
              <w:right w:val="nil"/>
            </w:tcBorders>
            <w:shd w:val="clear" w:color="auto" w:fill="auto"/>
            <w:noWrap/>
            <w:vAlign w:val="center"/>
            <w:hideMark/>
            <w:tcPrChange w:id="277" w:author="Ben.Williams" w:date="2020-10-30T14:18:00Z">
              <w:tcPr>
                <w:tcW w:w="821" w:type="dxa"/>
                <w:tcBorders>
                  <w:top w:val="nil"/>
                  <w:left w:val="nil"/>
                  <w:bottom w:val="nil"/>
                  <w:right w:val="nil"/>
                </w:tcBorders>
                <w:shd w:val="clear" w:color="auto" w:fill="auto"/>
                <w:noWrap/>
                <w:vAlign w:val="center"/>
                <w:hideMark/>
              </w:tcPr>
            </w:tcPrChange>
          </w:tcPr>
          <w:p w14:paraId="4B54958C" w14:textId="02200EF7" w:rsidR="003F68EE" w:rsidRPr="003F68EE" w:rsidRDefault="003F68EE" w:rsidP="003F68EE">
            <w:pPr>
              <w:spacing w:after="0"/>
              <w:jc w:val="center"/>
              <w:rPr>
                <w:color w:val="000000"/>
                <w:szCs w:val="22"/>
              </w:rPr>
            </w:pPr>
            <w:r w:rsidRPr="003F68EE">
              <w:rPr>
                <w:color w:val="000000"/>
                <w:szCs w:val="22"/>
              </w:rPr>
              <w:t>0.02</w:t>
            </w:r>
          </w:p>
        </w:tc>
        <w:tc>
          <w:tcPr>
            <w:tcW w:w="931" w:type="dxa"/>
            <w:tcBorders>
              <w:top w:val="nil"/>
              <w:left w:val="nil"/>
              <w:bottom w:val="nil"/>
              <w:right w:val="nil"/>
            </w:tcBorders>
            <w:shd w:val="clear" w:color="auto" w:fill="auto"/>
            <w:noWrap/>
            <w:vAlign w:val="center"/>
            <w:hideMark/>
            <w:tcPrChange w:id="278" w:author="Ben.Williams" w:date="2020-10-30T14:18:00Z">
              <w:tcPr>
                <w:tcW w:w="931" w:type="dxa"/>
                <w:tcBorders>
                  <w:top w:val="nil"/>
                  <w:left w:val="nil"/>
                  <w:bottom w:val="nil"/>
                  <w:right w:val="nil"/>
                </w:tcBorders>
                <w:shd w:val="clear" w:color="auto" w:fill="auto"/>
                <w:noWrap/>
                <w:vAlign w:val="center"/>
                <w:hideMark/>
              </w:tcPr>
            </w:tcPrChange>
          </w:tcPr>
          <w:p w14:paraId="06F9F04F" w14:textId="25FA2E7B" w:rsidR="003F68EE" w:rsidRPr="003F68EE" w:rsidRDefault="003F68EE" w:rsidP="003F68EE">
            <w:pPr>
              <w:spacing w:after="0"/>
              <w:jc w:val="center"/>
              <w:rPr>
                <w:color w:val="000000"/>
                <w:szCs w:val="22"/>
              </w:rPr>
            </w:pPr>
            <w:r w:rsidRPr="003F68EE">
              <w:rPr>
                <w:color w:val="000000"/>
                <w:szCs w:val="22"/>
              </w:rPr>
              <w:t>0.13</w:t>
            </w:r>
          </w:p>
        </w:tc>
        <w:tc>
          <w:tcPr>
            <w:tcW w:w="931" w:type="dxa"/>
            <w:tcBorders>
              <w:top w:val="nil"/>
              <w:left w:val="nil"/>
              <w:bottom w:val="nil"/>
              <w:right w:val="nil"/>
            </w:tcBorders>
            <w:shd w:val="clear" w:color="auto" w:fill="auto"/>
            <w:noWrap/>
            <w:vAlign w:val="center"/>
            <w:hideMark/>
            <w:tcPrChange w:id="279" w:author="Ben.Williams" w:date="2020-10-30T14:18:00Z">
              <w:tcPr>
                <w:tcW w:w="931" w:type="dxa"/>
                <w:tcBorders>
                  <w:top w:val="nil"/>
                  <w:left w:val="nil"/>
                  <w:bottom w:val="nil"/>
                  <w:right w:val="nil"/>
                </w:tcBorders>
                <w:shd w:val="clear" w:color="auto" w:fill="auto"/>
                <w:noWrap/>
                <w:vAlign w:val="center"/>
                <w:hideMark/>
              </w:tcPr>
            </w:tcPrChange>
          </w:tcPr>
          <w:p w14:paraId="3D84AF03" w14:textId="6E36B304" w:rsidR="003F68EE" w:rsidRPr="003F68EE" w:rsidRDefault="003F68EE" w:rsidP="003F68EE">
            <w:pPr>
              <w:spacing w:after="0"/>
              <w:jc w:val="center"/>
              <w:rPr>
                <w:color w:val="000000"/>
                <w:szCs w:val="22"/>
              </w:rPr>
            </w:pPr>
            <w:r w:rsidRPr="003F68EE">
              <w:rPr>
                <w:color w:val="000000"/>
                <w:szCs w:val="22"/>
              </w:rPr>
              <w:t>0.22</w:t>
            </w:r>
          </w:p>
        </w:tc>
        <w:tc>
          <w:tcPr>
            <w:tcW w:w="821" w:type="dxa"/>
            <w:tcBorders>
              <w:top w:val="nil"/>
              <w:left w:val="nil"/>
              <w:bottom w:val="nil"/>
              <w:right w:val="nil"/>
            </w:tcBorders>
            <w:shd w:val="clear" w:color="auto" w:fill="auto"/>
            <w:noWrap/>
            <w:vAlign w:val="center"/>
            <w:hideMark/>
            <w:tcPrChange w:id="280" w:author="Ben.Williams" w:date="2020-10-30T14:18:00Z">
              <w:tcPr>
                <w:tcW w:w="821" w:type="dxa"/>
                <w:tcBorders>
                  <w:top w:val="nil"/>
                  <w:left w:val="nil"/>
                  <w:bottom w:val="nil"/>
                  <w:right w:val="nil"/>
                </w:tcBorders>
                <w:shd w:val="clear" w:color="auto" w:fill="auto"/>
                <w:noWrap/>
                <w:vAlign w:val="center"/>
                <w:hideMark/>
              </w:tcPr>
            </w:tcPrChange>
          </w:tcPr>
          <w:p w14:paraId="263AD54A" w14:textId="6C8437BD" w:rsidR="003F68EE" w:rsidRPr="003F68EE" w:rsidRDefault="003F68EE" w:rsidP="003F68EE">
            <w:pPr>
              <w:spacing w:after="0"/>
              <w:jc w:val="center"/>
              <w:rPr>
                <w:color w:val="000000"/>
                <w:szCs w:val="22"/>
              </w:rPr>
            </w:pPr>
            <w:r w:rsidRPr="003F68EE">
              <w:rPr>
                <w:color w:val="000000"/>
                <w:szCs w:val="22"/>
              </w:rPr>
              <w:t>0</w:t>
            </w:r>
          </w:p>
        </w:tc>
        <w:tc>
          <w:tcPr>
            <w:tcW w:w="807" w:type="dxa"/>
            <w:tcBorders>
              <w:top w:val="nil"/>
              <w:left w:val="nil"/>
              <w:bottom w:val="nil"/>
              <w:right w:val="nil"/>
            </w:tcBorders>
            <w:shd w:val="clear" w:color="auto" w:fill="auto"/>
            <w:noWrap/>
            <w:vAlign w:val="center"/>
            <w:hideMark/>
            <w:tcPrChange w:id="281" w:author="Ben.Williams" w:date="2020-10-30T14:18:00Z">
              <w:tcPr>
                <w:tcW w:w="807" w:type="dxa"/>
                <w:tcBorders>
                  <w:top w:val="nil"/>
                  <w:left w:val="nil"/>
                  <w:bottom w:val="nil"/>
                  <w:right w:val="nil"/>
                </w:tcBorders>
                <w:shd w:val="clear" w:color="auto" w:fill="auto"/>
                <w:noWrap/>
                <w:vAlign w:val="center"/>
                <w:hideMark/>
              </w:tcPr>
            </w:tcPrChange>
          </w:tcPr>
          <w:p w14:paraId="3A15517F" w14:textId="7193ADF6" w:rsidR="003F68EE" w:rsidRPr="003F68EE" w:rsidRDefault="003F68EE" w:rsidP="003F68EE">
            <w:pPr>
              <w:spacing w:after="0"/>
              <w:jc w:val="center"/>
              <w:rPr>
                <w:color w:val="000000"/>
                <w:szCs w:val="22"/>
              </w:rPr>
            </w:pPr>
            <w:r w:rsidRPr="003F68EE">
              <w:rPr>
                <w:color w:val="000000"/>
                <w:szCs w:val="22"/>
              </w:rPr>
              <w:t>Conf.</w:t>
            </w:r>
          </w:p>
        </w:tc>
      </w:tr>
      <w:tr w:rsidR="003F68EE" w:rsidRPr="00C83B5A" w14:paraId="3993700E" w14:textId="77777777" w:rsidTr="00E777C3">
        <w:trPr>
          <w:trHeight w:val="251"/>
          <w:trPrChange w:id="282"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283" w:author="Ben.Williams" w:date="2020-10-30T14:18:00Z">
              <w:tcPr>
                <w:tcW w:w="3988" w:type="dxa"/>
                <w:tcBorders>
                  <w:top w:val="nil"/>
                  <w:left w:val="nil"/>
                  <w:bottom w:val="nil"/>
                  <w:right w:val="nil"/>
                </w:tcBorders>
                <w:shd w:val="clear" w:color="auto" w:fill="auto"/>
                <w:noWrap/>
                <w:vAlign w:val="center"/>
                <w:hideMark/>
              </w:tcPr>
            </w:tcPrChange>
          </w:tcPr>
          <w:p w14:paraId="791B0E74" w14:textId="2988F310" w:rsidR="003F68EE" w:rsidRPr="003F68EE" w:rsidRDefault="003F68EE" w:rsidP="00057D52">
            <w:pPr>
              <w:spacing w:after="0"/>
              <w:rPr>
                <w:color w:val="000000"/>
                <w:szCs w:val="22"/>
              </w:rPr>
            </w:pPr>
            <w:r w:rsidRPr="003F68EE">
              <w:rPr>
                <w:color w:val="000000"/>
                <w:szCs w:val="22"/>
              </w:rPr>
              <w:t>Eulachon</w:t>
            </w:r>
          </w:p>
        </w:tc>
        <w:tc>
          <w:tcPr>
            <w:tcW w:w="821" w:type="dxa"/>
            <w:tcBorders>
              <w:top w:val="nil"/>
              <w:left w:val="nil"/>
              <w:bottom w:val="nil"/>
              <w:right w:val="nil"/>
            </w:tcBorders>
            <w:shd w:val="clear" w:color="auto" w:fill="auto"/>
            <w:noWrap/>
            <w:vAlign w:val="center"/>
            <w:hideMark/>
            <w:tcPrChange w:id="284" w:author="Ben.Williams" w:date="2020-10-30T14:18:00Z">
              <w:tcPr>
                <w:tcW w:w="821" w:type="dxa"/>
                <w:tcBorders>
                  <w:top w:val="nil"/>
                  <w:left w:val="nil"/>
                  <w:bottom w:val="nil"/>
                  <w:right w:val="nil"/>
                </w:tcBorders>
                <w:shd w:val="clear" w:color="auto" w:fill="auto"/>
                <w:noWrap/>
                <w:vAlign w:val="center"/>
                <w:hideMark/>
              </w:tcPr>
            </w:tcPrChange>
          </w:tcPr>
          <w:p w14:paraId="1E066B9C" w14:textId="333D5CC9" w:rsidR="003F68EE" w:rsidRPr="003F68EE" w:rsidRDefault="003F68EE" w:rsidP="003F68EE">
            <w:pPr>
              <w:spacing w:after="0"/>
              <w:jc w:val="center"/>
              <w:rPr>
                <w:color w:val="000000"/>
                <w:szCs w:val="22"/>
              </w:rPr>
            </w:pPr>
            <w:r w:rsidRPr="003F68EE">
              <w:rPr>
                <w:color w:val="000000"/>
                <w:szCs w:val="22"/>
              </w:rPr>
              <w:t>0.02</w:t>
            </w:r>
          </w:p>
        </w:tc>
        <w:tc>
          <w:tcPr>
            <w:tcW w:w="821" w:type="dxa"/>
            <w:tcBorders>
              <w:top w:val="nil"/>
              <w:left w:val="nil"/>
              <w:bottom w:val="nil"/>
              <w:right w:val="nil"/>
            </w:tcBorders>
            <w:shd w:val="clear" w:color="auto" w:fill="auto"/>
            <w:noWrap/>
            <w:vAlign w:val="center"/>
            <w:hideMark/>
            <w:tcPrChange w:id="285" w:author="Ben.Williams" w:date="2020-10-30T14:18:00Z">
              <w:tcPr>
                <w:tcW w:w="821" w:type="dxa"/>
                <w:tcBorders>
                  <w:top w:val="nil"/>
                  <w:left w:val="nil"/>
                  <w:bottom w:val="nil"/>
                  <w:right w:val="nil"/>
                </w:tcBorders>
                <w:shd w:val="clear" w:color="auto" w:fill="auto"/>
                <w:noWrap/>
                <w:vAlign w:val="center"/>
                <w:hideMark/>
              </w:tcPr>
            </w:tcPrChange>
          </w:tcPr>
          <w:p w14:paraId="775AEFB3" w14:textId="07EC6F80" w:rsidR="003F68EE" w:rsidRPr="003F68EE" w:rsidRDefault="003F68EE" w:rsidP="003F68EE">
            <w:pPr>
              <w:spacing w:after="0"/>
              <w:jc w:val="center"/>
              <w:rPr>
                <w:color w:val="000000"/>
                <w:szCs w:val="22"/>
              </w:rPr>
            </w:pPr>
            <w:r w:rsidRPr="003F68EE">
              <w:rPr>
                <w:color w:val="000000"/>
                <w:szCs w:val="22"/>
              </w:rPr>
              <w:t>0.03</w:t>
            </w:r>
          </w:p>
        </w:tc>
        <w:tc>
          <w:tcPr>
            <w:tcW w:w="821" w:type="dxa"/>
            <w:tcBorders>
              <w:top w:val="nil"/>
              <w:left w:val="nil"/>
              <w:bottom w:val="nil"/>
              <w:right w:val="nil"/>
            </w:tcBorders>
            <w:shd w:val="clear" w:color="auto" w:fill="auto"/>
            <w:noWrap/>
            <w:vAlign w:val="center"/>
            <w:hideMark/>
            <w:tcPrChange w:id="286" w:author="Ben.Williams" w:date="2020-10-30T14:18:00Z">
              <w:tcPr>
                <w:tcW w:w="821" w:type="dxa"/>
                <w:tcBorders>
                  <w:top w:val="nil"/>
                  <w:left w:val="nil"/>
                  <w:bottom w:val="nil"/>
                  <w:right w:val="nil"/>
                </w:tcBorders>
                <w:shd w:val="clear" w:color="auto" w:fill="auto"/>
                <w:noWrap/>
                <w:vAlign w:val="center"/>
                <w:hideMark/>
              </w:tcPr>
            </w:tcPrChange>
          </w:tcPr>
          <w:p w14:paraId="76AA906C" w14:textId="4A5E3A00" w:rsidR="003F68EE" w:rsidRPr="003F68EE" w:rsidRDefault="003F68EE" w:rsidP="003F68EE">
            <w:pPr>
              <w:spacing w:after="0"/>
              <w:jc w:val="center"/>
              <w:rPr>
                <w:color w:val="000000"/>
                <w:szCs w:val="22"/>
              </w:rPr>
            </w:pPr>
            <w:r w:rsidRPr="003F68EE">
              <w:rPr>
                <w:color w:val="000000"/>
                <w:szCs w:val="22"/>
              </w:rPr>
              <w:t>0.04</w:t>
            </w:r>
          </w:p>
        </w:tc>
        <w:tc>
          <w:tcPr>
            <w:tcW w:w="931" w:type="dxa"/>
            <w:tcBorders>
              <w:top w:val="nil"/>
              <w:left w:val="nil"/>
              <w:bottom w:val="nil"/>
              <w:right w:val="nil"/>
            </w:tcBorders>
            <w:shd w:val="clear" w:color="auto" w:fill="auto"/>
            <w:noWrap/>
            <w:vAlign w:val="center"/>
            <w:hideMark/>
            <w:tcPrChange w:id="287" w:author="Ben.Williams" w:date="2020-10-30T14:18:00Z">
              <w:tcPr>
                <w:tcW w:w="931" w:type="dxa"/>
                <w:tcBorders>
                  <w:top w:val="nil"/>
                  <w:left w:val="nil"/>
                  <w:bottom w:val="nil"/>
                  <w:right w:val="nil"/>
                </w:tcBorders>
                <w:shd w:val="clear" w:color="auto" w:fill="auto"/>
                <w:noWrap/>
                <w:vAlign w:val="center"/>
                <w:hideMark/>
              </w:tcPr>
            </w:tcPrChange>
          </w:tcPr>
          <w:p w14:paraId="08737CBE" w14:textId="0FB6617B" w:rsidR="003F68EE" w:rsidRPr="003F68EE" w:rsidRDefault="003F68EE" w:rsidP="003F68EE">
            <w:pPr>
              <w:spacing w:after="0"/>
              <w:jc w:val="center"/>
              <w:rPr>
                <w:color w:val="000000"/>
                <w:szCs w:val="22"/>
              </w:rPr>
            </w:pPr>
            <w:r w:rsidRPr="003F68EE">
              <w:rPr>
                <w:color w:val="000000"/>
                <w:szCs w:val="22"/>
              </w:rPr>
              <w:t>0.13</w:t>
            </w:r>
          </w:p>
        </w:tc>
        <w:tc>
          <w:tcPr>
            <w:tcW w:w="931" w:type="dxa"/>
            <w:tcBorders>
              <w:top w:val="nil"/>
              <w:left w:val="nil"/>
              <w:bottom w:val="nil"/>
              <w:right w:val="nil"/>
            </w:tcBorders>
            <w:shd w:val="clear" w:color="auto" w:fill="auto"/>
            <w:noWrap/>
            <w:vAlign w:val="center"/>
            <w:hideMark/>
            <w:tcPrChange w:id="288" w:author="Ben.Williams" w:date="2020-10-30T14:18:00Z">
              <w:tcPr>
                <w:tcW w:w="931" w:type="dxa"/>
                <w:tcBorders>
                  <w:top w:val="nil"/>
                  <w:left w:val="nil"/>
                  <w:bottom w:val="nil"/>
                  <w:right w:val="nil"/>
                </w:tcBorders>
                <w:shd w:val="clear" w:color="auto" w:fill="auto"/>
                <w:noWrap/>
                <w:vAlign w:val="center"/>
                <w:hideMark/>
              </w:tcPr>
            </w:tcPrChange>
          </w:tcPr>
          <w:p w14:paraId="51854217" w14:textId="7225F811" w:rsidR="003F68EE" w:rsidRPr="003F68EE" w:rsidRDefault="003F68EE" w:rsidP="003F68EE">
            <w:pPr>
              <w:spacing w:after="0"/>
              <w:jc w:val="center"/>
              <w:rPr>
                <w:color w:val="000000"/>
                <w:szCs w:val="22"/>
              </w:rPr>
            </w:pPr>
            <w:r w:rsidRPr="003F68EE">
              <w:rPr>
                <w:color w:val="000000"/>
                <w:szCs w:val="22"/>
              </w:rPr>
              <w:t>0.13</w:t>
            </w:r>
          </w:p>
        </w:tc>
        <w:tc>
          <w:tcPr>
            <w:tcW w:w="821" w:type="dxa"/>
            <w:tcBorders>
              <w:top w:val="nil"/>
              <w:left w:val="nil"/>
              <w:bottom w:val="nil"/>
              <w:right w:val="nil"/>
            </w:tcBorders>
            <w:shd w:val="clear" w:color="auto" w:fill="auto"/>
            <w:noWrap/>
            <w:vAlign w:val="center"/>
            <w:hideMark/>
            <w:tcPrChange w:id="289" w:author="Ben.Williams" w:date="2020-10-30T14:18:00Z">
              <w:tcPr>
                <w:tcW w:w="821" w:type="dxa"/>
                <w:tcBorders>
                  <w:top w:val="nil"/>
                  <w:left w:val="nil"/>
                  <w:bottom w:val="nil"/>
                  <w:right w:val="nil"/>
                </w:tcBorders>
                <w:shd w:val="clear" w:color="auto" w:fill="auto"/>
                <w:noWrap/>
                <w:vAlign w:val="center"/>
                <w:hideMark/>
              </w:tcPr>
            </w:tcPrChange>
          </w:tcPr>
          <w:p w14:paraId="0045479F" w14:textId="6F6543EA" w:rsidR="003F68EE" w:rsidRPr="003F68EE" w:rsidRDefault="003F68EE" w:rsidP="003F68EE">
            <w:pPr>
              <w:spacing w:after="0"/>
              <w:jc w:val="center"/>
              <w:rPr>
                <w:color w:val="000000"/>
                <w:szCs w:val="22"/>
              </w:rPr>
            </w:pPr>
            <w:r w:rsidRPr="003F68EE">
              <w:rPr>
                <w:color w:val="000000"/>
                <w:szCs w:val="22"/>
              </w:rPr>
              <w:t>0.27</w:t>
            </w:r>
          </w:p>
        </w:tc>
        <w:tc>
          <w:tcPr>
            <w:tcW w:w="807" w:type="dxa"/>
            <w:tcBorders>
              <w:top w:val="nil"/>
              <w:left w:val="nil"/>
              <w:bottom w:val="nil"/>
              <w:right w:val="nil"/>
            </w:tcBorders>
            <w:shd w:val="clear" w:color="auto" w:fill="auto"/>
            <w:noWrap/>
            <w:vAlign w:val="center"/>
            <w:hideMark/>
            <w:tcPrChange w:id="290" w:author="Ben.Williams" w:date="2020-10-30T14:18:00Z">
              <w:tcPr>
                <w:tcW w:w="807" w:type="dxa"/>
                <w:tcBorders>
                  <w:top w:val="nil"/>
                  <w:left w:val="nil"/>
                  <w:bottom w:val="nil"/>
                  <w:right w:val="nil"/>
                </w:tcBorders>
                <w:shd w:val="clear" w:color="auto" w:fill="auto"/>
                <w:noWrap/>
                <w:vAlign w:val="center"/>
                <w:hideMark/>
              </w:tcPr>
            </w:tcPrChange>
          </w:tcPr>
          <w:p w14:paraId="7CD95B60" w14:textId="5337DAE1" w:rsidR="003F68EE" w:rsidRPr="003F68EE" w:rsidRDefault="003F68EE" w:rsidP="003F68EE">
            <w:pPr>
              <w:spacing w:after="0"/>
              <w:jc w:val="center"/>
              <w:rPr>
                <w:color w:val="000000"/>
                <w:szCs w:val="22"/>
              </w:rPr>
            </w:pPr>
            <w:r w:rsidRPr="003F68EE">
              <w:rPr>
                <w:color w:val="000000"/>
                <w:szCs w:val="22"/>
              </w:rPr>
              <w:t>0.1</w:t>
            </w:r>
          </w:p>
        </w:tc>
      </w:tr>
      <w:tr w:rsidR="003F68EE" w:rsidRPr="00C83B5A" w14:paraId="3E32B0CA" w14:textId="77777777" w:rsidTr="00E777C3">
        <w:trPr>
          <w:trHeight w:val="251"/>
          <w:trPrChange w:id="291"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292" w:author="Ben.Williams" w:date="2020-10-30T14:18:00Z">
              <w:tcPr>
                <w:tcW w:w="3988" w:type="dxa"/>
                <w:tcBorders>
                  <w:top w:val="nil"/>
                  <w:left w:val="nil"/>
                  <w:bottom w:val="nil"/>
                  <w:right w:val="nil"/>
                </w:tcBorders>
                <w:shd w:val="clear" w:color="auto" w:fill="auto"/>
                <w:noWrap/>
                <w:vAlign w:val="center"/>
                <w:hideMark/>
              </w:tcPr>
            </w:tcPrChange>
          </w:tcPr>
          <w:p w14:paraId="683EACD0" w14:textId="1E7C69A3" w:rsidR="003F68EE" w:rsidRPr="003F68EE" w:rsidRDefault="003F68EE" w:rsidP="00057D52">
            <w:pPr>
              <w:spacing w:after="0"/>
              <w:rPr>
                <w:color w:val="000000"/>
                <w:szCs w:val="22"/>
              </w:rPr>
            </w:pPr>
            <w:r w:rsidRPr="003F68EE">
              <w:rPr>
                <w:color w:val="000000"/>
                <w:szCs w:val="22"/>
              </w:rPr>
              <w:t>Giant Grenadier</w:t>
            </w:r>
          </w:p>
        </w:tc>
        <w:tc>
          <w:tcPr>
            <w:tcW w:w="821" w:type="dxa"/>
            <w:tcBorders>
              <w:top w:val="nil"/>
              <w:left w:val="nil"/>
              <w:bottom w:val="nil"/>
              <w:right w:val="nil"/>
            </w:tcBorders>
            <w:shd w:val="clear" w:color="auto" w:fill="auto"/>
            <w:noWrap/>
            <w:vAlign w:val="center"/>
            <w:hideMark/>
            <w:tcPrChange w:id="293" w:author="Ben.Williams" w:date="2020-10-30T14:18:00Z">
              <w:tcPr>
                <w:tcW w:w="821" w:type="dxa"/>
                <w:tcBorders>
                  <w:top w:val="nil"/>
                  <w:left w:val="nil"/>
                  <w:bottom w:val="nil"/>
                  <w:right w:val="nil"/>
                </w:tcBorders>
                <w:shd w:val="clear" w:color="auto" w:fill="auto"/>
                <w:noWrap/>
                <w:vAlign w:val="center"/>
                <w:hideMark/>
              </w:tcPr>
            </w:tcPrChange>
          </w:tcPr>
          <w:p w14:paraId="47789EB3" w14:textId="1C9FB191" w:rsidR="003F68EE" w:rsidRPr="003F68EE" w:rsidRDefault="003F68EE" w:rsidP="003F68EE">
            <w:pPr>
              <w:spacing w:after="0"/>
              <w:jc w:val="center"/>
              <w:rPr>
                <w:color w:val="000000"/>
                <w:szCs w:val="22"/>
              </w:rPr>
            </w:pPr>
            <w:r w:rsidRPr="003F68EE">
              <w:rPr>
                <w:color w:val="000000"/>
                <w:szCs w:val="22"/>
              </w:rPr>
              <w:t>549.99</w:t>
            </w:r>
          </w:p>
        </w:tc>
        <w:tc>
          <w:tcPr>
            <w:tcW w:w="821" w:type="dxa"/>
            <w:tcBorders>
              <w:top w:val="nil"/>
              <w:left w:val="nil"/>
              <w:bottom w:val="nil"/>
              <w:right w:val="nil"/>
            </w:tcBorders>
            <w:shd w:val="clear" w:color="auto" w:fill="auto"/>
            <w:noWrap/>
            <w:vAlign w:val="center"/>
            <w:hideMark/>
            <w:tcPrChange w:id="294" w:author="Ben.Williams" w:date="2020-10-30T14:18:00Z">
              <w:tcPr>
                <w:tcW w:w="821" w:type="dxa"/>
                <w:tcBorders>
                  <w:top w:val="nil"/>
                  <w:left w:val="nil"/>
                  <w:bottom w:val="nil"/>
                  <w:right w:val="nil"/>
                </w:tcBorders>
                <w:shd w:val="clear" w:color="auto" w:fill="auto"/>
                <w:noWrap/>
                <w:vAlign w:val="center"/>
                <w:hideMark/>
              </w:tcPr>
            </w:tcPrChange>
          </w:tcPr>
          <w:p w14:paraId="796D0B85" w14:textId="041994C3" w:rsidR="003F68EE" w:rsidRPr="003F68EE" w:rsidRDefault="003F68EE" w:rsidP="003F68EE">
            <w:pPr>
              <w:spacing w:after="0"/>
              <w:jc w:val="center"/>
              <w:rPr>
                <w:color w:val="000000"/>
                <w:szCs w:val="22"/>
              </w:rPr>
            </w:pPr>
            <w:r w:rsidRPr="003F68EE">
              <w:rPr>
                <w:color w:val="000000"/>
                <w:szCs w:val="22"/>
              </w:rPr>
              <w:t>903.72</w:t>
            </w:r>
          </w:p>
        </w:tc>
        <w:tc>
          <w:tcPr>
            <w:tcW w:w="821" w:type="dxa"/>
            <w:tcBorders>
              <w:top w:val="nil"/>
              <w:left w:val="nil"/>
              <w:bottom w:val="nil"/>
              <w:right w:val="nil"/>
            </w:tcBorders>
            <w:shd w:val="clear" w:color="auto" w:fill="auto"/>
            <w:noWrap/>
            <w:vAlign w:val="center"/>
            <w:hideMark/>
            <w:tcPrChange w:id="295" w:author="Ben.Williams" w:date="2020-10-30T14:18:00Z">
              <w:tcPr>
                <w:tcW w:w="821" w:type="dxa"/>
                <w:tcBorders>
                  <w:top w:val="nil"/>
                  <w:left w:val="nil"/>
                  <w:bottom w:val="nil"/>
                  <w:right w:val="nil"/>
                </w:tcBorders>
                <w:shd w:val="clear" w:color="auto" w:fill="auto"/>
                <w:noWrap/>
                <w:vAlign w:val="center"/>
                <w:hideMark/>
              </w:tcPr>
            </w:tcPrChange>
          </w:tcPr>
          <w:p w14:paraId="675FECFE" w14:textId="38CEC3EF" w:rsidR="003F68EE" w:rsidRPr="003F68EE" w:rsidRDefault="003F68EE" w:rsidP="003F68EE">
            <w:pPr>
              <w:spacing w:after="0"/>
              <w:jc w:val="center"/>
              <w:rPr>
                <w:color w:val="000000"/>
                <w:szCs w:val="22"/>
              </w:rPr>
            </w:pPr>
            <w:r w:rsidRPr="003F68EE">
              <w:rPr>
                <w:color w:val="000000"/>
                <w:szCs w:val="22"/>
              </w:rPr>
              <w:t>451.09</w:t>
            </w:r>
          </w:p>
        </w:tc>
        <w:tc>
          <w:tcPr>
            <w:tcW w:w="931" w:type="dxa"/>
            <w:tcBorders>
              <w:top w:val="nil"/>
              <w:left w:val="nil"/>
              <w:bottom w:val="nil"/>
              <w:right w:val="nil"/>
            </w:tcBorders>
            <w:shd w:val="clear" w:color="auto" w:fill="auto"/>
            <w:noWrap/>
            <w:vAlign w:val="center"/>
            <w:hideMark/>
            <w:tcPrChange w:id="296" w:author="Ben.Williams" w:date="2020-10-30T14:18:00Z">
              <w:tcPr>
                <w:tcW w:w="931" w:type="dxa"/>
                <w:tcBorders>
                  <w:top w:val="nil"/>
                  <w:left w:val="nil"/>
                  <w:bottom w:val="nil"/>
                  <w:right w:val="nil"/>
                </w:tcBorders>
                <w:shd w:val="clear" w:color="auto" w:fill="auto"/>
                <w:noWrap/>
                <w:vAlign w:val="center"/>
                <w:hideMark/>
              </w:tcPr>
            </w:tcPrChange>
          </w:tcPr>
          <w:p w14:paraId="6613B9E4" w14:textId="727DC701" w:rsidR="003F68EE" w:rsidRPr="003F68EE" w:rsidRDefault="003F68EE" w:rsidP="003F68EE">
            <w:pPr>
              <w:spacing w:after="0"/>
              <w:jc w:val="center"/>
              <w:rPr>
                <w:color w:val="000000"/>
                <w:szCs w:val="22"/>
              </w:rPr>
            </w:pPr>
            <w:r w:rsidRPr="003F68EE">
              <w:rPr>
                <w:color w:val="000000"/>
                <w:szCs w:val="22"/>
              </w:rPr>
              <w:t>1048.43</w:t>
            </w:r>
          </w:p>
        </w:tc>
        <w:tc>
          <w:tcPr>
            <w:tcW w:w="931" w:type="dxa"/>
            <w:tcBorders>
              <w:top w:val="nil"/>
              <w:left w:val="nil"/>
              <w:bottom w:val="nil"/>
              <w:right w:val="nil"/>
            </w:tcBorders>
            <w:shd w:val="clear" w:color="auto" w:fill="auto"/>
            <w:noWrap/>
            <w:vAlign w:val="center"/>
            <w:hideMark/>
            <w:tcPrChange w:id="297" w:author="Ben.Williams" w:date="2020-10-30T14:18:00Z">
              <w:tcPr>
                <w:tcW w:w="931" w:type="dxa"/>
                <w:tcBorders>
                  <w:top w:val="nil"/>
                  <w:left w:val="nil"/>
                  <w:bottom w:val="nil"/>
                  <w:right w:val="nil"/>
                </w:tcBorders>
                <w:shd w:val="clear" w:color="auto" w:fill="auto"/>
                <w:noWrap/>
                <w:vAlign w:val="center"/>
                <w:hideMark/>
              </w:tcPr>
            </w:tcPrChange>
          </w:tcPr>
          <w:p w14:paraId="1DCF5611" w14:textId="1B1FE619" w:rsidR="003F68EE" w:rsidRPr="003F68EE" w:rsidRDefault="003F68EE" w:rsidP="003F68EE">
            <w:pPr>
              <w:spacing w:after="0"/>
              <w:jc w:val="center"/>
              <w:rPr>
                <w:color w:val="000000"/>
                <w:szCs w:val="22"/>
              </w:rPr>
            </w:pPr>
            <w:r w:rsidRPr="003F68EE">
              <w:rPr>
                <w:color w:val="000000"/>
                <w:szCs w:val="22"/>
              </w:rPr>
              <w:t>1690.57</w:t>
            </w:r>
          </w:p>
        </w:tc>
        <w:tc>
          <w:tcPr>
            <w:tcW w:w="821" w:type="dxa"/>
            <w:tcBorders>
              <w:top w:val="nil"/>
              <w:left w:val="nil"/>
              <w:bottom w:val="nil"/>
              <w:right w:val="nil"/>
            </w:tcBorders>
            <w:shd w:val="clear" w:color="auto" w:fill="auto"/>
            <w:noWrap/>
            <w:vAlign w:val="center"/>
            <w:hideMark/>
            <w:tcPrChange w:id="298" w:author="Ben.Williams" w:date="2020-10-30T14:18:00Z">
              <w:tcPr>
                <w:tcW w:w="821" w:type="dxa"/>
                <w:tcBorders>
                  <w:top w:val="nil"/>
                  <w:left w:val="nil"/>
                  <w:bottom w:val="nil"/>
                  <w:right w:val="nil"/>
                </w:tcBorders>
                <w:shd w:val="clear" w:color="auto" w:fill="auto"/>
                <w:noWrap/>
                <w:vAlign w:val="center"/>
                <w:hideMark/>
              </w:tcPr>
            </w:tcPrChange>
          </w:tcPr>
          <w:p w14:paraId="362595C8" w14:textId="57E37173" w:rsidR="003F68EE" w:rsidRPr="003F68EE" w:rsidRDefault="003F68EE" w:rsidP="003F68EE">
            <w:pPr>
              <w:spacing w:after="0"/>
              <w:jc w:val="center"/>
              <w:rPr>
                <w:color w:val="000000"/>
                <w:szCs w:val="22"/>
              </w:rPr>
            </w:pPr>
            <w:r w:rsidRPr="003F68EE">
              <w:rPr>
                <w:color w:val="000000"/>
                <w:szCs w:val="22"/>
              </w:rPr>
              <w:t>786.53</w:t>
            </w:r>
          </w:p>
        </w:tc>
        <w:tc>
          <w:tcPr>
            <w:tcW w:w="807" w:type="dxa"/>
            <w:tcBorders>
              <w:top w:val="nil"/>
              <w:left w:val="nil"/>
              <w:bottom w:val="nil"/>
              <w:right w:val="nil"/>
            </w:tcBorders>
            <w:shd w:val="clear" w:color="auto" w:fill="auto"/>
            <w:noWrap/>
            <w:vAlign w:val="center"/>
            <w:hideMark/>
            <w:tcPrChange w:id="299" w:author="Ben.Williams" w:date="2020-10-30T14:18:00Z">
              <w:tcPr>
                <w:tcW w:w="807" w:type="dxa"/>
                <w:tcBorders>
                  <w:top w:val="nil"/>
                  <w:left w:val="nil"/>
                  <w:bottom w:val="nil"/>
                  <w:right w:val="nil"/>
                </w:tcBorders>
                <w:shd w:val="clear" w:color="auto" w:fill="auto"/>
                <w:noWrap/>
                <w:vAlign w:val="center"/>
                <w:hideMark/>
              </w:tcPr>
            </w:tcPrChange>
          </w:tcPr>
          <w:p w14:paraId="5AEFD7B2" w14:textId="2ADCCEC8" w:rsidR="003F68EE" w:rsidRPr="003F68EE" w:rsidRDefault="003F68EE" w:rsidP="003F68EE">
            <w:pPr>
              <w:spacing w:after="0"/>
              <w:jc w:val="center"/>
              <w:rPr>
                <w:color w:val="000000"/>
                <w:szCs w:val="22"/>
              </w:rPr>
            </w:pPr>
            <w:r w:rsidRPr="003F68EE">
              <w:rPr>
                <w:color w:val="000000"/>
                <w:szCs w:val="22"/>
              </w:rPr>
              <w:t>301.7</w:t>
            </w:r>
          </w:p>
        </w:tc>
      </w:tr>
      <w:tr w:rsidR="003F68EE" w:rsidRPr="00C83B5A" w14:paraId="7A2DB9A5" w14:textId="77777777" w:rsidTr="00E777C3">
        <w:trPr>
          <w:trHeight w:val="251"/>
          <w:trPrChange w:id="300"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301" w:author="Ben.Williams" w:date="2020-10-30T14:18:00Z">
              <w:tcPr>
                <w:tcW w:w="3988" w:type="dxa"/>
                <w:tcBorders>
                  <w:top w:val="nil"/>
                  <w:left w:val="nil"/>
                  <w:bottom w:val="nil"/>
                  <w:right w:val="nil"/>
                </w:tcBorders>
                <w:shd w:val="clear" w:color="auto" w:fill="auto"/>
                <w:noWrap/>
                <w:vAlign w:val="center"/>
                <w:hideMark/>
              </w:tcPr>
            </w:tcPrChange>
          </w:tcPr>
          <w:p w14:paraId="39B50927" w14:textId="3181CAFE" w:rsidR="003F68EE" w:rsidRPr="003F68EE" w:rsidRDefault="003F68EE" w:rsidP="00057D52">
            <w:pPr>
              <w:spacing w:after="0"/>
              <w:rPr>
                <w:color w:val="000000"/>
                <w:szCs w:val="22"/>
              </w:rPr>
            </w:pPr>
            <w:r w:rsidRPr="003F68EE">
              <w:rPr>
                <w:color w:val="000000"/>
                <w:szCs w:val="22"/>
              </w:rPr>
              <w:t>Greenlings</w:t>
            </w:r>
          </w:p>
        </w:tc>
        <w:tc>
          <w:tcPr>
            <w:tcW w:w="821" w:type="dxa"/>
            <w:tcBorders>
              <w:top w:val="nil"/>
              <w:left w:val="nil"/>
              <w:bottom w:val="nil"/>
              <w:right w:val="nil"/>
            </w:tcBorders>
            <w:shd w:val="clear" w:color="auto" w:fill="auto"/>
            <w:noWrap/>
            <w:vAlign w:val="center"/>
            <w:hideMark/>
            <w:tcPrChange w:id="302" w:author="Ben.Williams" w:date="2020-10-30T14:18:00Z">
              <w:tcPr>
                <w:tcW w:w="821" w:type="dxa"/>
                <w:tcBorders>
                  <w:top w:val="nil"/>
                  <w:left w:val="nil"/>
                  <w:bottom w:val="nil"/>
                  <w:right w:val="nil"/>
                </w:tcBorders>
                <w:shd w:val="clear" w:color="auto" w:fill="auto"/>
                <w:noWrap/>
                <w:vAlign w:val="center"/>
                <w:hideMark/>
              </w:tcPr>
            </w:tcPrChange>
          </w:tcPr>
          <w:p w14:paraId="712CF9DA" w14:textId="70225F8D" w:rsidR="003F68EE" w:rsidRPr="003F68EE" w:rsidRDefault="003F68EE" w:rsidP="003F68EE">
            <w:pPr>
              <w:spacing w:after="0"/>
              <w:jc w:val="center"/>
              <w:rPr>
                <w:color w:val="000000"/>
                <w:szCs w:val="22"/>
              </w:rPr>
            </w:pPr>
            <w:r w:rsidRPr="003F68EE">
              <w:rPr>
                <w:color w:val="000000"/>
                <w:szCs w:val="22"/>
              </w:rPr>
              <w:t>4.16</w:t>
            </w:r>
          </w:p>
        </w:tc>
        <w:tc>
          <w:tcPr>
            <w:tcW w:w="821" w:type="dxa"/>
            <w:tcBorders>
              <w:top w:val="nil"/>
              <w:left w:val="nil"/>
              <w:bottom w:val="nil"/>
              <w:right w:val="nil"/>
            </w:tcBorders>
            <w:shd w:val="clear" w:color="auto" w:fill="auto"/>
            <w:noWrap/>
            <w:vAlign w:val="center"/>
            <w:hideMark/>
            <w:tcPrChange w:id="303" w:author="Ben.Williams" w:date="2020-10-30T14:18:00Z">
              <w:tcPr>
                <w:tcW w:w="821" w:type="dxa"/>
                <w:tcBorders>
                  <w:top w:val="nil"/>
                  <w:left w:val="nil"/>
                  <w:bottom w:val="nil"/>
                  <w:right w:val="nil"/>
                </w:tcBorders>
                <w:shd w:val="clear" w:color="auto" w:fill="auto"/>
                <w:noWrap/>
                <w:vAlign w:val="center"/>
                <w:hideMark/>
              </w:tcPr>
            </w:tcPrChange>
          </w:tcPr>
          <w:p w14:paraId="657A147B" w14:textId="53C7F880" w:rsidR="003F68EE" w:rsidRPr="003F68EE" w:rsidRDefault="003F68EE" w:rsidP="003F68EE">
            <w:pPr>
              <w:spacing w:after="0"/>
              <w:jc w:val="center"/>
              <w:rPr>
                <w:color w:val="000000"/>
                <w:szCs w:val="22"/>
              </w:rPr>
            </w:pPr>
            <w:r w:rsidRPr="003F68EE">
              <w:rPr>
                <w:color w:val="000000"/>
                <w:szCs w:val="22"/>
              </w:rPr>
              <w:t>8.14</w:t>
            </w:r>
          </w:p>
        </w:tc>
        <w:tc>
          <w:tcPr>
            <w:tcW w:w="821" w:type="dxa"/>
            <w:tcBorders>
              <w:top w:val="nil"/>
              <w:left w:val="nil"/>
              <w:bottom w:val="nil"/>
              <w:right w:val="nil"/>
            </w:tcBorders>
            <w:shd w:val="clear" w:color="auto" w:fill="auto"/>
            <w:noWrap/>
            <w:vAlign w:val="center"/>
            <w:hideMark/>
            <w:tcPrChange w:id="304" w:author="Ben.Williams" w:date="2020-10-30T14:18:00Z">
              <w:tcPr>
                <w:tcW w:w="821" w:type="dxa"/>
                <w:tcBorders>
                  <w:top w:val="nil"/>
                  <w:left w:val="nil"/>
                  <w:bottom w:val="nil"/>
                  <w:right w:val="nil"/>
                </w:tcBorders>
                <w:shd w:val="clear" w:color="auto" w:fill="auto"/>
                <w:noWrap/>
                <w:vAlign w:val="center"/>
                <w:hideMark/>
              </w:tcPr>
            </w:tcPrChange>
          </w:tcPr>
          <w:p w14:paraId="1770AF4B" w14:textId="27ECC7F4" w:rsidR="003F68EE" w:rsidRPr="003F68EE" w:rsidRDefault="003F68EE" w:rsidP="003F68EE">
            <w:pPr>
              <w:spacing w:after="0"/>
              <w:jc w:val="center"/>
              <w:rPr>
                <w:color w:val="000000"/>
                <w:szCs w:val="22"/>
              </w:rPr>
            </w:pPr>
            <w:r w:rsidRPr="003F68EE">
              <w:rPr>
                <w:color w:val="000000"/>
                <w:szCs w:val="22"/>
              </w:rPr>
              <w:t>5.81</w:t>
            </w:r>
          </w:p>
        </w:tc>
        <w:tc>
          <w:tcPr>
            <w:tcW w:w="931" w:type="dxa"/>
            <w:tcBorders>
              <w:top w:val="nil"/>
              <w:left w:val="nil"/>
              <w:bottom w:val="nil"/>
              <w:right w:val="nil"/>
            </w:tcBorders>
            <w:shd w:val="clear" w:color="auto" w:fill="auto"/>
            <w:noWrap/>
            <w:vAlign w:val="center"/>
            <w:hideMark/>
            <w:tcPrChange w:id="305" w:author="Ben.Williams" w:date="2020-10-30T14:18:00Z">
              <w:tcPr>
                <w:tcW w:w="931" w:type="dxa"/>
                <w:tcBorders>
                  <w:top w:val="nil"/>
                  <w:left w:val="nil"/>
                  <w:bottom w:val="nil"/>
                  <w:right w:val="nil"/>
                </w:tcBorders>
                <w:shd w:val="clear" w:color="auto" w:fill="auto"/>
                <w:noWrap/>
                <w:vAlign w:val="center"/>
                <w:hideMark/>
              </w:tcPr>
            </w:tcPrChange>
          </w:tcPr>
          <w:p w14:paraId="59018658" w14:textId="6FD9216D" w:rsidR="003F68EE" w:rsidRPr="003F68EE" w:rsidRDefault="003F68EE" w:rsidP="003F68EE">
            <w:pPr>
              <w:spacing w:after="0"/>
              <w:jc w:val="center"/>
              <w:rPr>
                <w:color w:val="000000"/>
                <w:szCs w:val="22"/>
              </w:rPr>
            </w:pPr>
            <w:r w:rsidRPr="003F68EE">
              <w:rPr>
                <w:color w:val="000000"/>
                <w:szCs w:val="22"/>
              </w:rPr>
              <w:t>3.9</w:t>
            </w:r>
          </w:p>
        </w:tc>
        <w:tc>
          <w:tcPr>
            <w:tcW w:w="931" w:type="dxa"/>
            <w:tcBorders>
              <w:top w:val="nil"/>
              <w:left w:val="nil"/>
              <w:bottom w:val="nil"/>
              <w:right w:val="nil"/>
            </w:tcBorders>
            <w:shd w:val="clear" w:color="auto" w:fill="auto"/>
            <w:noWrap/>
            <w:vAlign w:val="center"/>
            <w:hideMark/>
            <w:tcPrChange w:id="306" w:author="Ben.Williams" w:date="2020-10-30T14:18:00Z">
              <w:tcPr>
                <w:tcW w:w="931" w:type="dxa"/>
                <w:tcBorders>
                  <w:top w:val="nil"/>
                  <w:left w:val="nil"/>
                  <w:bottom w:val="nil"/>
                  <w:right w:val="nil"/>
                </w:tcBorders>
                <w:shd w:val="clear" w:color="auto" w:fill="auto"/>
                <w:noWrap/>
                <w:vAlign w:val="center"/>
                <w:hideMark/>
              </w:tcPr>
            </w:tcPrChange>
          </w:tcPr>
          <w:p w14:paraId="2A8BBD5B" w14:textId="0B272CCB" w:rsidR="003F68EE" w:rsidRPr="003F68EE" w:rsidRDefault="003F68EE" w:rsidP="003F68EE">
            <w:pPr>
              <w:spacing w:after="0"/>
              <w:jc w:val="center"/>
              <w:rPr>
                <w:color w:val="000000"/>
                <w:szCs w:val="22"/>
              </w:rPr>
            </w:pPr>
            <w:r w:rsidRPr="003F68EE">
              <w:rPr>
                <w:color w:val="000000"/>
                <w:szCs w:val="22"/>
              </w:rPr>
              <w:t>4.51</w:t>
            </w:r>
          </w:p>
        </w:tc>
        <w:tc>
          <w:tcPr>
            <w:tcW w:w="821" w:type="dxa"/>
            <w:tcBorders>
              <w:top w:val="nil"/>
              <w:left w:val="nil"/>
              <w:bottom w:val="nil"/>
              <w:right w:val="nil"/>
            </w:tcBorders>
            <w:shd w:val="clear" w:color="auto" w:fill="auto"/>
            <w:noWrap/>
            <w:vAlign w:val="center"/>
            <w:hideMark/>
            <w:tcPrChange w:id="307" w:author="Ben.Williams" w:date="2020-10-30T14:18:00Z">
              <w:tcPr>
                <w:tcW w:w="821" w:type="dxa"/>
                <w:tcBorders>
                  <w:top w:val="nil"/>
                  <w:left w:val="nil"/>
                  <w:bottom w:val="nil"/>
                  <w:right w:val="nil"/>
                </w:tcBorders>
                <w:shd w:val="clear" w:color="auto" w:fill="auto"/>
                <w:noWrap/>
                <w:vAlign w:val="center"/>
                <w:hideMark/>
              </w:tcPr>
            </w:tcPrChange>
          </w:tcPr>
          <w:p w14:paraId="4DEC084D" w14:textId="64EFC4D6" w:rsidR="003F68EE" w:rsidRPr="003F68EE" w:rsidRDefault="003F68EE" w:rsidP="003F68EE">
            <w:pPr>
              <w:spacing w:after="0"/>
              <w:jc w:val="center"/>
              <w:rPr>
                <w:color w:val="000000"/>
                <w:szCs w:val="22"/>
              </w:rPr>
            </w:pPr>
            <w:r w:rsidRPr="003F68EE">
              <w:rPr>
                <w:color w:val="000000"/>
                <w:szCs w:val="22"/>
              </w:rPr>
              <w:t>9.63</w:t>
            </w:r>
          </w:p>
        </w:tc>
        <w:tc>
          <w:tcPr>
            <w:tcW w:w="807" w:type="dxa"/>
            <w:tcBorders>
              <w:top w:val="nil"/>
              <w:left w:val="nil"/>
              <w:bottom w:val="nil"/>
              <w:right w:val="nil"/>
            </w:tcBorders>
            <w:shd w:val="clear" w:color="auto" w:fill="auto"/>
            <w:noWrap/>
            <w:vAlign w:val="center"/>
            <w:hideMark/>
            <w:tcPrChange w:id="308" w:author="Ben.Williams" w:date="2020-10-30T14:18:00Z">
              <w:tcPr>
                <w:tcW w:w="807" w:type="dxa"/>
                <w:tcBorders>
                  <w:top w:val="nil"/>
                  <w:left w:val="nil"/>
                  <w:bottom w:val="nil"/>
                  <w:right w:val="nil"/>
                </w:tcBorders>
                <w:shd w:val="clear" w:color="auto" w:fill="auto"/>
                <w:noWrap/>
                <w:vAlign w:val="center"/>
                <w:hideMark/>
              </w:tcPr>
            </w:tcPrChange>
          </w:tcPr>
          <w:p w14:paraId="73074D4F" w14:textId="2AE8A824" w:rsidR="003F68EE" w:rsidRPr="003F68EE" w:rsidRDefault="003F68EE" w:rsidP="003F68EE">
            <w:pPr>
              <w:spacing w:after="0"/>
              <w:jc w:val="center"/>
              <w:rPr>
                <w:color w:val="000000"/>
                <w:szCs w:val="22"/>
              </w:rPr>
            </w:pPr>
            <w:r w:rsidRPr="003F68EE">
              <w:rPr>
                <w:color w:val="000000"/>
                <w:szCs w:val="22"/>
              </w:rPr>
              <w:t>3.5</w:t>
            </w:r>
          </w:p>
        </w:tc>
      </w:tr>
      <w:tr w:rsidR="003F68EE" w:rsidRPr="00C83B5A" w14:paraId="36E43FCB" w14:textId="77777777" w:rsidTr="00E777C3">
        <w:trPr>
          <w:trHeight w:val="251"/>
          <w:trPrChange w:id="309"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310" w:author="Ben.Williams" w:date="2020-10-30T14:18:00Z">
              <w:tcPr>
                <w:tcW w:w="3988" w:type="dxa"/>
                <w:tcBorders>
                  <w:top w:val="nil"/>
                  <w:left w:val="nil"/>
                  <w:bottom w:val="nil"/>
                  <w:right w:val="nil"/>
                </w:tcBorders>
                <w:shd w:val="clear" w:color="auto" w:fill="auto"/>
                <w:noWrap/>
                <w:vAlign w:val="center"/>
                <w:hideMark/>
              </w:tcPr>
            </w:tcPrChange>
          </w:tcPr>
          <w:p w14:paraId="4737E926" w14:textId="6E90E6E4" w:rsidR="003F68EE" w:rsidRPr="003F68EE" w:rsidRDefault="003F68EE" w:rsidP="00057D52">
            <w:pPr>
              <w:spacing w:after="0"/>
              <w:rPr>
                <w:color w:val="000000"/>
                <w:szCs w:val="22"/>
              </w:rPr>
            </w:pPr>
            <w:r w:rsidRPr="003F68EE">
              <w:rPr>
                <w:color w:val="000000"/>
                <w:szCs w:val="22"/>
              </w:rPr>
              <w:t>Grenadier - Rattail Grenadier Unidentified</w:t>
            </w:r>
          </w:p>
        </w:tc>
        <w:tc>
          <w:tcPr>
            <w:tcW w:w="821" w:type="dxa"/>
            <w:tcBorders>
              <w:top w:val="nil"/>
              <w:left w:val="nil"/>
              <w:bottom w:val="nil"/>
              <w:right w:val="nil"/>
            </w:tcBorders>
            <w:shd w:val="clear" w:color="auto" w:fill="auto"/>
            <w:noWrap/>
            <w:vAlign w:val="center"/>
            <w:hideMark/>
            <w:tcPrChange w:id="311" w:author="Ben.Williams" w:date="2020-10-30T14:18:00Z">
              <w:tcPr>
                <w:tcW w:w="821" w:type="dxa"/>
                <w:tcBorders>
                  <w:top w:val="nil"/>
                  <w:left w:val="nil"/>
                  <w:bottom w:val="nil"/>
                  <w:right w:val="nil"/>
                </w:tcBorders>
                <w:shd w:val="clear" w:color="auto" w:fill="auto"/>
                <w:noWrap/>
                <w:vAlign w:val="center"/>
                <w:hideMark/>
              </w:tcPr>
            </w:tcPrChange>
          </w:tcPr>
          <w:p w14:paraId="46F83A89" w14:textId="5D9E4B3D" w:rsidR="003F68EE" w:rsidRPr="003F68EE" w:rsidRDefault="003F68EE" w:rsidP="003F68EE">
            <w:pPr>
              <w:spacing w:after="0"/>
              <w:jc w:val="center"/>
              <w:rPr>
                <w:color w:val="000000"/>
                <w:szCs w:val="22"/>
              </w:rPr>
            </w:pPr>
            <w:r w:rsidRPr="003F68EE">
              <w:rPr>
                <w:color w:val="000000"/>
                <w:szCs w:val="22"/>
              </w:rPr>
              <w:t>5.51</w:t>
            </w:r>
          </w:p>
        </w:tc>
        <w:tc>
          <w:tcPr>
            <w:tcW w:w="821" w:type="dxa"/>
            <w:tcBorders>
              <w:top w:val="nil"/>
              <w:left w:val="nil"/>
              <w:bottom w:val="nil"/>
              <w:right w:val="nil"/>
            </w:tcBorders>
            <w:shd w:val="clear" w:color="auto" w:fill="auto"/>
            <w:noWrap/>
            <w:vAlign w:val="center"/>
            <w:hideMark/>
            <w:tcPrChange w:id="312" w:author="Ben.Williams" w:date="2020-10-30T14:18:00Z">
              <w:tcPr>
                <w:tcW w:w="821" w:type="dxa"/>
                <w:tcBorders>
                  <w:top w:val="nil"/>
                  <w:left w:val="nil"/>
                  <w:bottom w:val="nil"/>
                  <w:right w:val="nil"/>
                </w:tcBorders>
                <w:shd w:val="clear" w:color="auto" w:fill="auto"/>
                <w:noWrap/>
                <w:vAlign w:val="center"/>
                <w:hideMark/>
              </w:tcPr>
            </w:tcPrChange>
          </w:tcPr>
          <w:p w14:paraId="3BEA6A8B" w14:textId="0DE0E713" w:rsidR="003F68EE" w:rsidRPr="003F68EE" w:rsidRDefault="003F68EE" w:rsidP="003F68EE">
            <w:pPr>
              <w:spacing w:after="0"/>
              <w:jc w:val="center"/>
              <w:rPr>
                <w:color w:val="000000"/>
                <w:szCs w:val="22"/>
              </w:rPr>
            </w:pPr>
            <w:r w:rsidRPr="003F68EE">
              <w:rPr>
                <w:color w:val="000000"/>
                <w:szCs w:val="22"/>
              </w:rPr>
              <w:t>47.4</w:t>
            </w:r>
          </w:p>
        </w:tc>
        <w:tc>
          <w:tcPr>
            <w:tcW w:w="821" w:type="dxa"/>
            <w:tcBorders>
              <w:top w:val="nil"/>
              <w:left w:val="nil"/>
              <w:bottom w:val="nil"/>
              <w:right w:val="nil"/>
            </w:tcBorders>
            <w:shd w:val="clear" w:color="auto" w:fill="auto"/>
            <w:noWrap/>
            <w:vAlign w:val="center"/>
            <w:hideMark/>
            <w:tcPrChange w:id="313" w:author="Ben.Williams" w:date="2020-10-30T14:18:00Z">
              <w:tcPr>
                <w:tcW w:w="821" w:type="dxa"/>
                <w:tcBorders>
                  <w:top w:val="nil"/>
                  <w:left w:val="nil"/>
                  <w:bottom w:val="nil"/>
                  <w:right w:val="nil"/>
                </w:tcBorders>
                <w:shd w:val="clear" w:color="auto" w:fill="auto"/>
                <w:noWrap/>
                <w:vAlign w:val="center"/>
                <w:hideMark/>
              </w:tcPr>
            </w:tcPrChange>
          </w:tcPr>
          <w:p w14:paraId="2B0628FE" w14:textId="08646D82" w:rsidR="003F68EE" w:rsidRPr="003F68EE" w:rsidRDefault="003F68EE" w:rsidP="003F68EE">
            <w:pPr>
              <w:spacing w:after="0"/>
              <w:jc w:val="center"/>
              <w:rPr>
                <w:color w:val="000000"/>
                <w:szCs w:val="22"/>
              </w:rPr>
            </w:pPr>
            <w:r w:rsidRPr="003F68EE">
              <w:rPr>
                <w:color w:val="000000"/>
                <w:szCs w:val="22"/>
              </w:rPr>
              <w:t>5.45</w:t>
            </w:r>
          </w:p>
        </w:tc>
        <w:tc>
          <w:tcPr>
            <w:tcW w:w="931" w:type="dxa"/>
            <w:tcBorders>
              <w:top w:val="nil"/>
              <w:left w:val="nil"/>
              <w:bottom w:val="nil"/>
              <w:right w:val="nil"/>
            </w:tcBorders>
            <w:shd w:val="clear" w:color="auto" w:fill="auto"/>
            <w:noWrap/>
            <w:vAlign w:val="center"/>
            <w:hideMark/>
            <w:tcPrChange w:id="314" w:author="Ben.Williams" w:date="2020-10-30T14:18:00Z">
              <w:tcPr>
                <w:tcW w:w="931" w:type="dxa"/>
                <w:tcBorders>
                  <w:top w:val="nil"/>
                  <w:left w:val="nil"/>
                  <w:bottom w:val="nil"/>
                  <w:right w:val="nil"/>
                </w:tcBorders>
                <w:shd w:val="clear" w:color="auto" w:fill="auto"/>
                <w:noWrap/>
                <w:vAlign w:val="center"/>
                <w:hideMark/>
              </w:tcPr>
            </w:tcPrChange>
          </w:tcPr>
          <w:p w14:paraId="265F7197" w14:textId="4B07B5AD" w:rsidR="003F68EE" w:rsidRPr="003F68EE" w:rsidRDefault="003F68EE" w:rsidP="003F68EE">
            <w:pPr>
              <w:spacing w:after="0"/>
              <w:jc w:val="center"/>
              <w:rPr>
                <w:color w:val="000000"/>
                <w:szCs w:val="22"/>
              </w:rPr>
            </w:pPr>
            <w:r w:rsidRPr="003F68EE">
              <w:rPr>
                <w:color w:val="000000"/>
                <w:szCs w:val="22"/>
              </w:rPr>
              <w:t>12.34</w:t>
            </w:r>
          </w:p>
        </w:tc>
        <w:tc>
          <w:tcPr>
            <w:tcW w:w="931" w:type="dxa"/>
            <w:tcBorders>
              <w:top w:val="nil"/>
              <w:left w:val="nil"/>
              <w:bottom w:val="nil"/>
              <w:right w:val="nil"/>
            </w:tcBorders>
            <w:shd w:val="clear" w:color="auto" w:fill="auto"/>
            <w:noWrap/>
            <w:vAlign w:val="center"/>
            <w:hideMark/>
            <w:tcPrChange w:id="315" w:author="Ben.Williams" w:date="2020-10-30T14:18:00Z">
              <w:tcPr>
                <w:tcW w:w="931" w:type="dxa"/>
                <w:tcBorders>
                  <w:top w:val="nil"/>
                  <w:left w:val="nil"/>
                  <w:bottom w:val="nil"/>
                  <w:right w:val="nil"/>
                </w:tcBorders>
                <w:shd w:val="clear" w:color="auto" w:fill="auto"/>
                <w:noWrap/>
                <w:vAlign w:val="center"/>
                <w:hideMark/>
              </w:tcPr>
            </w:tcPrChange>
          </w:tcPr>
          <w:p w14:paraId="3695751D" w14:textId="5C63B2B9" w:rsidR="003F68EE" w:rsidRPr="003F68EE" w:rsidRDefault="003F68EE" w:rsidP="003F68EE">
            <w:pPr>
              <w:spacing w:after="0"/>
              <w:jc w:val="center"/>
              <w:rPr>
                <w:color w:val="000000"/>
                <w:szCs w:val="22"/>
              </w:rPr>
            </w:pPr>
            <w:r w:rsidRPr="003F68EE">
              <w:rPr>
                <w:color w:val="000000"/>
                <w:szCs w:val="22"/>
              </w:rPr>
              <w:t>5.33</w:t>
            </w:r>
          </w:p>
        </w:tc>
        <w:tc>
          <w:tcPr>
            <w:tcW w:w="821" w:type="dxa"/>
            <w:tcBorders>
              <w:top w:val="nil"/>
              <w:left w:val="nil"/>
              <w:bottom w:val="nil"/>
              <w:right w:val="nil"/>
            </w:tcBorders>
            <w:shd w:val="clear" w:color="auto" w:fill="auto"/>
            <w:noWrap/>
            <w:vAlign w:val="center"/>
            <w:hideMark/>
            <w:tcPrChange w:id="316" w:author="Ben.Williams" w:date="2020-10-30T14:18:00Z">
              <w:tcPr>
                <w:tcW w:w="821" w:type="dxa"/>
                <w:tcBorders>
                  <w:top w:val="nil"/>
                  <w:left w:val="nil"/>
                  <w:bottom w:val="nil"/>
                  <w:right w:val="nil"/>
                </w:tcBorders>
                <w:shd w:val="clear" w:color="auto" w:fill="auto"/>
                <w:noWrap/>
                <w:vAlign w:val="center"/>
                <w:hideMark/>
              </w:tcPr>
            </w:tcPrChange>
          </w:tcPr>
          <w:p w14:paraId="1EBAA969" w14:textId="735CE65D" w:rsidR="003F68EE" w:rsidRPr="003F68EE" w:rsidRDefault="003F68EE" w:rsidP="003F68EE">
            <w:pPr>
              <w:spacing w:after="0"/>
              <w:jc w:val="center"/>
              <w:rPr>
                <w:color w:val="000000"/>
                <w:szCs w:val="22"/>
              </w:rPr>
            </w:pPr>
            <w:r w:rsidRPr="003F68EE">
              <w:rPr>
                <w:color w:val="000000"/>
                <w:szCs w:val="22"/>
              </w:rPr>
              <w:t>4.01</w:t>
            </w:r>
          </w:p>
        </w:tc>
        <w:tc>
          <w:tcPr>
            <w:tcW w:w="807" w:type="dxa"/>
            <w:tcBorders>
              <w:top w:val="nil"/>
              <w:left w:val="nil"/>
              <w:bottom w:val="nil"/>
              <w:right w:val="nil"/>
            </w:tcBorders>
            <w:shd w:val="clear" w:color="auto" w:fill="auto"/>
            <w:noWrap/>
            <w:vAlign w:val="center"/>
            <w:hideMark/>
            <w:tcPrChange w:id="317" w:author="Ben.Williams" w:date="2020-10-30T14:18:00Z">
              <w:tcPr>
                <w:tcW w:w="807" w:type="dxa"/>
                <w:tcBorders>
                  <w:top w:val="nil"/>
                  <w:left w:val="nil"/>
                  <w:bottom w:val="nil"/>
                  <w:right w:val="nil"/>
                </w:tcBorders>
                <w:shd w:val="clear" w:color="auto" w:fill="auto"/>
                <w:noWrap/>
                <w:vAlign w:val="center"/>
                <w:hideMark/>
              </w:tcPr>
            </w:tcPrChange>
          </w:tcPr>
          <w:p w14:paraId="7A01ECBE" w14:textId="37BE1E73" w:rsidR="003F68EE" w:rsidRPr="003F68EE" w:rsidRDefault="003F68EE" w:rsidP="003F68EE">
            <w:pPr>
              <w:spacing w:after="0"/>
              <w:jc w:val="center"/>
              <w:rPr>
                <w:color w:val="000000"/>
                <w:szCs w:val="22"/>
              </w:rPr>
            </w:pPr>
            <w:r w:rsidRPr="003F68EE">
              <w:rPr>
                <w:color w:val="000000"/>
                <w:szCs w:val="22"/>
              </w:rPr>
              <w:t>1.69</w:t>
            </w:r>
          </w:p>
        </w:tc>
      </w:tr>
      <w:tr w:rsidR="003F68EE" w:rsidRPr="00C83B5A" w14:paraId="18C4243F" w14:textId="77777777" w:rsidTr="00E777C3">
        <w:trPr>
          <w:trHeight w:val="251"/>
          <w:trPrChange w:id="318"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319" w:author="Ben.Williams" w:date="2020-10-30T14:18:00Z">
              <w:tcPr>
                <w:tcW w:w="3988" w:type="dxa"/>
                <w:tcBorders>
                  <w:top w:val="nil"/>
                  <w:left w:val="nil"/>
                  <w:bottom w:val="nil"/>
                  <w:right w:val="nil"/>
                </w:tcBorders>
                <w:shd w:val="clear" w:color="auto" w:fill="auto"/>
                <w:noWrap/>
                <w:vAlign w:val="center"/>
                <w:hideMark/>
              </w:tcPr>
            </w:tcPrChange>
          </w:tcPr>
          <w:p w14:paraId="6D701181" w14:textId="6EAFCD2A" w:rsidR="003F68EE" w:rsidRPr="003F68EE" w:rsidRDefault="003F68EE" w:rsidP="00057D52">
            <w:pPr>
              <w:spacing w:after="0"/>
              <w:rPr>
                <w:color w:val="000000"/>
                <w:szCs w:val="22"/>
              </w:rPr>
            </w:pPr>
            <w:r w:rsidRPr="003F68EE">
              <w:rPr>
                <w:color w:val="000000"/>
                <w:szCs w:val="22"/>
              </w:rPr>
              <w:t>Gunnels</w:t>
            </w:r>
          </w:p>
        </w:tc>
        <w:tc>
          <w:tcPr>
            <w:tcW w:w="821" w:type="dxa"/>
            <w:tcBorders>
              <w:top w:val="nil"/>
              <w:left w:val="nil"/>
              <w:bottom w:val="nil"/>
              <w:right w:val="nil"/>
            </w:tcBorders>
            <w:shd w:val="clear" w:color="auto" w:fill="auto"/>
            <w:noWrap/>
            <w:vAlign w:val="center"/>
            <w:hideMark/>
            <w:tcPrChange w:id="320" w:author="Ben.Williams" w:date="2020-10-30T14:18:00Z">
              <w:tcPr>
                <w:tcW w:w="821" w:type="dxa"/>
                <w:tcBorders>
                  <w:top w:val="nil"/>
                  <w:left w:val="nil"/>
                  <w:bottom w:val="nil"/>
                  <w:right w:val="nil"/>
                </w:tcBorders>
                <w:shd w:val="clear" w:color="auto" w:fill="auto"/>
                <w:noWrap/>
                <w:vAlign w:val="center"/>
                <w:hideMark/>
              </w:tcPr>
            </w:tcPrChange>
          </w:tcPr>
          <w:p w14:paraId="7F5C7BFE" w14:textId="6F3FC71A" w:rsidR="003F68EE" w:rsidRPr="003F68EE" w:rsidRDefault="003F68EE" w:rsidP="003F68EE">
            <w:pPr>
              <w:spacing w:after="0"/>
              <w:jc w:val="center"/>
              <w:rPr>
                <w:color w:val="000000"/>
                <w:szCs w:val="22"/>
              </w:rPr>
            </w:pPr>
            <w:r w:rsidRPr="003F68EE">
              <w:rPr>
                <w:color w:val="000000"/>
                <w:szCs w:val="22"/>
              </w:rPr>
              <w:t>0</w:t>
            </w:r>
          </w:p>
        </w:tc>
        <w:tc>
          <w:tcPr>
            <w:tcW w:w="821" w:type="dxa"/>
            <w:tcBorders>
              <w:top w:val="nil"/>
              <w:left w:val="nil"/>
              <w:bottom w:val="nil"/>
              <w:right w:val="nil"/>
            </w:tcBorders>
            <w:shd w:val="clear" w:color="auto" w:fill="auto"/>
            <w:noWrap/>
            <w:vAlign w:val="center"/>
            <w:hideMark/>
            <w:tcPrChange w:id="321" w:author="Ben.Williams" w:date="2020-10-30T14:18:00Z">
              <w:tcPr>
                <w:tcW w:w="821" w:type="dxa"/>
                <w:tcBorders>
                  <w:top w:val="nil"/>
                  <w:left w:val="nil"/>
                  <w:bottom w:val="nil"/>
                  <w:right w:val="nil"/>
                </w:tcBorders>
                <w:shd w:val="clear" w:color="auto" w:fill="auto"/>
                <w:noWrap/>
                <w:vAlign w:val="center"/>
                <w:hideMark/>
              </w:tcPr>
            </w:tcPrChange>
          </w:tcPr>
          <w:p w14:paraId="1A0DC27A" w14:textId="5A36C2C6" w:rsidR="003F68EE" w:rsidRPr="003F68EE" w:rsidRDefault="003F68EE" w:rsidP="003F68EE">
            <w:pPr>
              <w:spacing w:after="0"/>
              <w:jc w:val="center"/>
              <w:rPr>
                <w:color w:val="000000"/>
                <w:szCs w:val="22"/>
              </w:rPr>
            </w:pPr>
            <w:r w:rsidRPr="003F68EE">
              <w:rPr>
                <w:color w:val="000000"/>
                <w:szCs w:val="22"/>
              </w:rPr>
              <w:t>Conf.</w:t>
            </w:r>
          </w:p>
        </w:tc>
        <w:tc>
          <w:tcPr>
            <w:tcW w:w="821" w:type="dxa"/>
            <w:tcBorders>
              <w:top w:val="nil"/>
              <w:left w:val="nil"/>
              <w:bottom w:val="nil"/>
              <w:right w:val="nil"/>
            </w:tcBorders>
            <w:shd w:val="clear" w:color="auto" w:fill="auto"/>
            <w:noWrap/>
            <w:vAlign w:val="center"/>
            <w:hideMark/>
            <w:tcPrChange w:id="322" w:author="Ben.Williams" w:date="2020-10-30T14:18:00Z">
              <w:tcPr>
                <w:tcW w:w="821" w:type="dxa"/>
                <w:tcBorders>
                  <w:top w:val="nil"/>
                  <w:left w:val="nil"/>
                  <w:bottom w:val="nil"/>
                  <w:right w:val="nil"/>
                </w:tcBorders>
                <w:shd w:val="clear" w:color="auto" w:fill="auto"/>
                <w:noWrap/>
                <w:vAlign w:val="center"/>
                <w:hideMark/>
              </w:tcPr>
            </w:tcPrChange>
          </w:tcPr>
          <w:p w14:paraId="1CEA77E6" w14:textId="48F2017B" w:rsidR="003F68EE" w:rsidRPr="003F68EE" w:rsidRDefault="003F68EE" w:rsidP="003F68EE">
            <w:pPr>
              <w:spacing w:after="0"/>
              <w:jc w:val="center"/>
              <w:rPr>
                <w:color w:val="000000"/>
                <w:szCs w:val="22"/>
              </w:rPr>
            </w:pPr>
            <w:r w:rsidRPr="003F68EE">
              <w:rPr>
                <w:color w:val="000000"/>
                <w:szCs w:val="22"/>
              </w:rPr>
              <w:t>0</w:t>
            </w:r>
          </w:p>
        </w:tc>
        <w:tc>
          <w:tcPr>
            <w:tcW w:w="931" w:type="dxa"/>
            <w:tcBorders>
              <w:top w:val="nil"/>
              <w:left w:val="nil"/>
              <w:bottom w:val="nil"/>
              <w:right w:val="nil"/>
            </w:tcBorders>
            <w:shd w:val="clear" w:color="auto" w:fill="auto"/>
            <w:noWrap/>
            <w:vAlign w:val="center"/>
            <w:hideMark/>
            <w:tcPrChange w:id="323" w:author="Ben.Williams" w:date="2020-10-30T14:18:00Z">
              <w:tcPr>
                <w:tcW w:w="931" w:type="dxa"/>
                <w:tcBorders>
                  <w:top w:val="nil"/>
                  <w:left w:val="nil"/>
                  <w:bottom w:val="nil"/>
                  <w:right w:val="nil"/>
                </w:tcBorders>
                <w:shd w:val="clear" w:color="auto" w:fill="auto"/>
                <w:noWrap/>
                <w:vAlign w:val="center"/>
                <w:hideMark/>
              </w:tcPr>
            </w:tcPrChange>
          </w:tcPr>
          <w:p w14:paraId="6A066128" w14:textId="49F3AE18" w:rsidR="003F68EE" w:rsidRPr="003F68EE" w:rsidRDefault="003F68EE" w:rsidP="003F68EE">
            <w:pPr>
              <w:spacing w:after="0"/>
              <w:jc w:val="center"/>
              <w:rPr>
                <w:color w:val="000000"/>
                <w:szCs w:val="22"/>
              </w:rPr>
            </w:pPr>
            <w:r w:rsidRPr="003F68EE">
              <w:rPr>
                <w:color w:val="000000"/>
                <w:szCs w:val="22"/>
              </w:rPr>
              <w:t>0</w:t>
            </w:r>
          </w:p>
        </w:tc>
        <w:tc>
          <w:tcPr>
            <w:tcW w:w="931" w:type="dxa"/>
            <w:tcBorders>
              <w:top w:val="nil"/>
              <w:left w:val="nil"/>
              <w:bottom w:val="nil"/>
              <w:right w:val="nil"/>
            </w:tcBorders>
            <w:shd w:val="clear" w:color="auto" w:fill="auto"/>
            <w:noWrap/>
            <w:vAlign w:val="center"/>
            <w:hideMark/>
            <w:tcPrChange w:id="324" w:author="Ben.Williams" w:date="2020-10-30T14:18:00Z">
              <w:tcPr>
                <w:tcW w:w="931" w:type="dxa"/>
                <w:tcBorders>
                  <w:top w:val="nil"/>
                  <w:left w:val="nil"/>
                  <w:bottom w:val="nil"/>
                  <w:right w:val="nil"/>
                </w:tcBorders>
                <w:shd w:val="clear" w:color="auto" w:fill="auto"/>
                <w:noWrap/>
                <w:vAlign w:val="center"/>
                <w:hideMark/>
              </w:tcPr>
            </w:tcPrChange>
          </w:tcPr>
          <w:p w14:paraId="11CA3AFD" w14:textId="2DE7C40F" w:rsidR="003F68EE" w:rsidRPr="003F68EE" w:rsidRDefault="003F68EE" w:rsidP="003F68EE">
            <w:pPr>
              <w:spacing w:after="0"/>
              <w:jc w:val="center"/>
              <w:rPr>
                <w:color w:val="000000"/>
                <w:szCs w:val="22"/>
              </w:rPr>
            </w:pPr>
            <w:r w:rsidRPr="003F68EE">
              <w:rPr>
                <w:color w:val="000000"/>
                <w:szCs w:val="22"/>
              </w:rPr>
              <w:t>0</w:t>
            </w:r>
          </w:p>
        </w:tc>
        <w:tc>
          <w:tcPr>
            <w:tcW w:w="821" w:type="dxa"/>
            <w:tcBorders>
              <w:top w:val="nil"/>
              <w:left w:val="nil"/>
              <w:bottom w:val="nil"/>
              <w:right w:val="nil"/>
            </w:tcBorders>
            <w:shd w:val="clear" w:color="auto" w:fill="auto"/>
            <w:noWrap/>
            <w:vAlign w:val="center"/>
            <w:hideMark/>
            <w:tcPrChange w:id="325" w:author="Ben.Williams" w:date="2020-10-30T14:18:00Z">
              <w:tcPr>
                <w:tcW w:w="821" w:type="dxa"/>
                <w:tcBorders>
                  <w:top w:val="nil"/>
                  <w:left w:val="nil"/>
                  <w:bottom w:val="nil"/>
                  <w:right w:val="nil"/>
                </w:tcBorders>
                <w:shd w:val="clear" w:color="auto" w:fill="auto"/>
                <w:noWrap/>
                <w:vAlign w:val="center"/>
                <w:hideMark/>
              </w:tcPr>
            </w:tcPrChange>
          </w:tcPr>
          <w:p w14:paraId="1645AE44" w14:textId="0CC96628" w:rsidR="003F68EE" w:rsidRPr="003F68EE" w:rsidRDefault="003F68EE" w:rsidP="003F68EE">
            <w:pPr>
              <w:spacing w:after="0"/>
              <w:jc w:val="center"/>
              <w:rPr>
                <w:color w:val="000000"/>
                <w:szCs w:val="22"/>
              </w:rPr>
            </w:pPr>
            <w:r w:rsidRPr="003F68EE">
              <w:rPr>
                <w:color w:val="000000"/>
                <w:szCs w:val="22"/>
              </w:rPr>
              <w:t>0</w:t>
            </w:r>
          </w:p>
        </w:tc>
        <w:tc>
          <w:tcPr>
            <w:tcW w:w="807" w:type="dxa"/>
            <w:tcBorders>
              <w:top w:val="nil"/>
              <w:left w:val="nil"/>
              <w:bottom w:val="nil"/>
              <w:right w:val="nil"/>
            </w:tcBorders>
            <w:shd w:val="clear" w:color="auto" w:fill="auto"/>
            <w:noWrap/>
            <w:vAlign w:val="center"/>
            <w:hideMark/>
            <w:tcPrChange w:id="326" w:author="Ben.Williams" w:date="2020-10-30T14:18:00Z">
              <w:tcPr>
                <w:tcW w:w="807" w:type="dxa"/>
                <w:tcBorders>
                  <w:top w:val="nil"/>
                  <w:left w:val="nil"/>
                  <w:bottom w:val="nil"/>
                  <w:right w:val="nil"/>
                </w:tcBorders>
                <w:shd w:val="clear" w:color="auto" w:fill="auto"/>
                <w:noWrap/>
                <w:vAlign w:val="center"/>
                <w:hideMark/>
              </w:tcPr>
            </w:tcPrChange>
          </w:tcPr>
          <w:p w14:paraId="0A3B1C95" w14:textId="0DEEE4AA" w:rsidR="003F68EE" w:rsidRPr="003F68EE" w:rsidRDefault="003F68EE" w:rsidP="003F68EE">
            <w:pPr>
              <w:spacing w:after="0"/>
              <w:jc w:val="center"/>
              <w:rPr>
                <w:color w:val="000000"/>
                <w:szCs w:val="22"/>
              </w:rPr>
            </w:pPr>
            <w:r w:rsidRPr="003F68EE">
              <w:rPr>
                <w:color w:val="000000"/>
                <w:szCs w:val="22"/>
              </w:rPr>
              <w:t>0</w:t>
            </w:r>
          </w:p>
        </w:tc>
      </w:tr>
      <w:tr w:rsidR="003F68EE" w:rsidRPr="00C83B5A" w14:paraId="7C75D20C" w14:textId="77777777" w:rsidTr="00E777C3">
        <w:trPr>
          <w:trHeight w:val="251"/>
          <w:trPrChange w:id="327"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328" w:author="Ben.Williams" w:date="2020-10-30T14:18:00Z">
              <w:tcPr>
                <w:tcW w:w="3988" w:type="dxa"/>
                <w:tcBorders>
                  <w:top w:val="nil"/>
                  <w:left w:val="nil"/>
                  <w:bottom w:val="nil"/>
                  <w:right w:val="nil"/>
                </w:tcBorders>
                <w:shd w:val="clear" w:color="auto" w:fill="auto"/>
                <w:noWrap/>
                <w:vAlign w:val="center"/>
                <w:hideMark/>
              </w:tcPr>
            </w:tcPrChange>
          </w:tcPr>
          <w:p w14:paraId="37AF4D7E" w14:textId="110AE3FE" w:rsidR="003F68EE" w:rsidRPr="003F68EE" w:rsidRDefault="003F68EE" w:rsidP="00057D52">
            <w:pPr>
              <w:spacing w:after="0"/>
              <w:rPr>
                <w:color w:val="000000"/>
                <w:szCs w:val="22"/>
              </w:rPr>
            </w:pPr>
            <w:r w:rsidRPr="003F68EE">
              <w:rPr>
                <w:color w:val="000000"/>
                <w:szCs w:val="22"/>
              </w:rPr>
              <w:t>Hermit crab unidentified</w:t>
            </w:r>
          </w:p>
        </w:tc>
        <w:tc>
          <w:tcPr>
            <w:tcW w:w="821" w:type="dxa"/>
            <w:tcBorders>
              <w:top w:val="nil"/>
              <w:left w:val="nil"/>
              <w:bottom w:val="nil"/>
              <w:right w:val="nil"/>
            </w:tcBorders>
            <w:shd w:val="clear" w:color="auto" w:fill="auto"/>
            <w:noWrap/>
            <w:vAlign w:val="center"/>
            <w:hideMark/>
            <w:tcPrChange w:id="329" w:author="Ben.Williams" w:date="2020-10-30T14:18:00Z">
              <w:tcPr>
                <w:tcW w:w="821" w:type="dxa"/>
                <w:tcBorders>
                  <w:top w:val="nil"/>
                  <w:left w:val="nil"/>
                  <w:bottom w:val="nil"/>
                  <w:right w:val="nil"/>
                </w:tcBorders>
                <w:shd w:val="clear" w:color="auto" w:fill="auto"/>
                <w:noWrap/>
                <w:vAlign w:val="center"/>
                <w:hideMark/>
              </w:tcPr>
            </w:tcPrChange>
          </w:tcPr>
          <w:p w14:paraId="5B3CB4FC" w14:textId="4FC9313D" w:rsidR="003F68EE" w:rsidRPr="003F68EE" w:rsidRDefault="003F68EE" w:rsidP="003F68EE">
            <w:pPr>
              <w:spacing w:after="0"/>
              <w:jc w:val="center"/>
              <w:rPr>
                <w:color w:val="000000"/>
                <w:szCs w:val="22"/>
              </w:rPr>
            </w:pPr>
            <w:r w:rsidRPr="003F68EE">
              <w:rPr>
                <w:color w:val="000000"/>
                <w:szCs w:val="22"/>
              </w:rPr>
              <w:t>0.04</w:t>
            </w:r>
          </w:p>
        </w:tc>
        <w:tc>
          <w:tcPr>
            <w:tcW w:w="821" w:type="dxa"/>
            <w:tcBorders>
              <w:top w:val="nil"/>
              <w:left w:val="nil"/>
              <w:bottom w:val="nil"/>
              <w:right w:val="nil"/>
            </w:tcBorders>
            <w:shd w:val="clear" w:color="auto" w:fill="auto"/>
            <w:noWrap/>
            <w:vAlign w:val="center"/>
            <w:hideMark/>
            <w:tcPrChange w:id="330" w:author="Ben.Williams" w:date="2020-10-30T14:18:00Z">
              <w:tcPr>
                <w:tcW w:w="821" w:type="dxa"/>
                <w:tcBorders>
                  <w:top w:val="nil"/>
                  <w:left w:val="nil"/>
                  <w:bottom w:val="nil"/>
                  <w:right w:val="nil"/>
                </w:tcBorders>
                <w:shd w:val="clear" w:color="auto" w:fill="auto"/>
                <w:noWrap/>
                <w:vAlign w:val="center"/>
                <w:hideMark/>
              </w:tcPr>
            </w:tcPrChange>
          </w:tcPr>
          <w:p w14:paraId="42F81C0F" w14:textId="724FF744" w:rsidR="003F68EE" w:rsidRPr="003F68EE" w:rsidRDefault="003F68EE" w:rsidP="003F68EE">
            <w:pPr>
              <w:spacing w:after="0"/>
              <w:jc w:val="center"/>
              <w:rPr>
                <w:color w:val="000000"/>
                <w:szCs w:val="22"/>
              </w:rPr>
            </w:pPr>
            <w:r w:rsidRPr="003F68EE">
              <w:rPr>
                <w:color w:val="000000"/>
                <w:szCs w:val="22"/>
              </w:rPr>
              <w:t>0.03</w:t>
            </w:r>
          </w:p>
        </w:tc>
        <w:tc>
          <w:tcPr>
            <w:tcW w:w="821" w:type="dxa"/>
            <w:tcBorders>
              <w:top w:val="nil"/>
              <w:left w:val="nil"/>
              <w:bottom w:val="nil"/>
              <w:right w:val="nil"/>
            </w:tcBorders>
            <w:shd w:val="clear" w:color="auto" w:fill="auto"/>
            <w:noWrap/>
            <w:vAlign w:val="center"/>
            <w:hideMark/>
            <w:tcPrChange w:id="331" w:author="Ben.Williams" w:date="2020-10-30T14:18:00Z">
              <w:tcPr>
                <w:tcW w:w="821" w:type="dxa"/>
                <w:tcBorders>
                  <w:top w:val="nil"/>
                  <w:left w:val="nil"/>
                  <w:bottom w:val="nil"/>
                  <w:right w:val="nil"/>
                </w:tcBorders>
                <w:shd w:val="clear" w:color="auto" w:fill="auto"/>
                <w:noWrap/>
                <w:vAlign w:val="center"/>
                <w:hideMark/>
              </w:tcPr>
            </w:tcPrChange>
          </w:tcPr>
          <w:p w14:paraId="43595699" w14:textId="73D21834" w:rsidR="003F68EE" w:rsidRPr="003F68EE" w:rsidRDefault="003F68EE" w:rsidP="003F68EE">
            <w:pPr>
              <w:spacing w:after="0"/>
              <w:jc w:val="center"/>
              <w:rPr>
                <w:color w:val="000000"/>
                <w:szCs w:val="22"/>
              </w:rPr>
            </w:pPr>
            <w:r w:rsidRPr="003F68EE">
              <w:rPr>
                <w:color w:val="000000"/>
                <w:szCs w:val="22"/>
              </w:rPr>
              <w:t>0.01</w:t>
            </w:r>
          </w:p>
        </w:tc>
        <w:tc>
          <w:tcPr>
            <w:tcW w:w="931" w:type="dxa"/>
            <w:tcBorders>
              <w:top w:val="nil"/>
              <w:left w:val="nil"/>
              <w:bottom w:val="nil"/>
              <w:right w:val="nil"/>
            </w:tcBorders>
            <w:shd w:val="clear" w:color="auto" w:fill="auto"/>
            <w:noWrap/>
            <w:vAlign w:val="center"/>
            <w:hideMark/>
            <w:tcPrChange w:id="332" w:author="Ben.Williams" w:date="2020-10-30T14:18:00Z">
              <w:tcPr>
                <w:tcW w:w="931" w:type="dxa"/>
                <w:tcBorders>
                  <w:top w:val="nil"/>
                  <w:left w:val="nil"/>
                  <w:bottom w:val="nil"/>
                  <w:right w:val="nil"/>
                </w:tcBorders>
                <w:shd w:val="clear" w:color="auto" w:fill="auto"/>
                <w:noWrap/>
                <w:vAlign w:val="center"/>
                <w:hideMark/>
              </w:tcPr>
            </w:tcPrChange>
          </w:tcPr>
          <w:p w14:paraId="555BFBAE" w14:textId="77E95568" w:rsidR="003F68EE" w:rsidRPr="003F68EE" w:rsidRDefault="003F68EE" w:rsidP="003F68EE">
            <w:pPr>
              <w:spacing w:after="0"/>
              <w:jc w:val="center"/>
              <w:rPr>
                <w:color w:val="000000"/>
                <w:szCs w:val="22"/>
              </w:rPr>
            </w:pPr>
            <w:r w:rsidRPr="003F68EE">
              <w:rPr>
                <w:color w:val="000000"/>
                <w:szCs w:val="22"/>
              </w:rPr>
              <w:t>0.03</w:t>
            </w:r>
          </w:p>
        </w:tc>
        <w:tc>
          <w:tcPr>
            <w:tcW w:w="931" w:type="dxa"/>
            <w:tcBorders>
              <w:top w:val="nil"/>
              <w:left w:val="nil"/>
              <w:bottom w:val="nil"/>
              <w:right w:val="nil"/>
            </w:tcBorders>
            <w:shd w:val="clear" w:color="auto" w:fill="auto"/>
            <w:noWrap/>
            <w:vAlign w:val="center"/>
            <w:hideMark/>
            <w:tcPrChange w:id="333" w:author="Ben.Williams" w:date="2020-10-30T14:18:00Z">
              <w:tcPr>
                <w:tcW w:w="931" w:type="dxa"/>
                <w:tcBorders>
                  <w:top w:val="nil"/>
                  <w:left w:val="nil"/>
                  <w:bottom w:val="nil"/>
                  <w:right w:val="nil"/>
                </w:tcBorders>
                <w:shd w:val="clear" w:color="auto" w:fill="auto"/>
                <w:noWrap/>
                <w:vAlign w:val="center"/>
                <w:hideMark/>
              </w:tcPr>
            </w:tcPrChange>
          </w:tcPr>
          <w:p w14:paraId="44D322B8" w14:textId="05432EEB" w:rsidR="003F68EE" w:rsidRPr="003F68EE" w:rsidRDefault="003F68EE" w:rsidP="003F68EE">
            <w:pPr>
              <w:spacing w:after="0"/>
              <w:jc w:val="center"/>
              <w:rPr>
                <w:color w:val="000000"/>
                <w:szCs w:val="22"/>
              </w:rPr>
            </w:pPr>
            <w:r w:rsidRPr="003F68EE">
              <w:rPr>
                <w:color w:val="000000"/>
                <w:szCs w:val="22"/>
              </w:rPr>
              <w:t>0.01</w:t>
            </w:r>
          </w:p>
        </w:tc>
        <w:tc>
          <w:tcPr>
            <w:tcW w:w="821" w:type="dxa"/>
            <w:tcBorders>
              <w:top w:val="nil"/>
              <w:left w:val="nil"/>
              <w:bottom w:val="nil"/>
              <w:right w:val="nil"/>
            </w:tcBorders>
            <w:shd w:val="clear" w:color="auto" w:fill="auto"/>
            <w:noWrap/>
            <w:vAlign w:val="center"/>
            <w:hideMark/>
            <w:tcPrChange w:id="334" w:author="Ben.Williams" w:date="2020-10-30T14:18:00Z">
              <w:tcPr>
                <w:tcW w:w="821" w:type="dxa"/>
                <w:tcBorders>
                  <w:top w:val="nil"/>
                  <w:left w:val="nil"/>
                  <w:bottom w:val="nil"/>
                  <w:right w:val="nil"/>
                </w:tcBorders>
                <w:shd w:val="clear" w:color="auto" w:fill="auto"/>
                <w:noWrap/>
                <w:vAlign w:val="center"/>
                <w:hideMark/>
              </w:tcPr>
            </w:tcPrChange>
          </w:tcPr>
          <w:p w14:paraId="72E7C4E2" w14:textId="265C871E" w:rsidR="003F68EE" w:rsidRPr="003F68EE" w:rsidRDefault="003F68EE" w:rsidP="003F68EE">
            <w:pPr>
              <w:spacing w:after="0"/>
              <w:jc w:val="center"/>
              <w:rPr>
                <w:color w:val="000000"/>
                <w:szCs w:val="22"/>
              </w:rPr>
            </w:pPr>
            <w:r w:rsidRPr="003F68EE">
              <w:rPr>
                <w:color w:val="000000"/>
                <w:szCs w:val="22"/>
              </w:rPr>
              <w:t>Conf.</w:t>
            </w:r>
          </w:p>
        </w:tc>
        <w:tc>
          <w:tcPr>
            <w:tcW w:w="807" w:type="dxa"/>
            <w:tcBorders>
              <w:top w:val="nil"/>
              <w:left w:val="nil"/>
              <w:bottom w:val="nil"/>
              <w:right w:val="nil"/>
            </w:tcBorders>
            <w:shd w:val="clear" w:color="auto" w:fill="auto"/>
            <w:noWrap/>
            <w:vAlign w:val="center"/>
            <w:hideMark/>
            <w:tcPrChange w:id="335" w:author="Ben.Williams" w:date="2020-10-30T14:18:00Z">
              <w:tcPr>
                <w:tcW w:w="807" w:type="dxa"/>
                <w:tcBorders>
                  <w:top w:val="nil"/>
                  <w:left w:val="nil"/>
                  <w:bottom w:val="nil"/>
                  <w:right w:val="nil"/>
                </w:tcBorders>
                <w:shd w:val="clear" w:color="auto" w:fill="auto"/>
                <w:noWrap/>
                <w:vAlign w:val="center"/>
                <w:hideMark/>
              </w:tcPr>
            </w:tcPrChange>
          </w:tcPr>
          <w:p w14:paraId="4078FC5A" w14:textId="26480FD7" w:rsidR="003F68EE" w:rsidRPr="003F68EE" w:rsidRDefault="003F68EE" w:rsidP="003F68EE">
            <w:pPr>
              <w:spacing w:after="0"/>
              <w:jc w:val="center"/>
              <w:rPr>
                <w:color w:val="000000"/>
                <w:szCs w:val="22"/>
              </w:rPr>
            </w:pPr>
            <w:r w:rsidRPr="003F68EE">
              <w:rPr>
                <w:color w:val="000000"/>
                <w:szCs w:val="22"/>
              </w:rPr>
              <w:t>Conf.</w:t>
            </w:r>
          </w:p>
        </w:tc>
      </w:tr>
      <w:tr w:rsidR="003F68EE" w:rsidRPr="00C83B5A" w14:paraId="5B0DEAD3" w14:textId="77777777" w:rsidTr="00E777C3">
        <w:trPr>
          <w:trHeight w:val="251"/>
          <w:trPrChange w:id="336"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337" w:author="Ben.Williams" w:date="2020-10-30T14:18:00Z">
              <w:tcPr>
                <w:tcW w:w="3988" w:type="dxa"/>
                <w:tcBorders>
                  <w:top w:val="nil"/>
                  <w:left w:val="nil"/>
                  <w:bottom w:val="nil"/>
                  <w:right w:val="nil"/>
                </w:tcBorders>
                <w:shd w:val="clear" w:color="auto" w:fill="auto"/>
                <w:noWrap/>
                <w:vAlign w:val="center"/>
                <w:hideMark/>
              </w:tcPr>
            </w:tcPrChange>
          </w:tcPr>
          <w:p w14:paraId="4F080FE4" w14:textId="1B72A3F9" w:rsidR="003F68EE" w:rsidRPr="003F68EE" w:rsidRDefault="003F68EE" w:rsidP="00057D52">
            <w:pPr>
              <w:spacing w:after="0"/>
              <w:rPr>
                <w:color w:val="000000"/>
                <w:szCs w:val="22"/>
              </w:rPr>
            </w:pPr>
            <w:r w:rsidRPr="003F68EE">
              <w:rPr>
                <w:color w:val="000000"/>
                <w:szCs w:val="22"/>
              </w:rPr>
              <w:t>Invertebrate unidentified</w:t>
            </w:r>
          </w:p>
        </w:tc>
        <w:tc>
          <w:tcPr>
            <w:tcW w:w="821" w:type="dxa"/>
            <w:tcBorders>
              <w:top w:val="nil"/>
              <w:left w:val="nil"/>
              <w:bottom w:val="nil"/>
              <w:right w:val="nil"/>
            </w:tcBorders>
            <w:shd w:val="clear" w:color="auto" w:fill="auto"/>
            <w:noWrap/>
            <w:vAlign w:val="center"/>
            <w:hideMark/>
            <w:tcPrChange w:id="338" w:author="Ben.Williams" w:date="2020-10-30T14:18:00Z">
              <w:tcPr>
                <w:tcW w:w="821" w:type="dxa"/>
                <w:tcBorders>
                  <w:top w:val="nil"/>
                  <w:left w:val="nil"/>
                  <w:bottom w:val="nil"/>
                  <w:right w:val="nil"/>
                </w:tcBorders>
                <w:shd w:val="clear" w:color="auto" w:fill="auto"/>
                <w:noWrap/>
                <w:vAlign w:val="center"/>
                <w:hideMark/>
              </w:tcPr>
            </w:tcPrChange>
          </w:tcPr>
          <w:p w14:paraId="03568FA6" w14:textId="3496FAF7" w:rsidR="003F68EE" w:rsidRPr="003F68EE" w:rsidRDefault="003F68EE" w:rsidP="003F68EE">
            <w:pPr>
              <w:spacing w:after="0"/>
              <w:jc w:val="center"/>
              <w:rPr>
                <w:color w:val="000000"/>
                <w:szCs w:val="22"/>
              </w:rPr>
            </w:pPr>
            <w:r w:rsidRPr="003F68EE">
              <w:rPr>
                <w:color w:val="000000"/>
                <w:szCs w:val="22"/>
              </w:rPr>
              <w:t>Conf.</w:t>
            </w:r>
          </w:p>
        </w:tc>
        <w:tc>
          <w:tcPr>
            <w:tcW w:w="821" w:type="dxa"/>
            <w:tcBorders>
              <w:top w:val="nil"/>
              <w:left w:val="nil"/>
              <w:bottom w:val="nil"/>
              <w:right w:val="nil"/>
            </w:tcBorders>
            <w:shd w:val="clear" w:color="auto" w:fill="auto"/>
            <w:noWrap/>
            <w:vAlign w:val="center"/>
            <w:hideMark/>
            <w:tcPrChange w:id="339" w:author="Ben.Williams" w:date="2020-10-30T14:18:00Z">
              <w:tcPr>
                <w:tcW w:w="821" w:type="dxa"/>
                <w:tcBorders>
                  <w:top w:val="nil"/>
                  <w:left w:val="nil"/>
                  <w:bottom w:val="nil"/>
                  <w:right w:val="nil"/>
                </w:tcBorders>
                <w:shd w:val="clear" w:color="auto" w:fill="auto"/>
                <w:noWrap/>
                <w:vAlign w:val="center"/>
                <w:hideMark/>
              </w:tcPr>
            </w:tcPrChange>
          </w:tcPr>
          <w:p w14:paraId="2AD18369" w14:textId="267B7022" w:rsidR="003F68EE" w:rsidRPr="003F68EE" w:rsidRDefault="003F68EE" w:rsidP="003F68EE">
            <w:pPr>
              <w:spacing w:after="0"/>
              <w:jc w:val="center"/>
              <w:rPr>
                <w:color w:val="000000"/>
                <w:szCs w:val="22"/>
              </w:rPr>
            </w:pPr>
            <w:r w:rsidRPr="003F68EE">
              <w:rPr>
                <w:color w:val="000000"/>
                <w:szCs w:val="22"/>
              </w:rPr>
              <w:t>0.19</w:t>
            </w:r>
          </w:p>
        </w:tc>
        <w:tc>
          <w:tcPr>
            <w:tcW w:w="821" w:type="dxa"/>
            <w:tcBorders>
              <w:top w:val="nil"/>
              <w:left w:val="nil"/>
              <w:bottom w:val="nil"/>
              <w:right w:val="nil"/>
            </w:tcBorders>
            <w:shd w:val="clear" w:color="auto" w:fill="auto"/>
            <w:noWrap/>
            <w:vAlign w:val="center"/>
            <w:hideMark/>
            <w:tcPrChange w:id="340" w:author="Ben.Williams" w:date="2020-10-30T14:18:00Z">
              <w:tcPr>
                <w:tcW w:w="821" w:type="dxa"/>
                <w:tcBorders>
                  <w:top w:val="nil"/>
                  <w:left w:val="nil"/>
                  <w:bottom w:val="nil"/>
                  <w:right w:val="nil"/>
                </w:tcBorders>
                <w:shd w:val="clear" w:color="auto" w:fill="auto"/>
                <w:noWrap/>
                <w:vAlign w:val="center"/>
                <w:hideMark/>
              </w:tcPr>
            </w:tcPrChange>
          </w:tcPr>
          <w:p w14:paraId="42AB1E26" w14:textId="7EA7F6F1" w:rsidR="003F68EE" w:rsidRPr="003F68EE" w:rsidRDefault="003F68EE" w:rsidP="003F68EE">
            <w:pPr>
              <w:spacing w:after="0"/>
              <w:jc w:val="center"/>
              <w:rPr>
                <w:color w:val="000000"/>
                <w:szCs w:val="22"/>
              </w:rPr>
            </w:pPr>
            <w:r w:rsidRPr="003F68EE">
              <w:rPr>
                <w:color w:val="000000"/>
                <w:szCs w:val="22"/>
              </w:rPr>
              <w:t>0.09</w:t>
            </w:r>
          </w:p>
        </w:tc>
        <w:tc>
          <w:tcPr>
            <w:tcW w:w="931" w:type="dxa"/>
            <w:tcBorders>
              <w:top w:val="nil"/>
              <w:left w:val="nil"/>
              <w:bottom w:val="nil"/>
              <w:right w:val="nil"/>
            </w:tcBorders>
            <w:shd w:val="clear" w:color="auto" w:fill="auto"/>
            <w:noWrap/>
            <w:vAlign w:val="center"/>
            <w:hideMark/>
            <w:tcPrChange w:id="341" w:author="Ben.Williams" w:date="2020-10-30T14:18:00Z">
              <w:tcPr>
                <w:tcW w:w="931" w:type="dxa"/>
                <w:tcBorders>
                  <w:top w:val="nil"/>
                  <w:left w:val="nil"/>
                  <w:bottom w:val="nil"/>
                  <w:right w:val="nil"/>
                </w:tcBorders>
                <w:shd w:val="clear" w:color="auto" w:fill="auto"/>
                <w:noWrap/>
                <w:vAlign w:val="center"/>
                <w:hideMark/>
              </w:tcPr>
            </w:tcPrChange>
          </w:tcPr>
          <w:p w14:paraId="39B06AD3" w14:textId="4151FDEE" w:rsidR="003F68EE" w:rsidRPr="003F68EE" w:rsidRDefault="003F68EE" w:rsidP="003F68EE">
            <w:pPr>
              <w:spacing w:after="0"/>
              <w:jc w:val="center"/>
              <w:rPr>
                <w:color w:val="000000"/>
                <w:szCs w:val="22"/>
              </w:rPr>
            </w:pPr>
            <w:r w:rsidRPr="003F68EE">
              <w:rPr>
                <w:color w:val="000000"/>
                <w:szCs w:val="22"/>
              </w:rPr>
              <w:t>0.09</w:t>
            </w:r>
          </w:p>
        </w:tc>
        <w:tc>
          <w:tcPr>
            <w:tcW w:w="931" w:type="dxa"/>
            <w:tcBorders>
              <w:top w:val="nil"/>
              <w:left w:val="nil"/>
              <w:bottom w:val="nil"/>
              <w:right w:val="nil"/>
            </w:tcBorders>
            <w:shd w:val="clear" w:color="auto" w:fill="auto"/>
            <w:noWrap/>
            <w:vAlign w:val="center"/>
            <w:hideMark/>
            <w:tcPrChange w:id="342" w:author="Ben.Williams" w:date="2020-10-30T14:18:00Z">
              <w:tcPr>
                <w:tcW w:w="931" w:type="dxa"/>
                <w:tcBorders>
                  <w:top w:val="nil"/>
                  <w:left w:val="nil"/>
                  <w:bottom w:val="nil"/>
                  <w:right w:val="nil"/>
                </w:tcBorders>
                <w:shd w:val="clear" w:color="auto" w:fill="auto"/>
                <w:noWrap/>
                <w:vAlign w:val="center"/>
                <w:hideMark/>
              </w:tcPr>
            </w:tcPrChange>
          </w:tcPr>
          <w:p w14:paraId="3FFF0462" w14:textId="457B7D7F" w:rsidR="003F68EE" w:rsidRPr="003F68EE" w:rsidRDefault="003F68EE" w:rsidP="003F68EE">
            <w:pPr>
              <w:spacing w:after="0"/>
              <w:jc w:val="center"/>
              <w:rPr>
                <w:color w:val="000000"/>
                <w:szCs w:val="22"/>
              </w:rPr>
            </w:pPr>
            <w:r w:rsidRPr="003F68EE">
              <w:rPr>
                <w:color w:val="000000"/>
                <w:szCs w:val="22"/>
              </w:rPr>
              <w:t>0.11</w:t>
            </w:r>
          </w:p>
        </w:tc>
        <w:tc>
          <w:tcPr>
            <w:tcW w:w="821" w:type="dxa"/>
            <w:tcBorders>
              <w:top w:val="nil"/>
              <w:left w:val="nil"/>
              <w:bottom w:val="nil"/>
              <w:right w:val="nil"/>
            </w:tcBorders>
            <w:shd w:val="clear" w:color="auto" w:fill="auto"/>
            <w:noWrap/>
            <w:vAlign w:val="center"/>
            <w:hideMark/>
            <w:tcPrChange w:id="343" w:author="Ben.Williams" w:date="2020-10-30T14:18:00Z">
              <w:tcPr>
                <w:tcW w:w="821" w:type="dxa"/>
                <w:tcBorders>
                  <w:top w:val="nil"/>
                  <w:left w:val="nil"/>
                  <w:bottom w:val="nil"/>
                  <w:right w:val="nil"/>
                </w:tcBorders>
                <w:shd w:val="clear" w:color="auto" w:fill="auto"/>
                <w:noWrap/>
                <w:vAlign w:val="center"/>
                <w:hideMark/>
              </w:tcPr>
            </w:tcPrChange>
          </w:tcPr>
          <w:p w14:paraId="3557F460" w14:textId="2C09A5DD" w:rsidR="003F68EE" w:rsidRPr="003F68EE" w:rsidRDefault="003F68EE" w:rsidP="003F68EE">
            <w:pPr>
              <w:spacing w:after="0"/>
              <w:jc w:val="center"/>
              <w:rPr>
                <w:color w:val="000000"/>
                <w:szCs w:val="22"/>
              </w:rPr>
            </w:pPr>
            <w:r w:rsidRPr="003F68EE">
              <w:rPr>
                <w:color w:val="000000"/>
                <w:szCs w:val="22"/>
              </w:rPr>
              <w:t>0.07</w:t>
            </w:r>
          </w:p>
        </w:tc>
        <w:tc>
          <w:tcPr>
            <w:tcW w:w="807" w:type="dxa"/>
            <w:tcBorders>
              <w:top w:val="nil"/>
              <w:left w:val="nil"/>
              <w:bottom w:val="nil"/>
              <w:right w:val="nil"/>
            </w:tcBorders>
            <w:shd w:val="clear" w:color="auto" w:fill="auto"/>
            <w:noWrap/>
            <w:vAlign w:val="center"/>
            <w:hideMark/>
            <w:tcPrChange w:id="344" w:author="Ben.Williams" w:date="2020-10-30T14:18:00Z">
              <w:tcPr>
                <w:tcW w:w="807" w:type="dxa"/>
                <w:tcBorders>
                  <w:top w:val="nil"/>
                  <w:left w:val="nil"/>
                  <w:bottom w:val="nil"/>
                  <w:right w:val="nil"/>
                </w:tcBorders>
                <w:shd w:val="clear" w:color="auto" w:fill="auto"/>
                <w:noWrap/>
                <w:vAlign w:val="center"/>
                <w:hideMark/>
              </w:tcPr>
            </w:tcPrChange>
          </w:tcPr>
          <w:p w14:paraId="0A46D960" w14:textId="1AECC2D1" w:rsidR="003F68EE" w:rsidRPr="003F68EE" w:rsidRDefault="003F68EE" w:rsidP="003F68EE">
            <w:pPr>
              <w:spacing w:after="0"/>
              <w:jc w:val="center"/>
              <w:rPr>
                <w:color w:val="000000"/>
                <w:szCs w:val="22"/>
              </w:rPr>
            </w:pPr>
            <w:r w:rsidRPr="003F68EE">
              <w:rPr>
                <w:color w:val="000000"/>
                <w:szCs w:val="22"/>
              </w:rPr>
              <w:t>Conf.</w:t>
            </w:r>
          </w:p>
        </w:tc>
      </w:tr>
      <w:tr w:rsidR="003F68EE" w:rsidRPr="00C83B5A" w14:paraId="5F6F1AF0" w14:textId="77777777" w:rsidTr="00E777C3">
        <w:trPr>
          <w:trHeight w:val="251"/>
          <w:trPrChange w:id="345"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346" w:author="Ben.Williams" w:date="2020-10-30T14:18:00Z">
              <w:tcPr>
                <w:tcW w:w="3988" w:type="dxa"/>
                <w:tcBorders>
                  <w:top w:val="nil"/>
                  <w:left w:val="nil"/>
                  <w:bottom w:val="nil"/>
                  <w:right w:val="nil"/>
                </w:tcBorders>
                <w:shd w:val="clear" w:color="auto" w:fill="auto"/>
                <w:noWrap/>
                <w:vAlign w:val="center"/>
                <w:hideMark/>
              </w:tcPr>
            </w:tcPrChange>
          </w:tcPr>
          <w:p w14:paraId="3FF68E46" w14:textId="325D886A" w:rsidR="003F68EE" w:rsidRPr="003F68EE" w:rsidRDefault="003F68EE" w:rsidP="00057D52">
            <w:pPr>
              <w:spacing w:after="0"/>
              <w:rPr>
                <w:color w:val="000000"/>
                <w:szCs w:val="22"/>
              </w:rPr>
            </w:pPr>
            <w:proofErr w:type="spellStart"/>
            <w:r w:rsidRPr="003F68EE">
              <w:rPr>
                <w:color w:val="000000"/>
                <w:szCs w:val="22"/>
              </w:rPr>
              <w:t>Lanternfishes</w:t>
            </w:r>
            <w:proofErr w:type="spellEnd"/>
            <w:r w:rsidRPr="003F68EE">
              <w:rPr>
                <w:color w:val="000000"/>
                <w:szCs w:val="22"/>
              </w:rPr>
              <w:t xml:space="preserve"> (</w:t>
            </w:r>
            <w:proofErr w:type="spellStart"/>
            <w:r w:rsidRPr="003F68EE">
              <w:rPr>
                <w:color w:val="000000"/>
                <w:szCs w:val="22"/>
              </w:rPr>
              <w:t>myctophidae</w:t>
            </w:r>
            <w:proofErr w:type="spellEnd"/>
            <w:r w:rsidRPr="003F68EE">
              <w:rPr>
                <w:color w:val="000000"/>
                <w:szCs w:val="22"/>
              </w:rPr>
              <w:t>)</w:t>
            </w:r>
          </w:p>
        </w:tc>
        <w:tc>
          <w:tcPr>
            <w:tcW w:w="821" w:type="dxa"/>
            <w:tcBorders>
              <w:top w:val="nil"/>
              <w:left w:val="nil"/>
              <w:bottom w:val="nil"/>
              <w:right w:val="nil"/>
            </w:tcBorders>
            <w:shd w:val="clear" w:color="auto" w:fill="auto"/>
            <w:noWrap/>
            <w:vAlign w:val="center"/>
            <w:hideMark/>
            <w:tcPrChange w:id="347" w:author="Ben.Williams" w:date="2020-10-30T14:18:00Z">
              <w:tcPr>
                <w:tcW w:w="821" w:type="dxa"/>
                <w:tcBorders>
                  <w:top w:val="nil"/>
                  <w:left w:val="nil"/>
                  <w:bottom w:val="nil"/>
                  <w:right w:val="nil"/>
                </w:tcBorders>
                <w:shd w:val="clear" w:color="auto" w:fill="auto"/>
                <w:noWrap/>
                <w:vAlign w:val="center"/>
                <w:hideMark/>
              </w:tcPr>
            </w:tcPrChange>
          </w:tcPr>
          <w:p w14:paraId="70BCE34D" w14:textId="494A3C01" w:rsidR="003F68EE" w:rsidRPr="003F68EE" w:rsidRDefault="003F68EE" w:rsidP="003F68EE">
            <w:pPr>
              <w:spacing w:after="0"/>
              <w:jc w:val="center"/>
              <w:rPr>
                <w:color w:val="000000"/>
                <w:szCs w:val="22"/>
              </w:rPr>
            </w:pPr>
            <w:r w:rsidRPr="003F68EE">
              <w:rPr>
                <w:color w:val="000000"/>
                <w:szCs w:val="22"/>
              </w:rPr>
              <w:t>0</w:t>
            </w:r>
          </w:p>
        </w:tc>
        <w:tc>
          <w:tcPr>
            <w:tcW w:w="821" w:type="dxa"/>
            <w:tcBorders>
              <w:top w:val="nil"/>
              <w:left w:val="nil"/>
              <w:bottom w:val="nil"/>
              <w:right w:val="nil"/>
            </w:tcBorders>
            <w:shd w:val="clear" w:color="auto" w:fill="auto"/>
            <w:noWrap/>
            <w:vAlign w:val="center"/>
            <w:hideMark/>
            <w:tcPrChange w:id="348" w:author="Ben.Williams" w:date="2020-10-30T14:18:00Z">
              <w:tcPr>
                <w:tcW w:w="821" w:type="dxa"/>
                <w:tcBorders>
                  <w:top w:val="nil"/>
                  <w:left w:val="nil"/>
                  <w:bottom w:val="nil"/>
                  <w:right w:val="nil"/>
                </w:tcBorders>
                <w:shd w:val="clear" w:color="auto" w:fill="auto"/>
                <w:noWrap/>
                <w:vAlign w:val="center"/>
                <w:hideMark/>
              </w:tcPr>
            </w:tcPrChange>
          </w:tcPr>
          <w:p w14:paraId="1968F2F1" w14:textId="7A517956" w:rsidR="003F68EE" w:rsidRPr="003F68EE" w:rsidRDefault="003F68EE" w:rsidP="003F68EE">
            <w:pPr>
              <w:spacing w:after="0"/>
              <w:jc w:val="center"/>
              <w:rPr>
                <w:color w:val="000000"/>
                <w:szCs w:val="22"/>
              </w:rPr>
            </w:pPr>
            <w:r w:rsidRPr="003F68EE">
              <w:rPr>
                <w:color w:val="000000"/>
                <w:szCs w:val="22"/>
              </w:rPr>
              <w:t>0.04</w:t>
            </w:r>
          </w:p>
        </w:tc>
        <w:tc>
          <w:tcPr>
            <w:tcW w:w="821" w:type="dxa"/>
            <w:tcBorders>
              <w:top w:val="nil"/>
              <w:left w:val="nil"/>
              <w:bottom w:val="nil"/>
              <w:right w:val="nil"/>
            </w:tcBorders>
            <w:shd w:val="clear" w:color="auto" w:fill="auto"/>
            <w:noWrap/>
            <w:vAlign w:val="center"/>
            <w:hideMark/>
            <w:tcPrChange w:id="349" w:author="Ben.Williams" w:date="2020-10-30T14:18:00Z">
              <w:tcPr>
                <w:tcW w:w="821" w:type="dxa"/>
                <w:tcBorders>
                  <w:top w:val="nil"/>
                  <w:left w:val="nil"/>
                  <w:bottom w:val="nil"/>
                  <w:right w:val="nil"/>
                </w:tcBorders>
                <w:shd w:val="clear" w:color="auto" w:fill="auto"/>
                <w:noWrap/>
                <w:vAlign w:val="center"/>
                <w:hideMark/>
              </w:tcPr>
            </w:tcPrChange>
          </w:tcPr>
          <w:p w14:paraId="6A3CC5AA" w14:textId="4067F779" w:rsidR="003F68EE" w:rsidRPr="003F68EE" w:rsidRDefault="003F68EE" w:rsidP="003F68EE">
            <w:pPr>
              <w:spacing w:after="0"/>
              <w:jc w:val="center"/>
              <w:rPr>
                <w:color w:val="000000"/>
                <w:szCs w:val="22"/>
              </w:rPr>
            </w:pPr>
            <w:r w:rsidRPr="003F68EE">
              <w:rPr>
                <w:color w:val="000000"/>
                <w:szCs w:val="22"/>
              </w:rPr>
              <w:t>Conf.</w:t>
            </w:r>
          </w:p>
        </w:tc>
        <w:tc>
          <w:tcPr>
            <w:tcW w:w="931" w:type="dxa"/>
            <w:tcBorders>
              <w:top w:val="nil"/>
              <w:left w:val="nil"/>
              <w:bottom w:val="nil"/>
              <w:right w:val="nil"/>
            </w:tcBorders>
            <w:shd w:val="clear" w:color="auto" w:fill="auto"/>
            <w:noWrap/>
            <w:vAlign w:val="center"/>
            <w:hideMark/>
            <w:tcPrChange w:id="350" w:author="Ben.Williams" w:date="2020-10-30T14:18:00Z">
              <w:tcPr>
                <w:tcW w:w="931" w:type="dxa"/>
                <w:tcBorders>
                  <w:top w:val="nil"/>
                  <w:left w:val="nil"/>
                  <w:bottom w:val="nil"/>
                  <w:right w:val="nil"/>
                </w:tcBorders>
                <w:shd w:val="clear" w:color="auto" w:fill="auto"/>
                <w:noWrap/>
                <w:vAlign w:val="center"/>
                <w:hideMark/>
              </w:tcPr>
            </w:tcPrChange>
          </w:tcPr>
          <w:p w14:paraId="3877FADA" w14:textId="2CC40999" w:rsidR="003F68EE" w:rsidRPr="003F68EE" w:rsidRDefault="003F68EE" w:rsidP="003F68EE">
            <w:pPr>
              <w:spacing w:after="0"/>
              <w:jc w:val="center"/>
              <w:rPr>
                <w:color w:val="000000"/>
                <w:szCs w:val="22"/>
              </w:rPr>
            </w:pPr>
            <w:r w:rsidRPr="003F68EE">
              <w:rPr>
                <w:color w:val="000000"/>
                <w:szCs w:val="22"/>
              </w:rPr>
              <w:t>0</w:t>
            </w:r>
          </w:p>
        </w:tc>
        <w:tc>
          <w:tcPr>
            <w:tcW w:w="931" w:type="dxa"/>
            <w:tcBorders>
              <w:top w:val="nil"/>
              <w:left w:val="nil"/>
              <w:bottom w:val="nil"/>
              <w:right w:val="nil"/>
            </w:tcBorders>
            <w:shd w:val="clear" w:color="auto" w:fill="auto"/>
            <w:noWrap/>
            <w:vAlign w:val="center"/>
            <w:hideMark/>
            <w:tcPrChange w:id="351" w:author="Ben.Williams" w:date="2020-10-30T14:18:00Z">
              <w:tcPr>
                <w:tcW w:w="931" w:type="dxa"/>
                <w:tcBorders>
                  <w:top w:val="nil"/>
                  <w:left w:val="nil"/>
                  <w:bottom w:val="nil"/>
                  <w:right w:val="nil"/>
                </w:tcBorders>
                <w:shd w:val="clear" w:color="auto" w:fill="auto"/>
                <w:noWrap/>
                <w:vAlign w:val="center"/>
                <w:hideMark/>
              </w:tcPr>
            </w:tcPrChange>
          </w:tcPr>
          <w:p w14:paraId="6DDF4CD7" w14:textId="5DA6A35F" w:rsidR="003F68EE" w:rsidRPr="003F68EE" w:rsidRDefault="003F68EE" w:rsidP="003F68EE">
            <w:pPr>
              <w:spacing w:after="0"/>
              <w:jc w:val="center"/>
              <w:rPr>
                <w:color w:val="000000"/>
                <w:szCs w:val="22"/>
              </w:rPr>
            </w:pPr>
            <w:r w:rsidRPr="003F68EE">
              <w:rPr>
                <w:color w:val="000000"/>
                <w:szCs w:val="22"/>
              </w:rPr>
              <w:t>Conf.</w:t>
            </w:r>
          </w:p>
        </w:tc>
        <w:tc>
          <w:tcPr>
            <w:tcW w:w="821" w:type="dxa"/>
            <w:tcBorders>
              <w:top w:val="nil"/>
              <w:left w:val="nil"/>
              <w:bottom w:val="nil"/>
              <w:right w:val="nil"/>
            </w:tcBorders>
            <w:shd w:val="clear" w:color="auto" w:fill="auto"/>
            <w:noWrap/>
            <w:vAlign w:val="center"/>
            <w:hideMark/>
            <w:tcPrChange w:id="352" w:author="Ben.Williams" w:date="2020-10-30T14:18:00Z">
              <w:tcPr>
                <w:tcW w:w="821" w:type="dxa"/>
                <w:tcBorders>
                  <w:top w:val="nil"/>
                  <w:left w:val="nil"/>
                  <w:bottom w:val="nil"/>
                  <w:right w:val="nil"/>
                </w:tcBorders>
                <w:shd w:val="clear" w:color="auto" w:fill="auto"/>
                <w:noWrap/>
                <w:vAlign w:val="center"/>
                <w:hideMark/>
              </w:tcPr>
            </w:tcPrChange>
          </w:tcPr>
          <w:p w14:paraId="2A93D788" w14:textId="26732F93" w:rsidR="003F68EE" w:rsidRPr="003F68EE" w:rsidRDefault="003F68EE" w:rsidP="003F68EE">
            <w:pPr>
              <w:spacing w:after="0"/>
              <w:jc w:val="center"/>
              <w:rPr>
                <w:color w:val="000000"/>
                <w:szCs w:val="22"/>
              </w:rPr>
            </w:pPr>
            <w:r w:rsidRPr="003F68EE">
              <w:rPr>
                <w:color w:val="000000"/>
                <w:szCs w:val="22"/>
              </w:rPr>
              <w:t>0.06</w:t>
            </w:r>
          </w:p>
        </w:tc>
        <w:tc>
          <w:tcPr>
            <w:tcW w:w="807" w:type="dxa"/>
            <w:tcBorders>
              <w:top w:val="nil"/>
              <w:left w:val="nil"/>
              <w:bottom w:val="nil"/>
              <w:right w:val="nil"/>
            </w:tcBorders>
            <w:shd w:val="clear" w:color="auto" w:fill="auto"/>
            <w:noWrap/>
            <w:vAlign w:val="center"/>
            <w:hideMark/>
            <w:tcPrChange w:id="353" w:author="Ben.Williams" w:date="2020-10-30T14:18:00Z">
              <w:tcPr>
                <w:tcW w:w="807" w:type="dxa"/>
                <w:tcBorders>
                  <w:top w:val="nil"/>
                  <w:left w:val="nil"/>
                  <w:bottom w:val="nil"/>
                  <w:right w:val="nil"/>
                </w:tcBorders>
                <w:shd w:val="clear" w:color="auto" w:fill="auto"/>
                <w:noWrap/>
                <w:vAlign w:val="center"/>
                <w:hideMark/>
              </w:tcPr>
            </w:tcPrChange>
          </w:tcPr>
          <w:p w14:paraId="04C046F7" w14:textId="6AD2B3AA" w:rsidR="003F68EE" w:rsidRPr="003F68EE" w:rsidRDefault="003F68EE" w:rsidP="003F68EE">
            <w:pPr>
              <w:spacing w:after="0"/>
              <w:jc w:val="center"/>
              <w:rPr>
                <w:color w:val="000000"/>
                <w:szCs w:val="22"/>
              </w:rPr>
            </w:pPr>
            <w:r w:rsidRPr="003F68EE">
              <w:rPr>
                <w:color w:val="000000"/>
                <w:szCs w:val="22"/>
              </w:rPr>
              <w:t>0.02</w:t>
            </w:r>
          </w:p>
        </w:tc>
      </w:tr>
      <w:tr w:rsidR="003F68EE" w:rsidRPr="00C83B5A" w14:paraId="7375491A" w14:textId="77777777" w:rsidTr="00E777C3">
        <w:trPr>
          <w:trHeight w:val="251"/>
          <w:trPrChange w:id="354"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355" w:author="Ben.Williams" w:date="2020-10-30T14:18:00Z">
              <w:tcPr>
                <w:tcW w:w="3988" w:type="dxa"/>
                <w:tcBorders>
                  <w:top w:val="nil"/>
                  <w:left w:val="nil"/>
                  <w:bottom w:val="nil"/>
                  <w:right w:val="nil"/>
                </w:tcBorders>
                <w:shd w:val="clear" w:color="auto" w:fill="auto"/>
                <w:noWrap/>
                <w:vAlign w:val="center"/>
                <w:hideMark/>
              </w:tcPr>
            </w:tcPrChange>
          </w:tcPr>
          <w:p w14:paraId="446965A5" w14:textId="273BC030" w:rsidR="003F68EE" w:rsidRPr="003F68EE" w:rsidRDefault="003F68EE" w:rsidP="00057D52">
            <w:pPr>
              <w:spacing w:after="0"/>
              <w:rPr>
                <w:color w:val="000000"/>
                <w:szCs w:val="22"/>
              </w:rPr>
            </w:pPr>
            <w:proofErr w:type="spellStart"/>
            <w:r w:rsidRPr="003F68EE">
              <w:rPr>
                <w:color w:val="000000"/>
                <w:szCs w:val="22"/>
              </w:rPr>
              <w:t>Misc</w:t>
            </w:r>
            <w:proofErr w:type="spellEnd"/>
            <w:r w:rsidRPr="003F68EE">
              <w:rPr>
                <w:color w:val="000000"/>
                <w:szCs w:val="22"/>
              </w:rPr>
              <w:t xml:space="preserve"> crabs</w:t>
            </w:r>
          </w:p>
        </w:tc>
        <w:tc>
          <w:tcPr>
            <w:tcW w:w="821" w:type="dxa"/>
            <w:tcBorders>
              <w:top w:val="nil"/>
              <w:left w:val="nil"/>
              <w:bottom w:val="nil"/>
              <w:right w:val="nil"/>
            </w:tcBorders>
            <w:shd w:val="clear" w:color="auto" w:fill="auto"/>
            <w:noWrap/>
            <w:vAlign w:val="center"/>
            <w:hideMark/>
            <w:tcPrChange w:id="356" w:author="Ben.Williams" w:date="2020-10-30T14:18:00Z">
              <w:tcPr>
                <w:tcW w:w="821" w:type="dxa"/>
                <w:tcBorders>
                  <w:top w:val="nil"/>
                  <w:left w:val="nil"/>
                  <w:bottom w:val="nil"/>
                  <w:right w:val="nil"/>
                </w:tcBorders>
                <w:shd w:val="clear" w:color="auto" w:fill="auto"/>
                <w:noWrap/>
                <w:vAlign w:val="center"/>
                <w:hideMark/>
              </w:tcPr>
            </w:tcPrChange>
          </w:tcPr>
          <w:p w14:paraId="1A6D3978" w14:textId="11EDFF89" w:rsidR="003F68EE" w:rsidRPr="003F68EE" w:rsidRDefault="003F68EE" w:rsidP="003F68EE">
            <w:pPr>
              <w:spacing w:after="0"/>
              <w:jc w:val="center"/>
              <w:rPr>
                <w:color w:val="000000"/>
                <w:szCs w:val="22"/>
              </w:rPr>
            </w:pPr>
            <w:r w:rsidRPr="003F68EE">
              <w:rPr>
                <w:color w:val="000000"/>
                <w:szCs w:val="22"/>
              </w:rPr>
              <w:t>0.08</w:t>
            </w:r>
          </w:p>
        </w:tc>
        <w:tc>
          <w:tcPr>
            <w:tcW w:w="821" w:type="dxa"/>
            <w:tcBorders>
              <w:top w:val="nil"/>
              <w:left w:val="nil"/>
              <w:bottom w:val="nil"/>
              <w:right w:val="nil"/>
            </w:tcBorders>
            <w:shd w:val="clear" w:color="auto" w:fill="auto"/>
            <w:noWrap/>
            <w:vAlign w:val="center"/>
            <w:hideMark/>
            <w:tcPrChange w:id="357" w:author="Ben.Williams" w:date="2020-10-30T14:18:00Z">
              <w:tcPr>
                <w:tcW w:w="821" w:type="dxa"/>
                <w:tcBorders>
                  <w:top w:val="nil"/>
                  <w:left w:val="nil"/>
                  <w:bottom w:val="nil"/>
                  <w:right w:val="nil"/>
                </w:tcBorders>
                <w:shd w:val="clear" w:color="auto" w:fill="auto"/>
                <w:noWrap/>
                <w:vAlign w:val="center"/>
                <w:hideMark/>
              </w:tcPr>
            </w:tcPrChange>
          </w:tcPr>
          <w:p w14:paraId="6B4271DB" w14:textId="6DA95877" w:rsidR="003F68EE" w:rsidRPr="003F68EE" w:rsidRDefault="003F68EE" w:rsidP="003F68EE">
            <w:pPr>
              <w:spacing w:after="0"/>
              <w:jc w:val="center"/>
              <w:rPr>
                <w:color w:val="000000"/>
                <w:szCs w:val="22"/>
              </w:rPr>
            </w:pPr>
            <w:r w:rsidRPr="003F68EE">
              <w:rPr>
                <w:color w:val="000000"/>
                <w:szCs w:val="22"/>
              </w:rPr>
              <w:t>0.16</w:t>
            </w:r>
          </w:p>
        </w:tc>
        <w:tc>
          <w:tcPr>
            <w:tcW w:w="821" w:type="dxa"/>
            <w:tcBorders>
              <w:top w:val="nil"/>
              <w:left w:val="nil"/>
              <w:bottom w:val="nil"/>
              <w:right w:val="nil"/>
            </w:tcBorders>
            <w:shd w:val="clear" w:color="auto" w:fill="auto"/>
            <w:noWrap/>
            <w:vAlign w:val="center"/>
            <w:hideMark/>
            <w:tcPrChange w:id="358" w:author="Ben.Williams" w:date="2020-10-30T14:18:00Z">
              <w:tcPr>
                <w:tcW w:w="821" w:type="dxa"/>
                <w:tcBorders>
                  <w:top w:val="nil"/>
                  <w:left w:val="nil"/>
                  <w:bottom w:val="nil"/>
                  <w:right w:val="nil"/>
                </w:tcBorders>
                <w:shd w:val="clear" w:color="auto" w:fill="auto"/>
                <w:noWrap/>
                <w:vAlign w:val="center"/>
                <w:hideMark/>
              </w:tcPr>
            </w:tcPrChange>
          </w:tcPr>
          <w:p w14:paraId="6F16C06A" w14:textId="4C4821D6" w:rsidR="003F68EE" w:rsidRPr="003F68EE" w:rsidRDefault="003F68EE" w:rsidP="003F68EE">
            <w:pPr>
              <w:spacing w:after="0"/>
              <w:jc w:val="center"/>
              <w:rPr>
                <w:color w:val="000000"/>
                <w:szCs w:val="22"/>
              </w:rPr>
            </w:pPr>
            <w:r w:rsidRPr="003F68EE">
              <w:rPr>
                <w:color w:val="000000"/>
                <w:szCs w:val="22"/>
              </w:rPr>
              <w:t>0.35</w:t>
            </w:r>
          </w:p>
        </w:tc>
        <w:tc>
          <w:tcPr>
            <w:tcW w:w="931" w:type="dxa"/>
            <w:tcBorders>
              <w:top w:val="nil"/>
              <w:left w:val="nil"/>
              <w:bottom w:val="nil"/>
              <w:right w:val="nil"/>
            </w:tcBorders>
            <w:shd w:val="clear" w:color="auto" w:fill="auto"/>
            <w:noWrap/>
            <w:vAlign w:val="center"/>
            <w:hideMark/>
            <w:tcPrChange w:id="359" w:author="Ben.Williams" w:date="2020-10-30T14:18:00Z">
              <w:tcPr>
                <w:tcW w:w="931" w:type="dxa"/>
                <w:tcBorders>
                  <w:top w:val="nil"/>
                  <w:left w:val="nil"/>
                  <w:bottom w:val="nil"/>
                  <w:right w:val="nil"/>
                </w:tcBorders>
                <w:shd w:val="clear" w:color="auto" w:fill="auto"/>
                <w:noWrap/>
                <w:vAlign w:val="center"/>
                <w:hideMark/>
              </w:tcPr>
            </w:tcPrChange>
          </w:tcPr>
          <w:p w14:paraId="56E0850A" w14:textId="69528DEE" w:rsidR="003F68EE" w:rsidRPr="003F68EE" w:rsidRDefault="003F68EE" w:rsidP="003F68EE">
            <w:pPr>
              <w:spacing w:after="0"/>
              <w:jc w:val="center"/>
              <w:rPr>
                <w:color w:val="000000"/>
                <w:szCs w:val="22"/>
              </w:rPr>
            </w:pPr>
            <w:r w:rsidRPr="003F68EE">
              <w:rPr>
                <w:color w:val="000000"/>
                <w:szCs w:val="22"/>
              </w:rPr>
              <w:t>1.1</w:t>
            </w:r>
          </w:p>
        </w:tc>
        <w:tc>
          <w:tcPr>
            <w:tcW w:w="931" w:type="dxa"/>
            <w:tcBorders>
              <w:top w:val="nil"/>
              <w:left w:val="nil"/>
              <w:bottom w:val="nil"/>
              <w:right w:val="nil"/>
            </w:tcBorders>
            <w:shd w:val="clear" w:color="auto" w:fill="auto"/>
            <w:noWrap/>
            <w:vAlign w:val="center"/>
            <w:hideMark/>
            <w:tcPrChange w:id="360" w:author="Ben.Williams" w:date="2020-10-30T14:18:00Z">
              <w:tcPr>
                <w:tcW w:w="931" w:type="dxa"/>
                <w:tcBorders>
                  <w:top w:val="nil"/>
                  <w:left w:val="nil"/>
                  <w:bottom w:val="nil"/>
                  <w:right w:val="nil"/>
                </w:tcBorders>
                <w:shd w:val="clear" w:color="auto" w:fill="auto"/>
                <w:noWrap/>
                <w:vAlign w:val="center"/>
                <w:hideMark/>
              </w:tcPr>
            </w:tcPrChange>
          </w:tcPr>
          <w:p w14:paraId="7E5CA513" w14:textId="06C6DE50" w:rsidR="003F68EE" w:rsidRPr="003F68EE" w:rsidRDefault="003F68EE" w:rsidP="003F68EE">
            <w:pPr>
              <w:spacing w:after="0"/>
              <w:jc w:val="center"/>
              <w:rPr>
                <w:color w:val="000000"/>
                <w:szCs w:val="22"/>
              </w:rPr>
            </w:pPr>
            <w:r w:rsidRPr="003F68EE">
              <w:rPr>
                <w:color w:val="000000"/>
                <w:szCs w:val="22"/>
              </w:rPr>
              <w:t>0.38</w:t>
            </w:r>
          </w:p>
        </w:tc>
        <w:tc>
          <w:tcPr>
            <w:tcW w:w="821" w:type="dxa"/>
            <w:tcBorders>
              <w:top w:val="nil"/>
              <w:left w:val="nil"/>
              <w:bottom w:val="nil"/>
              <w:right w:val="nil"/>
            </w:tcBorders>
            <w:shd w:val="clear" w:color="auto" w:fill="auto"/>
            <w:noWrap/>
            <w:vAlign w:val="center"/>
            <w:hideMark/>
            <w:tcPrChange w:id="361" w:author="Ben.Williams" w:date="2020-10-30T14:18:00Z">
              <w:tcPr>
                <w:tcW w:w="821" w:type="dxa"/>
                <w:tcBorders>
                  <w:top w:val="nil"/>
                  <w:left w:val="nil"/>
                  <w:bottom w:val="nil"/>
                  <w:right w:val="nil"/>
                </w:tcBorders>
                <w:shd w:val="clear" w:color="auto" w:fill="auto"/>
                <w:noWrap/>
                <w:vAlign w:val="center"/>
                <w:hideMark/>
              </w:tcPr>
            </w:tcPrChange>
          </w:tcPr>
          <w:p w14:paraId="4335BEF1" w14:textId="61AE700A" w:rsidR="003F68EE" w:rsidRPr="003F68EE" w:rsidRDefault="003F68EE" w:rsidP="003F68EE">
            <w:pPr>
              <w:spacing w:after="0"/>
              <w:jc w:val="center"/>
              <w:rPr>
                <w:color w:val="000000"/>
                <w:szCs w:val="22"/>
              </w:rPr>
            </w:pPr>
            <w:r w:rsidRPr="003F68EE">
              <w:rPr>
                <w:color w:val="000000"/>
                <w:szCs w:val="22"/>
              </w:rPr>
              <w:t>0.14</w:t>
            </w:r>
          </w:p>
        </w:tc>
        <w:tc>
          <w:tcPr>
            <w:tcW w:w="807" w:type="dxa"/>
            <w:tcBorders>
              <w:top w:val="nil"/>
              <w:left w:val="nil"/>
              <w:bottom w:val="nil"/>
              <w:right w:val="nil"/>
            </w:tcBorders>
            <w:shd w:val="clear" w:color="auto" w:fill="auto"/>
            <w:noWrap/>
            <w:vAlign w:val="center"/>
            <w:hideMark/>
            <w:tcPrChange w:id="362" w:author="Ben.Williams" w:date="2020-10-30T14:18:00Z">
              <w:tcPr>
                <w:tcW w:w="807" w:type="dxa"/>
                <w:tcBorders>
                  <w:top w:val="nil"/>
                  <w:left w:val="nil"/>
                  <w:bottom w:val="nil"/>
                  <w:right w:val="nil"/>
                </w:tcBorders>
                <w:shd w:val="clear" w:color="auto" w:fill="auto"/>
                <w:noWrap/>
                <w:vAlign w:val="center"/>
                <w:hideMark/>
              </w:tcPr>
            </w:tcPrChange>
          </w:tcPr>
          <w:p w14:paraId="7FEAF2E5" w14:textId="1BF78FB5" w:rsidR="003F68EE" w:rsidRPr="003F68EE" w:rsidRDefault="003F68EE" w:rsidP="003F68EE">
            <w:pPr>
              <w:spacing w:after="0"/>
              <w:jc w:val="center"/>
              <w:rPr>
                <w:color w:val="000000"/>
                <w:szCs w:val="22"/>
              </w:rPr>
            </w:pPr>
            <w:r w:rsidRPr="003F68EE">
              <w:rPr>
                <w:color w:val="000000"/>
                <w:szCs w:val="22"/>
              </w:rPr>
              <w:t>0.09</w:t>
            </w:r>
          </w:p>
        </w:tc>
      </w:tr>
      <w:tr w:rsidR="003F68EE" w:rsidRPr="00C83B5A" w14:paraId="58B4B0AA" w14:textId="77777777" w:rsidTr="00E777C3">
        <w:trPr>
          <w:trHeight w:val="251"/>
          <w:trPrChange w:id="363"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364" w:author="Ben.Williams" w:date="2020-10-30T14:18:00Z">
              <w:tcPr>
                <w:tcW w:w="3988" w:type="dxa"/>
                <w:tcBorders>
                  <w:top w:val="nil"/>
                  <w:left w:val="nil"/>
                  <w:bottom w:val="nil"/>
                  <w:right w:val="nil"/>
                </w:tcBorders>
                <w:shd w:val="clear" w:color="auto" w:fill="auto"/>
                <w:noWrap/>
                <w:vAlign w:val="center"/>
                <w:hideMark/>
              </w:tcPr>
            </w:tcPrChange>
          </w:tcPr>
          <w:p w14:paraId="75826BD8" w14:textId="502470D3" w:rsidR="003F68EE" w:rsidRPr="003F68EE" w:rsidRDefault="003F68EE" w:rsidP="00057D52">
            <w:pPr>
              <w:spacing w:after="0"/>
              <w:rPr>
                <w:color w:val="000000"/>
                <w:szCs w:val="22"/>
              </w:rPr>
            </w:pPr>
            <w:proofErr w:type="spellStart"/>
            <w:r w:rsidRPr="003F68EE">
              <w:rPr>
                <w:color w:val="000000"/>
                <w:szCs w:val="22"/>
              </w:rPr>
              <w:t>Misc</w:t>
            </w:r>
            <w:proofErr w:type="spellEnd"/>
            <w:r w:rsidRPr="003F68EE">
              <w:rPr>
                <w:color w:val="000000"/>
                <w:szCs w:val="22"/>
              </w:rPr>
              <w:t xml:space="preserve"> crustaceans</w:t>
            </w:r>
          </w:p>
        </w:tc>
        <w:tc>
          <w:tcPr>
            <w:tcW w:w="821" w:type="dxa"/>
            <w:tcBorders>
              <w:top w:val="nil"/>
              <w:left w:val="nil"/>
              <w:bottom w:val="nil"/>
              <w:right w:val="nil"/>
            </w:tcBorders>
            <w:shd w:val="clear" w:color="auto" w:fill="auto"/>
            <w:noWrap/>
            <w:vAlign w:val="center"/>
            <w:hideMark/>
            <w:tcPrChange w:id="365" w:author="Ben.Williams" w:date="2020-10-30T14:18:00Z">
              <w:tcPr>
                <w:tcW w:w="821" w:type="dxa"/>
                <w:tcBorders>
                  <w:top w:val="nil"/>
                  <w:left w:val="nil"/>
                  <w:bottom w:val="nil"/>
                  <w:right w:val="nil"/>
                </w:tcBorders>
                <w:shd w:val="clear" w:color="auto" w:fill="auto"/>
                <w:noWrap/>
                <w:vAlign w:val="center"/>
                <w:hideMark/>
              </w:tcPr>
            </w:tcPrChange>
          </w:tcPr>
          <w:p w14:paraId="277031FC" w14:textId="787D05C5" w:rsidR="003F68EE" w:rsidRPr="003F68EE" w:rsidRDefault="003F68EE" w:rsidP="003F68EE">
            <w:pPr>
              <w:spacing w:after="0"/>
              <w:jc w:val="center"/>
              <w:rPr>
                <w:color w:val="000000"/>
                <w:szCs w:val="22"/>
              </w:rPr>
            </w:pPr>
            <w:r w:rsidRPr="003F68EE">
              <w:rPr>
                <w:color w:val="000000"/>
                <w:szCs w:val="22"/>
              </w:rPr>
              <w:t>Conf.</w:t>
            </w:r>
          </w:p>
        </w:tc>
        <w:tc>
          <w:tcPr>
            <w:tcW w:w="821" w:type="dxa"/>
            <w:tcBorders>
              <w:top w:val="nil"/>
              <w:left w:val="nil"/>
              <w:bottom w:val="nil"/>
              <w:right w:val="nil"/>
            </w:tcBorders>
            <w:shd w:val="clear" w:color="auto" w:fill="auto"/>
            <w:noWrap/>
            <w:vAlign w:val="center"/>
            <w:hideMark/>
            <w:tcPrChange w:id="366" w:author="Ben.Williams" w:date="2020-10-30T14:18:00Z">
              <w:tcPr>
                <w:tcW w:w="821" w:type="dxa"/>
                <w:tcBorders>
                  <w:top w:val="nil"/>
                  <w:left w:val="nil"/>
                  <w:bottom w:val="nil"/>
                  <w:right w:val="nil"/>
                </w:tcBorders>
                <w:shd w:val="clear" w:color="auto" w:fill="auto"/>
                <w:noWrap/>
                <w:vAlign w:val="center"/>
                <w:hideMark/>
              </w:tcPr>
            </w:tcPrChange>
          </w:tcPr>
          <w:p w14:paraId="163A5569" w14:textId="6C7F2683" w:rsidR="003F68EE" w:rsidRPr="003F68EE" w:rsidRDefault="003F68EE" w:rsidP="003F68EE">
            <w:pPr>
              <w:spacing w:after="0"/>
              <w:jc w:val="center"/>
              <w:rPr>
                <w:color w:val="000000"/>
                <w:szCs w:val="22"/>
              </w:rPr>
            </w:pPr>
            <w:r w:rsidRPr="003F68EE">
              <w:rPr>
                <w:color w:val="000000"/>
                <w:szCs w:val="22"/>
              </w:rPr>
              <w:t>Conf.</w:t>
            </w:r>
          </w:p>
        </w:tc>
        <w:tc>
          <w:tcPr>
            <w:tcW w:w="821" w:type="dxa"/>
            <w:tcBorders>
              <w:top w:val="nil"/>
              <w:left w:val="nil"/>
              <w:bottom w:val="nil"/>
              <w:right w:val="nil"/>
            </w:tcBorders>
            <w:shd w:val="clear" w:color="auto" w:fill="auto"/>
            <w:noWrap/>
            <w:vAlign w:val="center"/>
            <w:hideMark/>
            <w:tcPrChange w:id="367" w:author="Ben.Williams" w:date="2020-10-30T14:18:00Z">
              <w:tcPr>
                <w:tcW w:w="821" w:type="dxa"/>
                <w:tcBorders>
                  <w:top w:val="nil"/>
                  <w:left w:val="nil"/>
                  <w:bottom w:val="nil"/>
                  <w:right w:val="nil"/>
                </w:tcBorders>
                <w:shd w:val="clear" w:color="auto" w:fill="auto"/>
                <w:noWrap/>
                <w:vAlign w:val="center"/>
                <w:hideMark/>
              </w:tcPr>
            </w:tcPrChange>
          </w:tcPr>
          <w:p w14:paraId="56EB4DD9" w14:textId="36CE907E" w:rsidR="003F68EE" w:rsidRPr="003F68EE" w:rsidRDefault="003F68EE" w:rsidP="003F68EE">
            <w:pPr>
              <w:spacing w:after="0"/>
              <w:jc w:val="center"/>
              <w:rPr>
                <w:color w:val="000000"/>
                <w:szCs w:val="22"/>
              </w:rPr>
            </w:pPr>
            <w:r w:rsidRPr="003F68EE">
              <w:rPr>
                <w:color w:val="000000"/>
                <w:szCs w:val="22"/>
              </w:rPr>
              <w:t>0.03</w:t>
            </w:r>
          </w:p>
        </w:tc>
        <w:tc>
          <w:tcPr>
            <w:tcW w:w="931" w:type="dxa"/>
            <w:tcBorders>
              <w:top w:val="nil"/>
              <w:left w:val="nil"/>
              <w:bottom w:val="nil"/>
              <w:right w:val="nil"/>
            </w:tcBorders>
            <w:shd w:val="clear" w:color="auto" w:fill="auto"/>
            <w:noWrap/>
            <w:vAlign w:val="center"/>
            <w:hideMark/>
            <w:tcPrChange w:id="368" w:author="Ben.Williams" w:date="2020-10-30T14:18:00Z">
              <w:tcPr>
                <w:tcW w:w="931" w:type="dxa"/>
                <w:tcBorders>
                  <w:top w:val="nil"/>
                  <w:left w:val="nil"/>
                  <w:bottom w:val="nil"/>
                  <w:right w:val="nil"/>
                </w:tcBorders>
                <w:shd w:val="clear" w:color="auto" w:fill="auto"/>
                <w:noWrap/>
                <w:vAlign w:val="center"/>
                <w:hideMark/>
              </w:tcPr>
            </w:tcPrChange>
          </w:tcPr>
          <w:p w14:paraId="1C165A39" w14:textId="24E66C75" w:rsidR="003F68EE" w:rsidRPr="003F68EE" w:rsidRDefault="003F68EE" w:rsidP="003F68EE">
            <w:pPr>
              <w:spacing w:after="0"/>
              <w:jc w:val="center"/>
              <w:rPr>
                <w:color w:val="000000"/>
                <w:szCs w:val="22"/>
              </w:rPr>
            </w:pPr>
            <w:r w:rsidRPr="003F68EE">
              <w:rPr>
                <w:color w:val="000000"/>
                <w:szCs w:val="22"/>
              </w:rPr>
              <w:t>0.01</w:t>
            </w:r>
          </w:p>
        </w:tc>
        <w:tc>
          <w:tcPr>
            <w:tcW w:w="931" w:type="dxa"/>
            <w:tcBorders>
              <w:top w:val="nil"/>
              <w:left w:val="nil"/>
              <w:bottom w:val="nil"/>
              <w:right w:val="nil"/>
            </w:tcBorders>
            <w:shd w:val="clear" w:color="auto" w:fill="auto"/>
            <w:noWrap/>
            <w:vAlign w:val="center"/>
            <w:hideMark/>
            <w:tcPrChange w:id="369" w:author="Ben.Williams" w:date="2020-10-30T14:18:00Z">
              <w:tcPr>
                <w:tcW w:w="931" w:type="dxa"/>
                <w:tcBorders>
                  <w:top w:val="nil"/>
                  <w:left w:val="nil"/>
                  <w:bottom w:val="nil"/>
                  <w:right w:val="nil"/>
                </w:tcBorders>
                <w:shd w:val="clear" w:color="auto" w:fill="auto"/>
                <w:noWrap/>
                <w:vAlign w:val="center"/>
                <w:hideMark/>
              </w:tcPr>
            </w:tcPrChange>
          </w:tcPr>
          <w:p w14:paraId="208FEEC3" w14:textId="20485F4F" w:rsidR="003F68EE" w:rsidRPr="003F68EE" w:rsidRDefault="003F68EE" w:rsidP="003F68EE">
            <w:pPr>
              <w:spacing w:after="0"/>
              <w:jc w:val="center"/>
              <w:rPr>
                <w:color w:val="000000"/>
                <w:szCs w:val="22"/>
              </w:rPr>
            </w:pPr>
            <w:r w:rsidRPr="003F68EE">
              <w:rPr>
                <w:color w:val="000000"/>
                <w:szCs w:val="22"/>
              </w:rPr>
              <w:t>Conf.</w:t>
            </w:r>
          </w:p>
        </w:tc>
        <w:tc>
          <w:tcPr>
            <w:tcW w:w="821" w:type="dxa"/>
            <w:tcBorders>
              <w:top w:val="nil"/>
              <w:left w:val="nil"/>
              <w:bottom w:val="nil"/>
              <w:right w:val="nil"/>
            </w:tcBorders>
            <w:shd w:val="clear" w:color="auto" w:fill="auto"/>
            <w:noWrap/>
            <w:vAlign w:val="center"/>
            <w:hideMark/>
            <w:tcPrChange w:id="370" w:author="Ben.Williams" w:date="2020-10-30T14:18:00Z">
              <w:tcPr>
                <w:tcW w:w="821" w:type="dxa"/>
                <w:tcBorders>
                  <w:top w:val="nil"/>
                  <w:left w:val="nil"/>
                  <w:bottom w:val="nil"/>
                  <w:right w:val="nil"/>
                </w:tcBorders>
                <w:shd w:val="clear" w:color="auto" w:fill="auto"/>
                <w:noWrap/>
                <w:vAlign w:val="center"/>
                <w:hideMark/>
              </w:tcPr>
            </w:tcPrChange>
          </w:tcPr>
          <w:p w14:paraId="4CC76F34" w14:textId="4326BE36" w:rsidR="003F68EE" w:rsidRPr="003F68EE" w:rsidRDefault="003F68EE" w:rsidP="003F68EE">
            <w:pPr>
              <w:spacing w:after="0"/>
              <w:jc w:val="center"/>
              <w:rPr>
                <w:color w:val="000000"/>
                <w:szCs w:val="22"/>
              </w:rPr>
            </w:pPr>
            <w:r w:rsidRPr="003F68EE">
              <w:rPr>
                <w:color w:val="000000"/>
                <w:szCs w:val="22"/>
              </w:rPr>
              <w:t>0.2</w:t>
            </w:r>
          </w:p>
        </w:tc>
        <w:tc>
          <w:tcPr>
            <w:tcW w:w="807" w:type="dxa"/>
            <w:tcBorders>
              <w:top w:val="nil"/>
              <w:left w:val="nil"/>
              <w:bottom w:val="nil"/>
              <w:right w:val="nil"/>
            </w:tcBorders>
            <w:shd w:val="clear" w:color="auto" w:fill="auto"/>
            <w:noWrap/>
            <w:vAlign w:val="center"/>
            <w:hideMark/>
            <w:tcPrChange w:id="371" w:author="Ben.Williams" w:date="2020-10-30T14:18:00Z">
              <w:tcPr>
                <w:tcW w:w="807" w:type="dxa"/>
                <w:tcBorders>
                  <w:top w:val="nil"/>
                  <w:left w:val="nil"/>
                  <w:bottom w:val="nil"/>
                  <w:right w:val="nil"/>
                </w:tcBorders>
                <w:shd w:val="clear" w:color="auto" w:fill="auto"/>
                <w:noWrap/>
                <w:vAlign w:val="center"/>
                <w:hideMark/>
              </w:tcPr>
            </w:tcPrChange>
          </w:tcPr>
          <w:p w14:paraId="1A01F8DB" w14:textId="25AC5899" w:rsidR="003F68EE" w:rsidRPr="003F68EE" w:rsidRDefault="003F68EE" w:rsidP="003F68EE">
            <w:pPr>
              <w:spacing w:after="0"/>
              <w:jc w:val="center"/>
              <w:rPr>
                <w:color w:val="000000"/>
                <w:szCs w:val="22"/>
              </w:rPr>
            </w:pPr>
            <w:r w:rsidRPr="003F68EE">
              <w:rPr>
                <w:color w:val="000000"/>
                <w:szCs w:val="22"/>
              </w:rPr>
              <w:t>0.07</w:t>
            </w:r>
          </w:p>
        </w:tc>
      </w:tr>
      <w:tr w:rsidR="003F68EE" w:rsidRPr="00C83B5A" w14:paraId="75A29EA0" w14:textId="77777777" w:rsidTr="00E777C3">
        <w:trPr>
          <w:trHeight w:val="251"/>
          <w:trPrChange w:id="372"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373" w:author="Ben.Williams" w:date="2020-10-30T14:18:00Z">
              <w:tcPr>
                <w:tcW w:w="3988" w:type="dxa"/>
                <w:tcBorders>
                  <w:top w:val="nil"/>
                  <w:left w:val="nil"/>
                  <w:bottom w:val="nil"/>
                  <w:right w:val="nil"/>
                </w:tcBorders>
                <w:shd w:val="clear" w:color="auto" w:fill="auto"/>
                <w:noWrap/>
                <w:vAlign w:val="center"/>
                <w:hideMark/>
              </w:tcPr>
            </w:tcPrChange>
          </w:tcPr>
          <w:p w14:paraId="26EA520F" w14:textId="3B9CB5B3" w:rsidR="003F68EE" w:rsidRPr="003F68EE" w:rsidRDefault="003F68EE" w:rsidP="00057D52">
            <w:pPr>
              <w:spacing w:after="0"/>
              <w:rPr>
                <w:color w:val="000000"/>
                <w:szCs w:val="22"/>
              </w:rPr>
            </w:pPr>
            <w:proofErr w:type="spellStart"/>
            <w:r w:rsidRPr="003F68EE">
              <w:rPr>
                <w:color w:val="000000"/>
                <w:szCs w:val="22"/>
              </w:rPr>
              <w:t>Misc</w:t>
            </w:r>
            <w:proofErr w:type="spellEnd"/>
            <w:r w:rsidRPr="003F68EE">
              <w:rPr>
                <w:color w:val="000000"/>
                <w:szCs w:val="22"/>
              </w:rPr>
              <w:t xml:space="preserve"> deep fish</w:t>
            </w:r>
          </w:p>
        </w:tc>
        <w:tc>
          <w:tcPr>
            <w:tcW w:w="821" w:type="dxa"/>
            <w:tcBorders>
              <w:top w:val="nil"/>
              <w:left w:val="nil"/>
              <w:bottom w:val="nil"/>
              <w:right w:val="nil"/>
            </w:tcBorders>
            <w:shd w:val="clear" w:color="auto" w:fill="auto"/>
            <w:noWrap/>
            <w:vAlign w:val="center"/>
            <w:hideMark/>
            <w:tcPrChange w:id="374" w:author="Ben.Williams" w:date="2020-10-30T14:18:00Z">
              <w:tcPr>
                <w:tcW w:w="821" w:type="dxa"/>
                <w:tcBorders>
                  <w:top w:val="nil"/>
                  <w:left w:val="nil"/>
                  <w:bottom w:val="nil"/>
                  <w:right w:val="nil"/>
                </w:tcBorders>
                <w:shd w:val="clear" w:color="auto" w:fill="auto"/>
                <w:noWrap/>
                <w:vAlign w:val="center"/>
                <w:hideMark/>
              </w:tcPr>
            </w:tcPrChange>
          </w:tcPr>
          <w:p w14:paraId="065ADD4C" w14:textId="6307BAA5" w:rsidR="003F68EE" w:rsidRPr="003F68EE" w:rsidRDefault="003F68EE" w:rsidP="003F68EE">
            <w:pPr>
              <w:spacing w:after="0"/>
              <w:jc w:val="center"/>
              <w:rPr>
                <w:color w:val="000000"/>
                <w:szCs w:val="22"/>
              </w:rPr>
            </w:pPr>
            <w:r w:rsidRPr="003F68EE">
              <w:rPr>
                <w:color w:val="000000"/>
                <w:szCs w:val="22"/>
              </w:rPr>
              <w:t>0</w:t>
            </w:r>
          </w:p>
        </w:tc>
        <w:tc>
          <w:tcPr>
            <w:tcW w:w="821" w:type="dxa"/>
            <w:tcBorders>
              <w:top w:val="nil"/>
              <w:left w:val="nil"/>
              <w:bottom w:val="nil"/>
              <w:right w:val="nil"/>
            </w:tcBorders>
            <w:shd w:val="clear" w:color="auto" w:fill="auto"/>
            <w:noWrap/>
            <w:vAlign w:val="center"/>
            <w:hideMark/>
            <w:tcPrChange w:id="375" w:author="Ben.Williams" w:date="2020-10-30T14:18:00Z">
              <w:tcPr>
                <w:tcW w:w="821" w:type="dxa"/>
                <w:tcBorders>
                  <w:top w:val="nil"/>
                  <w:left w:val="nil"/>
                  <w:bottom w:val="nil"/>
                  <w:right w:val="nil"/>
                </w:tcBorders>
                <w:shd w:val="clear" w:color="auto" w:fill="auto"/>
                <w:noWrap/>
                <w:vAlign w:val="center"/>
                <w:hideMark/>
              </w:tcPr>
            </w:tcPrChange>
          </w:tcPr>
          <w:p w14:paraId="66E869E6" w14:textId="46E0DD02" w:rsidR="003F68EE" w:rsidRPr="003F68EE" w:rsidRDefault="003F68EE" w:rsidP="003F68EE">
            <w:pPr>
              <w:spacing w:after="0"/>
              <w:jc w:val="center"/>
              <w:rPr>
                <w:color w:val="000000"/>
                <w:szCs w:val="22"/>
              </w:rPr>
            </w:pPr>
            <w:r w:rsidRPr="003F68EE">
              <w:rPr>
                <w:color w:val="000000"/>
                <w:szCs w:val="22"/>
              </w:rPr>
              <w:t>0</w:t>
            </w:r>
          </w:p>
        </w:tc>
        <w:tc>
          <w:tcPr>
            <w:tcW w:w="821" w:type="dxa"/>
            <w:tcBorders>
              <w:top w:val="nil"/>
              <w:left w:val="nil"/>
              <w:bottom w:val="nil"/>
              <w:right w:val="nil"/>
            </w:tcBorders>
            <w:shd w:val="clear" w:color="auto" w:fill="auto"/>
            <w:noWrap/>
            <w:vAlign w:val="center"/>
            <w:hideMark/>
            <w:tcPrChange w:id="376" w:author="Ben.Williams" w:date="2020-10-30T14:18:00Z">
              <w:tcPr>
                <w:tcW w:w="821" w:type="dxa"/>
                <w:tcBorders>
                  <w:top w:val="nil"/>
                  <w:left w:val="nil"/>
                  <w:bottom w:val="nil"/>
                  <w:right w:val="nil"/>
                </w:tcBorders>
                <w:shd w:val="clear" w:color="auto" w:fill="auto"/>
                <w:noWrap/>
                <w:vAlign w:val="center"/>
                <w:hideMark/>
              </w:tcPr>
            </w:tcPrChange>
          </w:tcPr>
          <w:p w14:paraId="7D338CB8" w14:textId="717A25DE" w:rsidR="003F68EE" w:rsidRPr="003F68EE" w:rsidRDefault="003F68EE" w:rsidP="003F68EE">
            <w:pPr>
              <w:spacing w:after="0"/>
              <w:jc w:val="center"/>
              <w:rPr>
                <w:color w:val="000000"/>
                <w:szCs w:val="22"/>
              </w:rPr>
            </w:pPr>
            <w:r w:rsidRPr="003F68EE">
              <w:rPr>
                <w:color w:val="000000"/>
                <w:szCs w:val="22"/>
              </w:rPr>
              <w:t>Conf.</w:t>
            </w:r>
          </w:p>
        </w:tc>
        <w:tc>
          <w:tcPr>
            <w:tcW w:w="931" w:type="dxa"/>
            <w:tcBorders>
              <w:top w:val="nil"/>
              <w:left w:val="nil"/>
              <w:bottom w:val="nil"/>
              <w:right w:val="nil"/>
            </w:tcBorders>
            <w:shd w:val="clear" w:color="auto" w:fill="auto"/>
            <w:noWrap/>
            <w:vAlign w:val="center"/>
            <w:hideMark/>
            <w:tcPrChange w:id="377" w:author="Ben.Williams" w:date="2020-10-30T14:18:00Z">
              <w:tcPr>
                <w:tcW w:w="931" w:type="dxa"/>
                <w:tcBorders>
                  <w:top w:val="nil"/>
                  <w:left w:val="nil"/>
                  <w:bottom w:val="nil"/>
                  <w:right w:val="nil"/>
                </w:tcBorders>
                <w:shd w:val="clear" w:color="auto" w:fill="auto"/>
                <w:noWrap/>
                <w:vAlign w:val="center"/>
                <w:hideMark/>
              </w:tcPr>
            </w:tcPrChange>
          </w:tcPr>
          <w:p w14:paraId="3DAA6BD3" w14:textId="394C6987" w:rsidR="003F68EE" w:rsidRPr="003F68EE" w:rsidRDefault="003F68EE" w:rsidP="003F68EE">
            <w:pPr>
              <w:spacing w:after="0"/>
              <w:jc w:val="center"/>
              <w:rPr>
                <w:color w:val="000000"/>
                <w:szCs w:val="22"/>
              </w:rPr>
            </w:pPr>
            <w:r w:rsidRPr="003F68EE">
              <w:rPr>
                <w:color w:val="000000"/>
                <w:szCs w:val="22"/>
              </w:rPr>
              <w:t>Conf.</w:t>
            </w:r>
          </w:p>
        </w:tc>
        <w:tc>
          <w:tcPr>
            <w:tcW w:w="931" w:type="dxa"/>
            <w:tcBorders>
              <w:top w:val="nil"/>
              <w:left w:val="nil"/>
              <w:bottom w:val="nil"/>
              <w:right w:val="nil"/>
            </w:tcBorders>
            <w:shd w:val="clear" w:color="auto" w:fill="auto"/>
            <w:noWrap/>
            <w:vAlign w:val="center"/>
            <w:hideMark/>
            <w:tcPrChange w:id="378" w:author="Ben.Williams" w:date="2020-10-30T14:18:00Z">
              <w:tcPr>
                <w:tcW w:w="931" w:type="dxa"/>
                <w:tcBorders>
                  <w:top w:val="nil"/>
                  <w:left w:val="nil"/>
                  <w:bottom w:val="nil"/>
                  <w:right w:val="nil"/>
                </w:tcBorders>
                <w:shd w:val="clear" w:color="auto" w:fill="auto"/>
                <w:noWrap/>
                <w:vAlign w:val="center"/>
                <w:hideMark/>
              </w:tcPr>
            </w:tcPrChange>
          </w:tcPr>
          <w:p w14:paraId="4DF75697" w14:textId="1C2FEA77" w:rsidR="003F68EE" w:rsidRPr="003F68EE" w:rsidRDefault="003F68EE" w:rsidP="003F68EE">
            <w:pPr>
              <w:spacing w:after="0"/>
              <w:jc w:val="center"/>
              <w:rPr>
                <w:color w:val="000000"/>
                <w:szCs w:val="22"/>
              </w:rPr>
            </w:pPr>
            <w:r w:rsidRPr="003F68EE">
              <w:rPr>
                <w:color w:val="000000"/>
                <w:szCs w:val="22"/>
              </w:rPr>
              <w:t>0</w:t>
            </w:r>
          </w:p>
        </w:tc>
        <w:tc>
          <w:tcPr>
            <w:tcW w:w="821" w:type="dxa"/>
            <w:tcBorders>
              <w:top w:val="nil"/>
              <w:left w:val="nil"/>
              <w:bottom w:val="nil"/>
              <w:right w:val="nil"/>
            </w:tcBorders>
            <w:shd w:val="clear" w:color="auto" w:fill="auto"/>
            <w:noWrap/>
            <w:vAlign w:val="center"/>
            <w:hideMark/>
            <w:tcPrChange w:id="379" w:author="Ben.Williams" w:date="2020-10-30T14:18:00Z">
              <w:tcPr>
                <w:tcW w:w="821" w:type="dxa"/>
                <w:tcBorders>
                  <w:top w:val="nil"/>
                  <w:left w:val="nil"/>
                  <w:bottom w:val="nil"/>
                  <w:right w:val="nil"/>
                </w:tcBorders>
                <w:shd w:val="clear" w:color="auto" w:fill="auto"/>
                <w:noWrap/>
                <w:vAlign w:val="center"/>
                <w:hideMark/>
              </w:tcPr>
            </w:tcPrChange>
          </w:tcPr>
          <w:p w14:paraId="24C1D000" w14:textId="18EC2418" w:rsidR="003F68EE" w:rsidRPr="003F68EE" w:rsidRDefault="003F68EE" w:rsidP="003F68EE">
            <w:pPr>
              <w:spacing w:after="0"/>
              <w:jc w:val="center"/>
              <w:rPr>
                <w:color w:val="000000"/>
                <w:szCs w:val="22"/>
              </w:rPr>
            </w:pPr>
            <w:r w:rsidRPr="003F68EE">
              <w:rPr>
                <w:color w:val="000000"/>
                <w:szCs w:val="22"/>
              </w:rPr>
              <w:t>Conf.</w:t>
            </w:r>
          </w:p>
        </w:tc>
        <w:tc>
          <w:tcPr>
            <w:tcW w:w="807" w:type="dxa"/>
            <w:tcBorders>
              <w:top w:val="nil"/>
              <w:left w:val="nil"/>
              <w:bottom w:val="nil"/>
              <w:right w:val="nil"/>
            </w:tcBorders>
            <w:shd w:val="clear" w:color="auto" w:fill="auto"/>
            <w:noWrap/>
            <w:vAlign w:val="center"/>
            <w:hideMark/>
            <w:tcPrChange w:id="380" w:author="Ben.Williams" w:date="2020-10-30T14:18:00Z">
              <w:tcPr>
                <w:tcW w:w="807" w:type="dxa"/>
                <w:tcBorders>
                  <w:top w:val="nil"/>
                  <w:left w:val="nil"/>
                  <w:bottom w:val="nil"/>
                  <w:right w:val="nil"/>
                </w:tcBorders>
                <w:shd w:val="clear" w:color="auto" w:fill="auto"/>
                <w:noWrap/>
                <w:vAlign w:val="center"/>
                <w:hideMark/>
              </w:tcPr>
            </w:tcPrChange>
          </w:tcPr>
          <w:p w14:paraId="3A554E1E" w14:textId="2321035A" w:rsidR="003F68EE" w:rsidRPr="003F68EE" w:rsidRDefault="003F68EE" w:rsidP="003F68EE">
            <w:pPr>
              <w:spacing w:after="0"/>
              <w:jc w:val="center"/>
              <w:rPr>
                <w:color w:val="000000"/>
                <w:szCs w:val="22"/>
              </w:rPr>
            </w:pPr>
            <w:r w:rsidRPr="003F68EE">
              <w:rPr>
                <w:color w:val="000000"/>
                <w:szCs w:val="22"/>
              </w:rPr>
              <w:t>0</w:t>
            </w:r>
          </w:p>
        </w:tc>
      </w:tr>
      <w:tr w:rsidR="003F68EE" w:rsidRPr="00C83B5A" w14:paraId="03B891D4" w14:textId="77777777" w:rsidTr="00E777C3">
        <w:trPr>
          <w:trHeight w:val="251"/>
          <w:trPrChange w:id="381"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382" w:author="Ben.Williams" w:date="2020-10-30T14:18:00Z">
              <w:tcPr>
                <w:tcW w:w="3988" w:type="dxa"/>
                <w:tcBorders>
                  <w:top w:val="nil"/>
                  <w:left w:val="nil"/>
                  <w:bottom w:val="nil"/>
                  <w:right w:val="nil"/>
                </w:tcBorders>
                <w:shd w:val="clear" w:color="auto" w:fill="auto"/>
                <w:noWrap/>
                <w:vAlign w:val="center"/>
                <w:hideMark/>
              </w:tcPr>
            </w:tcPrChange>
          </w:tcPr>
          <w:p w14:paraId="7AAC5622" w14:textId="080CF255" w:rsidR="003F68EE" w:rsidRPr="003F68EE" w:rsidRDefault="003F68EE" w:rsidP="00057D52">
            <w:pPr>
              <w:spacing w:after="0"/>
              <w:rPr>
                <w:color w:val="000000"/>
                <w:szCs w:val="22"/>
              </w:rPr>
            </w:pPr>
            <w:proofErr w:type="spellStart"/>
            <w:r w:rsidRPr="003F68EE">
              <w:rPr>
                <w:color w:val="000000"/>
                <w:szCs w:val="22"/>
              </w:rPr>
              <w:t>Misc</w:t>
            </w:r>
            <w:proofErr w:type="spellEnd"/>
            <w:r w:rsidRPr="003F68EE">
              <w:rPr>
                <w:color w:val="000000"/>
                <w:szCs w:val="22"/>
              </w:rPr>
              <w:t xml:space="preserve"> fish</w:t>
            </w:r>
          </w:p>
        </w:tc>
        <w:tc>
          <w:tcPr>
            <w:tcW w:w="821" w:type="dxa"/>
            <w:tcBorders>
              <w:top w:val="nil"/>
              <w:left w:val="nil"/>
              <w:bottom w:val="nil"/>
              <w:right w:val="nil"/>
            </w:tcBorders>
            <w:shd w:val="clear" w:color="auto" w:fill="auto"/>
            <w:noWrap/>
            <w:vAlign w:val="center"/>
            <w:hideMark/>
            <w:tcPrChange w:id="383" w:author="Ben.Williams" w:date="2020-10-30T14:18:00Z">
              <w:tcPr>
                <w:tcW w:w="821" w:type="dxa"/>
                <w:tcBorders>
                  <w:top w:val="nil"/>
                  <w:left w:val="nil"/>
                  <w:bottom w:val="nil"/>
                  <w:right w:val="nil"/>
                </w:tcBorders>
                <w:shd w:val="clear" w:color="auto" w:fill="auto"/>
                <w:noWrap/>
                <w:vAlign w:val="center"/>
                <w:hideMark/>
              </w:tcPr>
            </w:tcPrChange>
          </w:tcPr>
          <w:p w14:paraId="407159DA" w14:textId="291CA31C" w:rsidR="003F68EE" w:rsidRPr="003F68EE" w:rsidRDefault="003F68EE" w:rsidP="003F68EE">
            <w:pPr>
              <w:spacing w:after="0"/>
              <w:jc w:val="center"/>
              <w:rPr>
                <w:color w:val="000000"/>
                <w:szCs w:val="22"/>
              </w:rPr>
            </w:pPr>
            <w:r w:rsidRPr="003F68EE">
              <w:rPr>
                <w:color w:val="000000"/>
                <w:szCs w:val="22"/>
              </w:rPr>
              <w:t>124.6</w:t>
            </w:r>
          </w:p>
        </w:tc>
        <w:tc>
          <w:tcPr>
            <w:tcW w:w="821" w:type="dxa"/>
            <w:tcBorders>
              <w:top w:val="nil"/>
              <w:left w:val="nil"/>
              <w:bottom w:val="nil"/>
              <w:right w:val="nil"/>
            </w:tcBorders>
            <w:shd w:val="clear" w:color="auto" w:fill="auto"/>
            <w:noWrap/>
            <w:vAlign w:val="center"/>
            <w:hideMark/>
            <w:tcPrChange w:id="384" w:author="Ben.Williams" w:date="2020-10-30T14:18:00Z">
              <w:tcPr>
                <w:tcW w:w="821" w:type="dxa"/>
                <w:tcBorders>
                  <w:top w:val="nil"/>
                  <w:left w:val="nil"/>
                  <w:bottom w:val="nil"/>
                  <w:right w:val="nil"/>
                </w:tcBorders>
                <w:shd w:val="clear" w:color="auto" w:fill="auto"/>
                <w:noWrap/>
                <w:vAlign w:val="center"/>
                <w:hideMark/>
              </w:tcPr>
            </w:tcPrChange>
          </w:tcPr>
          <w:p w14:paraId="5790D1A4" w14:textId="00C29CCD" w:rsidR="003F68EE" w:rsidRPr="003F68EE" w:rsidRDefault="003F68EE" w:rsidP="003F68EE">
            <w:pPr>
              <w:spacing w:after="0"/>
              <w:jc w:val="center"/>
              <w:rPr>
                <w:color w:val="000000"/>
                <w:szCs w:val="22"/>
              </w:rPr>
            </w:pPr>
            <w:r w:rsidRPr="003F68EE">
              <w:rPr>
                <w:color w:val="000000"/>
                <w:szCs w:val="22"/>
              </w:rPr>
              <w:t>143.5</w:t>
            </w:r>
          </w:p>
        </w:tc>
        <w:tc>
          <w:tcPr>
            <w:tcW w:w="821" w:type="dxa"/>
            <w:tcBorders>
              <w:top w:val="nil"/>
              <w:left w:val="nil"/>
              <w:bottom w:val="nil"/>
              <w:right w:val="nil"/>
            </w:tcBorders>
            <w:shd w:val="clear" w:color="auto" w:fill="auto"/>
            <w:noWrap/>
            <w:vAlign w:val="center"/>
            <w:hideMark/>
            <w:tcPrChange w:id="385" w:author="Ben.Williams" w:date="2020-10-30T14:18:00Z">
              <w:tcPr>
                <w:tcW w:w="821" w:type="dxa"/>
                <w:tcBorders>
                  <w:top w:val="nil"/>
                  <w:left w:val="nil"/>
                  <w:bottom w:val="nil"/>
                  <w:right w:val="nil"/>
                </w:tcBorders>
                <w:shd w:val="clear" w:color="auto" w:fill="auto"/>
                <w:noWrap/>
                <w:vAlign w:val="center"/>
                <w:hideMark/>
              </w:tcPr>
            </w:tcPrChange>
          </w:tcPr>
          <w:p w14:paraId="69C76B6C" w14:textId="14F1610A" w:rsidR="003F68EE" w:rsidRPr="003F68EE" w:rsidRDefault="003F68EE" w:rsidP="003F68EE">
            <w:pPr>
              <w:spacing w:after="0"/>
              <w:jc w:val="center"/>
              <w:rPr>
                <w:color w:val="000000"/>
                <w:szCs w:val="22"/>
              </w:rPr>
            </w:pPr>
            <w:r w:rsidRPr="003F68EE">
              <w:rPr>
                <w:color w:val="000000"/>
                <w:szCs w:val="22"/>
              </w:rPr>
              <w:t>101.47</w:t>
            </w:r>
          </w:p>
        </w:tc>
        <w:tc>
          <w:tcPr>
            <w:tcW w:w="931" w:type="dxa"/>
            <w:tcBorders>
              <w:top w:val="nil"/>
              <w:left w:val="nil"/>
              <w:bottom w:val="nil"/>
              <w:right w:val="nil"/>
            </w:tcBorders>
            <w:shd w:val="clear" w:color="auto" w:fill="auto"/>
            <w:noWrap/>
            <w:vAlign w:val="center"/>
            <w:hideMark/>
            <w:tcPrChange w:id="386" w:author="Ben.Williams" w:date="2020-10-30T14:18:00Z">
              <w:tcPr>
                <w:tcW w:w="931" w:type="dxa"/>
                <w:tcBorders>
                  <w:top w:val="nil"/>
                  <w:left w:val="nil"/>
                  <w:bottom w:val="nil"/>
                  <w:right w:val="nil"/>
                </w:tcBorders>
                <w:shd w:val="clear" w:color="auto" w:fill="auto"/>
                <w:noWrap/>
                <w:vAlign w:val="center"/>
                <w:hideMark/>
              </w:tcPr>
            </w:tcPrChange>
          </w:tcPr>
          <w:p w14:paraId="22710F30" w14:textId="13C1E7BF" w:rsidR="003F68EE" w:rsidRPr="003F68EE" w:rsidRDefault="003F68EE" w:rsidP="003F68EE">
            <w:pPr>
              <w:spacing w:after="0"/>
              <w:jc w:val="center"/>
              <w:rPr>
                <w:color w:val="000000"/>
                <w:szCs w:val="22"/>
              </w:rPr>
            </w:pPr>
            <w:r w:rsidRPr="003F68EE">
              <w:rPr>
                <w:color w:val="000000"/>
                <w:szCs w:val="22"/>
              </w:rPr>
              <w:t>114.69</w:t>
            </w:r>
          </w:p>
        </w:tc>
        <w:tc>
          <w:tcPr>
            <w:tcW w:w="931" w:type="dxa"/>
            <w:tcBorders>
              <w:top w:val="nil"/>
              <w:left w:val="nil"/>
              <w:bottom w:val="nil"/>
              <w:right w:val="nil"/>
            </w:tcBorders>
            <w:shd w:val="clear" w:color="auto" w:fill="auto"/>
            <w:noWrap/>
            <w:vAlign w:val="center"/>
            <w:hideMark/>
            <w:tcPrChange w:id="387" w:author="Ben.Williams" w:date="2020-10-30T14:18:00Z">
              <w:tcPr>
                <w:tcW w:w="931" w:type="dxa"/>
                <w:tcBorders>
                  <w:top w:val="nil"/>
                  <w:left w:val="nil"/>
                  <w:bottom w:val="nil"/>
                  <w:right w:val="nil"/>
                </w:tcBorders>
                <w:shd w:val="clear" w:color="auto" w:fill="auto"/>
                <w:noWrap/>
                <w:vAlign w:val="center"/>
                <w:hideMark/>
              </w:tcPr>
            </w:tcPrChange>
          </w:tcPr>
          <w:p w14:paraId="66606F10" w14:textId="2134214B" w:rsidR="003F68EE" w:rsidRPr="003F68EE" w:rsidRDefault="003F68EE" w:rsidP="003F68EE">
            <w:pPr>
              <w:spacing w:after="0"/>
              <w:jc w:val="center"/>
              <w:rPr>
                <w:color w:val="000000"/>
                <w:szCs w:val="22"/>
              </w:rPr>
            </w:pPr>
            <w:r w:rsidRPr="003F68EE">
              <w:rPr>
                <w:color w:val="000000"/>
                <w:szCs w:val="22"/>
              </w:rPr>
              <w:t>109.98</w:t>
            </w:r>
          </w:p>
        </w:tc>
        <w:tc>
          <w:tcPr>
            <w:tcW w:w="821" w:type="dxa"/>
            <w:tcBorders>
              <w:top w:val="nil"/>
              <w:left w:val="nil"/>
              <w:bottom w:val="nil"/>
              <w:right w:val="nil"/>
            </w:tcBorders>
            <w:shd w:val="clear" w:color="auto" w:fill="auto"/>
            <w:noWrap/>
            <w:vAlign w:val="center"/>
            <w:hideMark/>
            <w:tcPrChange w:id="388" w:author="Ben.Williams" w:date="2020-10-30T14:18:00Z">
              <w:tcPr>
                <w:tcW w:w="821" w:type="dxa"/>
                <w:tcBorders>
                  <w:top w:val="nil"/>
                  <w:left w:val="nil"/>
                  <w:bottom w:val="nil"/>
                  <w:right w:val="nil"/>
                </w:tcBorders>
                <w:shd w:val="clear" w:color="auto" w:fill="auto"/>
                <w:noWrap/>
                <w:vAlign w:val="center"/>
                <w:hideMark/>
              </w:tcPr>
            </w:tcPrChange>
          </w:tcPr>
          <w:p w14:paraId="1C91B5B8" w14:textId="2FAB6E06" w:rsidR="003F68EE" w:rsidRPr="003F68EE" w:rsidRDefault="003F68EE" w:rsidP="003F68EE">
            <w:pPr>
              <w:spacing w:after="0"/>
              <w:jc w:val="center"/>
              <w:rPr>
                <w:color w:val="000000"/>
                <w:szCs w:val="22"/>
              </w:rPr>
            </w:pPr>
            <w:r w:rsidRPr="003F68EE">
              <w:rPr>
                <w:color w:val="000000"/>
                <w:szCs w:val="22"/>
              </w:rPr>
              <w:t>519.97</w:t>
            </w:r>
          </w:p>
        </w:tc>
        <w:tc>
          <w:tcPr>
            <w:tcW w:w="807" w:type="dxa"/>
            <w:tcBorders>
              <w:top w:val="nil"/>
              <w:left w:val="nil"/>
              <w:bottom w:val="nil"/>
              <w:right w:val="nil"/>
            </w:tcBorders>
            <w:shd w:val="clear" w:color="auto" w:fill="auto"/>
            <w:noWrap/>
            <w:vAlign w:val="center"/>
            <w:hideMark/>
            <w:tcPrChange w:id="389" w:author="Ben.Williams" w:date="2020-10-30T14:18:00Z">
              <w:tcPr>
                <w:tcW w:w="807" w:type="dxa"/>
                <w:tcBorders>
                  <w:top w:val="nil"/>
                  <w:left w:val="nil"/>
                  <w:bottom w:val="nil"/>
                  <w:right w:val="nil"/>
                </w:tcBorders>
                <w:shd w:val="clear" w:color="auto" w:fill="auto"/>
                <w:noWrap/>
                <w:vAlign w:val="center"/>
                <w:hideMark/>
              </w:tcPr>
            </w:tcPrChange>
          </w:tcPr>
          <w:p w14:paraId="1CF525D1" w14:textId="08675A7C" w:rsidR="003F68EE" w:rsidRPr="003F68EE" w:rsidRDefault="003F68EE" w:rsidP="003F68EE">
            <w:pPr>
              <w:spacing w:after="0"/>
              <w:jc w:val="center"/>
              <w:rPr>
                <w:color w:val="000000"/>
                <w:szCs w:val="22"/>
              </w:rPr>
            </w:pPr>
            <w:r w:rsidRPr="003F68EE">
              <w:rPr>
                <w:color w:val="000000"/>
                <w:szCs w:val="22"/>
              </w:rPr>
              <w:t>84.96</w:t>
            </w:r>
          </w:p>
        </w:tc>
      </w:tr>
      <w:tr w:rsidR="003F68EE" w:rsidRPr="00C83B5A" w14:paraId="2D3528C9" w14:textId="77777777" w:rsidTr="00E777C3">
        <w:trPr>
          <w:trHeight w:val="251"/>
          <w:trPrChange w:id="390"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391" w:author="Ben.Williams" w:date="2020-10-30T14:18:00Z">
              <w:tcPr>
                <w:tcW w:w="3988" w:type="dxa"/>
                <w:tcBorders>
                  <w:top w:val="nil"/>
                  <w:left w:val="nil"/>
                  <w:bottom w:val="nil"/>
                  <w:right w:val="nil"/>
                </w:tcBorders>
                <w:shd w:val="clear" w:color="auto" w:fill="auto"/>
                <w:noWrap/>
                <w:vAlign w:val="center"/>
                <w:hideMark/>
              </w:tcPr>
            </w:tcPrChange>
          </w:tcPr>
          <w:p w14:paraId="5ABF2FC1" w14:textId="27751077" w:rsidR="003F68EE" w:rsidRPr="003F68EE" w:rsidRDefault="003F68EE" w:rsidP="00057D52">
            <w:pPr>
              <w:spacing w:after="0"/>
              <w:rPr>
                <w:color w:val="000000"/>
                <w:szCs w:val="22"/>
              </w:rPr>
            </w:pPr>
            <w:proofErr w:type="spellStart"/>
            <w:r w:rsidRPr="003F68EE">
              <w:rPr>
                <w:color w:val="000000"/>
                <w:szCs w:val="22"/>
              </w:rPr>
              <w:t>Misc</w:t>
            </w:r>
            <w:proofErr w:type="spellEnd"/>
            <w:r w:rsidRPr="003F68EE">
              <w:rPr>
                <w:color w:val="000000"/>
                <w:szCs w:val="22"/>
              </w:rPr>
              <w:t xml:space="preserve"> inverts (worms </w:t>
            </w:r>
            <w:proofErr w:type="spellStart"/>
            <w:r w:rsidRPr="003F68EE">
              <w:rPr>
                <w:color w:val="000000"/>
                <w:szCs w:val="22"/>
              </w:rPr>
              <w:t>etc</w:t>
            </w:r>
            <w:proofErr w:type="spellEnd"/>
            <w:r w:rsidRPr="003F68EE">
              <w:rPr>
                <w:color w:val="000000"/>
                <w:szCs w:val="22"/>
              </w:rPr>
              <w:t>)</w:t>
            </w:r>
          </w:p>
        </w:tc>
        <w:tc>
          <w:tcPr>
            <w:tcW w:w="821" w:type="dxa"/>
            <w:tcBorders>
              <w:top w:val="nil"/>
              <w:left w:val="nil"/>
              <w:bottom w:val="nil"/>
              <w:right w:val="nil"/>
            </w:tcBorders>
            <w:shd w:val="clear" w:color="auto" w:fill="auto"/>
            <w:noWrap/>
            <w:vAlign w:val="center"/>
            <w:hideMark/>
            <w:tcPrChange w:id="392" w:author="Ben.Williams" w:date="2020-10-30T14:18:00Z">
              <w:tcPr>
                <w:tcW w:w="821" w:type="dxa"/>
                <w:tcBorders>
                  <w:top w:val="nil"/>
                  <w:left w:val="nil"/>
                  <w:bottom w:val="nil"/>
                  <w:right w:val="nil"/>
                </w:tcBorders>
                <w:shd w:val="clear" w:color="auto" w:fill="auto"/>
                <w:noWrap/>
                <w:vAlign w:val="center"/>
                <w:hideMark/>
              </w:tcPr>
            </w:tcPrChange>
          </w:tcPr>
          <w:p w14:paraId="7397F2BA" w14:textId="57A9FA39" w:rsidR="003F68EE" w:rsidRPr="003F68EE" w:rsidRDefault="003F68EE" w:rsidP="003F68EE">
            <w:pPr>
              <w:spacing w:after="0"/>
              <w:jc w:val="center"/>
              <w:rPr>
                <w:color w:val="000000"/>
                <w:szCs w:val="22"/>
              </w:rPr>
            </w:pPr>
            <w:r w:rsidRPr="003F68EE">
              <w:rPr>
                <w:color w:val="000000"/>
                <w:szCs w:val="22"/>
              </w:rPr>
              <w:t>0</w:t>
            </w:r>
          </w:p>
        </w:tc>
        <w:tc>
          <w:tcPr>
            <w:tcW w:w="821" w:type="dxa"/>
            <w:tcBorders>
              <w:top w:val="nil"/>
              <w:left w:val="nil"/>
              <w:bottom w:val="nil"/>
              <w:right w:val="nil"/>
            </w:tcBorders>
            <w:shd w:val="clear" w:color="auto" w:fill="auto"/>
            <w:noWrap/>
            <w:vAlign w:val="center"/>
            <w:hideMark/>
            <w:tcPrChange w:id="393" w:author="Ben.Williams" w:date="2020-10-30T14:18:00Z">
              <w:tcPr>
                <w:tcW w:w="821" w:type="dxa"/>
                <w:tcBorders>
                  <w:top w:val="nil"/>
                  <w:left w:val="nil"/>
                  <w:bottom w:val="nil"/>
                  <w:right w:val="nil"/>
                </w:tcBorders>
                <w:shd w:val="clear" w:color="auto" w:fill="auto"/>
                <w:noWrap/>
                <w:vAlign w:val="center"/>
                <w:hideMark/>
              </w:tcPr>
            </w:tcPrChange>
          </w:tcPr>
          <w:p w14:paraId="2747ADD4" w14:textId="774D8473" w:rsidR="003F68EE" w:rsidRPr="003F68EE" w:rsidRDefault="003F68EE" w:rsidP="003F68EE">
            <w:pPr>
              <w:spacing w:after="0"/>
              <w:jc w:val="center"/>
              <w:rPr>
                <w:color w:val="000000"/>
                <w:szCs w:val="22"/>
              </w:rPr>
            </w:pPr>
            <w:r w:rsidRPr="003F68EE">
              <w:rPr>
                <w:color w:val="000000"/>
                <w:szCs w:val="22"/>
              </w:rPr>
              <w:t>0</w:t>
            </w:r>
          </w:p>
        </w:tc>
        <w:tc>
          <w:tcPr>
            <w:tcW w:w="821" w:type="dxa"/>
            <w:tcBorders>
              <w:top w:val="nil"/>
              <w:left w:val="nil"/>
              <w:bottom w:val="nil"/>
              <w:right w:val="nil"/>
            </w:tcBorders>
            <w:shd w:val="clear" w:color="auto" w:fill="auto"/>
            <w:noWrap/>
            <w:vAlign w:val="center"/>
            <w:hideMark/>
            <w:tcPrChange w:id="394" w:author="Ben.Williams" w:date="2020-10-30T14:18:00Z">
              <w:tcPr>
                <w:tcW w:w="821" w:type="dxa"/>
                <w:tcBorders>
                  <w:top w:val="nil"/>
                  <w:left w:val="nil"/>
                  <w:bottom w:val="nil"/>
                  <w:right w:val="nil"/>
                </w:tcBorders>
                <w:shd w:val="clear" w:color="auto" w:fill="auto"/>
                <w:noWrap/>
                <w:vAlign w:val="center"/>
                <w:hideMark/>
              </w:tcPr>
            </w:tcPrChange>
          </w:tcPr>
          <w:p w14:paraId="03E452FE" w14:textId="53E765DD" w:rsidR="003F68EE" w:rsidRPr="003F68EE" w:rsidRDefault="003F68EE" w:rsidP="003F68EE">
            <w:pPr>
              <w:spacing w:after="0"/>
              <w:jc w:val="center"/>
              <w:rPr>
                <w:color w:val="000000"/>
                <w:szCs w:val="22"/>
              </w:rPr>
            </w:pPr>
            <w:r w:rsidRPr="003F68EE">
              <w:rPr>
                <w:color w:val="000000"/>
                <w:szCs w:val="22"/>
              </w:rPr>
              <w:t>Conf.</w:t>
            </w:r>
          </w:p>
        </w:tc>
        <w:tc>
          <w:tcPr>
            <w:tcW w:w="931" w:type="dxa"/>
            <w:tcBorders>
              <w:top w:val="nil"/>
              <w:left w:val="nil"/>
              <w:bottom w:val="nil"/>
              <w:right w:val="nil"/>
            </w:tcBorders>
            <w:shd w:val="clear" w:color="auto" w:fill="auto"/>
            <w:noWrap/>
            <w:vAlign w:val="center"/>
            <w:hideMark/>
            <w:tcPrChange w:id="395" w:author="Ben.Williams" w:date="2020-10-30T14:18:00Z">
              <w:tcPr>
                <w:tcW w:w="931" w:type="dxa"/>
                <w:tcBorders>
                  <w:top w:val="nil"/>
                  <w:left w:val="nil"/>
                  <w:bottom w:val="nil"/>
                  <w:right w:val="nil"/>
                </w:tcBorders>
                <w:shd w:val="clear" w:color="auto" w:fill="auto"/>
                <w:noWrap/>
                <w:vAlign w:val="center"/>
                <w:hideMark/>
              </w:tcPr>
            </w:tcPrChange>
          </w:tcPr>
          <w:p w14:paraId="69509DDB" w14:textId="60AB6D16" w:rsidR="003F68EE" w:rsidRPr="003F68EE" w:rsidRDefault="003F68EE" w:rsidP="003F68EE">
            <w:pPr>
              <w:spacing w:after="0"/>
              <w:jc w:val="center"/>
              <w:rPr>
                <w:color w:val="000000"/>
                <w:szCs w:val="22"/>
              </w:rPr>
            </w:pPr>
            <w:r w:rsidRPr="003F68EE">
              <w:rPr>
                <w:color w:val="000000"/>
                <w:szCs w:val="22"/>
              </w:rPr>
              <w:t>0</w:t>
            </w:r>
          </w:p>
        </w:tc>
        <w:tc>
          <w:tcPr>
            <w:tcW w:w="931" w:type="dxa"/>
            <w:tcBorders>
              <w:top w:val="nil"/>
              <w:left w:val="nil"/>
              <w:bottom w:val="nil"/>
              <w:right w:val="nil"/>
            </w:tcBorders>
            <w:shd w:val="clear" w:color="auto" w:fill="auto"/>
            <w:noWrap/>
            <w:vAlign w:val="center"/>
            <w:hideMark/>
            <w:tcPrChange w:id="396" w:author="Ben.Williams" w:date="2020-10-30T14:18:00Z">
              <w:tcPr>
                <w:tcW w:w="931" w:type="dxa"/>
                <w:tcBorders>
                  <w:top w:val="nil"/>
                  <w:left w:val="nil"/>
                  <w:bottom w:val="nil"/>
                  <w:right w:val="nil"/>
                </w:tcBorders>
                <w:shd w:val="clear" w:color="auto" w:fill="auto"/>
                <w:noWrap/>
                <w:vAlign w:val="center"/>
                <w:hideMark/>
              </w:tcPr>
            </w:tcPrChange>
          </w:tcPr>
          <w:p w14:paraId="54C4D49E" w14:textId="20C1AA39" w:rsidR="003F68EE" w:rsidRPr="003F68EE" w:rsidRDefault="003F68EE" w:rsidP="003F68EE">
            <w:pPr>
              <w:spacing w:after="0"/>
              <w:jc w:val="center"/>
              <w:rPr>
                <w:color w:val="000000"/>
                <w:szCs w:val="22"/>
              </w:rPr>
            </w:pPr>
            <w:r w:rsidRPr="003F68EE">
              <w:rPr>
                <w:color w:val="000000"/>
                <w:szCs w:val="22"/>
              </w:rPr>
              <w:t>0</w:t>
            </w:r>
          </w:p>
        </w:tc>
        <w:tc>
          <w:tcPr>
            <w:tcW w:w="821" w:type="dxa"/>
            <w:tcBorders>
              <w:top w:val="nil"/>
              <w:left w:val="nil"/>
              <w:bottom w:val="nil"/>
              <w:right w:val="nil"/>
            </w:tcBorders>
            <w:shd w:val="clear" w:color="auto" w:fill="auto"/>
            <w:noWrap/>
            <w:vAlign w:val="center"/>
            <w:hideMark/>
            <w:tcPrChange w:id="397" w:author="Ben.Williams" w:date="2020-10-30T14:18:00Z">
              <w:tcPr>
                <w:tcW w:w="821" w:type="dxa"/>
                <w:tcBorders>
                  <w:top w:val="nil"/>
                  <w:left w:val="nil"/>
                  <w:bottom w:val="nil"/>
                  <w:right w:val="nil"/>
                </w:tcBorders>
                <w:shd w:val="clear" w:color="auto" w:fill="auto"/>
                <w:noWrap/>
                <w:vAlign w:val="center"/>
                <w:hideMark/>
              </w:tcPr>
            </w:tcPrChange>
          </w:tcPr>
          <w:p w14:paraId="1E1D871E" w14:textId="23A684B2" w:rsidR="003F68EE" w:rsidRPr="003F68EE" w:rsidRDefault="003F68EE" w:rsidP="003F68EE">
            <w:pPr>
              <w:spacing w:after="0"/>
              <w:jc w:val="center"/>
              <w:rPr>
                <w:color w:val="000000"/>
                <w:szCs w:val="22"/>
              </w:rPr>
            </w:pPr>
            <w:r w:rsidRPr="003F68EE">
              <w:rPr>
                <w:color w:val="000000"/>
                <w:szCs w:val="22"/>
              </w:rPr>
              <w:t>0</w:t>
            </w:r>
          </w:p>
        </w:tc>
        <w:tc>
          <w:tcPr>
            <w:tcW w:w="807" w:type="dxa"/>
            <w:tcBorders>
              <w:top w:val="nil"/>
              <w:left w:val="nil"/>
              <w:bottom w:val="nil"/>
              <w:right w:val="nil"/>
            </w:tcBorders>
            <w:shd w:val="clear" w:color="auto" w:fill="auto"/>
            <w:noWrap/>
            <w:vAlign w:val="center"/>
            <w:hideMark/>
            <w:tcPrChange w:id="398" w:author="Ben.Williams" w:date="2020-10-30T14:18:00Z">
              <w:tcPr>
                <w:tcW w:w="807" w:type="dxa"/>
                <w:tcBorders>
                  <w:top w:val="nil"/>
                  <w:left w:val="nil"/>
                  <w:bottom w:val="nil"/>
                  <w:right w:val="nil"/>
                </w:tcBorders>
                <w:shd w:val="clear" w:color="auto" w:fill="auto"/>
                <w:noWrap/>
                <w:vAlign w:val="center"/>
                <w:hideMark/>
              </w:tcPr>
            </w:tcPrChange>
          </w:tcPr>
          <w:p w14:paraId="6DD55BF1" w14:textId="39DD3A3C" w:rsidR="003F68EE" w:rsidRPr="003F68EE" w:rsidRDefault="003F68EE" w:rsidP="003F68EE">
            <w:pPr>
              <w:spacing w:after="0"/>
              <w:jc w:val="center"/>
              <w:rPr>
                <w:color w:val="000000"/>
                <w:szCs w:val="22"/>
              </w:rPr>
            </w:pPr>
            <w:r w:rsidRPr="003F68EE">
              <w:rPr>
                <w:color w:val="000000"/>
                <w:szCs w:val="22"/>
              </w:rPr>
              <w:t>Conf.</w:t>
            </w:r>
          </w:p>
        </w:tc>
      </w:tr>
      <w:tr w:rsidR="003F68EE" w:rsidRPr="00C83B5A" w14:paraId="4C7B0087" w14:textId="77777777" w:rsidTr="00E777C3">
        <w:trPr>
          <w:trHeight w:val="251"/>
          <w:trPrChange w:id="399"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400" w:author="Ben.Williams" w:date="2020-10-30T14:18:00Z">
              <w:tcPr>
                <w:tcW w:w="3988" w:type="dxa"/>
                <w:tcBorders>
                  <w:top w:val="nil"/>
                  <w:left w:val="nil"/>
                  <w:bottom w:val="nil"/>
                  <w:right w:val="nil"/>
                </w:tcBorders>
                <w:shd w:val="clear" w:color="auto" w:fill="auto"/>
                <w:noWrap/>
                <w:vAlign w:val="center"/>
                <w:hideMark/>
              </w:tcPr>
            </w:tcPrChange>
          </w:tcPr>
          <w:p w14:paraId="6B6A60C9" w14:textId="35F9411E" w:rsidR="003F68EE" w:rsidRPr="003F68EE" w:rsidRDefault="003F68EE" w:rsidP="00057D52">
            <w:pPr>
              <w:spacing w:after="0"/>
              <w:rPr>
                <w:color w:val="000000"/>
                <w:szCs w:val="22"/>
              </w:rPr>
            </w:pPr>
            <w:r w:rsidRPr="003F68EE">
              <w:rPr>
                <w:color w:val="000000"/>
                <w:szCs w:val="22"/>
              </w:rPr>
              <w:t xml:space="preserve">Other </w:t>
            </w:r>
            <w:proofErr w:type="spellStart"/>
            <w:r w:rsidRPr="003F68EE">
              <w:rPr>
                <w:color w:val="000000"/>
                <w:szCs w:val="22"/>
              </w:rPr>
              <w:t>osmerids</w:t>
            </w:r>
            <w:proofErr w:type="spellEnd"/>
          </w:p>
        </w:tc>
        <w:tc>
          <w:tcPr>
            <w:tcW w:w="821" w:type="dxa"/>
            <w:tcBorders>
              <w:top w:val="nil"/>
              <w:left w:val="nil"/>
              <w:bottom w:val="nil"/>
              <w:right w:val="nil"/>
            </w:tcBorders>
            <w:shd w:val="clear" w:color="auto" w:fill="auto"/>
            <w:noWrap/>
            <w:vAlign w:val="center"/>
            <w:hideMark/>
            <w:tcPrChange w:id="401" w:author="Ben.Williams" w:date="2020-10-30T14:18:00Z">
              <w:tcPr>
                <w:tcW w:w="821" w:type="dxa"/>
                <w:tcBorders>
                  <w:top w:val="nil"/>
                  <w:left w:val="nil"/>
                  <w:bottom w:val="nil"/>
                  <w:right w:val="nil"/>
                </w:tcBorders>
                <w:shd w:val="clear" w:color="auto" w:fill="auto"/>
                <w:noWrap/>
                <w:vAlign w:val="center"/>
                <w:hideMark/>
              </w:tcPr>
            </w:tcPrChange>
          </w:tcPr>
          <w:p w14:paraId="6B1000F1" w14:textId="63FE55F5" w:rsidR="003F68EE" w:rsidRPr="003F68EE" w:rsidRDefault="003F68EE" w:rsidP="003F68EE">
            <w:pPr>
              <w:spacing w:after="0"/>
              <w:jc w:val="center"/>
              <w:rPr>
                <w:color w:val="000000"/>
                <w:szCs w:val="22"/>
              </w:rPr>
            </w:pPr>
            <w:r w:rsidRPr="003F68EE">
              <w:rPr>
                <w:color w:val="000000"/>
                <w:szCs w:val="22"/>
              </w:rPr>
              <w:t>Conf.</w:t>
            </w:r>
          </w:p>
        </w:tc>
        <w:tc>
          <w:tcPr>
            <w:tcW w:w="821" w:type="dxa"/>
            <w:tcBorders>
              <w:top w:val="nil"/>
              <w:left w:val="nil"/>
              <w:bottom w:val="nil"/>
              <w:right w:val="nil"/>
            </w:tcBorders>
            <w:shd w:val="clear" w:color="auto" w:fill="auto"/>
            <w:noWrap/>
            <w:vAlign w:val="center"/>
            <w:hideMark/>
            <w:tcPrChange w:id="402" w:author="Ben.Williams" w:date="2020-10-30T14:18:00Z">
              <w:tcPr>
                <w:tcW w:w="821" w:type="dxa"/>
                <w:tcBorders>
                  <w:top w:val="nil"/>
                  <w:left w:val="nil"/>
                  <w:bottom w:val="nil"/>
                  <w:right w:val="nil"/>
                </w:tcBorders>
                <w:shd w:val="clear" w:color="auto" w:fill="auto"/>
                <w:noWrap/>
                <w:vAlign w:val="center"/>
                <w:hideMark/>
              </w:tcPr>
            </w:tcPrChange>
          </w:tcPr>
          <w:p w14:paraId="60011C8D" w14:textId="0C2DE40E" w:rsidR="003F68EE" w:rsidRPr="003F68EE" w:rsidRDefault="003F68EE" w:rsidP="003F68EE">
            <w:pPr>
              <w:spacing w:after="0"/>
              <w:jc w:val="center"/>
              <w:rPr>
                <w:color w:val="000000"/>
                <w:szCs w:val="22"/>
              </w:rPr>
            </w:pPr>
            <w:r w:rsidRPr="003F68EE">
              <w:rPr>
                <w:color w:val="000000"/>
                <w:szCs w:val="22"/>
              </w:rPr>
              <w:t>Conf.</w:t>
            </w:r>
          </w:p>
        </w:tc>
        <w:tc>
          <w:tcPr>
            <w:tcW w:w="821" w:type="dxa"/>
            <w:tcBorders>
              <w:top w:val="nil"/>
              <w:left w:val="nil"/>
              <w:bottom w:val="nil"/>
              <w:right w:val="nil"/>
            </w:tcBorders>
            <w:shd w:val="clear" w:color="auto" w:fill="auto"/>
            <w:noWrap/>
            <w:vAlign w:val="center"/>
            <w:hideMark/>
            <w:tcPrChange w:id="403" w:author="Ben.Williams" w:date="2020-10-30T14:18:00Z">
              <w:tcPr>
                <w:tcW w:w="821" w:type="dxa"/>
                <w:tcBorders>
                  <w:top w:val="nil"/>
                  <w:left w:val="nil"/>
                  <w:bottom w:val="nil"/>
                  <w:right w:val="nil"/>
                </w:tcBorders>
                <w:shd w:val="clear" w:color="auto" w:fill="auto"/>
                <w:noWrap/>
                <w:vAlign w:val="center"/>
                <w:hideMark/>
              </w:tcPr>
            </w:tcPrChange>
          </w:tcPr>
          <w:p w14:paraId="25B148EE" w14:textId="3000FC28" w:rsidR="003F68EE" w:rsidRPr="003F68EE" w:rsidRDefault="003F68EE" w:rsidP="003F68EE">
            <w:pPr>
              <w:spacing w:after="0"/>
              <w:jc w:val="center"/>
              <w:rPr>
                <w:color w:val="000000"/>
                <w:szCs w:val="22"/>
              </w:rPr>
            </w:pPr>
            <w:r w:rsidRPr="003F68EE">
              <w:rPr>
                <w:color w:val="000000"/>
                <w:szCs w:val="22"/>
              </w:rPr>
              <w:t>Conf.</w:t>
            </w:r>
          </w:p>
        </w:tc>
        <w:tc>
          <w:tcPr>
            <w:tcW w:w="931" w:type="dxa"/>
            <w:tcBorders>
              <w:top w:val="nil"/>
              <w:left w:val="nil"/>
              <w:bottom w:val="nil"/>
              <w:right w:val="nil"/>
            </w:tcBorders>
            <w:shd w:val="clear" w:color="auto" w:fill="auto"/>
            <w:noWrap/>
            <w:vAlign w:val="center"/>
            <w:hideMark/>
            <w:tcPrChange w:id="404" w:author="Ben.Williams" w:date="2020-10-30T14:18:00Z">
              <w:tcPr>
                <w:tcW w:w="931" w:type="dxa"/>
                <w:tcBorders>
                  <w:top w:val="nil"/>
                  <w:left w:val="nil"/>
                  <w:bottom w:val="nil"/>
                  <w:right w:val="nil"/>
                </w:tcBorders>
                <w:shd w:val="clear" w:color="auto" w:fill="auto"/>
                <w:noWrap/>
                <w:vAlign w:val="center"/>
                <w:hideMark/>
              </w:tcPr>
            </w:tcPrChange>
          </w:tcPr>
          <w:p w14:paraId="1D47A808" w14:textId="2AD2ADD3" w:rsidR="003F68EE" w:rsidRPr="003F68EE" w:rsidRDefault="003F68EE" w:rsidP="003F68EE">
            <w:pPr>
              <w:spacing w:after="0"/>
              <w:jc w:val="center"/>
              <w:rPr>
                <w:color w:val="000000"/>
                <w:szCs w:val="22"/>
              </w:rPr>
            </w:pPr>
            <w:r w:rsidRPr="003F68EE">
              <w:rPr>
                <w:color w:val="000000"/>
                <w:szCs w:val="22"/>
              </w:rPr>
              <w:t>Conf.</w:t>
            </w:r>
          </w:p>
        </w:tc>
        <w:tc>
          <w:tcPr>
            <w:tcW w:w="931" w:type="dxa"/>
            <w:tcBorders>
              <w:top w:val="nil"/>
              <w:left w:val="nil"/>
              <w:bottom w:val="nil"/>
              <w:right w:val="nil"/>
            </w:tcBorders>
            <w:shd w:val="clear" w:color="auto" w:fill="auto"/>
            <w:noWrap/>
            <w:vAlign w:val="center"/>
            <w:hideMark/>
            <w:tcPrChange w:id="405" w:author="Ben.Williams" w:date="2020-10-30T14:18:00Z">
              <w:tcPr>
                <w:tcW w:w="931" w:type="dxa"/>
                <w:tcBorders>
                  <w:top w:val="nil"/>
                  <w:left w:val="nil"/>
                  <w:bottom w:val="nil"/>
                  <w:right w:val="nil"/>
                </w:tcBorders>
                <w:shd w:val="clear" w:color="auto" w:fill="auto"/>
                <w:noWrap/>
                <w:vAlign w:val="center"/>
                <w:hideMark/>
              </w:tcPr>
            </w:tcPrChange>
          </w:tcPr>
          <w:p w14:paraId="6105FF04" w14:textId="4E403735" w:rsidR="003F68EE" w:rsidRPr="003F68EE" w:rsidRDefault="003F68EE" w:rsidP="003F68EE">
            <w:pPr>
              <w:spacing w:after="0"/>
              <w:jc w:val="center"/>
              <w:rPr>
                <w:color w:val="000000"/>
                <w:szCs w:val="22"/>
              </w:rPr>
            </w:pPr>
            <w:r w:rsidRPr="003F68EE">
              <w:rPr>
                <w:color w:val="000000"/>
                <w:szCs w:val="22"/>
              </w:rPr>
              <w:t>0</w:t>
            </w:r>
          </w:p>
        </w:tc>
        <w:tc>
          <w:tcPr>
            <w:tcW w:w="821" w:type="dxa"/>
            <w:tcBorders>
              <w:top w:val="nil"/>
              <w:left w:val="nil"/>
              <w:bottom w:val="nil"/>
              <w:right w:val="nil"/>
            </w:tcBorders>
            <w:shd w:val="clear" w:color="auto" w:fill="auto"/>
            <w:noWrap/>
            <w:vAlign w:val="center"/>
            <w:hideMark/>
            <w:tcPrChange w:id="406" w:author="Ben.Williams" w:date="2020-10-30T14:18:00Z">
              <w:tcPr>
                <w:tcW w:w="821" w:type="dxa"/>
                <w:tcBorders>
                  <w:top w:val="nil"/>
                  <w:left w:val="nil"/>
                  <w:bottom w:val="nil"/>
                  <w:right w:val="nil"/>
                </w:tcBorders>
                <w:shd w:val="clear" w:color="auto" w:fill="auto"/>
                <w:noWrap/>
                <w:vAlign w:val="center"/>
                <w:hideMark/>
              </w:tcPr>
            </w:tcPrChange>
          </w:tcPr>
          <w:p w14:paraId="3E151A90" w14:textId="6930DF1D" w:rsidR="003F68EE" w:rsidRPr="003F68EE" w:rsidRDefault="003F68EE" w:rsidP="003F68EE">
            <w:pPr>
              <w:spacing w:after="0"/>
              <w:jc w:val="center"/>
              <w:rPr>
                <w:color w:val="000000"/>
                <w:szCs w:val="22"/>
              </w:rPr>
            </w:pPr>
            <w:r w:rsidRPr="003F68EE">
              <w:rPr>
                <w:color w:val="000000"/>
                <w:szCs w:val="22"/>
              </w:rPr>
              <w:t>Conf.</w:t>
            </w:r>
          </w:p>
        </w:tc>
        <w:tc>
          <w:tcPr>
            <w:tcW w:w="807" w:type="dxa"/>
            <w:tcBorders>
              <w:top w:val="nil"/>
              <w:left w:val="nil"/>
              <w:bottom w:val="nil"/>
              <w:right w:val="nil"/>
            </w:tcBorders>
            <w:shd w:val="clear" w:color="auto" w:fill="auto"/>
            <w:noWrap/>
            <w:vAlign w:val="center"/>
            <w:hideMark/>
            <w:tcPrChange w:id="407" w:author="Ben.Williams" w:date="2020-10-30T14:18:00Z">
              <w:tcPr>
                <w:tcW w:w="807" w:type="dxa"/>
                <w:tcBorders>
                  <w:top w:val="nil"/>
                  <w:left w:val="nil"/>
                  <w:bottom w:val="nil"/>
                  <w:right w:val="nil"/>
                </w:tcBorders>
                <w:shd w:val="clear" w:color="auto" w:fill="auto"/>
                <w:noWrap/>
                <w:vAlign w:val="center"/>
                <w:hideMark/>
              </w:tcPr>
            </w:tcPrChange>
          </w:tcPr>
          <w:p w14:paraId="4AA8E58C" w14:textId="0E158F87" w:rsidR="003F68EE" w:rsidRPr="003F68EE" w:rsidRDefault="003F68EE" w:rsidP="003F68EE">
            <w:pPr>
              <w:spacing w:after="0"/>
              <w:jc w:val="center"/>
              <w:rPr>
                <w:color w:val="000000"/>
                <w:szCs w:val="22"/>
              </w:rPr>
            </w:pPr>
            <w:r w:rsidRPr="003F68EE">
              <w:rPr>
                <w:color w:val="000000"/>
                <w:szCs w:val="22"/>
              </w:rPr>
              <w:t>0.98</w:t>
            </w:r>
          </w:p>
        </w:tc>
      </w:tr>
      <w:tr w:rsidR="003F68EE" w:rsidRPr="00C83B5A" w14:paraId="47454846" w14:textId="77777777" w:rsidTr="00E777C3">
        <w:trPr>
          <w:trHeight w:val="251"/>
          <w:trPrChange w:id="408"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409" w:author="Ben.Williams" w:date="2020-10-30T14:18:00Z">
              <w:tcPr>
                <w:tcW w:w="3988" w:type="dxa"/>
                <w:tcBorders>
                  <w:top w:val="nil"/>
                  <w:left w:val="nil"/>
                  <w:bottom w:val="nil"/>
                  <w:right w:val="nil"/>
                </w:tcBorders>
                <w:shd w:val="clear" w:color="auto" w:fill="auto"/>
                <w:noWrap/>
                <w:vAlign w:val="center"/>
                <w:hideMark/>
              </w:tcPr>
            </w:tcPrChange>
          </w:tcPr>
          <w:p w14:paraId="25D01EA0" w14:textId="06416218" w:rsidR="003F68EE" w:rsidRPr="003F68EE" w:rsidRDefault="003F68EE" w:rsidP="00057D52">
            <w:pPr>
              <w:spacing w:after="0"/>
              <w:rPr>
                <w:color w:val="000000"/>
                <w:szCs w:val="22"/>
              </w:rPr>
            </w:pPr>
            <w:r w:rsidRPr="003F68EE">
              <w:rPr>
                <w:color w:val="000000"/>
                <w:szCs w:val="22"/>
              </w:rPr>
              <w:t>Pacific Hake</w:t>
            </w:r>
          </w:p>
        </w:tc>
        <w:tc>
          <w:tcPr>
            <w:tcW w:w="821" w:type="dxa"/>
            <w:tcBorders>
              <w:top w:val="nil"/>
              <w:left w:val="nil"/>
              <w:bottom w:val="nil"/>
              <w:right w:val="nil"/>
            </w:tcBorders>
            <w:shd w:val="clear" w:color="auto" w:fill="auto"/>
            <w:noWrap/>
            <w:vAlign w:val="center"/>
            <w:hideMark/>
            <w:tcPrChange w:id="410" w:author="Ben.Williams" w:date="2020-10-30T14:18:00Z">
              <w:tcPr>
                <w:tcW w:w="821" w:type="dxa"/>
                <w:tcBorders>
                  <w:top w:val="nil"/>
                  <w:left w:val="nil"/>
                  <w:bottom w:val="nil"/>
                  <w:right w:val="nil"/>
                </w:tcBorders>
                <w:shd w:val="clear" w:color="auto" w:fill="auto"/>
                <w:noWrap/>
                <w:vAlign w:val="center"/>
                <w:hideMark/>
              </w:tcPr>
            </w:tcPrChange>
          </w:tcPr>
          <w:p w14:paraId="3C33A2F6" w14:textId="25F2751E" w:rsidR="003F68EE" w:rsidRPr="003F68EE" w:rsidRDefault="003F68EE" w:rsidP="003F68EE">
            <w:pPr>
              <w:spacing w:after="0"/>
              <w:jc w:val="center"/>
              <w:rPr>
                <w:color w:val="000000"/>
                <w:szCs w:val="22"/>
              </w:rPr>
            </w:pPr>
            <w:r w:rsidRPr="003F68EE">
              <w:rPr>
                <w:color w:val="000000"/>
                <w:szCs w:val="22"/>
              </w:rPr>
              <w:t>0</w:t>
            </w:r>
          </w:p>
        </w:tc>
        <w:tc>
          <w:tcPr>
            <w:tcW w:w="821" w:type="dxa"/>
            <w:tcBorders>
              <w:top w:val="nil"/>
              <w:left w:val="nil"/>
              <w:bottom w:val="nil"/>
              <w:right w:val="nil"/>
            </w:tcBorders>
            <w:shd w:val="clear" w:color="auto" w:fill="auto"/>
            <w:noWrap/>
            <w:vAlign w:val="center"/>
            <w:hideMark/>
            <w:tcPrChange w:id="411" w:author="Ben.Williams" w:date="2020-10-30T14:18:00Z">
              <w:tcPr>
                <w:tcW w:w="821" w:type="dxa"/>
                <w:tcBorders>
                  <w:top w:val="nil"/>
                  <w:left w:val="nil"/>
                  <w:bottom w:val="nil"/>
                  <w:right w:val="nil"/>
                </w:tcBorders>
                <w:shd w:val="clear" w:color="auto" w:fill="auto"/>
                <w:noWrap/>
                <w:vAlign w:val="center"/>
                <w:hideMark/>
              </w:tcPr>
            </w:tcPrChange>
          </w:tcPr>
          <w:p w14:paraId="23FF921B" w14:textId="16626615" w:rsidR="003F68EE" w:rsidRPr="003F68EE" w:rsidRDefault="003F68EE" w:rsidP="003F68EE">
            <w:pPr>
              <w:spacing w:after="0"/>
              <w:jc w:val="center"/>
              <w:rPr>
                <w:color w:val="000000"/>
                <w:szCs w:val="22"/>
              </w:rPr>
            </w:pPr>
            <w:r w:rsidRPr="003F68EE">
              <w:rPr>
                <w:color w:val="000000"/>
                <w:szCs w:val="22"/>
              </w:rPr>
              <w:t>Conf.</w:t>
            </w:r>
          </w:p>
        </w:tc>
        <w:tc>
          <w:tcPr>
            <w:tcW w:w="821" w:type="dxa"/>
            <w:tcBorders>
              <w:top w:val="nil"/>
              <w:left w:val="nil"/>
              <w:bottom w:val="nil"/>
              <w:right w:val="nil"/>
            </w:tcBorders>
            <w:shd w:val="clear" w:color="auto" w:fill="auto"/>
            <w:noWrap/>
            <w:vAlign w:val="center"/>
            <w:hideMark/>
            <w:tcPrChange w:id="412" w:author="Ben.Williams" w:date="2020-10-30T14:18:00Z">
              <w:tcPr>
                <w:tcW w:w="821" w:type="dxa"/>
                <w:tcBorders>
                  <w:top w:val="nil"/>
                  <w:left w:val="nil"/>
                  <w:bottom w:val="nil"/>
                  <w:right w:val="nil"/>
                </w:tcBorders>
                <w:shd w:val="clear" w:color="auto" w:fill="auto"/>
                <w:noWrap/>
                <w:vAlign w:val="center"/>
                <w:hideMark/>
              </w:tcPr>
            </w:tcPrChange>
          </w:tcPr>
          <w:p w14:paraId="1E94EE60" w14:textId="1D7EBE23" w:rsidR="003F68EE" w:rsidRPr="003F68EE" w:rsidRDefault="003F68EE" w:rsidP="003F68EE">
            <w:pPr>
              <w:spacing w:after="0"/>
              <w:jc w:val="center"/>
              <w:rPr>
                <w:color w:val="000000"/>
                <w:szCs w:val="22"/>
              </w:rPr>
            </w:pPr>
            <w:r w:rsidRPr="003F68EE">
              <w:rPr>
                <w:color w:val="000000"/>
                <w:szCs w:val="22"/>
              </w:rPr>
              <w:t>Conf.</w:t>
            </w:r>
          </w:p>
        </w:tc>
        <w:tc>
          <w:tcPr>
            <w:tcW w:w="931" w:type="dxa"/>
            <w:tcBorders>
              <w:top w:val="nil"/>
              <w:left w:val="nil"/>
              <w:bottom w:val="nil"/>
              <w:right w:val="nil"/>
            </w:tcBorders>
            <w:shd w:val="clear" w:color="auto" w:fill="auto"/>
            <w:noWrap/>
            <w:vAlign w:val="center"/>
            <w:hideMark/>
            <w:tcPrChange w:id="413" w:author="Ben.Williams" w:date="2020-10-30T14:18:00Z">
              <w:tcPr>
                <w:tcW w:w="931" w:type="dxa"/>
                <w:tcBorders>
                  <w:top w:val="nil"/>
                  <w:left w:val="nil"/>
                  <w:bottom w:val="nil"/>
                  <w:right w:val="nil"/>
                </w:tcBorders>
                <w:shd w:val="clear" w:color="auto" w:fill="auto"/>
                <w:noWrap/>
                <w:vAlign w:val="center"/>
                <w:hideMark/>
              </w:tcPr>
            </w:tcPrChange>
          </w:tcPr>
          <w:p w14:paraId="5289A72D" w14:textId="1992E75A" w:rsidR="003F68EE" w:rsidRPr="003F68EE" w:rsidRDefault="003F68EE" w:rsidP="003F68EE">
            <w:pPr>
              <w:spacing w:after="0"/>
              <w:jc w:val="center"/>
              <w:rPr>
                <w:color w:val="000000"/>
                <w:szCs w:val="22"/>
              </w:rPr>
            </w:pPr>
            <w:r w:rsidRPr="003F68EE">
              <w:rPr>
                <w:color w:val="000000"/>
                <w:szCs w:val="22"/>
              </w:rPr>
              <w:t>Conf.</w:t>
            </w:r>
          </w:p>
        </w:tc>
        <w:tc>
          <w:tcPr>
            <w:tcW w:w="931" w:type="dxa"/>
            <w:tcBorders>
              <w:top w:val="nil"/>
              <w:left w:val="nil"/>
              <w:bottom w:val="nil"/>
              <w:right w:val="nil"/>
            </w:tcBorders>
            <w:shd w:val="clear" w:color="auto" w:fill="auto"/>
            <w:noWrap/>
            <w:vAlign w:val="center"/>
            <w:hideMark/>
            <w:tcPrChange w:id="414" w:author="Ben.Williams" w:date="2020-10-30T14:18:00Z">
              <w:tcPr>
                <w:tcW w:w="931" w:type="dxa"/>
                <w:tcBorders>
                  <w:top w:val="nil"/>
                  <w:left w:val="nil"/>
                  <w:bottom w:val="nil"/>
                  <w:right w:val="nil"/>
                </w:tcBorders>
                <w:shd w:val="clear" w:color="auto" w:fill="auto"/>
                <w:noWrap/>
                <w:vAlign w:val="center"/>
                <w:hideMark/>
              </w:tcPr>
            </w:tcPrChange>
          </w:tcPr>
          <w:p w14:paraId="05DF3C13" w14:textId="3A42A584" w:rsidR="003F68EE" w:rsidRPr="003F68EE" w:rsidRDefault="003F68EE" w:rsidP="003F68EE">
            <w:pPr>
              <w:spacing w:after="0"/>
              <w:jc w:val="center"/>
              <w:rPr>
                <w:color w:val="000000"/>
                <w:szCs w:val="22"/>
              </w:rPr>
            </w:pPr>
            <w:r w:rsidRPr="003F68EE">
              <w:rPr>
                <w:color w:val="000000"/>
                <w:szCs w:val="22"/>
              </w:rPr>
              <w:t>0.07</w:t>
            </w:r>
          </w:p>
        </w:tc>
        <w:tc>
          <w:tcPr>
            <w:tcW w:w="821" w:type="dxa"/>
            <w:tcBorders>
              <w:top w:val="nil"/>
              <w:left w:val="nil"/>
              <w:bottom w:val="nil"/>
              <w:right w:val="nil"/>
            </w:tcBorders>
            <w:shd w:val="clear" w:color="auto" w:fill="auto"/>
            <w:noWrap/>
            <w:vAlign w:val="center"/>
            <w:hideMark/>
            <w:tcPrChange w:id="415" w:author="Ben.Williams" w:date="2020-10-30T14:18:00Z">
              <w:tcPr>
                <w:tcW w:w="821" w:type="dxa"/>
                <w:tcBorders>
                  <w:top w:val="nil"/>
                  <w:left w:val="nil"/>
                  <w:bottom w:val="nil"/>
                  <w:right w:val="nil"/>
                </w:tcBorders>
                <w:shd w:val="clear" w:color="auto" w:fill="auto"/>
                <w:noWrap/>
                <w:vAlign w:val="center"/>
                <w:hideMark/>
              </w:tcPr>
            </w:tcPrChange>
          </w:tcPr>
          <w:p w14:paraId="60104665" w14:textId="5B948178" w:rsidR="003F68EE" w:rsidRPr="003F68EE" w:rsidRDefault="003F68EE" w:rsidP="003F68EE">
            <w:pPr>
              <w:spacing w:after="0"/>
              <w:jc w:val="center"/>
              <w:rPr>
                <w:color w:val="000000"/>
                <w:szCs w:val="22"/>
              </w:rPr>
            </w:pPr>
            <w:r w:rsidRPr="003F68EE">
              <w:rPr>
                <w:color w:val="000000"/>
                <w:szCs w:val="22"/>
              </w:rPr>
              <w:t>Conf.</w:t>
            </w:r>
          </w:p>
        </w:tc>
        <w:tc>
          <w:tcPr>
            <w:tcW w:w="807" w:type="dxa"/>
            <w:tcBorders>
              <w:top w:val="nil"/>
              <w:left w:val="nil"/>
              <w:bottom w:val="nil"/>
              <w:right w:val="nil"/>
            </w:tcBorders>
            <w:shd w:val="clear" w:color="auto" w:fill="auto"/>
            <w:noWrap/>
            <w:vAlign w:val="center"/>
            <w:hideMark/>
            <w:tcPrChange w:id="416" w:author="Ben.Williams" w:date="2020-10-30T14:18:00Z">
              <w:tcPr>
                <w:tcW w:w="807" w:type="dxa"/>
                <w:tcBorders>
                  <w:top w:val="nil"/>
                  <w:left w:val="nil"/>
                  <w:bottom w:val="nil"/>
                  <w:right w:val="nil"/>
                </w:tcBorders>
                <w:shd w:val="clear" w:color="auto" w:fill="auto"/>
                <w:noWrap/>
                <w:vAlign w:val="center"/>
                <w:hideMark/>
              </w:tcPr>
            </w:tcPrChange>
          </w:tcPr>
          <w:p w14:paraId="6B6971F2" w14:textId="530A1AE4" w:rsidR="003F68EE" w:rsidRPr="003F68EE" w:rsidRDefault="003F68EE" w:rsidP="003F68EE">
            <w:pPr>
              <w:spacing w:after="0"/>
              <w:jc w:val="center"/>
              <w:rPr>
                <w:color w:val="000000"/>
                <w:szCs w:val="22"/>
              </w:rPr>
            </w:pPr>
            <w:r w:rsidRPr="003F68EE">
              <w:rPr>
                <w:color w:val="000000"/>
                <w:szCs w:val="22"/>
              </w:rPr>
              <w:t>Conf.</w:t>
            </w:r>
          </w:p>
        </w:tc>
      </w:tr>
      <w:tr w:rsidR="003F68EE" w:rsidRPr="00C83B5A" w14:paraId="34F76606" w14:textId="77777777" w:rsidTr="00E777C3">
        <w:trPr>
          <w:trHeight w:val="251"/>
          <w:trPrChange w:id="417"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418" w:author="Ben.Williams" w:date="2020-10-30T14:18:00Z">
              <w:tcPr>
                <w:tcW w:w="3988" w:type="dxa"/>
                <w:tcBorders>
                  <w:top w:val="nil"/>
                  <w:left w:val="nil"/>
                  <w:bottom w:val="nil"/>
                  <w:right w:val="nil"/>
                </w:tcBorders>
                <w:shd w:val="clear" w:color="auto" w:fill="auto"/>
                <w:noWrap/>
                <w:vAlign w:val="center"/>
                <w:hideMark/>
              </w:tcPr>
            </w:tcPrChange>
          </w:tcPr>
          <w:p w14:paraId="47F28CE8" w14:textId="0654B461" w:rsidR="003F68EE" w:rsidRPr="003F68EE" w:rsidRDefault="003F68EE" w:rsidP="00057D52">
            <w:pPr>
              <w:spacing w:after="0"/>
              <w:rPr>
                <w:color w:val="000000"/>
                <w:szCs w:val="22"/>
              </w:rPr>
            </w:pPr>
            <w:proofErr w:type="spellStart"/>
            <w:r w:rsidRPr="003F68EE">
              <w:rPr>
                <w:color w:val="000000"/>
                <w:szCs w:val="22"/>
              </w:rPr>
              <w:t>Pandalid</w:t>
            </w:r>
            <w:proofErr w:type="spellEnd"/>
            <w:r w:rsidRPr="003F68EE">
              <w:rPr>
                <w:color w:val="000000"/>
                <w:szCs w:val="22"/>
              </w:rPr>
              <w:t xml:space="preserve"> shrimp</w:t>
            </w:r>
          </w:p>
        </w:tc>
        <w:tc>
          <w:tcPr>
            <w:tcW w:w="821" w:type="dxa"/>
            <w:tcBorders>
              <w:top w:val="nil"/>
              <w:left w:val="nil"/>
              <w:bottom w:val="nil"/>
              <w:right w:val="nil"/>
            </w:tcBorders>
            <w:shd w:val="clear" w:color="auto" w:fill="auto"/>
            <w:noWrap/>
            <w:vAlign w:val="center"/>
            <w:hideMark/>
            <w:tcPrChange w:id="419" w:author="Ben.Williams" w:date="2020-10-30T14:18:00Z">
              <w:tcPr>
                <w:tcW w:w="821" w:type="dxa"/>
                <w:tcBorders>
                  <w:top w:val="nil"/>
                  <w:left w:val="nil"/>
                  <w:bottom w:val="nil"/>
                  <w:right w:val="nil"/>
                </w:tcBorders>
                <w:shd w:val="clear" w:color="auto" w:fill="auto"/>
                <w:noWrap/>
                <w:vAlign w:val="center"/>
                <w:hideMark/>
              </w:tcPr>
            </w:tcPrChange>
          </w:tcPr>
          <w:p w14:paraId="3F147434" w14:textId="4D968FED" w:rsidR="003F68EE" w:rsidRPr="003F68EE" w:rsidRDefault="003F68EE" w:rsidP="003F68EE">
            <w:pPr>
              <w:spacing w:after="0"/>
              <w:jc w:val="center"/>
              <w:rPr>
                <w:color w:val="000000"/>
                <w:szCs w:val="22"/>
              </w:rPr>
            </w:pPr>
            <w:r w:rsidRPr="003F68EE">
              <w:rPr>
                <w:color w:val="000000"/>
                <w:szCs w:val="22"/>
              </w:rPr>
              <w:t>0.1</w:t>
            </w:r>
          </w:p>
        </w:tc>
        <w:tc>
          <w:tcPr>
            <w:tcW w:w="821" w:type="dxa"/>
            <w:tcBorders>
              <w:top w:val="nil"/>
              <w:left w:val="nil"/>
              <w:bottom w:val="nil"/>
              <w:right w:val="nil"/>
            </w:tcBorders>
            <w:shd w:val="clear" w:color="auto" w:fill="auto"/>
            <w:noWrap/>
            <w:vAlign w:val="center"/>
            <w:hideMark/>
            <w:tcPrChange w:id="420" w:author="Ben.Williams" w:date="2020-10-30T14:18:00Z">
              <w:tcPr>
                <w:tcW w:w="821" w:type="dxa"/>
                <w:tcBorders>
                  <w:top w:val="nil"/>
                  <w:left w:val="nil"/>
                  <w:bottom w:val="nil"/>
                  <w:right w:val="nil"/>
                </w:tcBorders>
                <w:shd w:val="clear" w:color="auto" w:fill="auto"/>
                <w:noWrap/>
                <w:vAlign w:val="center"/>
                <w:hideMark/>
              </w:tcPr>
            </w:tcPrChange>
          </w:tcPr>
          <w:p w14:paraId="0EBAB327" w14:textId="6E56CD7A" w:rsidR="003F68EE" w:rsidRPr="003F68EE" w:rsidRDefault="003F68EE" w:rsidP="003F68EE">
            <w:pPr>
              <w:spacing w:after="0"/>
              <w:jc w:val="center"/>
              <w:rPr>
                <w:color w:val="000000"/>
                <w:szCs w:val="22"/>
              </w:rPr>
            </w:pPr>
            <w:r w:rsidRPr="003F68EE">
              <w:rPr>
                <w:color w:val="000000"/>
                <w:szCs w:val="22"/>
              </w:rPr>
              <w:t>0.05</w:t>
            </w:r>
          </w:p>
        </w:tc>
        <w:tc>
          <w:tcPr>
            <w:tcW w:w="821" w:type="dxa"/>
            <w:tcBorders>
              <w:top w:val="nil"/>
              <w:left w:val="nil"/>
              <w:bottom w:val="nil"/>
              <w:right w:val="nil"/>
            </w:tcBorders>
            <w:shd w:val="clear" w:color="auto" w:fill="auto"/>
            <w:noWrap/>
            <w:vAlign w:val="center"/>
            <w:hideMark/>
            <w:tcPrChange w:id="421" w:author="Ben.Williams" w:date="2020-10-30T14:18:00Z">
              <w:tcPr>
                <w:tcW w:w="821" w:type="dxa"/>
                <w:tcBorders>
                  <w:top w:val="nil"/>
                  <w:left w:val="nil"/>
                  <w:bottom w:val="nil"/>
                  <w:right w:val="nil"/>
                </w:tcBorders>
                <w:shd w:val="clear" w:color="auto" w:fill="auto"/>
                <w:noWrap/>
                <w:vAlign w:val="center"/>
                <w:hideMark/>
              </w:tcPr>
            </w:tcPrChange>
          </w:tcPr>
          <w:p w14:paraId="2B77A4DA" w14:textId="4201E235" w:rsidR="003F68EE" w:rsidRPr="003F68EE" w:rsidRDefault="003F68EE" w:rsidP="003F68EE">
            <w:pPr>
              <w:spacing w:after="0"/>
              <w:jc w:val="center"/>
              <w:rPr>
                <w:color w:val="000000"/>
                <w:szCs w:val="22"/>
              </w:rPr>
            </w:pPr>
            <w:r w:rsidRPr="003F68EE">
              <w:rPr>
                <w:color w:val="000000"/>
                <w:szCs w:val="22"/>
              </w:rPr>
              <w:t>0.22</w:t>
            </w:r>
          </w:p>
        </w:tc>
        <w:tc>
          <w:tcPr>
            <w:tcW w:w="931" w:type="dxa"/>
            <w:tcBorders>
              <w:top w:val="nil"/>
              <w:left w:val="nil"/>
              <w:bottom w:val="nil"/>
              <w:right w:val="nil"/>
            </w:tcBorders>
            <w:shd w:val="clear" w:color="auto" w:fill="auto"/>
            <w:noWrap/>
            <w:vAlign w:val="center"/>
            <w:hideMark/>
            <w:tcPrChange w:id="422" w:author="Ben.Williams" w:date="2020-10-30T14:18:00Z">
              <w:tcPr>
                <w:tcW w:w="931" w:type="dxa"/>
                <w:tcBorders>
                  <w:top w:val="nil"/>
                  <w:left w:val="nil"/>
                  <w:bottom w:val="nil"/>
                  <w:right w:val="nil"/>
                </w:tcBorders>
                <w:shd w:val="clear" w:color="auto" w:fill="auto"/>
                <w:noWrap/>
                <w:vAlign w:val="center"/>
                <w:hideMark/>
              </w:tcPr>
            </w:tcPrChange>
          </w:tcPr>
          <w:p w14:paraId="27FC1630" w14:textId="5B908CD9" w:rsidR="003F68EE" w:rsidRPr="003F68EE" w:rsidRDefault="003F68EE" w:rsidP="003F68EE">
            <w:pPr>
              <w:spacing w:after="0"/>
              <w:jc w:val="center"/>
              <w:rPr>
                <w:color w:val="000000"/>
                <w:szCs w:val="22"/>
              </w:rPr>
            </w:pPr>
            <w:r w:rsidRPr="003F68EE">
              <w:rPr>
                <w:color w:val="000000"/>
                <w:szCs w:val="22"/>
              </w:rPr>
              <w:t>0.14</w:t>
            </w:r>
          </w:p>
        </w:tc>
        <w:tc>
          <w:tcPr>
            <w:tcW w:w="931" w:type="dxa"/>
            <w:tcBorders>
              <w:top w:val="nil"/>
              <w:left w:val="nil"/>
              <w:bottom w:val="nil"/>
              <w:right w:val="nil"/>
            </w:tcBorders>
            <w:shd w:val="clear" w:color="auto" w:fill="auto"/>
            <w:noWrap/>
            <w:vAlign w:val="center"/>
            <w:hideMark/>
            <w:tcPrChange w:id="423" w:author="Ben.Williams" w:date="2020-10-30T14:18:00Z">
              <w:tcPr>
                <w:tcW w:w="931" w:type="dxa"/>
                <w:tcBorders>
                  <w:top w:val="nil"/>
                  <w:left w:val="nil"/>
                  <w:bottom w:val="nil"/>
                  <w:right w:val="nil"/>
                </w:tcBorders>
                <w:shd w:val="clear" w:color="auto" w:fill="auto"/>
                <w:noWrap/>
                <w:vAlign w:val="center"/>
                <w:hideMark/>
              </w:tcPr>
            </w:tcPrChange>
          </w:tcPr>
          <w:p w14:paraId="0CEC04DC" w14:textId="494129B2" w:rsidR="003F68EE" w:rsidRPr="003F68EE" w:rsidRDefault="003F68EE" w:rsidP="003F68EE">
            <w:pPr>
              <w:spacing w:after="0"/>
              <w:jc w:val="center"/>
              <w:rPr>
                <w:color w:val="000000"/>
                <w:szCs w:val="22"/>
              </w:rPr>
            </w:pPr>
            <w:r w:rsidRPr="003F68EE">
              <w:rPr>
                <w:color w:val="000000"/>
                <w:szCs w:val="22"/>
              </w:rPr>
              <w:t>0.07</w:t>
            </w:r>
          </w:p>
        </w:tc>
        <w:tc>
          <w:tcPr>
            <w:tcW w:w="821" w:type="dxa"/>
            <w:tcBorders>
              <w:top w:val="nil"/>
              <w:left w:val="nil"/>
              <w:bottom w:val="nil"/>
              <w:right w:val="nil"/>
            </w:tcBorders>
            <w:shd w:val="clear" w:color="auto" w:fill="auto"/>
            <w:noWrap/>
            <w:vAlign w:val="center"/>
            <w:hideMark/>
            <w:tcPrChange w:id="424" w:author="Ben.Williams" w:date="2020-10-30T14:18:00Z">
              <w:tcPr>
                <w:tcW w:w="821" w:type="dxa"/>
                <w:tcBorders>
                  <w:top w:val="nil"/>
                  <w:left w:val="nil"/>
                  <w:bottom w:val="nil"/>
                  <w:right w:val="nil"/>
                </w:tcBorders>
                <w:shd w:val="clear" w:color="auto" w:fill="auto"/>
                <w:noWrap/>
                <w:vAlign w:val="center"/>
                <w:hideMark/>
              </w:tcPr>
            </w:tcPrChange>
          </w:tcPr>
          <w:p w14:paraId="55832218" w14:textId="0CF363DB" w:rsidR="003F68EE" w:rsidRPr="003F68EE" w:rsidRDefault="003F68EE" w:rsidP="003F68EE">
            <w:pPr>
              <w:spacing w:after="0"/>
              <w:jc w:val="center"/>
              <w:rPr>
                <w:color w:val="000000"/>
                <w:szCs w:val="22"/>
              </w:rPr>
            </w:pPr>
            <w:r w:rsidRPr="003F68EE">
              <w:rPr>
                <w:color w:val="000000"/>
                <w:szCs w:val="22"/>
              </w:rPr>
              <w:t>0.11</w:t>
            </w:r>
          </w:p>
        </w:tc>
        <w:tc>
          <w:tcPr>
            <w:tcW w:w="807" w:type="dxa"/>
            <w:tcBorders>
              <w:top w:val="nil"/>
              <w:left w:val="nil"/>
              <w:bottom w:val="nil"/>
              <w:right w:val="nil"/>
            </w:tcBorders>
            <w:shd w:val="clear" w:color="auto" w:fill="auto"/>
            <w:noWrap/>
            <w:vAlign w:val="center"/>
            <w:hideMark/>
            <w:tcPrChange w:id="425" w:author="Ben.Williams" w:date="2020-10-30T14:18:00Z">
              <w:tcPr>
                <w:tcW w:w="807" w:type="dxa"/>
                <w:tcBorders>
                  <w:top w:val="nil"/>
                  <w:left w:val="nil"/>
                  <w:bottom w:val="nil"/>
                  <w:right w:val="nil"/>
                </w:tcBorders>
                <w:shd w:val="clear" w:color="auto" w:fill="auto"/>
                <w:noWrap/>
                <w:vAlign w:val="center"/>
                <w:hideMark/>
              </w:tcPr>
            </w:tcPrChange>
          </w:tcPr>
          <w:p w14:paraId="22BFD913" w14:textId="77EC2FC1" w:rsidR="003F68EE" w:rsidRPr="003F68EE" w:rsidRDefault="003F68EE" w:rsidP="003F68EE">
            <w:pPr>
              <w:spacing w:after="0"/>
              <w:jc w:val="center"/>
              <w:rPr>
                <w:color w:val="000000"/>
                <w:szCs w:val="22"/>
              </w:rPr>
            </w:pPr>
            <w:r w:rsidRPr="003F68EE">
              <w:rPr>
                <w:color w:val="000000"/>
                <w:szCs w:val="22"/>
              </w:rPr>
              <w:t>0.17</w:t>
            </w:r>
          </w:p>
        </w:tc>
      </w:tr>
      <w:tr w:rsidR="003F68EE" w:rsidRPr="00C83B5A" w14:paraId="5B27688E" w14:textId="77777777" w:rsidTr="00E777C3">
        <w:trPr>
          <w:trHeight w:val="251"/>
          <w:trPrChange w:id="426"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427" w:author="Ben.Williams" w:date="2020-10-30T14:18:00Z">
              <w:tcPr>
                <w:tcW w:w="3988" w:type="dxa"/>
                <w:tcBorders>
                  <w:top w:val="nil"/>
                  <w:left w:val="nil"/>
                  <w:bottom w:val="nil"/>
                  <w:right w:val="nil"/>
                </w:tcBorders>
                <w:shd w:val="clear" w:color="auto" w:fill="auto"/>
                <w:noWrap/>
                <w:vAlign w:val="center"/>
                <w:hideMark/>
              </w:tcPr>
            </w:tcPrChange>
          </w:tcPr>
          <w:p w14:paraId="1211CFE5" w14:textId="47497D29" w:rsidR="003F68EE" w:rsidRPr="003F68EE" w:rsidRDefault="003F68EE" w:rsidP="00057D52">
            <w:pPr>
              <w:spacing w:after="0"/>
              <w:rPr>
                <w:color w:val="000000"/>
                <w:szCs w:val="22"/>
              </w:rPr>
            </w:pPr>
            <w:proofErr w:type="spellStart"/>
            <w:r w:rsidRPr="003F68EE">
              <w:rPr>
                <w:color w:val="000000"/>
                <w:szCs w:val="22"/>
              </w:rPr>
              <w:t>Polychaete</w:t>
            </w:r>
            <w:proofErr w:type="spellEnd"/>
            <w:r w:rsidRPr="003F68EE">
              <w:rPr>
                <w:color w:val="000000"/>
                <w:szCs w:val="22"/>
              </w:rPr>
              <w:t xml:space="preserve"> unidentified</w:t>
            </w:r>
          </w:p>
        </w:tc>
        <w:tc>
          <w:tcPr>
            <w:tcW w:w="821" w:type="dxa"/>
            <w:tcBorders>
              <w:top w:val="nil"/>
              <w:left w:val="nil"/>
              <w:bottom w:val="nil"/>
              <w:right w:val="nil"/>
            </w:tcBorders>
            <w:shd w:val="clear" w:color="auto" w:fill="auto"/>
            <w:noWrap/>
            <w:vAlign w:val="center"/>
            <w:hideMark/>
            <w:tcPrChange w:id="428" w:author="Ben.Williams" w:date="2020-10-30T14:18:00Z">
              <w:tcPr>
                <w:tcW w:w="821" w:type="dxa"/>
                <w:tcBorders>
                  <w:top w:val="nil"/>
                  <w:left w:val="nil"/>
                  <w:bottom w:val="nil"/>
                  <w:right w:val="nil"/>
                </w:tcBorders>
                <w:shd w:val="clear" w:color="auto" w:fill="auto"/>
                <w:noWrap/>
                <w:vAlign w:val="center"/>
                <w:hideMark/>
              </w:tcPr>
            </w:tcPrChange>
          </w:tcPr>
          <w:p w14:paraId="50614441" w14:textId="3F215015" w:rsidR="003F68EE" w:rsidRPr="003F68EE" w:rsidRDefault="003F68EE" w:rsidP="003F68EE">
            <w:pPr>
              <w:spacing w:after="0"/>
              <w:jc w:val="center"/>
              <w:rPr>
                <w:color w:val="000000"/>
                <w:szCs w:val="22"/>
              </w:rPr>
            </w:pPr>
            <w:r w:rsidRPr="003F68EE">
              <w:rPr>
                <w:color w:val="000000"/>
                <w:szCs w:val="22"/>
              </w:rPr>
              <w:t>0</w:t>
            </w:r>
          </w:p>
        </w:tc>
        <w:tc>
          <w:tcPr>
            <w:tcW w:w="821" w:type="dxa"/>
            <w:tcBorders>
              <w:top w:val="nil"/>
              <w:left w:val="nil"/>
              <w:bottom w:val="nil"/>
              <w:right w:val="nil"/>
            </w:tcBorders>
            <w:shd w:val="clear" w:color="auto" w:fill="auto"/>
            <w:noWrap/>
            <w:vAlign w:val="center"/>
            <w:hideMark/>
            <w:tcPrChange w:id="429" w:author="Ben.Williams" w:date="2020-10-30T14:18:00Z">
              <w:tcPr>
                <w:tcW w:w="821" w:type="dxa"/>
                <w:tcBorders>
                  <w:top w:val="nil"/>
                  <w:left w:val="nil"/>
                  <w:bottom w:val="nil"/>
                  <w:right w:val="nil"/>
                </w:tcBorders>
                <w:shd w:val="clear" w:color="auto" w:fill="auto"/>
                <w:noWrap/>
                <w:vAlign w:val="center"/>
                <w:hideMark/>
              </w:tcPr>
            </w:tcPrChange>
          </w:tcPr>
          <w:p w14:paraId="3E845711" w14:textId="2867E71F" w:rsidR="003F68EE" w:rsidRPr="003F68EE" w:rsidRDefault="003F68EE" w:rsidP="003F68EE">
            <w:pPr>
              <w:spacing w:after="0"/>
              <w:jc w:val="center"/>
              <w:rPr>
                <w:color w:val="000000"/>
                <w:szCs w:val="22"/>
              </w:rPr>
            </w:pPr>
            <w:r w:rsidRPr="003F68EE">
              <w:rPr>
                <w:color w:val="000000"/>
                <w:szCs w:val="22"/>
              </w:rPr>
              <w:t>0</w:t>
            </w:r>
          </w:p>
        </w:tc>
        <w:tc>
          <w:tcPr>
            <w:tcW w:w="821" w:type="dxa"/>
            <w:tcBorders>
              <w:top w:val="nil"/>
              <w:left w:val="nil"/>
              <w:bottom w:val="nil"/>
              <w:right w:val="nil"/>
            </w:tcBorders>
            <w:shd w:val="clear" w:color="auto" w:fill="auto"/>
            <w:noWrap/>
            <w:vAlign w:val="center"/>
            <w:hideMark/>
            <w:tcPrChange w:id="430" w:author="Ben.Williams" w:date="2020-10-30T14:18:00Z">
              <w:tcPr>
                <w:tcW w:w="821" w:type="dxa"/>
                <w:tcBorders>
                  <w:top w:val="nil"/>
                  <w:left w:val="nil"/>
                  <w:bottom w:val="nil"/>
                  <w:right w:val="nil"/>
                </w:tcBorders>
                <w:shd w:val="clear" w:color="auto" w:fill="auto"/>
                <w:noWrap/>
                <w:vAlign w:val="center"/>
                <w:hideMark/>
              </w:tcPr>
            </w:tcPrChange>
          </w:tcPr>
          <w:p w14:paraId="760CFEC4" w14:textId="4F938E11" w:rsidR="003F68EE" w:rsidRPr="003F68EE" w:rsidRDefault="003F68EE" w:rsidP="003F68EE">
            <w:pPr>
              <w:spacing w:after="0"/>
              <w:jc w:val="center"/>
              <w:rPr>
                <w:color w:val="000000"/>
                <w:szCs w:val="22"/>
              </w:rPr>
            </w:pPr>
            <w:r w:rsidRPr="003F68EE">
              <w:rPr>
                <w:color w:val="000000"/>
                <w:szCs w:val="22"/>
              </w:rPr>
              <w:t>0</w:t>
            </w:r>
          </w:p>
        </w:tc>
        <w:tc>
          <w:tcPr>
            <w:tcW w:w="931" w:type="dxa"/>
            <w:tcBorders>
              <w:top w:val="nil"/>
              <w:left w:val="nil"/>
              <w:bottom w:val="nil"/>
              <w:right w:val="nil"/>
            </w:tcBorders>
            <w:shd w:val="clear" w:color="auto" w:fill="auto"/>
            <w:noWrap/>
            <w:vAlign w:val="center"/>
            <w:hideMark/>
            <w:tcPrChange w:id="431" w:author="Ben.Williams" w:date="2020-10-30T14:18:00Z">
              <w:tcPr>
                <w:tcW w:w="931" w:type="dxa"/>
                <w:tcBorders>
                  <w:top w:val="nil"/>
                  <w:left w:val="nil"/>
                  <w:bottom w:val="nil"/>
                  <w:right w:val="nil"/>
                </w:tcBorders>
                <w:shd w:val="clear" w:color="auto" w:fill="auto"/>
                <w:noWrap/>
                <w:vAlign w:val="center"/>
                <w:hideMark/>
              </w:tcPr>
            </w:tcPrChange>
          </w:tcPr>
          <w:p w14:paraId="6B968C01" w14:textId="17B8DD43" w:rsidR="003F68EE" w:rsidRPr="003F68EE" w:rsidRDefault="003F68EE" w:rsidP="003F68EE">
            <w:pPr>
              <w:spacing w:after="0"/>
              <w:jc w:val="center"/>
              <w:rPr>
                <w:color w:val="000000"/>
                <w:szCs w:val="22"/>
              </w:rPr>
            </w:pPr>
            <w:r w:rsidRPr="003F68EE">
              <w:rPr>
                <w:color w:val="000000"/>
                <w:szCs w:val="22"/>
              </w:rPr>
              <w:t>0.02</w:t>
            </w:r>
          </w:p>
        </w:tc>
        <w:tc>
          <w:tcPr>
            <w:tcW w:w="931" w:type="dxa"/>
            <w:tcBorders>
              <w:top w:val="nil"/>
              <w:left w:val="nil"/>
              <w:bottom w:val="nil"/>
              <w:right w:val="nil"/>
            </w:tcBorders>
            <w:shd w:val="clear" w:color="auto" w:fill="auto"/>
            <w:noWrap/>
            <w:vAlign w:val="center"/>
            <w:hideMark/>
            <w:tcPrChange w:id="432" w:author="Ben.Williams" w:date="2020-10-30T14:18:00Z">
              <w:tcPr>
                <w:tcW w:w="931" w:type="dxa"/>
                <w:tcBorders>
                  <w:top w:val="nil"/>
                  <w:left w:val="nil"/>
                  <w:bottom w:val="nil"/>
                  <w:right w:val="nil"/>
                </w:tcBorders>
                <w:shd w:val="clear" w:color="auto" w:fill="auto"/>
                <w:noWrap/>
                <w:vAlign w:val="center"/>
                <w:hideMark/>
              </w:tcPr>
            </w:tcPrChange>
          </w:tcPr>
          <w:p w14:paraId="0985E44C" w14:textId="53B0F03B" w:rsidR="003F68EE" w:rsidRPr="003F68EE" w:rsidRDefault="003F68EE" w:rsidP="003F68EE">
            <w:pPr>
              <w:spacing w:after="0"/>
              <w:jc w:val="center"/>
              <w:rPr>
                <w:color w:val="000000"/>
                <w:szCs w:val="22"/>
              </w:rPr>
            </w:pPr>
            <w:r w:rsidRPr="003F68EE">
              <w:rPr>
                <w:color w:val="000000"/>
                <w:szCs w:val="22"/>
              </w:rPr>
              <w:t>0</w:t>
            </w:r>
          </w:p>
        </w:tc>
        <w:tc>
          <w:tcPr>
            <w:tcW w:w="821" w:type="dxa"/>
            <w:tcBorders>
              <w:top w:val="nil"/>
              <w:left w:val="nil"/>
              <w:bottom w:val="nil"/>
              <w:right w:val="nil"/>
            </w:tcBorders>
            <w:shd w:val="clear" w:color="auto" w:fill="auto"/>
            <w:noWrap/>
            <w:vAlign w:val="center"/>
            <w:hideMark/>
            <w:tcPrChange w:id="433" w:author="Ben.Williams" w:date="2020-10-30T14:18:00Z">
              <w:tcPr>
                <w:tcW w:w="821" w:type="dxa"/>
                <w:tcBorders>
                  <w:top w:val="nil"/>
                  <w:left w:val="nil"/>
                  <w:bottom w:val="nil"/>
                  <w:right w:val="nil"/>
                </w:tcBorders>
                <w:shd w:val="clear" w:color="auto" w:fill="auto"/>
                <w:noWrap/>
                <w:vAlign w:val="center"/>
                <w:hideMark/>
              </w:tcPr>
            </w:tcPrChange>
          </w:tcPr>
          <w:p w14:paraId="7093FAAB" w14:textId="12ED7A00" w:rsidR="003F68EE" w:rsidRPr="003F68EE" w:rsidRDefault="003F68EE" w:rsidP="003F68EE">
            <w:pPr>
              <w:spacing w:after="0"/>
              <w:jc w:val="center"/>
              <w:rPr>
                <w:color w:val="000000"/>
                <w:szCs w:val="22"/>
              </w:rPr>
            </w:pPr>
            <w:r w:rsidRPr="003F68EE">
              <w:rPr>
                <w:color w:val="000000"/>
                <w:szCs w:val="22"/>
              </w:rPr>
              <w:t>Conf.</w:t>
            </w:r>
          </w:p>
        </w:tc>
        <w:tc>
          <w:tcPr>
            <w:tcW w:w="807" w:type="dxa"/>
            <w:tcBorders>
              <w:top w:val="nil"/>
              <w:left w:val="nil"/>
              <w:bottom w:val="nil"/>
              <w:right w:val="nil"/>
            </w:tcBorders>
            <w:shd w:val="clear" w:color="auto" w:fill="auto"/>
            <w:noWrap/>
            <w:vAlign w:val="center"/>
            <w:hideMark/>
            <w:tcPrChange w:id="434" w:author="Ben.Williams" w:date="2020-10-30T14:18:00Z">
              <w:tcPr>
                <w:tcW w:w="807" w:type="dxa"/>
                <w:tcBorders>
                  <w:top w:val="nil"/>
                  <w:left w:val="nil"/>
                  <w:bottom w:val="nil"/>
                  <w:right w:val="nil"/>
                </w:tcBorders>
                <w:shd w:val="clear" w:color="auto" w:fill="auto"/>
                <w:noWrap/>
                <w:vAlign w:val="center"/>
                <w:hideMark/>
              </w:tcPr>
            </w:tcPrChange>
          </w:tcPr>
          <w:p w14:paraId="780461C3" w14:textId="068A2E5C" w:rsidR="003F68EE" w:rsidRPr="003F68EE" w:rsidRDefault="003F68EE" w:rsidP="003F68EE">
            <w:pPr>
              <w:spacing w:after="0"/>
              <w:jc w:val="center"/>
              <w:rPr>
                <w:color w:val="000000"/>
                <w:szCs w:val="22"/>
              </w:rPr>
            </w:pPr>
            <w:r w:rsidRPr="003F68EE">
              <w:rPr>
                <w:color w:val="000000"/>
                <w:szCs w:val="22"/>
              </w:rPr>
              <w:t>0</w:t>
            </w:r>
          </w:p>
        </w:tc>
      </w:tr>
      <w:tr w:rsidR="003F68EE" w:rsidRPr="00C83B5A" w14:paraId="0E068038" w14:textId="77777777" w:rsidTr="00E777C3">
        <w:trPr>
          <w:trHeight w:val="251"/>
          <w:trPrChange w:id="435"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436" w:author="Ben.Williams" w:date="2020-10-30T14:18:00Z">
              <w:tcPr>
                <w:tcW w:w="3988" w:type="dxa"/>
                <w:tcBorders>
                  <w:top w:val="nil"/>
                  <w:left w:val="nil"/>
                  <w:bottom w:val="nil"/>
                  <w:right w:val="nil"/>
                </w:tcBorders>
                <w:shd w:val="clear" w:color="auto" w:fill="auto"/>
                <w:noWrap/>
                <w:vAlign w:val="center"/>
                <w:hideMark/>
              </w:tcPr>
            </w:tcPrChange>
          </w:tcPr>
          <w:p w14:paraId="11E2ED06" w14:textId="596881B6" w:rsidR="003F68EE" w:rsidRPr="003F68EE" w:rsidRDefault="003F68EE" w:rsidP="00057D52">
            <w:pPr>
              <w:spacing w:after="0"/>
              <w:rPr>
                <w:color w:val="000000"/>
                <w:szCs w:val="22"/>
              </w:rPr>
            </w:pPr>
            <w:proofErr w:type="spellStart"/>
            <w:r w:rsidRPr="003F68EE">
              <w:rPr>
                <w:color w:val="000000"/>
                <w:szCs w:val="22"/>
              </w:rPr>
              <w:t>Scypho</w:t>
            </w:r>
            <w:proofErr w:type="spellEnd"/>
            <w:r w:rsidRPr="003F68EE">
              <w:rPr>
                <w:color w:val="000000"/>
                <w:szCs w:val="22"/>
              </w:rPr>
              <w:t xml:space="preserve"> jellies</w:t>
            </w:r>
          </w:p>
        </w:tc>
        <w:tc>
          <w:tcPr>
            <w:tcW w:w="821" w:type="dxa"/>
            <w:tcBorders>
              <w:top w:val="nil"/>
              <w:left w:val="nil"/>
              <w:bottom w:val="nil"/>
              <w:right w:val="nil"/>
            </w:tcBorders>
            <w:shd w:val="clear" w:color="auto" w:fill="auto"/>
            <w:noWrap/>
            <w:vAlign w:val="center"/>
            <w:hideMark/>
            <w:tcPrChange w:id="437" w:author="Ben.Williams" w:date="2020-10-30T14:18:00Z">
              <w:tcPr>
                <w:tcW w:w="821" w:type="dxa"/>
                <w:tcBorders>
                  <w:top w:val="nil"/>
                  <w:left w:val="nil"/>
                  <w:bottom w:val="nil"/>
                  <w:right w:val="nil"/>
                </w:tcBorders>
                <w:shd w:val="clear" w:color="auto" w:fill="auto"/>
                <w:noWrap/>
                <w:vAlign w:val="center"/>
                <w:hideMark/>
              </w:tcPr>
            </w:tcPrChange>
          </w:tcPr>
          <w:p w14:paraId="49ABC610" w14:textId="06CB9321" w:rsidR="003F68EE" w:rsidRPr="003F68EE" w:rsidRDefault="003F68EE" w:rsidP="003F68EE">
            <w:pPr>
              <w:spacing w:after="0"/>
              <w:jc w:val="center"/>
              <w:rPr>
                <w:color w:val="000000"/>
                <w:szCs w:val="22"/>
              </w:rPr>
            </w:pPr>
            <w:r w:rsidRPr="003F68EE">
              <w:rPr>
                <w:color w:val="000000"/>
                <w:szCs w:val="22"/>
              </w:rPr>
              <w:t>5.13</w:t>
            </w:r>
          </w:p>
        </w:tc>
        <w:tc>
          <w:tcPr>
            <w:tcW w:w="821" w:type="dxa"/>
            <w:tcBorders>
              <w:top w:val="nil"/>
              <w:left w:val="nil"/>
              <w:bottom w:val="nil"/>
              <w:right w:val="nil"/>
            </w:tcBorders>
            <w:shd w:val="clear" w:color="auto" w:fill="auto"/>
            <w:noWrap/>
            <w:vAlign w:val="center"/>
            <w:hideMark/>
            <w:tcPrChange w:id="438" w:author="Ben.Williams" w:date="2020-10-30T14:18:00Z">
              <w:tcPr>
                <w:tcW w:w="821" w:type="dxa"/>
                <w:tcBorders>
                  <w:top w:val="nil"/>
                  <w:left w:val="nil"/>
                  <w:bottom w:val="nil"/>
                  <w:right w:val="nil"/>
                </w:tcBorders>
                <w:shd w:val="clear" w:color="auto" w:fill="auto"/>
                <w:noWrap/>
                <w:vAlign w:val="center"/>
                <w:hideMark/>
              </w:tcPr>
            </w:tcPrChange>
          </w:tcPr>
          <w:p w14:paraId="5DDA2735" w14:textId="5BA856D1" w:rsidR="003F68EE" w:rsidRPr="003F68EE" w:rsidRDefault="003F68EE" w:rsidP="003F68EE">
            <w:pPr>
              <w:spacing w:after="0"/>
              <w:jc w:val="center"/>
              <w:rPr>
                <w:color w:val="000000"/>
                <w:szCs w:val="22"/>
              </w:rPr>
            </w:pPr>
            <w:r w:rsidRPr="003F68EE">
              <w:rPr>
                <w:color w:val="000000"/>
                <w:szCs w:val="22"/>
              </w:rPr>
              <w:t>1.65</w:t>
            </w:r>
          </w:p>
        </w:tc>
        <w:tc>
          <w:tcPr>
            <w:tcW w:w="821" w:type="dxa"/>
            <w:tcBorders>
              <w:top w:val="nil"/>
              <w:left w:val="nil"/>
              <w:bottom w:val="nil"/>
              <w:right w:val="nil"/>
            </w:tcBorders>
            <w:shd w:val="clear" w:color="auto" w:fill="auto"/>
            <w:noWrap/>
            <w:vAlign w:val="center"/>
            <w:hideMark/>
            <w:tcPrChange w:id="439" w:author="Ben.Williams" w:date="2020-10-30T14:18:00Z">
              <w:tcPr>
                <w:tcW w:w="821" w:type="dxa"/>
                <w:tcBorders>
                  <w:top w:val="nil"/>
                  <w:left w:val="nil"/>
                  <w:bottom w:val="nil"/>
                  <w:right w:val="nil"/>
                </w:tcBorders>
                <w:shd w:val="clear" w:color="auto" w:fill="auto"/>
                <w:noWrap/>
                <w:vAlign w:val="center"/>
                <w:hideMark/>
              </w:tcPr>
            </w:tcPrChange>
          </w:tcPr>
          <w:p w14:paraId="151EFC77" w14:textId="744F32B2" w:rsidR="003F68EE" w:rsidRPr="003F68EE" w:rsidRDefault="003F68EE" w:rsidP="003F68EE">
            <w:pPr>
              <w:spacing w:after="0"/>
              <w:jc w:val="center"/>
              <w:rPr>
                <w:color w:val="000000"/>
                <w:szCs w:val="22"/>
              </w:rPr>
            </w:pPr>
            <w:r w:rsidRPr="003F68EE">
              <w:rPr>
                <w:color w:val="000000"/>
                <w:szCs w:val="22"/>
              </w:rPr>
              <w:t>8.13</w:t>
            </w:r>
          </w:p>
        </w:tc>
        <w:tc>
          <w:tcPr>
            <w:tcW w:w="931" w:type="dxa"/>
            <w:tcBorders>
              <w:top w:val="nil"/>
              <w:left w:val="nil"/>
              <w:bottom w:val="nil"/>
              <w:right w:val="nil"/>
            </w:tcBorders>
            <w:shd w:val="clear" w:color="auto" w:fill="auto"/>
            <w:noWrap/>
            <w:vAlign w:val="center"/>
            <w:hideMark/>
            <w:tcPrChange w:id="440" w:author="Ben.Williams" w:date="2020-10-30T14:18:00Z">
              <w:tcPr>
                <w:tcW w:w="931" w:type="dxa"/>
                <w:tcBorders>
                  <w:top w:val="nil"/>
                  <w:left w:val="nil"/>
                  <w:bottom w:val="nil"/>
                  <w:right w:val="nil"/>
                </w:tcBorders>
                <w:shd w:val="clear" w:color="auto" w:fill="auto"/>
                <w:noWrap/>
                <w:vAlign w:val="center"/>
                <w:hideMark/>
              </w:tcPr>
            </w:tcPrChange>
          </w:tcPr>
          <w:p w14:paraId="60C81D65" w14:textId="72E4A3A7" w:rsidR="003F68EE" w:rsidRPr="003F68EE" w:rsidRDefault="003F68EE" w:rsidP="003F68EE">
            <w:pPr>
              <w:spacing w:after="0"/>
              <w:jc w:val="center"/>
              <w:rPr>
                <w:color w:val="000000"/>
                <w:szCs w:val="22"/>
              </w:rPr>
            </w:pPr>
            <w:r w:rsidRPr="003F68EE">
              <w:rPr>
                <w:color w:val="000000"/>
                <w:szCs w:val="22"/>
              </w:rPr>
              <w:t>0.54</w:t>
            </w:r>
          </w:p>
        </w:tc>
        <w:tc>
          <w:tcPr>
            <w:tcW w:w="931" w:type="dxa"/>
            <w:tcBorders>
              <w:top w:val="nil"/>
              <w:left w:val="nil"/>
              <w:bottom w:val="nil"/>
              <w:right w:val="nil"/>
            </w:tcBorders>
            <w:shd w:val="clear" w:color="auto" w:fill="auto"/>
            <w:noWrap/>
            <w:vAlign w:val="center"/>
            <w:hideMark/>
            <w:tcPrChange w:id="441" w:author="Ben.Williams" w:date="2020-10-30T14:18:00Z">
              <w:tcPr>
                <w:tcW w:w="931" w:type="dxa"/>
                <w:tcBorders>
                  <w:top w:val="nil"/>
                  <w:left w:val="nil"/>
                  <w:bottom w:val="nil"/>
                  <w:right w:val="nil"/>
                </w:tcBorders>
                <w:shd w:val="clear" w:color="auto" w:fill="auto"/>
                <w:noWrap/>
                <w:vAlign w:val="center"/>
                <w:hideMark/>
              </w:tcPr>
            </w:tcPrChange>
          </w:tcPr>
          <w:p w14:paraId="781CA66C" w14:textId="3ADA4FE7" w:rsidR="003F68EE" w:rsidRPr="003F68EE" w:rsidRDefault="003F68EE" w:rsidP="003F68EE">
            <w:pPr>
              <w:spacing w:after="0"/>
              <w:jc w:val="center"/>
              <w:rPr>
                <w:color w:val="000000"/>
                <w:szCs w:val="22"/>
              </w:rPr>
            </w:pPr>
            <w:r w:rsidRPr="003F68EE">
              <w:rPr>
                <w:color w:val="000000"/>
                <w:szCs w:val="22"/>
              </w:rPr>
              <w:t>0.92</w:t>
            </w:r>
          </w:p>
        </w:tc>
        <w:tc>
          <w:tcPr>
            <w:tcW w:w="821" w:type="dxa"/>
            <w:tcBorders>
              <w:top w:val="nil"/>
              <w:left w:val="nil"/>
              <w:bottom w:val="nil"/>
              <w:right w:val="nil"/>
            </w:tcBorders>
            <w:shd w:val="clear" w:color="auto" w:fill="auto"/>
            <w:noWrap/>
            <w:vAlign w:val="center"/>
            <w:hideMark/>
            <w:tcPrChange w:id="442" w:author="Ben.Williams" w:date="2020-10-30T14:18:00Z">
              <w:tcPr>
                <w:tcW w:w="821" w:type="dxa"/>
                <w:tcBorders>
                  <w:top w:val="nil"/>
                  <w:left w:val="nil"/>
                  <w:bottom w:val="nil"/>
                  <w:right w:val="nil"/>
                </w:tcBorders>
                <w:shd w:val="clear" w:color="auto" w:fill="auto"/>
                <w:noWrap/>
                <w:vAlign w:val="center"/>
                <w:hideMark/>
              </w:tcPr>
            </w:tcPrChange>
          </w:tcPr>
          <w:p w14:paraId="7E296B4D" w14:textId="56C7E8F0" w:rsidR="003F68EE" w:rsidRPr="003F68EE" w:rsidRDefault="003F68EE" w:rsidP="003F68EE">
            <w:pPr>
              <w:spacing w:after="0"/>
              <w:jc w:val="center"/>
              <w:rPr>
                <w:color w:val="000000"/>
                <w:szCs w:val="22"/>
              </w:rPr>
            </w:pPr>
            <w:r w:rsidRPr="003F68EE">
              <w:rPr>
                <w:color w:val="000000"/>
                <w:szCs w:val="22"/>
              </w:rPr>
              <w:t>8.44</w:t>
            </w:r>
          </w:p>
        </w:tc>
        <w:tc>
          <w:tcPr>
            <w:tcW w:w="807" w:type="dxa"/>
            <w:tcBorders>
              <w:top w:val="nil"/>
              <w:left w:val="nil"/>
              <w:bottom w:val="nil"/>
              <w:right w:val="nil"/>
            </w:tcBorders>
            <w:shd w:val="clear" w:color="auto" w:fill="auto"/>
            <w:noWrap/>
            <w:vAlign w:val="center"/>
            <w:hideMark/>
            <w:tcPrChange w:id="443" w:author="Ben.Williams" w:date="2020-10-30T14:18:00Z">
              <w:tcPr>
                <w:tcW w:w="807" w:type="dxa"/>
                <w:tcBorders>
                  <w:top w:val="nil"/>
                  <w:left w:val="nil"/>
                  <w:bottom w:val="nil"/>
                  <w:right w:val="nil"/>
                </w:tcBorders>
                <w:shd w:val="clear" w:color="auto" w:fill="auto"/>
                <w:noWrap/>
                <w:vAlign w:val="center"/>
                <w:hideMark/>
              </w:tcPr>
            </w:tcPrChange>
          </w:tcPr>
          <w:p w14:paraId="160662BC" w14:textId="0B635AD9" w:rsidR="003F68EE" w:rsidRPr="003F68EE" w:rsidRDefault="003F68EE" w:rsidP="003F68EE">
            <w:pPr>
              <w:spacing w:after="0"/>
              <w:jc w:val="center"/>
              <w:rPr>
                <w:color w:val="000000"/>
                <w:szCs w:val="22"/>
              </w:rPr>
            </w:pPr>
            <w:r w:rsidRPr="003F68EE">
              <w:rPr>
                <w:color w:val="000000"/>
                <w:szCs w:val="22"/>
              </w:rPr>
              <w:t>3.03</w:t>
            </w:r>
          </w:p>
        </w:tc>
      </w:tr>
      <w:tr w:rsidR="003F68EE" w:rsidRPr="00C83B5A" w14:paraId="180EE29D" w14:textId="77777777" w:rsidTr="00E777C3">
        <w:trPr>
          <w:trHeight w:val="251"/>
          <w:trPrChange w:id="444"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445" w:author="Ben.Williams" w:date="2020-10-30T14:18:00Z">
              <w:tcPr>
                <w:tcW w:w="3988" w:type="dxa"/>
                <w:tcBorders>
                  <w:top w:val="nil"/>
                  <w:left w:val="nil"/>
                  <w:bottom w:val="nil"/>
                  <w:right w:val="nil"/>
                </w:tcBorders>
                <w:shd w:val="clear" w:color="auto" w:fill="auto"/>
                <w:noWrap/>
                <w:vAlign w:val="center"/>
                <w:hideMark/>
              </w:tcPr>
            </w:tcPrChange>
          </w:tcPr>
          <w:p w14:paraId="2A71A77B" w14:textId="2329B4C7" w:rsidR="003F68EE" w:rsidRPr="003F68EE" w:rsidRDefault="003F68EE" w:rsidP="00057D52">
            <w:pPr>
              <w:spacing w:after="0"/>
              <w:rPr>
                <w:color w:val="000000"/>
                <w:szCs w:val="22"/>
              </w:rPr>
            </w:pPr>
            <w:r w:rsidRPr="003F68EE">
              <w:rPr>
                <w:color w:val="000000"/>
                <w:szCs w:val="22"/>
              </w:rPr>
              <w:t>Sea anemone unidentified</w:t>
            </w:r>
          </w:p>
        </w:tc>
        <w:tc>
          <w:tcPr>
            <w:tcW w:w="821" w:type="dxa"/>
            <w:tcBorders>
              <w:top w:val="nil"/>
              <w:left w:val="nil"/>
              <w:bottom w:val="nil"/>
              <w:right w:val="nil"/>
            </w:tcBorders>
            <w:shd w:val="clear" w:color="auto" w:fill="auto"/>
            <w:noWrap/>
            <w:vAlign w:val="center"/>
            <w:hideMark/>
            <w:tcPrChange w:id="446" w:author="Ben.Williams" w:date="2020-10-30T14:18:00Z">
              <w:tcPr>
                <w:tcW w:w="821" w:type="dxa"/>
                <w:tcBorders>
                  <w:top w:val="nil"/>
                  <w:left w:val="nil"/>
                  <w:bottom w:val="nil"/>
                  <w:right w:val="nil"/>
                </w:tcBorders>
                <w:shd w:val="clear" w:color="auto" w:fill="auto"/>
                <w:noWrap/>
                <w:vAlign w:val="center"/>
                <w:hideMark/>
              </w:tcPr>
            </w:tcPrChange>
          </w:tcPr>
          <w:p w14:paraId="6532E9EE" w14:textId="7B47B8DF" w:rsidR="003F68EE" w:rsidRPr="003F68EE" w:rsidRDefault="003F68EE" w:rsidP="003F68EE">
            <w:pPr>
              <w:spacing w:after="0"/>
              <w:jc w:val="center"/>
              <w:rPr>
                <w:color w:val="000000"/>
                <w:szCs w:val="22"/>
              </w:rPr>
            </w:pPr>
            <w:r w:rsidRPr="003F68EE">
              <w:rPr>
                <w:color w:val="000000"/>
                <w:szCs w:val="22"/>
              </w:rPr>
              <w:t>2.15</w:t>
            </w:r>
          </w:p>
        </w:tc>
        <w:tc>
          <w:tcPr>
            <w:tcW w:w="821" w:type="dxa"/>
            <w:tcBorders>
              <w:top w:val="nil"/>
              <w:left w:val="nil"/>
              <w:bottom w:val="nil"/>
              <w:right w:val="nil"/>
            </w:tcBorders>
            <w:shd w:val="clear" w:color="auto" w:fill="auto"/>
            <w:noWrap/>
            <w:vAlign w:val="center"/>
            <w:hideMark/>
            <w:tcPrChange w:id="447" w:author="Ben.Williams" w:date="2020-10-30T14:18:00Z">
              <w:tcPr>
                <w:tcW w:w="821" w:type="dxa"/>
                <w:tcBorders>
                  <w:top w:val="nil"/>
                  <w:left w:val="nil"/>
                  <w:bottom w:val="nil"/>
                  <w:right w:val="nil"/>
                </w:tcBorders>
                <w:shd w:val="clear" w:color="auto" w:fill="auto"/>
                <w:noWrap/>
                <w:vAlign w:val="center"/>
                <w:hideMark/>
              </w:tcPr>
            </w:tcPrChange>
          </w:tcPr>
          <w:p w14:paraId="6D453DE7" w14:textId="661AD9CB" w:rsidR="003F68EE" w:rsidRPr="003F68EE" w:rsidRDefault="003F68EE" w:rsidP="003F68EE">
            <w:pPr>
              <w:spacing w:after="0"/>
              <w:jc w:val="center"/>
              <w:rPr>
                <w:color w:val="000000"/>
                <w:szCs w:val="22"/>
              </w:rPr>
            </w:pPr>
            <w:r w:rsidRPr="003F68EE">
              <w:rPr>
                <w:color w:val="000000"/>
                <w:szCs w:val="22"/>
              </w:rPr>
              <w:t>1.14</w:t>
            </w:r>
          </w:p>
        </w:tc>
        <w:tc>
          <w:tcPr>
            <w:tcW w:w="821" w:type="dxa"/>
            <w:tcBorders>
              <w:top w:val="nil"/>
              <w:left w:val="nil"/>
              <w:bottom w:val="nil"/>
              <w:right w:val="nil"/>
            </w:tcBorders>
            <w:shd w:val="clear" w:color="auto" w:fill="auto"/>
            <w:noWrap/>
            <w:vAlign w:val="center"/>
            <w:hideMark/>
            <w:tcPrChange w:id="448" w:author="Ben.Williams" w:date="2020-10-30T14:18:00Z">
              <w:tcPr>
                <w:tcW w:w="821" w:type="dxa"/>
                <w:tcBorders>
                  <w:top w:val="nil"/>
                  <w:left w:val="nil"/>
                  <w:bottom w:val="nil"/>
                  <w:right w:val="nil"/>
                </w:tcBorders>
                <w:shd w:val="clear" w:color="auto" w:fill="auto"/>
                <w:noWrap/>
                <w:vAlign w:val="center"/>
                <w:hideMark/>
              </w:tcPr>
            </w:tcPrChange>
          </w:tcPr>
          <w:p w14:paraId="1464BD15" w14:textId="4CD841D7" w:rsidR="003F68EE" w:rsidRPr="003F68EE" w:rsidRDefault="003F68EE" w:rsidP="003F68EE">
            <w:pPr>
              <w:spacing w:after="0"/>
              <w:jc w:val="center"/>
              <w:rPr>
                <w:color w:val="000000"/>
                <w:szCs w:val="22"/>
              </w:rPr>
            </w:pPr>
            <w:r w:rsidRPr="003F68EE">
              <w:rPr>
                <w:color w:val="000000"/>
                <w:szCs w:val="22"/>
              </w:rPr>
              <w:t>1.27</w:t>
            </w:r>
          </w:p>
        </w:tc>
        <w:tc>
          <w:tcPr>
            <w:tcW w:w="931" w:type="dxa"/>
            <w:tcBorders>
              <w:top w:val="nil"/>
              <w:left w:val="nil"/>
              <w:bottom w:val="nil"/>
              <w:right w:val="nil"/>
            </w:tcBorders>
            <w:shd w:val="clear" w:color="auto" w:fill="auto"/>
            <w:noWrap/>
            <w:vAlign w:val="center"/>
            <w:hideMark/>
            <w:tcPrChange w:id="449" w:author="Ben.Williams" w:date="2020-10-30T14:18:00Z">
              <w:tcPr>
                <w:tcW w:w="931" w:type="dxa"/>
                <w:tcBorders>
                  <w:top w:val="nil"/>
                  <w:left w:val="nil"/>
                  <w:bottom w:val="nil"/>
                  <w:right w:val="nil"/>
                </w:tcBorders>
                <w:shd w:val="clear" w:color="auto" w:fill="auto"/>
                <w:noWrap/>
                <w:vAlign w:val="center"/>
                <w:hideMark/>
              </w:tcPr>
            </w:tcPrChange>
          </w:tcPr>
          <w:p w14:paraId="77B69356" w14:textId="2A878CF0" w:rsidR="003F68EE" w:rsidRPr="003F68EE" w:rsidRDefault="003F68EE" w:rsidP="003F68EE">
            <w:pPr>
              <w:spacing w:after="0"/>
              <w:jc w:val="center"/>
              <w:rPr>
                <w:color w:val="000000"/>
                <w:szCs w:val="22"/>
              </w:rPr>
            </w:pPr>
            <w:r w:rsidRPr="003F68EE">
              <w:rPr>
                <w:color w:val="000000"/>
                <w:szCs w:val="22"/>
              </w:rPr>
              <w:t>0.72</w:t>
            </w:r>
          </w:p>
        </w:tc>
        <w:tc>
          <w:tcPr>
            <w:tcW w:w="931" w:type="dxa"/>
            <w:tcBorders>
              <w:top w:val="nil"/>
              <w:left w:val="nil"/>
              <w:bottom w:val="nil"/>
              <w:right w:val="nil"/>
            </w:tcBorders>
            <w:shd w:val="clear" w:color="auto" w:fill="auto"/>
            <w:noWrap/>
            <w:vAlign w:val="center"/>
            <w:hideMark/>
            <w:tcPrChange w:id="450" w:author="Ben.Williams" w:date="2020-10-30T14:18:00Z">
              <w:tcPr>
                <w:tcW w:w="931" w:type="dxa"/>
                <w:tcBorders>
                  <w:top w:val="nil"/>
                  <w:left w:val="nil"/>
                  <w:bottom w:val="nil"/>
                  <w:right w:val="nil"/>
                </w:tcBorders>
                <w:shd w:val="clear" w:color="auto" w:fill="auto"/>
                <w:noWrap/>
                <w:vAlign w:val="center"/>
                <w:hideMark/>
              </w:tcPr>
            </w:tcPrChange>
          </w:tcPr>
          <w:p w14:paraId="323F39BD" w14:textId="22E3F662" w:rsidR="003F68EE" w:rsidRPr="003F68EE" w:rsidRDefault="003F68EE" w:rsidP="003F68EE">
            <w:pPr>
              <w:spacing w:after="0"/>
              <w:jc w:val="center"/>
              <w:rPr>
                <w:color w:val="000000"/>
                <w:szCs w:val="22"/>
              </w:rPr>
            </w:pPr>
            <w:r w:rsidRPr="003F68EE">
              <w:rPr>
                <w:color w:val="000000"/>
                <w:szCs w:val="22"/>
              </w:rPr>
              <w:t>0.46</w:t>
            </w:r>
          </w:p>
        </w:tc>
        <w:tc>
          <w:tcPr>
            <w:tcW w:w="821" w:type="dxa"/>
            <w:tcBorders>
              <w:top w:val="nil"/>
              <w:left w:val="nil"/>
              <w:bottom w:val="nil"/>
              <w:right w:val="nil"/>
            </w:tcBorders>
            <w:shd w:val="clear" w:color="auto" w:fill="auto"/>
            <w:noWrap/>
            <w:vAlign w:val="center"/>
            <w:hideMark/>
            <w:tcPrChange w:id="451" w:author="Ben.Williams" w:date="2020-10-30T14:18:00Z">
              <w:tcPr>
                <w:tcW w:w="821" w:type="dxa"/>
                <w:tcBorders>
                  <w:top w:val="nil"/>
                  <w:left w:val="nil"/>
                  <w:bottom w:val="nil"/>
                  <w:right w:val="nil"/>
                </w:tcBorders>
                <w:shd w:val="clear" w:color="auto" w:fill="auto"/>
                <w:noWrap/>
                <w:vAlign w:val="center"/>
                <w:hideMark/>
              </w:tcPr>
            </w:tcPrChange>
          </w:tcPr>
          <w:p w14:paraId="3E96C5ED" w14:textId="455993DF" w:rsidR="003F68EE" w:rsidRPr="003F68EE" w:rsidRDefault="003F68EE" w:rsidP="003F68EE">
            <w:pPr>
              <w:spacing w:after="0"/>
              <w:jc w:val="center"/>
              <w:rPr>
                <w:color w:val="000000"/>
                <w:szCs w:val="22"/>
              </w:rPr>
            </w:pPr>
            <w:r w:rsidRPr="003F68EE">
              <w:rPr>
                <w:color w:val="000000"/>
                <w:szCs w:val="22"/>
              </w:rPr>
              <w:t>1.57</w:t>
            </w:r>
          </w:p>
        </w:tc>
        <w:tc>
          <w:tcPr>
            <w:tcW w:w="807" w:type="dxa"/>
            <w:tcBorders>
              <w:top w:val="nil"/>
              <w:left w:val="nil"/>
              <w:bottom w:val="nil"/>
              <w:right w:val="nil"/>
            </w:tcBorders>
            <w:shd w:val="clear" w:color="auto" w:fill="auto"/>
            <w:noWrap/>
            <w:vAlign w:val="center"/>
            <w:hideMark/>
            <w:tcPrChange w:id="452" w:author="Ben.Williams" w:date="2020-10-30T14:18:00Z">
              <w:tcPr>
                <w:tcW w:w="807" w:type="dxa"/>
                <w:tcBorders>
                  <w:top w:val="nil"/>
                  <w:left w:val="nil"/>
                  <w:bottom w:val="nil"/>
                  <w:right w:val="nil"/>
                </w:tcBorders>
                <w:shd w:val="clear" w:color="auto" w:fill="auto"/>
                <w:noWrap/>
                <w:vAlign w:val="center"/>
                <w:hideMark/>
              </w:tcPr>
            </w:tcPrChange>
          </w:tcPr>
          <w:p w14:paraId="3933ECC4" w14:textId="19884C09" w:rsidR="003F68EE" w:rsidRPr="003F68EE" w:rsidRDefault="003F68EE" w:rsidP="003F68EE">
            <w:pPr>
              <w:spacing w:after="0"/>
              <w:jc w:val="center"/>
              <w:rPr>
                <w:color w:val="000000"/>
                <w:szCs w:val="22"/>
              </w:rPr>
            </w:pPr>
            <w:r w:rsidRPr="003F68EE">
              <w:rPr>
                <w:color w:val="000000"/>
                <w:szCs w:val="22"/>
              </w:rPr>
              <w:t>1.24</w:t>
            </w:r>
          </w:p>
        </w:tc>
      </w:tr>
      <w:tr w:rsidR="003F68EE" w:rsidRPr="00C83B5A" w14:paraId="1C72C5D7" w14:textId="77777777" w:rsidTr="00E777C3">
        <w:trPr>
          <w:trHeight w:val="251"/>
          <w:trPrChange w:id="453"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454" w:author="Ben.Williams" w:date="2020-10-30T14:18:00Z">
              <w:tcPr>
                <w:tcW w:w="3988" w:type="dxa"/>
                <w:tcBorders>
                  <w:top w:val="nil"/>
                  <w:left w:val="nil"/>
                  <w:bottom w:val="nil"/>
                  <w:right w:val="nil"/>
                </w:tcBorders>
                <w:shd w:val="clear" w:color="auto" w:fill="auto"/>
                <w:noWrap/>
                <w:vAlign w:val="center"/>
                <w:hideMark/>
              </w:tcPr>
            </w:tcPrChange>
          </w:tcPr>
          <w:p w14:paraId="0E18587C" w14:textId="678FBD83" w:rsidR="003F68EE" w:rsidRPr="003F68EE" w:rsidRDefault="003F68EE" w:rsidP="00057D52">
            <w:pPr>
              <w:spacing w:after="0"/>
              <w:rPr>
                <w:color w:val="000000"/>
                <w:szCs w:val="22"/>
              </w:rPr>
            </w:pPr>
            <w:r w:rsidRPr="003F68EE">
              <w:rPr>
                <w:color w:val="000000"/>
                <w:szCs w:val="22"/>
              </w:rPr>
              <w:t>Sea pens whips</w:t>
            </w:r>
          </w:p>
        </w:tc>
        <w:tc>
          <w:tcPr>
            <w:tcW w:w="821" w:type="dxa"/>
            <w:tcBorders>
              <w:top w:val="nil"/>
              <w:left w:val="nil"/>
              <w:bottom w:val="nil"/>
              <w:right w:val="nil"/>
            </w:tcBorders>
            <w:shd w:val="clear" w:color="auto" w:fill="auto"/>
            <w:noWrap/>
            <w:vAlign w:val="center"/>
            <w:hideMark/>
            <w:tcPrChange w:id="455" w:author="Ben.Williams" w:date="2020-10-30T14:18:00Z">
              <w:tcPr>
                <w:tcW w:w="821" w:type="dxa"/>
                <w:tcBorders>
                  <w:top w:val="nil"/>
                  <w:left w:val="nil"/>
                  <w:bottom w:val="nil"/>
                  <w:right w:val="nil"/>
                </w:tcBorders>
                <w:shd w:val="clear" w:color="auto" w:fill="auto"/>
                <w:noWrap/>
                <w:vAlign w:val="center"/>
                <w:hideMark/>
              </w:tcPr>
            </w:tcPrChange>
          </w:tcPr>
          <w:p w14:paraId="57075068" w14:textId="3A2E7A85" w:rsidR="003F68EE" w:rsidRPr="003F68EE" w:rsidRDefault="003F68EE" w:rsidP="003F68EE">
            <w:pPr>
              <w:spacing w:after="0"/>
              <w:jc w:val="center"/>
              <w:rPr>
                <w:color w:val="000000"/>
                <w:szCs w:val="22"/>
              </w:rPr>
            </w:pPr>
            <w:r w:rsidRPr="003F68EE">
              <w:rPr>
                <w:color w:val="000000"/>
                <w:szCs w:val="22"/>
              </w:rPr>
              <w:t>0.06</w:t>
            </w:r>
          </w:p>
        </w:tc>
        <w:tc>
          <w:tcPr>
            <w:tcW w:w="821" w:type="dxa"/>
            <w:tcBorders>
              <w:top w:val="nil"/>
              <w:left w:val="nil"/>
              <w:bottom w:val="nil"/>
              <w:right w:val="nil"/>
            </w:tcBorders>
            <w:shd w:val="clear" w:color="auto" w:fill="auto"/>
            <w:noWrap/>
            <w:vAlign w:val="center"/>
            <w:hideMark/>
            <w:tcPrChange w:id="456" w:author="Ben.Williams" w:date="2020-10-30T14:18:00Z">
              <w:tcPr>
                <w:tcW w:w="821" w:type="dxa"/>
                <w:tcBorders>
                  <w:top w:val="nil"/>
                  <w:left w:val="nil"/>
                  <w:bottom w:val="nil"/>
                  <w:right w:val="nil"/>
                </w:tcBorders>
                <w:shd w:val="clear" w:color="auto" w:fill="auto"/>
                <w:noWrap/>
                <w:vAlign w:val="center"/>
                <w:hideMark/>
              </w:tcPr>
            </w:tcPrChange>
          </w:tcPr>
          <w:p w14:paraId="4EA48AEF" w14:textId="58B11CE6" w:rsidR="003F68EE" w:rsidRPr="003F68EE" w:rsidRDefault="003F68EE" w:rsidP="003F68EE">
            <w:pPr>
              <w:spacing w:after="0"/>
              <w:jc w:val="center"/>
              <w:rPr>
                <w:color w:val="000000"/>
                <w:szCs w:val="22"/>
              </w:rPr>
            </w:pPr>
            <w:r w:rsidRPr="003F68EE">
              <w:rPr>
                <w:color w:val="000000"/>
                <w:szCs w:val="22"/>
              </w:rPr>
              <w:t>Conf.</w:t>
            </w:r>
          </w:p>
        </w:tc>
        <w:tc>
          <w:tcPr>
            <w:tcW w:w="821" w:type="dxa"/>
            <w:tcBorders>
              <w:top w:val="nil"/>
              <w:left w:val="nil"/>
              <w:bottom w:val="nil"/>
              <w:right w:val="nil"/>
            </w:tcBorders>
            <w:shd w:val="clear" w:color="auto" w:fill="auto"/>
            <w:noWrap/>
            <w:vAlign w:val="center"/>
            <w:hideMark/>
            <w:tcPrChange w:id="457" w:author="Ben.Williams" w:date="2020-10-30T14:18:00Z">
              <w:tcPr>
                <w:tcW w:w="821" w:type="dxa"/>
                <w:tcBorders>
                  <w:top w:val="nil"/>
                  <w:left w:val="nil"/>
                  <w:bottom w:val="nil"/>
                  <w:right w:val="nil"/>
                </w:tcBorders>
                <w:shd w:val="clear" w:color="auto" w:fill="auto"/>
                <w:noWrap/>
                <w:vAlign w:val="center"/>
                <w:hideMark/>
              </w:tcPr>
            </w:tcPrChange>
          </w:tcPr>
          <w:p w14:paraId="1972D4E8" w14:textId="4D68D6B2" w:rsidR="003F68EE" w:rsidRPr="003F68EE" w:rsidRDefault="003F68EE" w:rsidP="003F68EE">
            <w:pPr>
              <w:spacing w:after="0"/>
              <w:jc w:val="center"/>
              <w:rPr>
                <w:color w:val="000000"/>
                <w:szCs w:val="22"/>
              </w:rPr>
            </w:pPr>
            <w:r w:rsidRPr="003F68EE">
              <w:rPr>
                <w:color w:val="000000"/>
                <w:szCs w:val="22"/>
              </w:rPr>
              <w:t>0.02</w:t>
            </w:r>
          </w:p>
        </w:tc>
        <w:tc>
          <w:tcPr>
            <w:tcW w:w="931" w:type="dxa"/>
            <w:tcBorders>
              <w:top w:val="nil"/>
              <w:left w:val="nil"/>
              <w:bottom w:val="nil"/>
              <w:right w:val="nil"/>
            </w:tcBorders>
            <w:shd w:val="clear" w:color="auto" w:fill="auto"/>
            <w:noWrap/>
            <w:vAlign w:val="center"/>
            <w:hideMark/>
            <w:tcPrChange w:id="458" w:author="Ben.Williams" w:date="2020-10-30T14:18:00Z">
              <w:tcPr>
                <w:tcW w:w="931" w:type="dxa"/>
                <w:tcBorders>
                  <w:top w:val="nil"/>
                  <w:left w:val="nil"/>
                  <w:bottom w:val="nil"/>
                  <w:right w:val="nil"/>
                </w:tcBorders>
                <w:shd w:val="clear" w:color="auto" w:fill="auto"/>
                <w:noWrap/>
                <w:vAlign w:val="center"/>
                <w:hideMark/>
              </w:tcPr>
            </w:tcPrChange>
          </w:tcPr>
          <w:p w14:paraId="655E9934" w14:textId="2CED4334" w:rsidR="003F68EE" w:rsidRPr="003F68EE" w:rsidRDefault="003F68EE" w:rsidP="003F68EE">
            <w:pPr>
              <w:spacing w:after="0"/>
              <w:jc w:val="center"/>
              <w:rPr>
                <w:color w:val="000000"/>
                <w:szCs w:val="22"/>
              </w:rPr>
            </w:pPr>
            <w:r w:rsidRPr="003F68EE">
              <w:rPr>
                <w:color w:val="000000"/>
                <w:szCs w:val="22"/>
              </w:rPr>
              <w:t>0.03</w:t>
            </w:r>
          </w:p>
        </w:tc>
        <w:tc>
          <w:tcPr>
            <w:tcW w:w="931" w:type="dxa"/>
            <w:tcBorders>
              <w:top w:val="nil"/>
              <w:left w:val="nil"/>
              <w:bottom w:val="nil"/>
              <w:right w:val="nil"/>
            </w:tcBorders>
            <w:shd w:val="clear" w:color="auto" w:fill="auto"/>
            <w:noWrap/>
            <w:vAlign w:val="center"/>
            <w:hideMark/>
            <w:tcPrChange w:id="459" w:author="Ben.Williams" w:date="2020-10-30T14:18:00Z">
              <w:tcPr>
                <w:tcW w:w="931" w:type="dxa"/>
                <w:tcBorders>
                  <w:top w:val="nil"/>
                  <w:left w:val="nil"/>
                  <w:bottom w:val="nil"/>
                  <w:right w:val="nil"/>
                </w:tcBorders>
                <w:shd w:val="clear" w:color="auto" w:fill="auto"/>
                <w:noWrap/>
                <w:vAlign w:val="center"/>
                <w:hideMark/>
              </w:tcPr>
            </w:tcPrChange>
          </w:tcPr>
          <w:p w14:paraId="79284052" w14:textId="6B125C88" w:rsidR="003F68EE" w:rsidRPr="003F68EE" w:rsidRDefault="003F68EE" w:rsidP="003F68EE">
            <w:pPr>
              <w:spacing w:after="0"/>
              <w:jc w:val="center"/>
              <w:rPr>
                <w:color w:val="000000"/>
                <w:szCs w:val="22"/>
              </w:rPr>
            </w:pPr>
            <w:r w:rsidRPr="003F68EE">
              <w:rPr>
                <w:color w:val="000000"/>
                <w:szCs w:val="22"/>
              </w:rPr>
              <w:t>0</w:t>
            </w:r>
          </w:p>
        </w:tc>
        <w:tc>
          <w:tcPr>
            <w:tcW w:w="821" w:type="dxa"/>
            <w:tcBorders>
              <w:top w:val="nil"/>
              <w:left w:val="nil"/>
              <w:bottom w:val="nil"/>
              <w:right w:val="nil"/>
            </w:tcBorders>
            <w:shd w:val="clear" w:color="auto" w:fill="auto"/>
            <w:noWrap/>
            <w:vAlign w:val="center"/>
            <w:hideMark/>
            <w:tcPrChange w:id="460" w:author="Ben.Williams" w:date="2020-10-30T14:18:00Z">
              <w:tcPr>
                <w:tcW w:w="821" w:type="dxa"/>
                <w:tcBorders>
                  <w:top w:val="nil"/>
                  <w:left w:val="nil"/>
                  <w:bottom w:val="nil"/>
                  <w:right w:val="nil"/>
                </w:tcBorders>
                <w:shd w:val="clear" w:color="auto" w:fill="auto"/>
                <w:noWrap/>
                <w:vAlign w:val="center"/>
                <w:hideMark/>
              </w:tcPr>
            </w:tcPrChange>
          </w:tcPr>
          <w:p w14:paraId="1838813A" w14:textId="2CC199B3" w:rsidR="003F68EE" w:rsidRPr="003F68EE" w:rsidRDefault="003F68EE" w:rsidP="003F68EE">
            <w:pPr>
              <w:spacing w:after="0"/>
              <w:jc w:val="center"/>
              <w:rPr>
                <w:color w:val="000000"/>
                <w:szCs w:val="22"/>
              </w:rPr>
            </w:pPr>
            <w:r w:rsidRPr="003F68EE">
              <w:rPr>
                <w:color w:val="000000"/>
                <w:szCs w:val="22"/>
              </w:rPr>
              <w:t>0.03</w:t>
            </w:r>
          </w:p>
        </w:tc>
        <w:tc>
          <w:tcPr>
            <w:tcW w:w="807" w:type="dxa"/>
            <w:tcBorders>
              <w:top w:val="nil"/>
              <w:left w:val="nil"/>
              <w:bottom w:val="nil"/>
              <w:right w:val="nil"/>
            </w:tcBorders>
            <w:shd w:val="clear" w:color="auto" w:fill="auto"/>
            <w:noWrap/>
            <w:vAlign w:val="center"/>
            <w:hideMark/>
            <w:tcPrChange w:id="461" w:author="Ben.Williams" w:date="2020-10-30T14:18:00Z">
              <w:tcPr>
                <w:tcW w:w="807" w:type="dxa"/>
                <w:tcBorders>
                  <w:top w:val="nil"/>
                  <w:left w:val="nil"/>
                  <w:bottom w:val="nil"/>
                  <w:right w:val="nil"/>
                </w:tcBorders>
                <w:shd w:val="clear" w:color="auto" w:fill="auto"/>
                <w:noWrap/>
                <w:vAlign w:val="center"/>
                <w:hideMark/>
              </w:tcPr>
            </w:tcPrChange>
          </w:tcPr>
          <w:p w14:paraId="4AC2563A" w14:textId="14945925" w:rsidR="003F68EE" w:rsidRPr="003F68EE" w:rsidRDefault="003F68EE" w:rsidP="003F68EE">
            <w:pPr>
              <w:spacing w:after="0"/>
              <w:jc w:val="center"/>
              <w:rPr>
                <w:color w:val="000000"/>
                <w:szCs w:val="22"/>
              </w:rPr>
            </w:pPr>
            <w:r w:rsidRPr="003F68EE">
              <w:rPr>
                <w:color w:val="000000"/>
                <w:szCs w:val="22"/>
              </w:rPr>
              <w:t>0</w:t>
            </w:r>
          </w:p>
        </w:tc>
      </w:tr>
      <w:tr w:rsidR="003F68EE" w:rsidRPr="00C83B5A" w14:paraId="2D0406F4" w14:textId="77777777" w:rsidTr="00E777C3">
        <w:trPr>
          <w:trHeight w:val="251"/>
          <w:trPrChange w:id="462"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463" w:author="Ben.Williams" w:date="2020-10-30T14:18:00Z">
              <w:tcPr>
                <w:tcW w:w="3988" w:type="dxa"/>
                <w:tcBorders>
                  <w:top w:val="nil"/>
                  <w:left w:val="nil"/>
                  <w:bottom w:val="nil"/>
                  <w:right w:val="nil"/>
                </w:tcBorders>
                <w:shd w:val="clear" w:color="auto" w:fill="auto"/>
                <w:noWrap/>
                <w:vAlign w:val="center"/>
                <w:hideMark/>
              </w:tcPr>
            </w:tcPrChange>
          </w:tcPr>
          <w:p w14:paraId="7A1C899E" w14:textId="3A2DDBD0" w:rsidR="003F68EE" w:rsidRPr="003F68EE" w:rsidRDefault="003F68EE" w:rsidP="00057D52">
            <w:pPr>
              <w:spacing w:after="0"/>
              <w:rPr>
                <w:color w:val="000000"/>
                <w:szCs w:val="22"/>
              </w:rPr>
            </w:pPr>
            <w:r w:rsidRPr="003F68EE">
              <w:rPr>
                <w:color w:val="000000"/>
                <w:szCs w:val="22"/>
              </w:rPr>
              <w:t>Sea star</w:t>
            </w:r>
          </w:p>
        </w:tc>
        <w:tc>
          <w:tcPr>
            <w:tcW w:w="821" w:type="dxa"/>
            <w:tcBorders>
              <w:top w:val="nil"/>
              <w:left w:val="nil"/>
              <w:bottom w:val="nil"/>
              <w:right w:val="nil"/>
            </w:tcBorders>
            <w:shd w:val="clear" w:color="auto" w:fill="auto"/>
            <w:noWrap/>
            <w:vAlign w:val="center"/>
            <w:hideMark/>
            <w:tcPrChange w:id="464" w:author="Ben.Williams" w:date="2020-10-30T14:18:00Z">
              <w:tcPr>
                <w:tcW w:w="821" w:type="dxa"/>
                <w:tcBorders>
                  <w:top w:val="nil"/>
                  <w:left w:val="nil"/>
                  <w:bottom w:val="nil"/>
                  <w:right w:val="nil"/>
                </w:tcBorders>
                <w:shd w:val="clear" w:color="auto" w:fill="auto"/>
                <w:noWrap/>
                <w:vAlign w:val="center"/>
                <w:hideMark/>
              </w:tcPr>
            </w:tcPrChange>
          </w:tcPr>
          <w:p w14:paraId="33D85B4D" w14:textId="6F2C34BC" w:rsidR="003F68EE" w:rsidRPr="003F68EE" w:rsidRDefault="003F68EE" w:rsidP="003F68EE">
            <w:pPr>
              <w:spacing w:after="0"/>
              <w:jc w:val="center"/>
              <w:rPr>
                <w:color w:val="000000"/>
                <w:szCs w:val="22"/>
              </w:rPr>
            </w:pPr>
            <w:r w:rsidRPr="003F68EE">
              <w:rPr>
                <w:color w:val="000000"/>
                <w:szCs w:val="22"/>
              </w:rPr>
              <w:t>1.6</w:t>
            </w:r>
          </w:p>
        </w:tc>
        <w:tc>
          <w:tcPr>
            <w:tcW w:w="821" w:type="dxa"/>
            <w:tcBorders>
              <w:top w:val="nil"/>
              <w:left w:val="nil"/>
              <w:bottom w:val="nil"/>
              <w:right w:val="nil"/>
            </w:tcBorders>
            <w:shd w:val="clear" w:color="auto" w:fill="auto"/>
            <w:noWrap/>
            <w:vAlign w:val="center"/>
            <w:hideMark/>
            <w:tcPrChange w:id="465" w:author="Ben.Williams" w:date="2020-10-30T14:18:00Z">
              <w:tcPr>
                <w:tcW w:w="821" w:type="dxa"/>
                <w:tcBorders>
                  <w:top w:val="nil"/>
                  <w:left w:val="nil"/>
                  <w:bottom w:val="nil"/>
                  <w:right w:val="nil"/>
                </w:tcBorders>
                <w:shd w:val="clear" w:color="auto" w:fill="auto"/>
                <w:noWrap/>
                <w:vAlign w:val="center"/>
                <w:hideMark/>
              </w:tcPr>
            </w:tcPrChange>
          </w:tcPr>
          <w:p w14:paraId="0E3357D7" w14:textId="4DA1B114" w:rsidR="003F68EE" w:rsidRPr="003F68EE" w:rsidRDefault="003F68EE" w:rsidP="003F68EE">
            <w:pPr>
              <w:spacing w:after="0"/>
              <w:jc w:val="center"/>
              <w:rPr>
                <w:color w:val="000000"/>
                <w:szCs w:val="22"/>
              </w:rPr>
            </w:pPr>
            <w:r w:rsidRPr="003F68EE">
              <w:rPr>
                <w:color w:val="000000"/>
                <w:szCs w:val="22"/>
              </w:rPr>
              <w:t>3.48</w:t>
            </w:r>
          </w:p>
        </w:tc>
        <w:tc>
          <w:tcPr>
            <w:tcW w:w="821" w:type="dxa"/>
            <w:tcBorders>
              <w:top w:val="nil"/>
              <w:left w:val="nil"/>
              <w:bottom w:val="nil"/>
              <w:right w:val="nil"/>
            </w:tcBorders>
            <w:shd w:val="clear" w:color="auto" w:fill="auto"/>
            <w:noWrap/>
            <w:vAlign w:val="center"/>
            <w:hideMark/>
            <w:tcPrChange w:id="466" w:author="Ben.Williams" w:date="2020-10-30T14:18:00Z">
              <w:tcPr>
                <w:tcW w:w="821" w:type="dxa"/>
                <w:tcBorders>
                  <w:top w:val="nil"/>
                  <w:left w:val="nil"/>
                  <w:bottom w:val="nil"/>
                  <w:right w:val="nil"/>
                </w:tcBorders>
                <w:shd w:val="clear" w:color="auto" w:fill="auto"/>
                <w:noWrap/>
                <w:vAlign w:val="center"/>
                <w:hideMark/>
              </w:tcPr>
            </w:tcPrChange>
          </w:tcPr>
          <w:p w14:paraId="62BD95CA" w14:textId="2B2B5CAF" w:rsidR="003F68EE" w:rsidRPr="003F68EE" w:rsidRDefault="003F68EE" w:rsidP="003F68EE">
            <w:pPr>
              <w:spacing w:after="0"/>
              <w:jc w:val="center"/>
              <w:rPr>
                <w:color w:val="000000"/>
                <w:szCs w:val="22"/>
              </w:rPr>
            </w:pPr>
            <w:r w:rsidRPr="003F68EE">
              <w:rPr>
                <w:color w:val="000000"/>
                <w:szCs w:val="22"/>
              </w:rPr>
              <w:t>1.72</w:t>
            </w:r>
          </w:p>
        </w:tc>
        <w:tc>
          <w:tcPr>
            <w:tcW w:w="931" w:type="dxa"/>
            <w:tcBorders>
              <w:top w:val="nil"/>
              <w:left w:val="nil"/>
              <w:bottom w:val="nil"/>
              <w:right w:val="nil"/>
            </w:tcBorders>
            <w:shd w:val="clear" w:color="auto" w:fill="auto"/>
            <w:noWrap/>
            <w:vAlign w:val="center"/>
            <w:hideMark/>
            <w:tcPrChange w:id="467" w:author="Ben.Williams" w:date="2020-10-30T14:18:00Z">
              <w:tcPr>
                <w:tcW w:w="931" w:type="dxa"/>
                <w:tcBorders>
                  <w:top w:val="nil"/>
                  <w:left w:val="nil"/>
                  <w:bottom w:val="nil"/>
                  <w:right w:val="nil"/>
                </w:tcBorders>
                <w:shd w:val="clear" w:color="auto" w:fill="auto"/>
                <w:noWrap/>
                <w:vAlign w:val="center"/>
                <w:hideMark/>
              </w:tcPr>
            </w:tcPrChange>
          </w:tcPr>
          <w:p w14:paraId="1E28598D" w14:textId="4CED6729" w:rsidR="003F68EE" w:rsidRPr="003F68EE" w:rsidRDefault="003F68EE" w:rsidP="003F68EE">
            <w:pPr>
              <w:spacing w:after="0"/>
              <w:jc w:val="center"/>
              <w:rPr>
                <w:color w:val="000000"/>
                <w:szCs w:val="22"/>
              </w:rPr>
            </w:pPr>
            <w:r w:rsidRPr="003F68EE">
              <w:rPr>
                <w:color w:val="000000"/>
                <w:szCs w:val="22"/>
              </w:rPr>
              <w:t>3.68</w:t>
            </w:r>
          </w:p>
        </w:tc>
        <w:tc>
          <w:tcPr>
            <w:tcW w:w="931" w:type="dxa"/>
            <w:tcBorders>
              <w:top w:val="nil"/>
              <w:left w:val="nil"/>
              <w:bottom w:val="nil"/>
              <w:right w:val="nil"/>
            </w:tcBorders>
            <w:shd w:val="clear" w:color="auto" w:fill="auto"/>
            <w:noWrap/>
            <w:vAlign w:val="center"/>
            <w:hideMark/>
            <w:tcPrChange w:id="468" w:author="Ben.Williams" w:date="2020-10-30T14:18:00Z">
              <w:tcPr>
                <w:tcW w:w="931" w:type="dxa"/>
                <w:tcBorders>
                  <w:top w:val="nil"/>
                  <w:left w:val="nil"/>
                  <w:bottom w:val="nil"/>
                  <w:right w:val="nil"/>
                </w:tcBorders>
                <w:shd w:val="clear" w:color="auto" w:fill="auto"/>
                <w:noWrap/>
                <w:vAlign w:val="center"/>
                <w:hideMark/>
              </w:tcPr>
            </w:tcPrChange>
          </w:tcPr>
          <w:p w14:paraId="0D0030AC" w14:textId="464B4D72" w:rsidR="003F68EE" w:rsidRPr="003F68EE" w:rsidRDefault="003F68EE" w:rsidP="003F68EE">
            <w:pPr>
              <w:spacing w:after="0"/>
              <w:jc w:val="center"/>
              <w:rPr>
                <w:color w:val="000000"/>
                <w:szCs w:val="22"/>
              </w:rPr>
            </w:pPr>
            <w:r w:rsidRPr="003F68EE">
              <w:rPr>
                <w:color w:val="000000"/>
                <w:szCs w:val="22"/>
              </w:rPr>
              <w:t>3.09</w:t>
            </w:r>
          </w:p>
        </w:tc>
        <w:tc>
          <w:tcPr>
            <w:tcW w:w="821" w:type="dxa"/>
            <w:tcBorders>
              <w:top w:val="nil"/>
              <w:left w:val="nil"/>
              <w:bottom w:val="nil"/>
              <w:right w:val="nil"/>
            </w:tcBorders>
            <w:shd w:val="clear" w:color="auto" w:fill="auto"/>
            <w:noWrap/>
            <w:vAlign w:val="center"/>
            <w:hideMark/>
            <w:tcPrChange w:id="469" w:author="Ben.Williams" w:date="2020-10-30T14:18:00Z">
              <w:tcPr>
                <w:tcW w:w="821" w:type="dxa"/>
                <w:tcBorders>
                  <w:top w:val="nil"/>
                  <w:left w:val="nil"/>
                  <w:bottom w:val="nil"/>
                  <w:right w:val="nil"/>
                </w:tcBorders>
                <w:shd w:val="clear" w:color="auto" w:fill="auto"/>
                <w:noWrap/>
                <w:vAlign w:val="center"/>
                <w:hideMark/>
              </w:tcPr>
            </w:tcPrChange>
          </w:tcPr>
          <w:p w14:paraId="5B57DDAC" w14:textId="209FCBDA" w:rsidR="003F68EE" w:rsidRPr="003F68EE" w:rsidRDefault="003F68EE" w:rsidP="003F68EE">
            <w:pPr>
              <w:spacing w:after="0"/>
              <w:jc w:val="center"/>
              <w:rPr>
                <w:color w:val="000000"/>
                <w:szCs w:val="22"/>
              </w:rPr>
            </w:pPr>
            <w:r w:rsidRPr="003F68EE">
              <w:rPr>
                <w:color w:val="000000"/>
                <w:szCs w:val="22"/>
              </w:rPr>
              <w:t>1.36</w:t>
            </w:r>
          </w:p>
        </w:tc>
        <w:tc>
          <w:tcPr>
            <w:tcW w:w="807" w:type="dxa"/>
            <w:tcBorders>
              <w:top w:val="nil"/>
              <w:left w:val="nil"/>
              <w:bottom w:val="nil"/>
              <w:right w:val="nil"/>
            </w:tcBorders>
            <w:shd w:val="clear" w:color="auto" w:fill="auto"/>
            <w:noWrap/>
            <w:vAlign w:val="center"/>
            <w:hideMark/>
            <w:tcPrChange w:id="470" w:author="Ben.Williams" w:date="2020-10-30T14:18:00Z">
              <w:tcPr>
                <w:tcW w:w="807" w:type="dxa"/>
                <w:tcBorders>
                  <w:top w:val="nil"/>
                  <w:left w:val="nil"/>
                  <w:bottom w:val="nil"/>
                  <w:right w:val="nil"/>
                </w:tcBorders>
                <w:shd w:val="clear" w:color="auto" w:fill="auto"/>
                <w:noWrap/>
                <w:vAlign w:val="center"/>
                <w:hideMark/>
              </w:tcPr>
            </w:tcPrChange>
          </w:tcPr>
          <w:p w14:paraId="54DFE93F" w14:textId="424FBCA1" w:rsidR="003F68EE" w:rsidRPr="003F68EE" w:rsidRDefault="003F68EE" w:rsidP="003F68EE">
            <w:pPr>
              <w:spacing w:after="0"/>
              <w:jc w:val="center"/>
              <w:rPr>
                <w:color w:val="000000"/>
                <w:szCs w:val="22"/>
              </w:rPr>
            </w:pPr>
            <w:r w:rsidRPr="003F68EE">
              <w:rPr>
                <w:color w:val="000000"/>
                <w:szCs w:val="22"/>
              </w:rPr>
              <w:t>1.12</w:t>
            </w:r>
          </w:p>
        </w:tc>
      </w:tr>
      <w:tr w:rsidR="003F68EE" w:rsidRPr="00C83B5A" w14:paraId="6E086DDF" w14:textId="77777777" w:rsidTr="00E777C3">
        <w:trPr>
          <w:trHeight w:val="251"/>
          <w:trPrChange w:id="471"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472" w:author="Ben.Williams" w:date="2020-10-30T14:18:00Z">
              <w:tcPr>
                <w:tcW w:w="3988" w:type="dxa"/>
                <w:tcBorders>
                  <w:top w:val="nil"/>
                  <w:left w:val="nil"/>
                  <w:bottom w:val="nil"/>
                  <w:right w:val="nil"/>
                </w:tcBorders>
                <w:shd w:val="clear" w:color="auto" w:fill="auto"/>
                <w:noWrap/>
                <w:vAlign w:val="center"/>
                <w:hideMark/>
              </w:tcPr>
            </w:tcPrChange>
          </w:tcPr>
          <w:p w14:paraId="0E8B9C28" w14:textId="285B270F" w:rsidR="003F68EE" w:rsidRPr="003F68EE" w:rsidRDefault="003F68EE" w:rsidP="00057D52">
            <w:pPr>
              <w:spacing w:after="0"/>
              <w:rPr>
                <w:color w:val="000000"/>
                <w:szCs w:val="22"/>
              </w:rPr>
            </w:pPr>
            <w:r w:rsidRPr="003F68EE">
              <w:rPr>
                <w:color w:val="000000"/>
                <w:szCs w:val="22"/>
              </w:rPr>
              <w:t>Snails</w:t>
            </w:r>
          </w:p>
        </w:tc>
        <w:tc>
          <w:tcPr>
            <w:tcW w:w="821" w:type="dxa"/>
            <w:tcBorders>
              <w:top w:val="nil"/>
              <w:left w:val="nil"/>
              <w:bottom w:val="nil"/>
              <w:right w:val="nil"/>
            </w:tcBorders>
            <w:shd w:val="clear" w:color="auto" w:fill="auto"/>
            <w:noWrap/>
            <w:vAlign w:val="center"/>
            <w:hideMark/>
            <w:tcPrChange w:id="473" w:author="Ben.Williams" w:date="2020-10-30T14:18:00Z">
              <w:tcPr>
                <w:tcW w:w="821" w:type="dxa"/>
                <w:tcBorders>
                  <w:top w:val="nil"/>
                  <w:left w:val="nil"/>
                  <w:bottom w:val="nil"/>
                  <w:right w:val="nil"/>
                </w:tcBorders>
                <w:shd w:val="clear" w:color="auto" w:fill="auto"/>
                <w:noWrap/>
                <w:vAlign w:val="center"/>
                <w:hideMark/>
              </w:tcPr>
            </w:tcPrChange>
          </w:tcPr>
          <w:p w14:paraId="1CF25205" w14:textId="3E50E2F7" w:rsidR="003F68EE" w:rsidRPr="003F68EE" w:rsidRDefault="003F68EE" w:rsidP="003F68EE">
            <w:pPr>
              <w:spacing w:after="0"/>
              <w:jc w:val="center"/>
              <w:rPr>
                <w:color w:val="000000"/>
                <w:szCs w:val="22"/>
              </w:rPr>
            </w:pPr>
            <w:r w:rsidRPr="003F68EE">
              <w:rPr>
                <w:color w:val="000000"/>
                <w:szCs w:val="22"/>
              </w:rPr>
              <w:t>0.1</w:t>
            </w:r>
          </w:p>
        </w:tc>
        <w:tc>
          <w:tcPr>
            <w:tcW w:w="821" w:type="dxa"/>
            <w:tcBorders>
              <w:top w:val="nil"/>
              <w:left w:val="nil"/>
              <w:bottom w:val="nil"/>
              <w:right w:val="nil"/>
            </w:tcBorders>
            <w:shd w:val="clear" w:color="auto" w:fill="auto"/>
            <w:noWrap/>
            <w:vAlign w:val="center"/>
            <w:hideMark/>
            <w:tcPrChange w:id="474" w:author="Ben.Williams" w:date="2020-10-30T14:18:00Z">
              <w:tcPr>
                <w:tcW w:w="821" w:type="dxa"/>
                <w:tcBorders>
                  <w:top w:val="nil"/>
                  <w:left w:val="nil"/>
                  <w:bottom w:val="nil"/>
                  <w:right w:val="nil"/>
                </w:tcBorders>
                <w:shd w:val="clear" w:color="auto" w:fill="auto"/>
                <w:noWrap/>
                <w:vAlign w:val="center"/>
                <w:hideMark/>
              </w:tcPr>
            </w:tcPrChange>
          </w:tcPr>
          <w:p w14:paraId="17415918" w14:textId="24CB54D3" w:rsidR="003F68EE" w:rsidRPr="003F68EE" w:rsidRDefault="003F68EE" w:rsidP="003F68EE">
            <w:pPr>
              <w:spacing w:after="0"/>
              <w:jc w:val="center"/>
              <w:rPr>
                <w:color w:val="000000"/>
                <w:szCs w:val="22"/>
              </w:rPr>
            </w:pPr>
            <w:r w:rsidRPr="003F68EE">
              <w:rPr>
                <w:color w:val="000000"/>
                <w:szCs w:val="22"/>
              </w:rPr>
              <w:t>0.26</w:t>
            </w:r>
          </w:p>
        </w:tc>
        <w:tc>
          <w:tcPr>
            <w:tcW w:w="821" w:type="dxa"/>
            <w:tcBorders>
              <w:top w:val="nil"/>
              <w:left w:val="nil"/>
              <w:bottom w:val="nil"/>
              <w:right w:val="nil"/>
            </w:tcBorders>
            <w:shd w:val="clear" w:color="auto" w:fill="auto"/>
            <w:noWrap/>
            <w:vAlign w:val="center"/>
            <w:hideMark/>
            <w:tcPrChange w:id="475" w:author="Ben.Williams" w:date="2020-10-30T14:18:00Z">
              <w:tcPr>
                <w:tcW w:w="821" w:type="dxa"/>
                <w:tcBorders>
                  <w:top w:val="nil"/>
                  <w:left w:val="nil"/>
                  <w:bottom w:val="nil"/>
                  <w:right w:val="nil"/>
                </w:tcBorders>
                <w:shd w:val="clear" w:color="auto" w:fill="auto"/>
                <w:noWrap/>
                <w:vAlign w:val="center"/>
                <w:hideMark/>
              </w:tcPr>
            </w:tcPrChange>
          </w:tcPr>
          <w:p w14:paraId="4103A7F0" w14:textId="4027E64D" w:rsidR="003F68EE" w:rsidRPr="003F68EE" w:rsidRDefault="003F68EE" w:rsidP="003F68EE">
            <w:pPr>
              <w:spacing w:after="0"/>
              <w:jc w:val="center"/>
              <w:rPr>
                <w:color w:val="000000"/>
                <w:szCs w:val="22"/>
              </w:rPr>
            </w:pPr>
            <w:r w:rsidRPr="003F68EE">
              <w:rPr>
                <w:color w:val="000000"/>
                <w:szCs w:val="22"/>
              </w:rPr>
              <w:t>0.18</w:t>
            </w:r>
          </w:p>
        </w:tc>
        <w:tc>
          <w:tcPr>
            <w:tcW w:w="931" w:type="dxa"/>
            <w:tcBorders>
              <w:top w:val="nil"/>
              <w:left w:val="nil"/>
              <w:bottom w:val="nil"/>
              <w:right w:val="nil"/>
            </w:tcBorders>
            <w:shd w:val="clear" w:color="auto" w:fill="auto"/>
            <w:noWrap/>
            <w:vAlign w:val="center"/>
            <w:hideMark/>
            <w:tcPrChange w:id="476" w:author="Ben.Williams" w:date="2020-10-30T14:18:00Z">
              <w:tcPr>
                <w:tcW w:w="931" w:type="dxa"/>
                <w:tcBorders>
                  <w:top w:val="nil"/>
                  <w:left w:val="nil"/>
                  <w:bottom w:val="nil"/>
                  <w:right w:val="nil"/>
                </w:tcBorders>
                <w:shd w:val="clear" w:color="auto" w:fill="auto"/>
                <w:noWrap/>
                <w:vAlign w:val="center"/>
                <w:hideMark/>
              </w:tcPr>
            </w:tcPrChange>
          </w:tcPr>
          <w:p w14:paraId="444E8132" w14:textId="7E06FF50" w:rsidR="003F68EE" w:rsidRPr="003F68EE" w:rsidRDefault="003F68EE" w:rsidP="003F68EE">
            <w:pPr>
              <w:spacing w:after="0"/>
              <w:jc w:val="center"/>
              <w:rPr>
                <w:color w:val="000000"/>
                <w:szCs w:val="22"/>
              </w:rPr>
            </w:pPr>
            <w:r w:rsidRPr="003F68EE">
              <w:rPr>
                <w:color w:val="000000"/>
                <w:szCs w:val="22"/>
              </w:rPr>
              <w:t>0.18</w:t>
            </w:r>
          </w:p>
        </w:tc>
        <w:tc>
          <w:tcPr>
            <w:tcW w:w="931" w:type="dxa"/>
            <w:tcBorders>
              <w:top w:val="nil"/>
              <w:left w:val="nil"/>
              <w:bottom w:val="nil"/>
              <w:right w:val="nil"/>
            </w:tcBorders>
            <w:shd w:val="clear" w:color="auto" w:fill="auto"/>
            <w:noWrap/>
            <w:vAlign w:val="center"/>
            <w:hideMark/>
            <w:tcPrChange w:id="477" w:author="Ben.Williams" w:date="2020-10-30T14:18:00Z">
              <w:tcPr>
                <w:tcW w:w="931" w:type="dxa"/>
                <w:tcBorders>
                  <w:top w:val="nil"/>
                  <w:left w:val="nil"/>
                  <w:bottom w:val="nil"/>
                  <w:right w:val="nil"/>
                </w:tcBorders>
                <w:shd w:val="clear" w:color="auto" w:fill="auto"/>
                <w:noWrap/>
                <w:vAlign w:val="center"/>
                <w:hideMark/>
              </w:tcPr>
            </w:tcPrChange>
          </w:tcPr>
          <w:p w14:paraId="12BF414B" w14:textId="049763C4" w:rsidR="003F68EE" w:rsidRPr="003F68EE" w:rsidRDefault="003F68EE" w:rsidP="003F68EE">
            <w:pPr>
              <w:spacing w:after="0"/>
              <w:jc w:val="center"/>
              <w:rPr>
                <w:color w:val="000000"/>
                <w:szCs w:val="22"/>
              </w:rPr>
            </w:pPr>
            <w:r w:rsidRPr="003F68EE">
              <w:rPr>
                <w:color w:val="000000"/>
                <w:szCs w:val="22"/>
              </w:rPr>
              <w:t>5.67</w:t>
            </w:r>
          </w:p>
        </w:tc>
        <w:tc>
          <w:tcPr>
            <w:tcW w:w="821" w:type="dxa"/>
            <w:tcBorders>
              <w:top w:val="nil"/>
              <w:left w:val="nil"/>
              <w:bottom w:val="nil"/>
              <w:right w:val="nil"/>
            </w:tcBorders>
            <w:shd w:val="clear" w:color="auto" w:fill="auto"/>
            <w:noWrap/>
            <w:vAlign w:val="center"/>
            <w:hideMark/>
            <w:tcPrChange w:id="478" w:author="Ben.Williams" w:date="2020-10-30T14:18:00Z">
              <w:tcPr>
                <w:tcW w:w="821" w:type="dxa"/>
                <w:tcBorders>
                  <w:top w:val="nil"/>
                  <w:left w:val="nil"/>
                  <w:bottom w:val="nil"/>
                  <w:right w:val="nil"/>
                </w:tcBorders>
                <w:shd w:val="clear" w:color="auto" w:fill="auto"/>
                <w:noWrap/>
                <w:vAlign w:val="center"/>
                <w:hideMark/>
              </w:tcPr>
            </w:tcPrChange>
          </w:tcPr>
          <w:p w14:paraId="4E38A3D3" w14:textId="73D5AC77" w:rsidR="003F68EE" w:rsidRPr="003F68EE" w:rsidRDefault="003F68EE" w:rsidP="003F68EE">
            <w:pPr>
              <w:spacing w:after="0"/>
              <w:jc w:val="center"/>
              <w:rPr>
                <w:color w:val="000000"/>
                <w:szCs w:val="22"/>
              </w:rPr>
            </w:pPr>
            <w:r w:rsidRPr="003F68EE">
              <w:rPr>
                <w:color w:val="000000"/>
                <w:szCs w:val="22"/>
              </w:rPr>
              <w:t>1.79</w:t>
            </w:r>
          </w:p>
        </w:tc>
        <w:tc>
          <w:tcPr>
            <w:tcW w:w="807" w:type="dxa"/>
            <w:tcBorders>
              <w:top w:val="nil"/>
              <w:left w:val="nil"/>
              <w:bottom w:val="nil"/>
              <w:right w:val="nil"/>
            </w:tcBorders>
            <w:shd w:val="clear" w:color="auto" w:fill="auto"/>
            <w:noWrap/>
            <w:vAlign w:val="center"/>
            <w:hideMark/>
            <w:tcPrChange w:id="479" w:author="Ben.Williams" w:date="2020-10-30T14:18:00Z">
              <w:tcPr>
                <w:tcW w:w="807" w:type="dxa"/>
                <w:tcBorders>
                  <w:top w:val="nil"/>
                  <w:left w:val="nil"/>
                  <w:bottom w:val="nil"/>
                  <w:right w:val="nil"/>
                </w:tcBorders>
                <w:shd w:val="clear" w:color="auto" w:fill="auto"/>
                <w:noWrap/>
                <w:vAlign w:val="center"/>
                <w:hideMark/>
              </w:tcPr>
            </w:tcPrChange>
          </w:tcPr>
          <w:p w14:paraId="6DF1BDBA" w14:textId="10781805" w:rsidR="003F68EE" w:rsidRPr="003F68EE" w:rsidRDefault="003F68EE" w:rsidP="003F68EE">
            <w:pPr>
              <w:spacing w:after="0"/>
              <w:jc w:val="center"/>
              <w:rPr>
                <w:color w:val="000000"/>
                <w:szCs w:val="22"/>
              </w:rPr>
            </w:pPr>
            <w:r w:rsidRPr="003F68EE">
              <w:rPr>
                <w:color w:val="000000"/>
                <w:szCs w:val="22"/>
              </w:rPr>
              <w:t>0.08</w:t>
            </w:r>
          </w:p>
        </w:tc>
      </w:tr>
      <w:tr w:rsidR="003F68EE" w:rsidRPr="00C83B5A" w14:paraId="06549B9C" w14:textId="77777777" w:rsidTr="00E777C3">
        <w:trPr>
          <w:trHeight w:val="251"/>
          <w:trPrChange w:id="480"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481" w:author="Ben.Williams" w:date="2020-10-30T14:18:00Z">
              <w:tcPr>
                <w:tcW w:w="3988" w:type="dxa"/>
                <w:tcBorders>
                  <w:top w:val="nil"/>
                  <w:left w:val="nil"/>
                  <w:bottom w:val="nil"/>
                  <w:right w:val="nil"/>
                </w:tcBorders>
                <w:shd w:val="clear" w:color="auto" w:fill="auto"/>
                <w:noWrap/>
                <w:vAlign w:val="center"/>
                <w:hideMark/>
              </w:tcPr>
            </w:tcPrChange>
          </w:tcPr>
          <w:p w14:paraId="546BF407" w14:textId="71CCE2DA" w:rsidR="003F68EE" w:rsidRPr="003F68EE" w:rsidRDefault="003F68EE" w:rsidP="00057D52">
            <w:pPr>
              <w:spacing w:after="0"/>
              <w:rPr>
                <w:color w:val="000000"/>
                <w:szCs w:val="22"/>
              </w:rPr>
            </w:pPr>
            <w:r w:rsidRPr="003F68EE">
              <w:rPr>
                <w:color w:val="000000"/>
                <w:szCs w:val="22"/>
              </w:rPr>
              <w:t>Sponge unidentified</w:t>
            </w:r>
          </w:p>
        </w:tc>
        <w:tc>
          <w:tcPr>
            <w:tcW w:w="821" w:type="dxa"/>
            <w:tcBorders>
              <w:top w:val="nil"/>
              <w:left w:val="nil"/>
              <w:bottom w:val="nil"/>
              <w:right w:val="nil"/>
            </w:tcBorders>
            <w:shd w:val="clear" w:color="auto" w:fill="auto"/>
            <w:noWrap/>
            <w:vAlign w:val="center"/>
            <w:hideMark/>
            <w:tcPrChange w:id="482" w:author="Ben.Williams" w:date="2020-10-30T14:18:00Z">
              <w:tcPr>
                <w:tcW w:w="821" w:type="dxa"/>
                <w:tcBorders>
                  <w:top w:val="nil"/>
                  <w:left w:val="nil"/>
                  <w:bottom w:val="nil"/>
                  <w:right w:val="nil"/>
                </w:tcBorders>
                <w:shd w:val="clear" w:color="auto" w:fill="auto"/>
                <w:noWrap/>
                <w:vAlign w:val="center"/>
                <w:hideMark/>
              </w:tcPr>
            </w:tcPrChange>
          </w:tcPr>
          <w:p w14:paraId="4C7D9FA9" w14:textId="784BFFBC" w:rsidR="003F68EE" w:rsidRPr="003F68EE" w:rsidRDefault="003F68EE" w:rsidP="003F68EE">
            <w:pPr>
              <w:spacing w:after="0"/>
              <w:jc w:val="center"/>
              <w:rPr>
                <w:color w:val="000000"/>
                <w:szCs w:val="22"/>
              </w:rPr>
            </w:pPr>
            <w:r w:rsidRPr="003F68EE">
              <w:rPr>
                <w:color w:val="000000"/>
                <w:szCs w:val="22"/>
              </w:rPr>
              <w:t>1.81</w:t>
            </w:r>
          </w:p>
        </w:tc>
        <w:tc>
          <w:tcPr>
            <w:tcW w:w="821" w:type="dxa"/>
            <w:tcBorders>
              <w:top w:val="nil"/>
              <w:left w:val="nil"/>
              <w:bottom w:val="nil"/>
              <w:right w:val="nil"/>
            </w:tcBorders>
            <w:shd w:val="clear" w:color="auto" w:fill="auto"/>
            <w:noWrap/>
            <w:vAlign w:val="center"/>
            <w:hideMark/>
            <w:tcPrChange w:id="483" w:author="Ben.Williams" w:date="2020-10-30T14:18:00Z">
              <w:tcPr>
                <w:tcW w:w="821" w:type="dxa"/>
                <w:tcBorders>
                  <w:top w:val="nil"/>
                  <w:left w:val="nil"/>
                  <w:bottom w:val="nil"/>
                  <w:right w:val="nil"/>
                </w:tcBorders>
                <w:shd w:val="clear" w:color="auto" w:fill="auto"/>
                <w:noWrap/>
                <w:vAlign w:val="center"/>
                <w:hideMark/>
              </w:tcPr>
            </w:tcPrChange>
          </w:tcPr>
          <w:p w14:paraId="0A62FE8C" w14:textId="6240F936" w:rsidR="003F68EE" w:rsidRPr="003F68EE" w:rsidRDefault="003F68EE" w:rsidP="003F68EE">
            <w:pPr>
              <w:spacing w:after="0"/>
              <w:jc w:val="center"/>
              <w:rPr>
                <w:color w:val="000000"/>
                <w:szCs w:val="22"/>
              </w:rPr>
            </w:pPr>
            <w:r w:rsidRPr="003F68EE">
              <w:rPr>
                <w:color w:val="000000"/>
                <w:szCs w:val="22"/>
              </w:rPr>
              <w:t>5.45</w:t>
            </w:r>
          </w:p>
        </w:tc>
        <w:tc>
          <w:tcPr>
            <w:tcW w:w="821" w:type="dxa"/>
            <w:tcBorders>
              <w:top w:val="nil"/>
              <w:left w:val="nil"/>
              <w:bottom w:val="nil"/>
              <w:right w:val="nil"/>
            </w:tcBorders>
            <w:shd w:val="clear" w:color="auto" w:fill="auto"/>
            <w:noWrap/>
            <w:vAlign w:val="center"/>
            <w:hideMark/>
            <w:tcPrChange w:id="484" w:author="Ben.Williams" w:date="2020-10-30T14:18:00Z">
              <w:tcPr>
                <w:tcW w:w="821" w:type="dxa"/>
                <w:tcBorders>
                  <w:top w:val="nil"/>
                  <w:left w:val="nil"/>
                  <w:bottom w:val="nil"/>
                  <w:right w:val="nil"/>
                </w:tcBorders>
                <w:shd w:val="clear" w:color="auto" w:fill="auto"/>
                <w:noWrap/>
                <w:vAlign w:val="center"/>
                <w:hideMark/>
              </w:tcPr>
            </w:tcPrChange>
          </w:tcPr>
          <w:p w14:paraId="12CC06C5" w14:textId="76185178" w:rsidR="003F68EE" w:rsidRPr="003F68EE" w:rsidRDefault="003F68EE" w:rsidP="003F68EE">
            <w:pPr>
              <w:spacing w:after="0"/>
              <w:jc w:val="center"/>
              <w:rPr>
                <w:color w:val="000000"/>
                <w:szCs w:val="22"/>
              </w:rPr>
            </w:pPr>
            <w:r w:rsidRPr="003F68EE">
              <w:rPr>
                <w:color w:val="000000"/>
                <w:szCs w:val="22"/>
              </w:rPr>
              <w:t>2.88</w:t>
            </w:r>
          </w:p>
        </w:tc>
        <w:tc>
          <w:tcPr>
            <w:tcW w:w="931" w:type="dxa"/>
            <w:tcBorders>
              <w:top w:val="nil"/>
              <w:left w:val="nil"/>
              <w:bottom w:val="nil"/>
              <w:right w:val="nil"/>
            </w:tcBorders>
            <w:shd w:val="clear" w:color="auto" w:fill="auto"/>
            <w:noWrap/>
            <w:vAlign w:val="center"/>
            <w:hideMark/>
            <w:tcPrChange w:id="485" w:author="Ben.Williams" w:date="2020-10-30T14:18:00Z">
              <w:tcPr>
                <w:tcW w:w="931" w:type="dxa"/>
                <w:tcBorders>
                  <w:top w:val="nil"/>
                  <w:left w:val="nil"/>
                  <w:bottom w:val="nil"/>
                  <w:right w:val="nil"/>
                </w:tcBorders>
                <w:shd w:val="clear" w:color="auto" w:fill="auto"/>
                <w:noWrap/>
                <w:vAlign w:val="center"/>
                <w:hideMark/>
              </w:tcPr>
            </w:tcPrChange>
          </w:tcPr>
          <w:p w14:paraId="382C791A" w14:textId="27FE099A" w:rsidR="003F68EE" w:rsidRPr="003F68EE" w:rsidRDefault="003F68EE" w:rsidP="003F68EE">
            <w:pPr>
              <w:spacing w:after="0"/>
              <w:jc w:val="center"/>
              <w:rPr>
                <w:color w:val="000000"/>
                <w:szCs w:val="22"/>
              </w:rPr>
            </w:pPr>
            <w:r w:rsidRPr="003F68EE">
              <w:rPr>
                <w:color w:val="000000"/>
                <w:szCs w:val="22"/>
              </w:rPr>
              <w:t>3.21</w:t>
            </w:r>
          </w:p>
        </w:tc>
        <w:tc>
          <w:tcPr>
            <w:tcW w:w="931" w:type="dxa"/>
            <w:tcBorders>
              <w:top w:val="nil"/>
              <w:left w:val="nil"/>
              <w:bottom w:val="nil"/>
              <w:right w:val="nil"/>
            </w:tcBorders>
            <w:shd w:val="clear" w:color="auto" w:fill="auto"/>
            <w:noWrap/>
            <w:vAlign w:val="center"/>
            <w:hideMark/>
            <w:tcPrChange w:id="486" w:author="Ben.Williams" w:date="2020-10-30T14:18:00Z">
              <w:tcPr>
                <w:tcW w:w="931" w:type="dxa"/>
                <w:tcBorders>
                  <w:top w:val="nil"/>
                  <w:left w:val="nil"/>
                  <w:bottom w:val="nil"/>
                  <w:right w:val="nil"/>
                </w:tcBorders>
                <w:shd w:val="clear" w:color="auto" w:fill="auto"/>
                <w:noWrap/>
                <w:vAlign w:val="center"/>
                <w:hideMark/>
              </w:tcPr>
            </w:tcPrChange>
          </w:tcPr>
          <w:p w14:paraId="1D2EA381" w14:textId="75CB02D6" w:rsidR="003F68EE" w:rsidRPr="003F68EE" w:rsidRDefault="003F68EE" w:rsidP="003F68EE">
            <w:pPr>
              <w:spacing w:after="0"/>
              <w:jc w:val="center"/>
              <w:rPr>
                <w:color w:val="000000"/>
                <w:szCs w:val="22"/>
              </w:rPr>
            </w:pPr>
            <w:r w:rsidRPr="003F68EE">
              <w:rPr>
                <w:color w:val="000000"/>
                <w:szCs w:val="22"/>
              </w:rPr>
              <w:t>13.67</w:t>
            </w:r>
          </w:p>
        </w:tc>
        <w:tc>
          <w:tcPr>
            <w:tcW w:w="821" w:type="dxa"/>
            <w:tcBorders>
              <w:top w:val="nil"/>
              <w:left w:val="nil"/>
              <w:bottom w:val="nil"/>
              <w:right w:val="nil"/>
            </w:tcBorders>
            <w:shd w:val="clear" w:color="auto" w:fill="auto"/>
            <w:noWrap/>
            <w:vAlign w:val="center"/>
            <w:hideMark/>
            <w:tcPrChange w:id="487" w:author="Ben.Williams" w:date="2020-10-30T14:18:00Z">
              <w:tcPr>
                <w:tcW w:w="821" w:type="dxa"/>
                <w:tcBorders>
                  <w:top w:val="nil"/>
                  <w:left w:val="nil"/>
                  <w:bottom w:val="nil"/>
                  <w:right w:val="nil"/>
                </w:tcBorders>
                <w:shd w:val="clear" w:color="auto" w:fill="auto"/>
                <w:noWrap/>
                <w:vAlign w:val="center"/>
                <w:hideMark/>
              </w:tcPr>
            </w:tcPrChange>
          </w:tcPr>
          <w:p w14:paraId="2143432A" w14:textId="048D84E8" w:rsidR="003F68EE" w:rsidRPr="003F68EE" w:rsidRDefault="003F68EE" w:rsidP="003F68EE">
            <w:pPr>
              <w:spacing w:after="0"/>
              <w:jc w:val="center"/>
              <w:rPr>
                <w:color w:val="000000"/>
                <w:szCs w:val="22"/>
              </w:rPr>
            </w:pPr>
            <w:r w:rsidRPr="003F68EE">
              <w:rPr>
                <w:color w:val="000000"/>
                <w:szCs w:val="22"/>
              </w:rPr>
              <w:t>5.88</w:t>
            </w:r>
          </w:p>
        </w:tc>
        <w:tc>
          <w:tcPr>
            <w:tcW w:w="807" w:type="dxa"/>
            <w:tcBorders>
              <w:top w:val="nil"/>
              <w:left w:val="nil"/>
              <w:bottom w:val="nil"/>
              <w:right w:val="nil"/>
            </w:tcBorders>
            <w:shd w:val="clear" w:color="auto" w:fill="auto"/>
            <w:noWrap/>
            <w:vAlign w:val="center"/>
            <w:hideMark/>
            <w:tcPrChange w:id="488" w:author="Ben.Williams" w:date="2020-10-30T14:18:00Z">
              <w:tcPr>
                <w:tcW w:w="807" w:type="dxa"/>
                <w:tcBorders>
                  <w:top w:val="nil"/>
                  <w:left w:val="nil"/>
                  <w:bottom w:val="nil"/>
                  <w:right w:val="nil"/>
                </w:tcBorders>
                <w:shd w:val="clear" w:color="auto" w:fill="auto"/>
                <w:noWrap/>
                <w:vAlign w:val="center"/>
                <w:hideMark/>
              </w:tcPr>
            </w:tcPrChange>
          </w:tcPr>
          <w:p w14:paraId="2C7457AF" w14:textId="0F5DF1C4" w:rsidR="003F68EE" w:rsidRPr="003F68EE" w:rsidRDefault="003F68EE" w:rsidP="003F68EE">
            <w:pPr>
              <w:spacing w:after="0"/>
              <w:jc w:val="center"/>
              <w:rPr>
                <w:color w:val="000000"/>
                <w:szCs w:val="22"/>
              </w:rPr>
            </w:pPr>
            <w:r w:rsidRPr="003F68EE">
              <w:rPr>
                <w:color w:val="000000"/>
                <w:szCs w:val="22"/>
              </w:rPr>
              <w:t>0.52</w:t>
            </w:r>
          </w:p>
        </w:tc>
      </w:tr>
      <w:tr w:rsidR="003F68EE" w:rsidRPr="00C83B5A" w14:paraId="42BC736A" w14:textId="77777777" w:rsidTr="00E777C3">
        <w:trPr>
          <w:trHeight w:val="251"/>
          <w:trPrChange w:id="489"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490" w:author="Ben.Williams" w:date="2020-10-30T14:18:00Z">
              <w:tcPr>
                <w:tcW w:w="3988" w:type="dxa"/>
                <w:tcBorders>
                  <w:top w:val="nil"/>
                  <w:left w:val="nil"/>
                  <w:bottom w:val="nil"/>
                  <w:right w:val="nil"/>
                </w:tcBorders>
                <w:shd w:val="clear" w:color="auto" w:fill="auto"/>
                <w:noWrap/>
                <w:vAlign w:val="center"/>
                <w:hideMark/>
              </w:tcPr>
            </w:tcPrChange>
          </w:tcPr>
          <w:p w14:paraId="76E26AA3" w14:textId="73857F79" w:rsidR="003F68EE" w:rsidRPr="003F68EE" w:rsidRDefault="003F68EE" w:rsidP="00057D52">
            <w:pPr>
              <w:spacing w:after="0"/>
              <w:rPr>
                <w:color w:val="000000"/>
                <w:szCs w:val="22"/>
              </w:rPr>
            </w:pPr>
            <w:r w:rsidRPr="003F68EE">
              <w:rPr>
                <w:color w:val="000000"/>
                <w:szCs w:val="22"/>
              </w:rPr>
              <w:t>Squid</w:t>
            </w:r>
          </w:p>
        </w:tc>
        <w:tc>
          <w:tcPr>
            <w:tcW w:w="821" w:type="dxa"/>
            <w:tcBorders>
              <w:top w:val="nil"/>
              <w:left w:val="nil"/>
              <w:bottom w:val="nil"/>
              <w:right w:val="nil"/>
            </w:tcBorders>
            <w:shd w:val="clear" w:color="auto" w:fill="auto"/>
            <w:noWrap/>
            <w:vAlign w:val="center"/>
            <w:hideMark/>
            <w:tcPrChange w:id="491" w:author="Ben.Williams" w:date="2020-10-30T14:18:00Z">
              <w:tcPr>
                <w:tcW w:w="821" w:type="dxa"/>
                <w:tcBorders>
                  <w:top w:val="nil"/>
                  <w:left w:val="nil"/>
                  <w:bottom w:val="nil"/>
                  <w:right w:val="nil"/>
                </w:tcBorders>
                <w:shd w:val="clear" w:color="auto" w:fill="auto"/>
                <w:noWrap/>
                <w:vAlign w:val="center"/>
                <w:hideMark/>
              </w:tcPr>
            </w:tcPrChange>
          </w:tcPr>
          <w:p w14:paraId="6721ED8B" w14:textId="180AA755" w:rsidR="003F68EE" w:rsidRPr="003F68EE" w:rsidRDefault="003F68EE" w:rsidP="003F68EE">
            <w:pPr>
              <w:spacing w:after="0"/>
              <w:jc w:val="center"/>
              <w:rPr>
                <w:color w:val="000000"/>
                <w:szCs w:val="22"/>
              </w:rPr>
            </w:pPr>
            <w:r w:rsidRPr="003F68EE">
              <w:rPr>
                <w:color w:val="000000"/>
                <w:szCs w:val="22"/>
              </w:rPr>
              <w:t>0</w:t>
            </w:r>
          </w:p>
        </w:tc>
        <w:tc>
          <w:tcPr>
            <w:tcW w:w="821" w:type="dxa"/>
            <w:tcBorders>
              <w:top w:val="nil"/>
              <w:left w:val="nil"/>
              <w:bottom w:val="nil"/>
              <w:right w:val="nil"/>
            </w:tcBorders>
            <w:shd w:val="clear" w:color="auto" w:fill="auto"/>
            <w:noWrap/>
            <w:vAlign w:val="center"/>
            <w:hideMark/>
            <w:tcPrChange w:id="492" w:author="Ben.Williams" w:date="2020-10-30T14:18:00Z">
              <w:tcPr>
                <w:tcW w:w="821" w:type="dxa"/>
                <w:tcBorders>
                  <w:top w:val="nil"/>
                  <w:left w:val="nil"/>
                  <w:bottom w:val="nil"/>
                  <w:right w:val="nil"/>
                </w:tcBorders>
                <w:shd w:val="clear" w:color="auto" w:fill="auto"/>
                <w:noWrap/>
                <w:vAlign w:val="center"/>
                <w:hideMark/>
              </w:tcPr>
            </w:tcPrChange>
          </w:tcPr>
          <w:p w14:paraId="1BA2D0EE" w14:textId="10CB61CB" w:rsidR="003F68EE" w:rsidRPr="003F68EE" w:rsidRDefault="003F68EE" w:rsidP="003F68EE">
            <w:pPr>
              <w:spacing w:after="0"/>
              <w:jc w:val="center"/>
              <w:rPr>
                <w:color w:val="000000"/>
                <w:szCs w:val="22"/>
              </w:rPr>
            </w:pPr>
            <w:r w:rsidRPr="003F68EE">
              <w:rPr>
                <w:color w:val="000000"/>
                <w:szCs w:val="22"/>
              </w:rPr>
              <w:t>0</w:t>
            </w:r>
          </w:p>
        </w:tc>
        <w:tc>
          <w:tcPr>
            <w:tcW w:w="821" w:type="dxa"/>
            <w:tcBorders>
              <w:top w:val="nil"/>
              <w:left w:val="nil"/>
              <w:bottom w:val="nil"/>
              <w:right w:val="nil"/>
            </w:tcBorders>
            <w:shd w:val="clear" w:color="auto" w:fill="auto"/>
            <w:noWrap/>
            <w:vAlign w:val="center"/>
            <w:hideMark/>
            <w:tcPrChange w:id="493" w:author="Ben.Williams" w:date="2020-10-30T14:18:00Z">
              <w:tcPr>
                <w:tcW w:w="821" w:type="dxa"/>
                <w:tcBorders>
                  <w:top w:val="nil"/>
                  <w:left w:val="nil"/>
                  <w:bottom w:val="nil"/>
                  <w:right w:val="nil"/>
                </w:tcBorders>
                <w:shd w:val="clear" w:color="auto" w:fill="auto"/>
                <w:noWrap/>
                <w:vAlign w:val="center"/>
                <w:hideMark/>
              </w:tcPr>
            </w:tcPrChange>
          </w:tcPr>
          <w:p w14:paraId="5035EF5C" w14:textId="17D36F4B" w:rsidR="003F68EE" w:rsidRPr="003F68EE" w:rsidRDefault="003F68EE" w:rsidP="003F68EE">
            <w:pPr>
              <w:spacing w:after="0"/>
              <w:jc w:val="center"/>
              <w:rPr>
                <w:color w:val="000000"/>
                <w:szCs w:val="22"/>
              </w:rPr>
            </w:pPr>
            <w:r w:rsidRPr="003F68EE">
              <w:rPr>
                <w:color w:val="000000"/>
                <w:szCs w:val="22"/>
              </w:rPr>
              <w:t>0</w:t>
            </w:r>
          </w:p>
        </w:tc>
        <w:tc>
          <w:tcPr>
            <w:tcW w:w="931" w:type="dxa"/>
            <w:tcBorders>
              <w:top w:val="nil"/>
              <w:left w:val="nil"/>
              <w:bottom w:val="nil"/>
              <w:right w:val="nil"/>
            </w:tcBorders>
            <w:shd w:val="clear" w:color="auto" w:fill="auto"/>
            <w:noWrap/>
            <w:vAlign w:val="center"/>
            <w:hideMark/>
            <w:tcPrChange w:id="494" w:author="Ben.Williams" w:date="2020-10-30T14:18:00Z">
              <w:tcPr>
                <w:tcW w:w="931" w:type="dxa"/>
                <w:tcBorders>
                  <w:top w:val="nil"/>
                  <w:left w:val="nil"/>
                  <w:bottom w:val="nil"/>
                  <w:right w:val="nil"/>
                </w:tcBorders>
                <w:shd w:val="clear" w:color="auto" w:fill="auto"/>
                <w:noWrap/>
                <w:vAlign w:val="center"/>
                <w:hideMark/>
              </w:tcPr>
            </w:tcPrChange>
          </w:tcPr>
          <w:p w14:paraId="402C7F67" w14:textId="204A580D" w:rsidR="003F68EE" w:rsidRPr="003F68EE" w:rsidRDefault="003F68EE" w:rsidP="003F68EE">
            <w:pPr>
              <w:spacing w:after="0"/>
              <w:jc w:val="center"/>
              <w:rPr>
                <w:color w:val="000000"/>
                <w:szCs w:val="22"/>
              </w:rPr>
            </w:pPr>
            <w:r w:rsidRPr="003F68EE">
              <w:rPr>
                <w:color w:val="000000"/>
                <w:szCs w:val="22"/>
              </w:rPr>
              <w:t>0</w:t>
            </w:r>
          </w:p>
        </w:tc>
        <w:tc>
          <w:tcPr>
            <w:tcW w:w="931" w:type="dxa"/>
            <w:tcBorders>
              <w:top w:val="nil"/>
              <w:left w:val="nil"/>
              <w:bottom w:val="nil"/>
              <w:right w:val="nil"/>
            </w:tcBorders>
            <w:shd w:val="clear" w:color="auto" w:fill="auto"/>
            <w:noWrap/>
            <w:vAlign w:val="center"/>
            <w:hideMark/>
            <w:tcPrChange w:id="495" w:author="Ben.Williams" w:date="2020-10-30T14:18:00Z">
              <w:tcPr>
                <w:tcW w:w="931" w:type="dxa"/>
                <w:tcBorders>
                  <w:top w:val="nil"/>
                  <w:left w:val="nil"/>
                  <w:bottom w:val="nil"/>
                  <w:right w:val="nil"/>
                </w:tcBorders>
                <w:shd w:val="clear" w:color="auto" w:fill="auto"/>
                <w:noWrap/>
                <w:vAlign w:val="center"/>
                <w:hideMark/>
              </w:tcPr>
            </w:tcPrChange>
          </w:tcPr>
          <w:p w14:paraId="06206A3D" w14:textId="061EE5A1" w:rsidR="003F68EE" w:rsidRPr="003F68EE" w:rsidRDefault="003F68EE" w:rsidP="003F68EE">
            <w:pPr>
              <w:spacing w:after="0"/>
              <w:jc w:val="center"/>
              <w:rPr>
                <w:color w:val="000000"/>
                <w:szCs w:val="22"/>
              </w:rPr>
            </w:pPr>
            <w:r w:rsidRPr="003F68EE">
              <w:rPr>
                <w:color w:val="000000"/>
                <w:szCs w:val="22"/>
              </w:rPr>
              <w:t>0</w:t>
            </w:r>
          </w:p>
        </w:tc>
        <w:tc>
          <w:tcPr>
            <w:tcW w:w="821" w:type="dxa"/>
            <w:tcBorders>
              <w:top w:val="nil"/>
              <w:left w:val="nil"/>
              <w:bottom w:val="nil"/>
              <w:right w:val="nil"/>
            </w:tcBorders>
            <w:shd w:val="clear" w:color="auto" w:fill="auto"/>
            <w:noWrap/>
            <w:vAlign w:val="center"/>
            <w:hideMark/>
            <w:tcPrChange w:id="496" w:author="Ben.Williams" w:date="2020-10-30T14:18:00Z">
              <w:tcPr>
                <w:tcW w:w="821" w:type="dxa"/>
                <w:tcBorders>
                  <w:top w:val="nil"/>
                  <w:left w:val="nil"/>
                  <w:bottom w:val="nil"/>
                  <w:right w:val="nil"/>
                </w:tcBorders>
                <w:shd w:val="clear" w:color="auto" w:fill="auto"/>
                <w:noWrap/>
                <w:vAlign w:val="center"/>
                <w:hideMark/>
              </w:tcPr>
            </w:tcPrChange>
          </w:tcPr>
          <w:p w14:paraId="24985524" w14:textId="653D6029" w:rsidR="003F68EE" w:rsidRPr="003F68EE" w:rsidRDefault="003F68EE" w:rsidP="003F68EE">
            <w:pPr>
              <w:spacing w:after="0"/>
              <w:jc w:val="center"/>
              <w:rPr>
                <w:color w:val="000000"/>
                <w:szCs w:val="22"/>
              </w:rPr>
            </w:pPr>
            <w:r w:rsidRPr="003F68EE">
              <w:rPr>
                <w:color w:val="000000"/>
                <w:szCs w:val="22"/>
              </w:rPr>
              <w:t>10.87</w:t>
            </w:r>
          </w:p>
        </w:tc>
        <w:tc>
          <w:tcPr>
            <w:tcW w:w="807" w:type="dxa"/>
            <w:tcBorders>
              <w:top w:val="nil"/>
              <w:left w:val="nil"/>
              <w:bottom w:val="nil"/>
              <w:right w:val="nil"/>
            </w:tcBorders>
            <w:shd w:val="clear" w:color="auto" w:fill="auto"/>
            <w:noWrap/>
            <w:vAlign w:val="center"/>
            <w:hideMark/>
            <w:tcPrChange w:id="497" w:author="Ben.Williams" w:date="2020-10-30T14:18:00Z">
              <w:tcPr>
                <w:tcW w:w="807" w:type="dxa"/>
                <w:tcBorders>
                  <w:top w:val="nil"/>
                  <w:left w:val="nil"/>
                  <w:bottom w:val="nil"/>
                  <w:right w:val="nil"/>
                </w:tcBorders>
                <w:shd w:val="clear" w:color="auto" w:fill="auto"/>
                <w:noWrap/>
                <w:vAlign w:val="center"/>
                <w:hideMark/>
              </w:tcPr>
            </w:tcPrChange>
          </w:tcPr>
          <w:p w14:paraId="03071BA6" w14:textId="34F828BD" w:rsidR="003F68EE" w:rsidRPr="003F68EE" w:rsidRDefault="003F68EE" w:rsidP="003F68EE">
            <w:pPr>
              <w:spacing w:after="0"/>
              <w:jc w:val="center"/>
              <w:rPr>
                <w:color w:val="000000"/>
                <w:szCs w:val="22"/>
              </w:rPr>
            </w:pPr>
            <w:r w:rsidRPr="003F68EE">
              <w:rPr>
                <w:color w:val="000000"/>
                <w:szCs w:val="22"/>
              </w:rPr>
              <w:t>31.61</w:t>
            </w:r>
          </w:p>
        </w:tc>
      </w:tr>
      <w:tr w:rsidR="003F68EE" w:rsidRPr="00C83B5A" w14:paraId="17C10145" w14:textId="77777777" w:rsidTr="00E777C3">
        <w:trPr>
          <w:trHeight w:val="251"/>
          <w:trPrChange w:id="498" w:author="Ben.Williams" w:date="2020-10-30T14:18:00Z">
            <w:trPr>
              <w:trHeight w:val="251"/>
            </w:trPr>
          </w:trPrChange>
        </w:trPr>
        <w:tc>
          <w:tcPr>
            <w:tcW w:w="3988" w:type="dxa"/>
            <w:tcBorders>
              <w:top w:val="nil"/>
              <w:left w:val="nil"/>
              <w:bottom w:val="nil"/>
              <w:right w:val="nil"/>
            </w:tcBorders>
            <w:shd w:val="clear" w:color="auto" w:fill="auto"/>
            <w:noWrap/>
            <w:vAlign w:val="center"/>
            <w:hideMark/>
            <w:tcPrChange w:id="499" w:author="Ben.Williams" w:date="2020-10-30T14:18:00Z">
              <w:tcPr>
                <w:tcW w:w="3988" w:type="dxa"/>
                <w:tcBorders>
                  <w:top w:val="nil"/>
                  <w:left w:val="nil"/>
                  <w:bottom w:val="nil"/>
                  <w:right w:val="nil"/>
                </w:tcBorders>
                <w:shd w:val="clear" w:color="auto" w:fill="auto"/>
                <w:noWrap/>
                <w:vAlign w:val="center"/>
                <w:hideMark/>
              </w:tcPr>
            </w:tcPrChange>
          </w:tcPr>
          <w:p w14:paraId="52A4879F" w14:textId="38C5F224" w:rsidR="003F68EE" w:rsidRPr="003F68EE" w:rsidRDefault="003F68EE" w:rsidP="00057D52">
            <w:pPr>
              <w:spacing w:after="0"/>
              <w:rPr>
                <w:color w:val="000000"/>
                <w:szCs w:val="22"/>
              </w:rPr>
            </w:pPr>
            <w:r w:rsidRPr="003F68EE">
              <w:rPr>
                <w:color w:val="000000"/>
                <w:szCs w:val="22"/>
              </w:rPr>
              <w:t>State-managed Rockfish</w:t>
            </w:r>
          </w:p>
        </w:tc>
        <w:tc>
          <w:tcPr>
            <w:tcW w:w="821" w:type="dxa"/>
            <w:tcBorders>
              <w:top w:val="nil"/>
              <w:left w:val="nil"/>
              <w:bottom w:val="nil"/>
              <w:right w:val="nil"/>
            </w:tcBorders>
            <w:shd w:val="clear" w:color="auto" w:fill="auto"/>
            <w:noWrap/>
            <w:vAlign w:val="center"/>
            <w:hideMark/>
            <w:tcPrChange w:id="500" w:author="Ben.Williams" w:date="2020-10-30T14:18:00Z">
              <w:tcPr>
                <w:tcW w:w="821" w:type="dxa"/>
                <w:tcBorders>
                  <w:top w:val="nil"/>
                  <w:left w:val="nil"/>
                  <w:bottom w:val="nil"/>
                  <w:right w:val="nil"/>
                </w:tcBorders>
                <w:shd w:val="clear" w:color="auto" w:fill="auto"/>
                <w:noWrap/>
                <w:vAlign w:val="center"/>
                <w:hideMark/>
              </w:tcPr>
            </w:tcPrChange>
          </w:tcPr>
          <w:p w14:paraId="0CF3AEA4" w14:textId="68BDEC33" w:rsidR="003F68EE" w:rsidRPr="003F68EE" w:rsidRDefault="003F68EE" w:rsidP="003F68EE">
            <w:pPr>
              <w:spacing w:after="0"/>
              <w:jc w:val="center"/>
              <w:rPr>
                <w:color w:val="000000"/>
                <w:szCs w:val="22"/>
              </w:rPr>
            </w:pPr>
            <w:r w:rsidRPr="003F68EE">
              <w:rPr>
                <w:color w:val="000000"/>
                <w:szCs w:val="22"/>
              </w:rPr>
              <w:t>50.39</w:t>
            </w:r>
          </w:p>
        </w:tc>
        <w:tc>
          <w:tcPr>
            <w:tcW w:w="821" w:type="dxa"/>
            <w:tcBorders>
              <w:top w:val="nil"/>
              <w:left w:val="nil"/>
              <w:bottom w:val="nil"/>
              <w:right w:val="nil"/>
            </w:tcBorders>
            <w:shd w:val="clear" w:color="auto" w:fill="auto"/>
            <w:noWrap/>
            <w:vAlign w:val="center"/>
            <w:hideMark/>
            <w:tcPrChange w:id="501" w:author="Ben.Williams" w:date="2020-10-30T14:18:00Z">
              <w:tcPr>
                <w:tcW w:w="821" w:type="dxa"/>
                <w:tcBorders>
                  <w:top w:val="nil"/>
                  <w:left w:val="nil"/>
                  <w:bottom w:val="nil"/>
                  <w:right w:val="nil"/>
                </w:tcBorders>
                <w:shd w:val="clear" w:color="auto" w:fill="auto"/>
                <w:noWrap/>
                <w:vAlign w:val="center"/>
                <w:hideMark/>
              </w:tcPr>
            </w:tcPrChange>
          </w:tcPr>
          <w:p w14:paraId="7B7F6ED0" w14:textId="07BFD59D" w:rsidR="003F68EE" w:rsidRPr="003F68EE" w:rsidRDefault="003F68EE" w:rsidP="003F68EE">
            <w:pPr>
              <w:spacing w:after="0"/>
              <w:jc w:val="center"/>
              <w:rPr>
                <w:color w:val="000000"/>
                <w:szCs w:val="22"/>
              </w:rPr>
            </w:pPr>
            <w:r w:rsidRPr="003F68EE">
              <w:rPr>
                <w:color w:val="000000"/>
                <w:szCs w:val="22"/>
              </w:rPr>
              <w:t>47.47</w:t>
            </w:r>
          </w:p>
        </w:tc>
        <w:tc>
          <w:tcPr>
            <w:tcW w:w="821" w:type="dxa"/>
            <w:tcBorders>
              <w:top w:val="nil"/>
              <w:left w:val="nil"/>
              <w:bottom w:val="nil"/>
              <w:right w:val="nil"/>
            </w:tcBorders>
            <w:shd w:val="clear" w:color="auto" w:fill="auto"/>
            <w:noWrap/>
            <w:vAlign w:val="center"/>
            <w:hideMark/>
            <w:tcPrChange w:id="502" w:author="Ben.Williams" w:date="2020-10-30T14:18:00Z">
              <w:tcPr>
                <w:tcW w:w="821" w:type="dxa"/>
                <w:tcBorders>
                  <w:top w:val="nil"/>
                  <w:left w:val="nil"/>
                  <w:bottom w:val="nil"/>
                  <w:right w:val="nil"/>
                </w:tcBorders>
                <w:shd w:val="clear" w:color="auto" w:fill="auto"/>
                <w:noWrap/>
                <w:vAlign w:val="center"/>
                <w:hideMark/>
              </w:tcPr>
            </w:tcPrChange>
          </w:tcPr>
          <w:p w14:paraId="62CB2C54" w14:textId="78408835" w:rsidR="003F68EE" w:rsidRPr="003F68EE" w:rsidRDefault="003F68EE" w:rsidP="003F68EE">
            <w:pPr>
              <w:spacing w:after="0"/>
              <w:jc w:val="center"/>
              <w:rPr>
                <w:color w:val="000000"/>
                <w:szCs w:val="22"/>
              </w:rPr>
            </w:pPr>
            <w:r w:rsidRPr="003F68EE">
              <w:rPr>
                <w:color w:val="000000"/>
                <w:szCs w:val="22"/>
              </w:rPr>
              <w:t>13.34</w:t>
            </w:r>
          </w:p>
        </w:tc>
        <w:tc>
          <w:tcPr>
            <w:tcW w:w="931" w:type="dxa"/>
            <w:tcBorders>
              <w:top w:val="nil"/>
              <w:left w:val="nil"/>
              <w:bottom w:val="nil"/>
              <w:right w:val="nil"/>
            </w:tcBorders>
            <w:shd w:val="clear" w:color="auto" w:fill="auto"/>
            <w:noWrap/>
            <w:vAlign w:val="center"/>
            <w:hideMark/>
            <w:tcPrChange w:id="503" w:author="Ben.Williams" w:date="2020-10-30T14:18:00Z">
              <w:tcPr>
                <w:tcW w:w="931" w:type="dxa"/>
                <w:tcBorders>
                  <w:top w:val="nil"/>
                  <w:left w:val="nil"/>
                  <w:bottom w:val="nil"/>
                  <w:right w:val="nil"/>
                </w:tcBorders>
                <w:shd w:val="clear" w:color="auto" w:fill="auto"/>
                <w:noWrap/>
                <w:vAlign w:val="center"/>
                <w:hideMark/>
              </w:tcPr>
            </w:tcPrChange>
          </w:tcPr>
          <w:p w14:paraId="27707BA4" w14:textId="142B33E9" w:rsidR="003F68EE" w:rsidRPr="003F68EE" w:rsidRDefault="003F68EE" w:rsidP="003F68EE">
            <w:pPr>
              <w:spacing w:after="0"/>
              <w:jc w:val="center"/>
              <w:rPr>
                <w:color w:val="000000"/>
                <w:szCs w:val="22"/>
              </w:rPr>
            </w:pPr>
            <w:r w:rsidRPr="003F68EE">
              <w:rPr>
                <w:color w:val="000000"/>
                <w:szCs w:val="22"/>
              </w:rPr>
              <w:t>24.48</w:t>
            </w:r>
          </w:p>
        </w:tc>
        <w:tc>
          <w:tcPr>
            <w:tcW w:w="931" w:type="dxa"/>
            <w:tcBorders>
              <w:top w:val="nil"/>
              <w:left w:val="nil"/>
              <w:bottom w:val="nil"/>
              <w:right w:val="nil"/>
            </w:tcBorders>
            <w:shd w:val="clear" w:color="auto" w:fill="auto"/>
            <w:noWrap/>
            <w:vAlign w:val="center"/>
            <w:hideMark/>
            <w:tcPrChange w:id="504" w:author="Ben.Williams" w:date="2020-10-30T14:18:00Z">
              <w:tcPr>
                <w:tcW w:w="931" w:type="dxa"/>
                <w:tcBorders>
                  <w:top w:val="nil"/>
                  <w:left w:val="nil"/>
                  <w:bottom w:val="nil"/>
                  <w:right w:val="nil"/>
                </w:tcBorders>
                <w:shd w:val="clear" w:color="auto" w:fill="auto"/>
                <w:noWrap/>
                <w:vAlign w:val="center"/>
                <w:hideMark/>
              </w:tcPr>
            </w:tcPrChange>
          </w:tcPr>
          <w:p w14:paraId="2144165A" w14:textId="549A857A" w:rsidR="003F68EE" w:rsidRPr="003F68EE" w:rsidRDefault="003F68EE" w:rsidP="003F68EE">
            <w:pPr>
              <w:spacing w:after="0"/>
              <w:jc w:val="center"/>
              <w:rPr>
                <w:color w:val="000000"/>
                <w:szCs w:val="22"/>
              </w:rPr>
            </w:pPr>
            <w:r w:rsidRPr="003F68EE">
              <w:rPr>
                <w:color w:val="000000"/>
                <w:szCs w:val="22"/>
              </w:rPr>
              <w:t>52.88</w:t>
            </w:r>
          </w:p>
        </w:tc>
        <w:tc>
          <w:tcPr>
            <w:tcW w:w="821" w:type="dxa"/>
            <w:tcBorders>
              <w:top w:val="nil"/>
              <w:left w:val="nil"/>
              <w:bottom w:val="nil"/>
              <w:right w:val="nil"/>
            </w:tcBorders>
            <w:shd w:val="clear" w:color="auto" w:fill="auto"/>
            <w:noWrap/>
            <w:vAlign w:val="center"/>
            <w:hideMark/>
            <w:tcPrChange w:id="505" w:author="Ben.Williams" w:date="2020-10-30T14:18:00Z">
              <w:tcPr>
                <w:tcW w:w="821" w:type="dxa"/>
                <w:tcBorders>
                  <w:top w:val="nil"/>
                  <w:left w:val="nil"/>
                  <w:bottom w:val="nil"/>
                  <w:right w:val="nil"/>
                </w:tcBorders>
                <w:shd w:val="clear" w:color="auto" w:fill="auto"/>
                <w:noWrap/>
                <w:vAlign w:val="center"/>
                <w:hideMark/>
              </w:tcPr>
            </w:tcPrChange>
          </w:tcPr>
          <w:p w14:paraId="4C1A3105" w14:textId="50A4210F" w:rsidR="003F68EE" w:rsidRPr="003F68EE" w:rsidRDefault="003F68EE" w:rsidP="003F68EE">
            <w:pPr>
              <w:spacing w:after="0"/>
              <w:jc w:val="center"/>
              <w:rPr>
                <w:color w:val="000000"/>
                <w:szCs w:val="22"/>
              </w:rPr>
            </w:pPr>
            <w:r w:rsidRPr="003F68EE">
              <w:rPr>
                <w:color w:val="000000"/>
                <w:szCs w:val="22"/>
              </w:rPr>
              <w:t>46.46</w:t>
            </w:r>
          </w:p>
        </w:tc>
        <w:tc>
          <w:tcPr>
            <w:tcW w:w="807" w:type="dxa"/>
            <w:tcBorders>
              <w:top w:val="nil"/>
              <w:left w:val="nil"/>
              <w:bottom w:val="nil"/>
              <w:right w:val="nil"/>
            </w:tcBorders>
            <w:shd w:val="clear" w:color="auto" w:fill="auto"/>
            <w:noWrap/>
            <w:vAlign w:val="center"/>
            <w:hideMark/>
            <w:tcPrChange w:id="506" w:author="Ben.Williams" w:date="2020-10-30T14:18:00Z">
              <w:tcPr>
                <w:tcW w:w="807" w:type="dxa"/>
                <w:tcBorders>
                  <w:top w:val="nil"/>
                  <w:left w:val="nil"/>
                  <w:bottom w:val="nil"/>
                  <w:right w:val="nil"/>
                </w:tcBorders>
                <w:shd w:val="clear" w:color="auto" w:fill="auto"/>
                <w:noWrap/>
                <w:vAlign w:val="center"/>
                <w:hideMark/>
              </w:tcPr>
            </w:tcPrChange>
          </w:tcPr>
          <w:p w14:paraId="23D75ABE" w14:textId="48E10DED" w:rsidR="003F68EE" w:rsidRPr="003F68EE" w:rsidRDefault="003F68EE" w:rsidP="003F68EE">
            <w:pPr>
              <w:spacing w:after="0"/>
              <w:jc w:val="center"/>
              <w:rPr>
                <w:color w:val="000000"/>
                <w:szCs w:val="22"/>
              </w:rPr>
            </w:pPr>
            <w:r w:rsidRPr="003F68EE">
              <w:rPr>
                <w:color w:val="000000"/>
                <w:szCs w:val="22"/>
              </w:rPr>
              <w:t>53.11</w:t>
            </w:r>
          </w:p>
        </w:tc>
      </w:tr>
      <w:tr w:rsidR="003F68EE" w:rsidRPr="00C83B5A" w14:paraId="278FFFA9" w14:textId="77777777" w:rsidTr="00E777C3">
        <w:trPr>
          <w:trHeight w:val="251"/>
          <w:trPrChange w:id="507" w:author="Ben.Williams" w:date="2020-10-30T14:18:00Z">
            <w:trPr>
              <w:trHeight w:val="251"/>
            </w:trPr>
          </w:trPrChange>
        </w:trPr>
        <w:tc>
          <w:tcPr>
            <w:tcW w:w="3988" w:type="dxa"/>
            <w:tcBorders>
              <w:top w:val="nil"/>
              <w:left w:val="nil"/>
              <w:right w:val="nil"/>
            </w:tcBorders>
            <w:shd w:val="clear" w:color="auto" w:fill="auto"/>
            <w:noWrap/>
            <w:vAlign w:val="center"/>
            <w:hideMark/>
            <w:tcPrChange w:id="508" w:author="Ben.Williams" w:date="2020-10-30T14:18:00Z">
              <w:tcPr>
                <w:tcW w:w="3988" w:type="dxa"/>
                <w:tcBorders>
                  <w:top w:val="nil"/>
                  <w:left w:val="nil"/>
                  <w:right w:val="nil"/>
                </w:tcBorders>
                <w:shd w:val="clear" w:color="auto" w:fill="auto"/>
                <w:noWrap/>
                <w:vAlign w:val="center"/>
                <w:hideMark/>
              </w:tcPr>
            </w:tcPrChange>
          </w:tcPr>
          <w:p w14:paraId="625A6A2A" w14:textId="3C809F7D" w:rsidR="003F68EE" w:rsidRPr="003F68EE" w:rsidRDefault="003F68EE" w:rsidP="00057D52">
            <w:pPr>
              <w:spacing w:after="0"/>
              <w:rPr>
                <w:color w:val="000000"/>
                <w:szCs w:val="22"/>
              </w:rPr>
            </w:pPr>
            <w:proofErr w:type="spellStart"/>
            <w:r w:rsidRPr="003F68EE">
              <w:rPr>
                <w:color w:val="000000"/>
                <w:szCs w:val="22"/>
              </w:rPr>
              <w:t>Stichaeidae</w:t>
            </w:r>
            <w:proofErr w:type="spellEnd"/>
          </w:p>
        </w:tc>
        <w:tc>
          <w:tcPr>
            <w:tcW w:w="821" w:type="dxa"/>
            <w:tcBorders>
              <w:top w:val="nil"/>
              <w:left w:val="nil"/>
              <w:right w:val="nil"/>
            </w:tcBorders>
            <w:shd w:val="clear" w:color="auto" w:fill="auto"/>
            <w:noWrap/>
            <w:vAlign w:val="center"/>
            <w:hideMark/>
            <w:tcPrChange w:id="509" w:author="Ben.Williams" w:date="2020-10-30T14:18:00Z">
              <w:tcPr>
                <w:tcW w:w="821" w:type="dxa"/>
                <w:tcBorders>
                  <w:top w:val="nil"/>
                  <w:left w:val="nil"/>
                  <w:right w:val="nil"/>
                </w:tcBorders>
                <w:shd w:val="clear" w:color="auto" w:fill="auto"/>
                <w:noWrap/>
                <w:vAlign w:val="center"/>
                <w:hideMark/>
              </w:tcPr>
            </w:tcPrChange>
          </w:tcPr>
          <w:p w14:paraId="41A7ACA4" w14:textId="3C49E9B7" w:rsidR="003F68EE" w:rsidRPr="003F68EE" w:rsidRDefault="003F68EE" w:rsidP="003F68EE">
            <w:pPr>
              <w:spacing w:after="0"/>
              <w:jc w:val="center"/>
              <w:rPr>
                <w:color w:val="000000"/>
                <w:szCs w:val="22"/>
              </w:rPr>
            </w:pPr>
            <w:r w:rsidRPr="003F68EE">
              <w:rPr>
                <w:color w:val="000000"/>
                <w:szCs w:val="22"/>
              </w:rPr>
              <w:t>Conf.</w:t>
            </w:r>
          </w:p>
        </w:tc>
        <w:tc>
          <w:tcPr>
            <w:tcW w:w="821" w:type="dxa"/>
            <w:tcBorders>
              <w:top w:val="nil"/>
              <w:left w:val="nil"/>
              <w:right w:val="nil"/>
            </w:tcBorders>
            <w:shd w:val="clear" w:color="auto" w:fill="auto"/>
            <w:noWrap/>
            <w:vAlign w:val="center"/>
            <w:hideMark/>
            <w:tcPrChange w:id="510" w:author="Ben.Williams" w:date="2020-10-30T14:18:00Z">
              <w:tcPr>
                <w:tcW w:w="821" w:type="dxa"/>
                <w:tcBorders>
                  <w:top w:val="nil"/>
                  <w:left w:val="nil"/>
                  <w:right w:val="nil"/>
                </w:tcBorders>
                <w:shd w:val="clear" w:color="auto" w:fill="auto"/>
                <w:noWrap/>
                <w:vAlign w:val="center"/>
                <w:hideMark/>
              </w:tcPr>
            </w:tcPrChange>
          </w:tcPr>
          <w:p w14:paraId="5896F22F" w14:textId="32DAA710" w:rsidR="003F68EE" w:rsidRPr="003F68EE" w:rsidRDefault="003F68EE" w:rsidP="003F68EE">
            <w:pPr>
              <w:spacing w:after="0"/>
              <w:jc w:val="center"/>
              <w:rPr>
                <w:color w:val="000000"/>
                <w:szCs w:val="22"/>
              </w:rPr>
            </w:pPr>
            <w:r w:rsidRPr="003F68EE">
              <w:rPr>
                <w:color w:val="000000"/>
                <w:szCs w:val="22"/>
              </w:rPr>
              <w:t>Conf.</w:t>
            </w:r>
          </w:p>
        </w:tc>
        <w:tc>
          <w:tcPr>
            <w:tcW w:w="821" w:type="dxa"/>
            <w:tcBorders>
              <w:top w:val="nil"/>
              <w:left w:val="nil"/>
              <w:right w:val="nil"/>
            </w:tcBorders>
            <w:shd w:val="clear" w:color="auto" w:fill="auto"/>
            <w:noWrap/>
            <w:vAlign w:val="center"/>
            <w:hideMark/>
            <w:tcPrChange w:id="511" w:author="Ben.Williams" w:date="2020-10-30T14:18:00Z">
              <w:tcPr>
                <w:tcW w:w="821" w:type="dxa"/>
                <w:tcBorders>
                  <w:top w:val="nil"/>
                  <w:left w:val="nil"/>
                  <w:right w:val="nil"/>
                </w:tcBorders>
                <w:shd w:val="clear" w:color="auto" w:fill="auto"/>
                <w:noWrap/>
                <w:vAlign w:val="center"/>
                <w:hideMark/>
              </w:tcPr>
            </w:tcPrChange>
          </w:tcPr>
          <w:p w14:paraId="31D5D06A" w14:textId="2649E29E" w:rsidR="003F68EE" w:rsidRPr="003F68EE" w:rsidRDefault="003F68EE" w:rsidP="003F68EE">
            <w:pPr>
              <w:spacing w:after="0"/>
              <w:jc w:val="center"/>
              <w:rPr>
                <w:color w:val="000000"/>
                <w:szCs w:val="22"/>
              </w:rPr>
            </w:pPr>
            <w:r w:rsidRPr="003F68EE">
              <w:rPr>
                <w:color w:val="000000"/>
                <w:szCs w:val="22"/>
              </w:rPr>
              <w:t>0</w:t>
            </w:r>
          </w:p>
        </w:tc>
        <w:tc>
          <w:tcPr>
            <w:tcW w:w="931" w:type="dxa"/>
            <w:tcBorders>
              <w:top w:val="nil"/>
              <w:left w:val="nil"/>
              <w:right w:val="nil"/>
            </w:tcBorders>
            <w:shd w:val="clear" w:color="auto" w:fill="auto"/>
            <w:noWrap/>
            <w:vAlign w:val="center"/>
            <w:hideMark/>
            <w:tcPrChange w:id="512" w:author="Ben.Williams" w:date="2020-10-30T14:18:00Z">
              <w:tcPr>
                <w:tcW w:w="931" w:type="dxa"/>
                <w:tcBorders>
                  <w:top w:val="nil"/>
                  <w:left w:val="nil"/>
                  <w:right w:val="nil"/>
                </w:tcBorders>
                <w:shd w:val="clear" w:color="auto" w:fill="auto"/>
                <w:noWrap/>
                <w:vAlign w:val="center"/>
                <w:hideMark/>
              </w:tcPr>
            </w:tcPrChange>
          </w:tcPr>
          <w:p w14:paraId="72A93617" w14:textId="1C783BE3" w:rsidR="003F68EE" w:rsidRPr="003F68EE" w:rsidRDefault="003F68EE" w:rsidP="003F68EE">
            <w:pPr>
              <w:spacing w:after="0"/>
              <w:jc w:val="center"/>
              <w:rPr>
                <w:color w:val="000000"/>
                <w:szCs w:val="22"/>
              </w:rPr>
            </w:pPr>
            <w:r w:rsidRPr="003F68EE">
              <w:rPr>
                <w:color w:val="000000"/>
                <w:szCs w:val="22"/>
              </w:rPr>
              <w:t>Conf.</w:t>
            </w:r>
          </w:p>
        </w:tc>
        <w:tc>
          <w:tcPr>
            <w:tcW w:w="931" w:type="dxa"/>
            <w:tcBorders>
              <w:top w:val="nil"/>
              <w:left w:val="nil"/>
              <w:right w:val="nil"/>
            </w:tcBorders>
            <w:shd w:val="clear" w:color="auto" w:fill="auto"/>
            <w:noWrap/>
            <w:vAlign w:val="center"/>
            <w:hideMark/>
            <w:tcPrChange w:id="513" w:author="Ben.Williams" w:date="2020-10-30T14:18:00Z">
              <w:tcPr>
                <w:tcW w:w="931" w:type="dxa"/>
                <w:tcBorders>
                  <w:top w:val="nil"/>
                  <w:left w:val="nil"/>
                  <w:right w:val="nil"/>
                </w:tcBorders>
                <w:shd w:val="clear" w:color="auto" w:fill="auto"/>
                <w:noWrap/>
                <w:vAlign w:val="center"/>
                <w:hideMark/>
              </w:tcPr>
            </w:tcPrChange>
          </w:tcPr>
          <w:p w14:paraId="608D0A69" w14:textId="10341B9A" w:rsidR="003F68EE" w:rsidRPr="003F68EE" w:rsidRDefault="003F68EE" w:rsidP="003F68EE">
            <w:pPr>
              <w:spacing w:after="0"/>
              <w:jc w:val="center"/>
              <w:rPr>
                <w:color w:val="000000"/>
                <w:szCs w:val="22"/>
              </w:rPr>
            </w:pPr>
            <w:r w:rsidRPr="003F68EE">
              <w:rPr>
                <w:color w:val="000000"/>
                <w:szCs w:val="22"/>
              </w:rPr>
              <w:t>0.51</w:t>
            </w:r>
          </w:p>
        </w:tc>
        <w:tc>
          <w:tcPr>
            <w:tcW w:w="821" w:type="dxa"/>
            <w:tcBorders>
              <w:top w:val="nil"/>
              <w:left w:val="nil"/>
              <w:right w:val="nil"/>
            </w:tcBorders>
            <w:shd w:val="clear" w:color="auto" w:fill="auto"/>
            <w:noWrap/>
            <w:vAlign w:val="center"/>
            <w:hideMark/>
            <w:tcPrChange w:id="514" w:author="Ben.Williams" w:date="2020-10-30T14:18:00Z">
              <w:tcPr>
                <w:tcW w:w="821" w:type="dxa"/>
                <w:tcBorders>
                  <w:top w:val="nil"/>
                  <w:left w:val="nil"/>
                  <w:right w:val="nil"/>
                </w:tcBorders>
                <w:shd w:val="clear" w:color="auto" w:fill="auto"/>
                <w:noWrap/>
                <w:vAlign w:val="center"/>
                <w:hideMark/>
              </w:tcPr>
            </w:tcPrChange>
          </w:tcPr>
          <w:p w14:paraId="1DD55A4E" w14:textId="1CD4BB07" w:rsidR="003F68EE" w:rsidRPr="003F68EE" w:rsidRDefault="003F68EE" w:rsidP="003F68EE">
            <w:pPr>
              <w:spacing w:after="0"/>
              <w:jc w:val="center"/>
              <w:rPr>
                <w:color w:val="000000"/>
                <w:szCs w:val="22"/>
              </w:rPr>
            </w:pPr>
            <w:r w:rsidRPr="003F68EE">
              <w:rPr>
                <w:color w:val="000000"/>
                <w:szCs w:val="22"/>
              </w:rPr>
              <w:t>0</w:t>
            </w:r>
          </w:p>
        </w:tc>
        <w:tc>
          <w:tcPr>
            <w:tcW w:w="807" w:type="dxa"/>
            <w:tcBorders>
              <w:top w:val="nil"/>
              <w:left w:val="nil"/>
              <w:right w:val="nil"/>
            </w:tcBorders>
            <w:shd w:val="clear" w:color="auto" w:fill="auto"/>
            <w:noWrap/>
            <w:vAlign w:val="center"/>
            <w:hideMark/>
            <w:tcPrChange w:id="515" w:author="Ben.Williams" w:date="2020-10-30T14:18:00Z">
              <w:tcPr>
                <w:tcW w:w="807" w:type="dxa"/>
                <w:tcBorders>
                  <w:top w:val="nil"/>
                  <w:left w:val="nil"/>
                  <w:right w:val="nil"/>
                </w:tcBorders>
                <w:shd w:val="clear" w:color="auto" w:fill="auto"/>
                <w:noWrap/>
                <w:vAlign w:val="center"/>
                <w:hideMark/>
              </w:tcPr>
            </w:tcPrChange>
          </w:tcPr>
          <w:p w14:paraId="1CF614FD" w14:textId="3408F1CB" w:rsidR="003F68EE" w:rsidRPr="003F68EE" w:rsidRDefault="003F68EE" w:rsidP="003F68EE">
            <w:pPr>
              <w:spacing w:after="0"/>
              <w:jc w:val="center"/>
              <w:rPr>
                <w:color w:val="000000"/>
                <w:szCs w:val="22"/>
              </w:rPr>
            </w:pPr>
            <w:r w:rsidRPr="003F68EE">
              <w:rPr>
                <w:color w:val="000000"/>
                <w:szCs w:val="22"/>
              </w:rPr>
              <w:t>Conf.</w:t>
            </w:r>
          </w:p>
        </w:tc>
      </w:tr>
      <w:tr w:rsidR="003F68EE" w:rsidRPr="00C83B5A" w14:paraId="4F2A7A7D" w14:textId="77777777" w:rsidTr="00E777C3">
        <w:trPr>
          <w:trHeight w:val="251"/>
          <w:trPrChange w:id="516" w:author="Ben.Williams" w:date="2020-10-30T14:18:00Z">
            <w:trPr>
              <w:trHeight w:val="251"/>
            </w:trPr>
          </w:trPrChange>
        </w:trPr>
        <w:tc>
          <w:tcPr>
            <w:tcW w:w="3988" w:type="dxa"/>
            <w:tcBorders>
              <w:top w:val="nil"/>
              <w:left w:val="nil"/>
              <w:bottom w:val="single" w:sz="4" w:space="0" w:color="auto"/>
              <w:right w:val="nil"/>
            </w:tcBorders>
            <w:shd w:val="clear" w:color="auto" w:fill="auto"/>
            <w:noWrap/>
            <w:vAlign w:val="center"/>
            <w:hideMark/>
            <w:tcPrChange w:id="517" w:author="Ben.Williams" w:date="2020-10-30T14:18:00Z">
              <w:tcPr>
                <w:tcW w:w="3988" w:type="dxa"/>
                <w:tcBorders>
                  <w:top w:val="nil"/>
                  <w:left w:val="nil"/>
                  <w:bottom w:val="single" w:sz="4" w:space="0" w:color="auto"/>
                  <w:right w:val="nil"/>
                </w:tcBorders>
                <w:shd w:val="clear" w:color="auto" w:fill="auto"/>
                <w:noWrap/>
                <w:vAlign w:val="center"/>
                <w:hideMark/>
              </w:tcPr>
            </w:tcPrChange>
          </w:tcPr>
          <w:p w14:paraId="5A4FB063" w14:textId="29595E2F" w:rsidR="003F68EE" w:rsidRPr="003F68EE" w:rsidRDefault="003F68EE" w:rsidP="00057D52">
            <w:pPr>
              <w:spacing w:after="0"/>
              <w:rPr>
                <w:color w:val="000000"/>
                <w:szCs w:val="22"/>
              </w:rPr>
            </w:pPr>
            <w:r w:rsidRPr="003F68EE">
              <w:rPr>
                <w:color w:val="000000"/>
                <w:szCs w:val="22"/>
              </w:rPr>
              <w:t>urchins dollars cucumbers</w:t>
            </w:r>
          </w:p>
        </w:tc>
        <w:tc>
          <w:tcPr>
            <w:tcW w:w="821" w:type="dxa"/>
            <w:tcBorders>
              <w:top w:val="nil"/>
              <w:left w:val="nil"/>
              <w:bottom w:val="single" w:sz="4" w:space="0" w:color="auto"/>
              <w:right w:val="nil"/>
            </w:tcBorders>
            <w:shd w:val="clear" w:color="auto" w:fill="auto"/>
            <w:noWrap/>
            <w:vAlign w:val="center"/>
            <w:hideMark/>
            <w:tcPrChange w:id="518" w:author="Ben.Williams" w:date="2020-10-30T14:18:00Z">
              <w:tcPr>
                <w:tcW w:w="821" w:type="dxa"/>
                <w:tcBorders>
                  <w:top w:val="nil"/>
                  <w:left w:val="nil"/>
                  <w:bottom w:val="single" w:sz="4" w:space="0" w:color="auto"/>
                  <w:right w:val="nil"/>
                </w:tcBorders>
                <w:shd w:val="clear" w:color="auto" w:fill="auto"/>
                <w:noWrap/>
                <w:vAlign w:val="center"/>
                <w:hideMark/>
              </w:tcPr>
            </w:tcPrChange>
          </w:tcPr>
          <w:p w14:paraId="3E2EB66F" w14:textId="76CD1BF5" w:rsidR="003F68EE" w:rsidRPr="003F68EE" w:rsidRDefault="003F68EE" w:rsidP="003F68EE">
            <w:pPr>
              <w:spacing w:after="0"/>
              <w:jc w:val="center"/>
              <w:rPr>
                <w:color w:val="000000"/>
                <w:szCs w:val="22"/>
              </w:rPr>
            </w:pPr>
            <w:r w:rsidRPr="003F68EE">
              <w:rPr>
                <w:color w:val="000000"/>
                <w:szCs w:val="22"/>
              </w:rPr>
              <w:t>0.21</w:t>
            </w:r>
          </w:p>
        </w:tc>
        <w:tc>
          <w:tcPr>
            <w:tcW w:w="821" w:type="dxa"/>
            <w:tcBorders>
              <w:top w:val="nil"/>
              <w:left w:val="nil"/>
              <w:bottom w:val="single" w:sz="4" w:space="0" w:color="auto"/>
              <w:right w:val="nil"/>
            </w:tcBorders>
            <w:shd w:val="clear" w:color="auto" w:fill="auto"/>
            <w:noWrap/>
            <w:vAlign w:val="center"/>
            <w:hideMark/>
            <w:tcPrChange w:id="519" w:author="Ben.Williams" w:date="2020-10-30T14:18:00Z">
              <w:tcPr>
                <w:tcW w:w="821" w:type="dxa"/>
                <w:tcBorders>
                  <w:top w:val="nil"/>
                  <w:left w:val="nil"/>
                  <w:bottom w:val="single" w:sz="4" w:space="0" w:color="auto"/>
                  <w:right w:val="nil"/>
                </w:tcBorders>
                <w:shd w:val="clear" w:color="auto" w:fill="auto"/>
                <w:noWrap/>
                <w:vAlign w:val="center"/>
                <w:hideMark/>
              </w:tcPr>
            </w:tcPrChange>
          </w:tcPr>
          <w:p w14:paraId="21198C74" w14:textId="3264DDC0" w:rsidR="003F68EE" w:rsidRPr="003F68EE" w:rsidRDefault="003F68EE" w:rsidP="003F68EE">
            <w:pPr>
              <w:spacing w:after="0"/>
              <w:jc w:val="center"/>
              <w:rPr>
                <w:color w:val="000000"/>
                <w:szCs w:val="22"/>
              </w:rPr>
            </w:pPr>
            <w:r w:rsidRPr="003F68EE">
              <w:rPr>
                <w:color w:val="000000"/>
                <w:szCs w:val="22"/>
              </w:rPr>
              <w:t>0.99</w:t>
            </w:r>
          </w:p>
        </w:tc>
        <w:tc>
          <w:tcPr>
            <w:tcW w:w="821" w:type="dxa"/>
            <w:tcBorders>
              <w:top w:val="nil"/>
              <w:left w:val="nil"/>
              <w:bottom w:val="single" w:sz="4" w:space="0" w:color="auto"/>
              <w:right w:val="nil"/>
            </w:tcBorders>
            <w:shd w:val="clear" w:color="auto" w:fill="auto"/>
            <w:noWrap/>
            <w:vAlign w:val="center"/>
            <w:hideMark/>
            <w:tcPrChange w:id="520" w:author="Ben.Williams" w:date="2020-10-30T14:18:00Z">
              <w:tcPr>
                <w:tcW w:w="821" w:type="dxa"/>
                <w:tcBorders>
                  <w:top w:val="nil"/>
                  <w:left w:val="nil"/>
                  <w:bottom w:val="single" w:sz="4" w:space="0" w:color="auto"/>
                  <w:right w:val="nil"/>
                </w:tcBorders>
                <w:shd w:val="clear" w:color="auto" w:fill="auto"/>
                <w:noWrap/>
                <w:vAlign w:val="center"/>
                <w:hideMark/>
              </w:tcPr>
            </w:tcPrChange>
          </w:tcPr>
          <w:p w14:paraId="6C2E0698" w14:textId="0E68465F" w:rsidR="003F68EE" w:rsidRPr="003F68EE" w:rsidRDefault="003F68EE" w:rsidP="003F68EE">
            <w:pPr>
              <w:spacing w:after="0"/>
              <w:jc w:val="center"/>
              <w:rPr>
                <w:color w:val="000000"/>
                <w:szCs w:val="22"/>
              </w:rPr>
            </w:pPr>
            <w:r w:rsidRPr="003F68EE">
              <w:rPr>
                <w:color w:val="000000"/>
                <w:szCs w:val="22"/>
              </w:rPr>
              <w:t>0.34</w:t>
            </w:r>
          </w:p>
        </w:tc>
        <w:tc>
          <w:tcPr>
            <w:tcW w:w="931" w:type="dxa"/>
            <w:tcBorders>
              <w:top w:val="nil"/>
              <w:left w:val="nil"/>
              <w:bottom w:val="single" w:sz="4" w:space="0" w:color="auto"/>
              <w:right w:val="nil"/>
            </w:tcBorders>
            <w:shd w:val="clear" w:color="auto" w:fill="auto"/>
            <w:noWrap/>
            <w:vAlign w:val="center"/>
            <w:hideMark/>
            <w:tcPrChange w:id="521" w:author="Ben.Williams" w:date="2020-10-30T14:18:00Z">
              <w:tcPr>
                <w:tcW w:w="931" w:type="dxa"/>
                <w:tcBorders>
                  <w:top w:val="nil"/>
                  <w:left w:val="nil"/>
                  <w:bottom w:val="single" w:sz="4" w:space="0" w:color="auto"/>
                  <w:right w:val="nil"/>
                </w:tcBorders>
                <w:shd w:val="clear" w:color="auto" w:fill="auto"/>
                <w:noWrap/>
                <w:vAlign w:val="center"/>
                <w:hideMark/>
              </w:tcPr>
            </w:tcPrChange>
          </w:tcPr>
          <w:p w14:paraId="3CBFE7DC" w14:textId="7B5589CF" w:rsidR="003F68EE" w:rsidRPr="003F68EE" w:rsidRDefault="003F68EE" w:rsidP="003F68EE">
            <w:pPr>
              <w:spacing w:after="0"/>
              <w:jc w:val="center"/>
              <w:rPr>
                <w:color w:val="000000"/>
                <w:szCs w:val="22"/>
              </w:rPr>
            </w:pPr>
            <w:r w:rsidRPr="003F68EE">
              <w:rPr>
                <w:color w:val="000000"/>
                <w:szCs w:val="22"/>
              </w:rPr>
              <w:t>0.43</w:t>
            </w:r>
          </w:p>
        </w:tc>
        <w:tc>
          <w:tcPr>
            <w:tcW w:w="931" w:type="dxa"/>
            <w:tcBorders>
              <w:top w:val="nil"/>
              <w:left w:val="nil"/>
              <w:bottom w:val="single" w:sz="4" w:space="0" w:color="auto"/>
              <w:right w:val="nil"/>
            </w:tcBorders>
            <w:shd w:val="clear" w:color="auto" w:fill="auto"/>
            <w:noWrap/>
            <w:vAlign w:val="center"/>
            <w:hideMark/>
            <w:tcPrChange w:id="522" w:author="Ben.Williams" w:date="2020-10-30T14:18:00Z">
              <w:tcPr>
                <w:tcW w:w="931" w:type="dxa"/>
                <w:tcBorders>
                  <w:top w:val="nil"/>
                  <w:left w:val="nil"/>
                  <w:bottom w:val="single" w:sz="4" w:space="0" w:color="auto"/>
                  <w:right w:val="nil"/>
                </w:tcBorders>
                <w:shd w:val="clear" w:color="auto" w:fill="auto"/>
                <w:noWrap/>
                <w:vAlign w:val="center"/>
                <w:hideMark/>
              </w:tcPr>
            </w:tcPrChange>
          </w:tcPr>
          <w:p w14:paraId="292EB977" w14:textId="34B89384" w:rsidR="003F68EE" w:rsidRPr="003F68EE" w:rsidRDefault="003F68EE" w:rsidP="003F68EE">
            <w:pPr>
              <w:spacing w:after="0"/>
              <w:jc w:val="center"/>
              <w:rPr>
                <w:color w:val="000000"/>
                <w:szCs w:val="22"/>
              </w:rPr>
            </w:pPr>
            <w:r w:rsidRPr="003F68EE">
              <w:rPr>
                <w:color w:val="000000"/>
                <w:szCs w:val="22"/>
              </w:rPr>
              <w:t>0.31</w:t>
            </w:r>
          </w:p>
        </w:tc>
        <w:tc>
          <w:tcPr>
            <w:tcW w:w="821" w:type="dxa"/>
            <w:tcBorders>
              <w:top w:val="nil"/>
              <w:left w:val="nil"/>
              <w:bottom w:val="single" w:sz="4" w:space="0" w:color="auto"/>
              <w:right w:val="nil"/>
            </w:tcBorders>
            <w:shd w:val="clear" w:color="auto" w:fill="auto"/>
            <w:noWrap/>
            <w:vAlign w:val="center"/>
            <w:hideMark/>
            <w:tcPrChange w:id="523" w:author="Ben.Williams" w:date="2020-10-30T14:18:00Z">
              <w:tcPr>
                <w:tcW w:w="821" w:type="dxa"/>
                <w:tcBorders>
                  <w:top w:val="nil"/>
                  <w:left w:val="nil"/>
                  <w:bottom w:val="single" w:sz="4" w:space="0" w:color="auto"/>
                  <w:right w:val="nil"/>
                </w:tcBorders>
                <w:shd w:val="clear" w:color="auto" w:fill="auto"/>
                <w:noWrap/>
                <w:vAlign w:val="center"/>
                <w:hideMark/>
              </w:tcPr>
            </w:tcPrChange>
          </w:tcPr>
          <w:p w14:paraId="008DDC35" w14:textId="223EDDDD" w:rsidR="003F68EE" w:rsidRPr="003F68EE" w:rsidRDefault="003F68EE" w:rsidP="003F68EE">
            <w:pPr>
              <w:spacing w:after="0"/>
              <w:jc w:val="center"/>
              <w:rPr>
                <w:color w:val="000000"/>
                <w:szCs w:val="22"/>
              </w:rPr>
            </w:pPr>
            <w:r w:rsidRPr="003F68EE">
              <w:rPr>
                <w:color w:val="000000"/>
                <w:szCs w:val="22"/>
              </w:rPr>
              <w:t>0.21</w:t>
            </w:r>
          </w:p>
        </w:tc>
        <w:tc>
          <w:tcPr>
            <w:tcW w:w="807" w:type="dxa"/>
            <w:tcBorders>
              <w:top w:val="nil"/>
              <w:left w:val="nil"/>
              <w:bottom w:val="single" w:sz="4" w:space="0" w:color="auto"/>
              <w:right w:val="nil"/>
            </w:tcBorders>
            <w:shd w:val="clear" w:color="auto" w:fill="auto"/>
            <w:noWrap/>
            <w:vAlign w:val="center"/>
            <w:hideMark/>
            <w:tcPrChange w:id="524" w:author="Ben.Williams" w:date="2020-10-30T14:18:00Z">
              <w:tcPr>
                <w:tcW w:w="807" w:type="dxa"/>
                <w:tcBorders>
                  <w:top w:val="nil"/>
                  <w:left w:val="nil"/>
                  <w:bottom w:val="single" w:sz="4" w:space="0" w:color="auto"/>
                  <w:right w:val="nil"/>
                </w:tcBorders>
                <w:shd w:val="clear" w:color="auto" w:fill="auto"/>
                <w:noWrap/>
                <w:vAlign w:val="center"/>
                <w:hideMark/>
              </w:tcPr>
            </w:tcPrChange>
          </w:tcPr>
          <w:p w14:paraId="5D4585CA" w14:textId="7905C93D" w:rsidR="003F68EE" w:rsidRPr="003F68EE" w:rsidRDefault="003F68EE" w:rsidP="003F68EE">
            <w:pPr>
              <w:spacing w:after="0"/>
              <w:jc w:val="center"/>
              <w:rPr>
                <w:color w:val="000000"/>
                <w:szCs w:val="22"/>
              </w:rPr>
            </w:pPr>
            <w:r w:rsidRPr="003F68EE">
              <w:rPr>
                <w:color w:val="000000"/>
                <w:szCs w:val="22"/>
              </w:rPr>
              <w:t>0.91</w:t>
            </w:r>
          </w:p>
        </w:tc>
      </w:tr>
    </w:tbl>
    <w:p w14:paraId="0C7FA67A" w14:textId="77777777" w:rsidR="00A92122" w:rsidRDefault="00A92122" w:rsidP="00A92122">
      <w:pPr>
        <w:spacing w:after="0"/>
      </w:pPr>
      <w:r>
        <w:br w:type="page"/>
      </w:r>
    </w:p>
    <w:p w14:paraId="18223BF0" w14:textId="7A1A9195" w:rsidR="00A92122" w:rsidRDefault="00A92122" w:rsidP="00827FF0">
      <w:pPr>
        <w:pStyle w:val="Heading5"/>
        <w:spacing w:after="120"/>
        <w:ind w:left="0" w:firstLine="0"/>
      </w:pPr>
      <w:r w:rsidRPr="009508EF">
        <w:lastRenderedPageBreak/>
        <w:t>Table 9-6.</w:t>
      </w:r>
      <w:r w:rsidRPr="001A42A0">
        <w:t xml:space="preserve"> Prohibited Species Catch (PSC) estimates reported in tons for halibut and herring, and thousands of animals for crab and salmon, by year, for the GOA rockfish fishery. Source: NMFS AKRO Blend/Catch Acco</w:t>
      </w:r>
      <w:r>
        <w:t>unting System PSCNQ via AKFIN 10/</w:t>
      </w:r>
      <w:r w:rsidR="00057D52">
        <w:t>19</w:t>
      </w:r>
      <w:r w:rsidRPr="002F769F">
        <w:t>/</w:t>
      </w:r>
      <w:r w:rsidR="00057D52">
        <w:t>2020</w:t>
      </w:r>
      <w:r w:rsidRPr="001A42A0">
        <w:t>.</w:t>
      </w:r>
    </w:p>
    <w:tbl>
      <w:tblPr>
        <w:tblW w:w="9299" w:type="dxa"/>
        <w:tblLook w:val="04A0" w:firstRow="1" w:lastRow="0" w:firstColumn="1" w:lastColumn="0" w:noHBand="0" w:noVBand="1"/>
        <w:tblPrChange w:id="525" w:author="Ben.Williams" w:date="2020-10-30T14:19:00Z">
          <w:tblPr>
            <w:tblW w:w="9702" w:type="dxa"/>
            <w:tblLook w:val="04A0" w:firstRow="1" w:lastRow="0" w:firstColumn="1" w:lastColumn="0" w:noHBand="0" w:noVBand="1"/>
          </w:tblPr>
        </w:tblPrChange>
      </w:tblPr>
      <w:tblGrid>
        <w:gridCol w:w="1941"/>
        <w:gridCol w:w="928"/>
        <w:gridCol w:w="927"/>
        <w:gridCol w:w="927"/>
        <w:gridCol w:w="927"/>
        <w:gridCol w:w="927"/>
        <w:gridCol w:w="927"/>
        <w:gridCol w:w="866"/>
        <w:gridCol w:w="962"/>
        <w:tblGridChange w:id="526">
          <w:tblGrid>
            <w:gridCol w:w="2020"/>
            <w:gridCol w:w="960"/>
            <w:gridCol w:w="960"/>
            <w:gridCol w:w="960"/>
            <w:gridCol w:w="960"/>
            <w:gridCol w:w="960"/>
            <w:gridCol w:w="960"/>
            <w:gridCol w:w="960"/>
            <w:gridCol w:w="962"/>
          </w:tblGrid>
        </w:tblGridChange>
      </w:tblGrid>
      <w:tr w:rsidR="00057D52" w:rsidRPr="002840AB" w14:paraId="1AD9A187" w14:textId="77777777" w:rsidTr="00E777C3">
        <w:trPr>
          <w:trHeight w:val="300"/>
          <w:trPrChange w:id="527" w:author="Ben.Williams" w:date="2020-10-30T14:19:00Z">
            <w:trPr>
              <w:trHeight w:val="300"/>
            </w:trPr>
          </w:trPrChange>
        </w:trPr>
        <w:tc>
          <w:tcPr>
            <w:tcW w:w="1941" w:type="dxa"/>
            <w:tcBorders>
              <w:top w:val="single" w:sz="4" w:space="0" w:color="auto"/>
              <w:left w:val="nil"/>
              <w:bottom w:val="single" w:sz="4" w:space="0" w:color="auto"/>
              <w:right w:val="nil"/>
            </w:tcBorders>
            <w:shd w:val="clear" w:color="auto" w:fill="auto"/>
            <w:noWrap/>
            <w:vAlign w:val="center"/>
            <w:hideMark/>
            <w:tcPrChange w:id="528" w:author="Ben.Williams" w:date="2020-10-30T14:19:00Z">
              <w:tcPr>
                <w:tcW w:w="2020" w:type="dxa"/>
                <w:tcBorders>
                  <w:top w:val="single" w:sz="4" w:space="0" w:color="auto"/>
                  <w:left w:val="nil"/>
                  <w:bottom w:val="single" w:sz="4" w:space="0" w:color="auto"/>
                  <w:right w:val="nil"/>
                </w:tcBorders>
                <w:shd w:val="clear" w:color="auto" w:fill="auto"/>
                <w:noWrap/>
                <w:vAlign w:val="center"/>
                <w:hideMark/>
              </w:tcPr>
            </w:tcPrChange>
          </w:tcPr>
          <w:p w14:paraId="746220B4" w14:textId="77777777" w:rsidR="00057D52" w:rsidRPr="002840AB" w:rsidRDefault="00057D52" w:rsidP="00057D52">
            <w:pPr>
              <w:spacing w:after="0"/>
              <w:rPr>
                <w:color w:val="000000"/>
                <w:szCs w:val="22"/>
              </w:rPr>
            </w:pPr>
            <w:r w:rsidRPr="002840AB">
              <w:rPr>
                <w:color w:val="000000"/>
                <w:szCs w:val="22"/>
              </w:rPr>
              <w:t>Species Group Name</w:t>
            </w:r>
          </w:p>
        </w:tc>
        <w:tc>
          <w:tcPr>
            <w:tcW w:w="928" w:type="dxa"/>
            <w:tcBorders>
              <w:top w:val="single" w:sz="4" w:space="0" w:color="auto"/>
              <w:left w:val="nil"/>
              <w:bottom w:val="single" w:sz="4" w:space="0" w:color="auto"/>
              <w:right w:val="nil"/>
            </w:tcBorders>
            <w:shd w:val="clear" w:color="auto" w:fill="auto"/>
            <w:noWrap/>
            <w:vAlign w:val="center"/>
            <w:hideMark/>
            <w:tcPrChange w:id="529" w:author="Ben.Williams" w:date="2020-10-30T14:19:00Z">
              <w:tcPr>
                <w:tcW w:w="960" w:type="dxa"/>
                <w:tcBorders>
                  <w:top w:val="single" w:sz="4" w:space="0" w:color="auto"/>
                  <w:left w:val="nil"/>
                  <w:bottom w:val="single" w:sz="4" w:space="0" w:color="auto"/>
                  <w:right w:val="nil"/>
                </w:tcBorders>
                <w:shd w:val="clear" w:color="auto" w:fill="auto"/>
                <w:noWrap/>
                <w:vAlign w:val="center"/>
                <w:hideMark/>
              </w:tcPr>
            </w:tcPrChange>
          </w:tcPr>
          <w:p w14:paraId="738D9445" w14:textId="194B61A0" w:rsidR="00057D52" w:rsidRPr="00C466C4" w:rsidRDefault="00057D52" w:rsidP="00057D52">
            <w:pPr>
              <w:spacing w:after="0"/>
              <w:jc w:val="center"/>
              <w:rPr>
                <w:color w:val="000000"/>
                <w:szCs w:val="22"/>
              </w:rPr>
            </w:pPr>
            <w:r w:rsidRPr="00C466C4">
              <w:rPr>
                <w:color w:val="000000"/>
                <w:szCs w:val="22"/>
              </w:rPr>
              <w:t>2014</w:t>
            </w:r>
          </w:p>
        </w:tc>
        <w:tc>
          <w:tcPr>
            <w:tcW w:w="927" w:type="dxa"/>
            <w:tcBorders>
              <w:top w:val="single" w:sz="4" w:space="0" w:color="auto"/>
              <w:left w:val="nil"/>
              <w:bottom w:val="single" w:sz="4" w:space="0" w:color="auto"/>
              <w:right w:val="nil"/>
            </w:tcBorders>
            <w:shd w:val="clear" w:color="auto" w:fill="auto"/>
            <w:noWrap/>
            <w:vAlign w:val="center"/>
            <w:hideMark/>
            <w:tcPrChange w:id="530" w:author="Ben.Williams" w:date="2020-10-30T14:19:00Z">
              <w:tcPr>
                <w:tcW w:w="960" w:type="dxa"/>
                <w:tcBorders>
                  <w:top w:val="single" w:sz="4" w:space="0" w:color="auto"/>
                  <w:left w:val="nil"/>
                  <w:bottom w:val="single" w:sz="4" w:space="0" w:color="auto"/>
                  <w:right w:val="nil"/>
                </w:tcBorders>
                <w:shd w:val="clear" w:color="auto" w:fill="auto"/>
                <w:noWrap/>
                <w:vAlign w:val="center"/>
                <w:hideMark/>
              </w:tcPr>
            </w:tcPrChange>
          </w:tcPr>
          <w:p w14:paraId="197E1713" w14:textId="4D2CEDE1" w:rsidR="00057D52" w:rsidRPr="00C466C4" w:rsidRDefault="00057D52" w:rsidP="00057D52">
            <w:pPr>
              <w:spacing w:after="0"/>
              <w:jc w:val="center"/>
              <w:rPr>
                <w:color w:val="000000"/>
                <w:szCs w:val="22"/>
              </w:rPr>
            </w:pPr>
            <w:r w:rsidRPr="00C466C4">
              <w:rPr>
                <w:color w:val="000000"/>
                <w:szCs w:val="22"/>
              </w:rPr>
              <w:t>2015</w:t>
            </w:r>
          </w:p>
        </w:tc>
        <w:tc>
          <w:tcPr>
            <w:tcW w:w="927" w:type="dxa"/>
            <w:tcBorders>
              <w:top w:val="single" w:sz="4" w:space="0" w:color="auto"/>
              <w:left w:val="nil"/>
              <w:bottom w:val="single" w:sz="4" w:space="0" w:color="auto"/>
              <w:right w:val="nil"/>
            </w:tcBorders>
            <w:shd w:val="clear" w:color="auto" w:fill="auto"/>
            <w:noWrap/>
            <w:vAlign w:val="center"/>
            <w:hideMark/>
            <w:tcPrChange w:id="531" w:author="Ben.Williams" w:date="2020-10-30T14:19:00Z">
              <w:tcPr>
                <w:tcW w:w="960" w:type="dxa"/>
                <w:tcBorders>
                  <w:top w:val="single" w:sz="4" w:space="0" w:color="auto"/>
                  <w:left w:val="nil"/>
                  <w:bottom w:val="single" w:sz="4" w:space="0" w:color="auto"/>
                  <w:right w:val="nil"/>
                </w:tcBorders>
                <w:shd w:val="clear" w:color="auto" w:fill="auto"/>
                <w:noWrap/>
                <w:vAlign w:val="center"/>
                <w:hideMark/>
              </w:tcPr>
            </w:tcPrChange>
          </w:tcPr>
          <w:p w14:paraId="1547FF0F" w14:textId="7E5958D3" w:rsidR="00057D52" w:rsidRPr="00C466C4" w:rsidRDefault="00057D52" w:rsidP="00057D52">
            <w:pPr>
              <w:spacing w:after="0"/>
              <w:jc w:val="center"/>
              <w:rPr>
                <w:color w:val="000000"/>
                <w:szCs w:val="22"/>
              </w:rPr>
            </w:pPr>
            <w:r w:rsidRPr="00C466C4">
              <w:rPr>
                <w:color w:val="000000"/>
                <w:szCs w:val="22"/>
              </w:rPr>
              <w:t>2016</w:t>
            </w:r>
          </w:p>
        </w:tc>
        <w:tc>
          <w:tcPr>
            <w:tcW w:w="927" w:type="dxa"/>
            <w:tcBorders>
              <w:top w:val="single" w:sz="4" w:space="0" w:color="auto"/>
              <w:left w:val="nil"/>
              <w:bottom w:val="single" w:sz="4" w:space="0" w:color="auto"/>
              <w:right w:val="nil"/>
            </w:tcBorders>
            <w:shd w:val="clear" w:color="auto" w:fill="auto"/>
            <w:noWrap/>
            <w:vAlign w:val="center"/>
            <w:hideMark/>
            <w:tcPrChange w:id="532" w:author="Ben.Williams" w:date="2020-10-30T14:19:00Z">
              <w:tcPr>
                <w:tcW w:w="960" w:type="dxa"/>
                <w:tcBorders>
                  <w:top w:val="single" w:sz="4" w:space="0" w:color="auto"/>
                  <w:left w:val="nil"/>
                  <w:bottom w:val="single" w:sz="4" w:space="0" w:color="auto"/>
                  <w:right w:val="nil"/>
                </w:tcBorders>
                <w:shd w:val="clear" w:color="auto" w:fill="auto"/>
                <w:noWrap/>
                <w:vAlign w:val="center"/>
                <w:hideMark/>
              </w:tcPr>
            </w:tcPrChange>
          </w:tcPr>
          <w:p w14:paraId="06109D0C" w14:textId="6D70903B" w:rsidR="00057D52" w:rsidRPr="00C466C4" w:rsidRDefault="00057D52" w:rsidP="00057D52">
            <w:pPr>
              <w:spacing w:after="0"/>
              <w:jc w:val="center"/>
              <w:rPr>
                <w:color w:val="000000"/>
                <w:szCs w:val="22"/>
              </w:rPr>
            </w:pPr>
            <w:r w:rsidRPr="00C466C4">
              <w:rPr>
                <w:color w:val="000000"/>
                <w:szCs w:val="22"/>
              </w:rPr>
              <w:t>2017</w:t>
            </w:r>
          </w:p>
        </w:tc>
        <w:tc>
          <w:tcPr>
            <w:tcW w:w="927" w:type="dxa"/>
            <w:tcBorders>
              <w:top w:val="single" w:sz="4" w:space="0" w:color="auto"/>
              <w:left w:val="nil"/>
              <w:bottom w:val="single" w:sz="4" w:space="0" w:color="auto"/>
              <w:right w:val="nil"/>
            </w:tcBorders>
            <w:shd w:val="clear" w:color="auto" w:fill="auto"/>
            <w:noWrap/>
            <w:vAlign w:val="center"/>
            <w:hideMark/>
            <w:tcPrChange w:id="533" w:author="Ben.Williams" w:date="2020-10-30T14:19:00Z">
              <w:tcPr>
                <w:tcW w:w="960" w:type="dxa"/>
                <w:tcBorders>
                  <w:top w:val="single" w:sz="4" w:space="0" w:color="auto"/>
                  <w:left w:val="nil"/>
                  <w:bottom w:val="single" w:sz="4" w:space="0" w:color="auto"/>
                  <w:right w:val="nil"/>
                </w:tcBorders>
                <w:shd w:val="clear" w:color="auto" w:fill="auto"/>
                <w:noWrap/>
                <w:vAlign w:val="center"/>
                <w:hideMark/>
              </w:tcPr>
            </w:tcPrChange>
          </w:tcPr>
          <w:p w14:paraId="46658A7C" w14:textId="27A10AAF" w:rsidR="00057D52" w:rsidRPr="00C466C4" w:rsidRDefault="00057D52" w:rsidP="00057D52">
            <w:pPr>
              <w:spacing w:after="0"/>
              <w:jc w:val="center"/>
              <w:rPr>
                <w:color w:val="000000"/>
                <w:szCs w:val="22"/>
              </w:rPr>
            </w:pPr>
            <w:r w:rsidRPr="00C466C4">
              <w:rPr>
                <w:color w:val="000000"/>
                <w:szCs w:val="22"/>
              </w:rPr>
              <w:t>2018</w:t>
            </w:r>
          </w:p>
        </w:tc>
        <w:tc>
          <w:tcPr>
            <w:tcW w:w="927" w:type="dxa"/>
            <w:tcBorders>
              <w:top w:val="single" w:sz="4" w:space="0" w:color="auto"/>
              <w:left w:val="nil"/>
              <w:bottom w:val="single" w:sz="4" w:space="0" w:color="auto"/>
              <w:right w:val="nil"/>
            </w:tcBorders>
            <w:shd w:val="clear" w:color="auto" w:fill="auto"/>
            <w:noWrap/>
            <w:vAlign w:val="center"/>
            <w:hideMark/>
            <w:tcPrChange w:id="534" w:author="Ben.Williams" w:date="2020-10-30T14:19:00Z">
              <w:tcPr>
                <w:tcW w:w="960" w:type="dxa"/>
                <w:tcBorders>
                  <w:top w:val="single" w:sz="4" w:space="0" w:color="auto"/>
                  <w:left w:val="nil"/>
                  <w:bottom w:val="single" w:sz="4" w:space="0" w:color="auto"/>
                  <w:right w:val="nil"/>
                </w:tcBorders>
                <w:shd w:val="clear" w:color="auto" w:fill="auto"/>
                <w:noWrap/>
                <w:vAlign w:val="center"/>
                <w:hideMark/>
              </w:tcPr>
            </w:tcPrChange>
          </w:tcPr>
          <w:p w14:paraId="407E8892" w14:textId="3C4F9C8D" w:rsidR="00057D52" w:rsidRPr="00C466C4" w:rsidRDefault="00057D52" w:rsidP="00057D52">
            <w:pPr>
              <w:spacing w:after="0"/>
              <w:jc w:val="center"/>
              <w:rPr>
                <w:color w:val="000000"/>
                <w:szCs w:val="22"/>
              </w:rPr>
            </w:pPr>
            <w:r w:rsidRPr="00C466C4">
              <w:rPr>
                <w:color w:val="000000"/>
                <w:szCs w:val="22"/>
              </w:rPr>
              <w:t>2019</w:t>
            </w:r>
          </w:p>
        </w:tc>
        <w:tc>
          <w:tcPr>
            <w:tcW w:w="866" w:type="dxa"/>
            <w:tcBorders>
              <w:top w:val="single" w:sz="4" w:space="0" w:color="auto"/>
              <w:left w:val="nil"/>
              <w:bottom w:val="single" w:sz="4" w:space="0" w:color="auto"/>
              <w:right w:val="nil"/>
            </w:tcBorders>
            <w:shd w:val="clear" w:color="auto" w:fill="auto"/>
            <w:noWrap/>
            <w:vAlign w:val="center"/>
            <w:hideMark/>
            <w:tcPrChange w:id="535" w:author="Ben.Williams" w:date="2020-10-30T14:19:00Z">
              <w:tcPr>
                <w:tcW w:w="960" w:type="dxa"/>
                <w:tcBorders>
                  <w:top w:val="single" w:sz="4" w:space="0" w:color="auto"/>
                  <w:left w:val="nil"/>
                  <w:bottom w:val="single" w:sz="4" w:space="0" w:color="auto"/>
                  <w:right w:val="nil"/>
                </w:tcBorders>
                <w:shd w:val="clear" w:color="auto" w:fill="auto"/>
                <w:noWrap/>
                <w:vAlign w:val="center"/>
                <w:hideMark/>
              </w:tcPr>
            </w:tcPrChange>
          </w:tcPr>
          <w:p w14:paraId="514A147E" w14:textId="2B2916CB" w:rsidR="00057D52" w:rsidRPr="00C466C4" w:rsidRDefault="00057D52" w:rsidP="00057D52">
            <w:pPr>
              <w:spacing w:after="0"/>
              <w:jc w:val="center"/>
              <w:rPr>
                <w:color w:val="000000"/>
                <w:szCs w:val="22"/>
              </w:rPr>
            </w:pPr>
            <w:r>
              <w:rPr>
                <w:color w:val="000000"/>
                <w:szCs w:val="22"/>
              </w:rPr>
              <w:t>2020</w:t>
            </w:r>
          </w:p>
        </w:tc>
        <w:tc>
          <w:tcPr>
            <w:tcW w:w="929" w:type="dxa"/>
            <w:tcBorders>
              <w:top w:val="single" w:sz="4" w:space="0" w:color="auto"/>
              <w:left w:val="nil"/>
              <w:bottom w:val="single" w:sz="4" w:space="0" w:color="auto"/>
              <w:right w:val="nil"/>
            </w:tcBorders>
            <w:shd w:val="clear" w:color="auto" w:fill="auto"/>
            <w:noWrap/>
            <w:vAlign w:val="center"/>
            <w:hideMark/>
            <w:tcPrChange w:id="536" w:author="Ben.Williams" w:date="2020-10-30T14:19:00Z">
              <w:tcPr>
                <w:tcW w:w="962" w:type="dxa"/>
                <w:tcBorders>
                  <w:top w:val="single" w:sz="4" w:space="0" w:color="auto"/>
                  <w:left w:val="nil"/>
                  <w:bottom w:val="single" w:sz="4" w:space="0" w:color="auto"/>
                  <w:right w:val="nil"/>
                </w:tcBorders>
                <w:shd w:val="clear" w:color="auto" w:fill="auto"/>
                <w:noWrap/>
                <w:vAlign w:val="center"/>
                <w:hideMark/>
              </w:tcPr>
            </w:tcPrChange>
          </w:tcPr>
          <w:p w14:paraId="2200FC3E" w14:textId="77777777" w:rsidR="00057D52" w:rsidRPr="002840AB" w:rsidRDefault="00057D52" w:rsidP="00057D52">
            <w:pPr>
              <w:spacing w:after="0"/>
              <w:jc w:val="center"/>
              <w:rPr>
                <w:color w:val="000000"/>
                <w:szCs w:val="22"/>
              </w:rPr>
            </w:pPr>
            <w:r w:rsidRPr="002840AB">
              <w:rPr>
                <w:color w:val="000000"/>
                <w:szCs w:val="22"/>
              </w:rPr>
              <w:t>Average</w:t>
            </w:r>
          </w:p>
        </w:tc>
      </w:tr>
      <w:tr w:rsidR="00057D52" w:rsidRPr="002840AB" w14:paraId="62D610C3" w14:textId="77777777" w:rsidTr="00E777C3">
        <w:trPr>
          <w:trHeight w:val="300"/>
          <w:trPrChange w:id="537" w:author="Ben.Williams" w:date="2020-10-30T14:19:00Z">
            <w:trPr>
              <w:trHeight w:val="300"/>
            </w:trPr>
          </w:trPrChange>
        </w:trPr>
        <w:tc>
          <w:tcPr>
            <w:tcW w:w="1941" w:type="dxa"/>
            <w:tcBorders>
              <w:top w:val="nil"/>
              <w:left w:val="nil"/>
              <w:bottom w:val="nil"/>
              <w:right w:val="nil"/>
            </w:tcBorders>
            <w:shd w:val="clear" w:color="auto" w:fill="auto"/>
            <w:noWrap/>
            <w:vAlign w:val="center"/>
            <w:hideMark/>
            <w:tcPrChange w:id="538" w:author="Ben.Williams" w:date="2020-10-30T14:19:00Z">
              <w:tcPr>
                <w:tcW w:w="2020" w:type="dxa"/>
                <w:tcBorders>
                  <w:top w:val="nil"/>
                  <w:left w:val="nil"/>
                  <w:bottom w:val="nil"/>
                  <w:right w:val="nil"/>
                </w:tcBorders>
                <w:shd w:val="clear" w:color="auto" w:fill="auto"/>
                <w:noWrap/>
                <w:vAlign w:val="center"/>
                <w:hideMark/>
              </w:tcPr>
            </w:tcPrChange>
          </w:tcPr>
          <w:p w14:paraId="2A168B11" w14:textId="122A2109" w:rsidR="00057D52" w:rsidRPr="002840AB" w:rsidRDefault="00057D52" w:rsidP="00057D52">
            <w:pPr>
              <w:spacing w:after="0"/>
              <w:rPr>
                <w:color w:val="000000"/>
                <w:szCs w:val="22"/>
              </w:rPr>
            </w:pPr>
            <w:proofErr w:type="spellStart"/>
            <w:r>
              <w:rPr>
                <w:color w:val="000000"/>
                <w:szCs w:val="22"/>
              </w:rPr>
              <w:t>Bairdi</w:t>
            </w:r>
            <w:proofErr w:type="spellEnd"/>
            <w:r>
              <w:rPr>
                <w:color w:val="000000"/>
                <w:szCs w:val="22"/>
              </w:rPr>
              <w:t xml:space="preserve"> Crab</w:t>
            </w:r>
          </w:p>
        </w:tc>
        <w:tc>
          <w:tcPr>
            <w:tcW w:w="928" w:type="dxa"/>
            <w:tcBorders>
              <w:top w:val="nil"/>
              <w:left w:val="nil"/>
              <w:bottom w:val="nil"/>
              <w:right w:val="nil"/>
            </w:tcBorders>
            <w:shd w:val="clear" w:color="auto" w:fill="auto"/>
            <w:noWrap/>
            <w:vAlign w:val="center"/>
            <w:hideMark/>
            <w:tcPrChange w:id="539" w:author="Ben.Williams" w:date="2020-10-30T14:19:00Z">
              <w:tcPr>
                <w:tcW w:w="960" w:type="dxa"/>
                <w:tcBorders>
                  <w:top w:val="nil"/>
                  <w:left w:val="nil"/>
                  <w:bottom w:val="nil"/>
                  <w:right w:val="nil"/>
                </w:tcBorders>
                <w:shd w:val="clear" w:color="auto" w:fill="auto"/>
                <w:noWrap/>
                <w:vAlign w:val="center"/>
                <w:hideMark/>
              </w:tcPr>
            </w:tcPrChange>
          </w:tcPr>
          <w:p w14:paraId="3DE1C88B" w14:textId="05764848" w:rsidR="00057D52" w:rsidRPr="00C466C4" w:rsidRDefault="00057D52" w:rsidP="00057D52">
            <w:pPr>
              <w:spacing w:after="0"/>
              <w:jc w:val="center"/>
              <w:rPr>
                <w:color w:val="000000"/>
                <w:szCs w:val="22"/>
              </w:rPr>
            </w:pPr>
            <w:r>
              <w:rPr>
                <w:color w:val="000000"/>
                <w:szCs w:val="22"/>
              </w:rPr>
              <w:t>0.19</w:t>
            </w:r>
          </w:p>
        </w:tc>
        <w:tc>
          <w:tcPr>
            <w:tcW w:w="927" w:type="dxa"/>
            <w:tcBorders>
              <w:top w:val="nil"/>
              <w:left w:val="nil"/>
              <w:bottom w:val="nil"/>
              <w:right w:val="nil"/>
            </w:tcBorders>
            <w:shd w:val="clear" w:color="auto" w:fill="auto"/>
            <w:noWrap/>
            <w:vAlign w:val="center"/>
            <w:hideMark/>
            <w:tcPrChange w:id="540" w:author="Ben.Williams" w:date="2020-10-30T14:19:00Z">
              <w:tcPr>
                <w:tcW w:w="960" w:type="dxa"/>
                <w:tcBorders>
                  <w:top w:val="nil"/>
                  <w:left w:val="nil"/>
                  <w:bottom w:val="nil"/>
                  <w:right w:val="nil"/>
                </w:tcBorders>
                <w:shd w:val="clear" w:color="auto" w:fill="auto"/>
                <w:noWrap/>
                <w:vAlign w:val="center"/>
                <w:hideMark/>
              </w:tcPr>
            </w:tcPrChange>
          </w:tcPr>
          <w:p w14:paraId="19D74D45" w14:textId="44088C1C" w:rsidR="00057D52" w:rsidRPr="00C466C4" w:rsidRDefault="00057D52" w:rsidP="00057D52">
            <w:pPr>
              <w:spacing w:after="0"/>
              <w:jc w:val="center"/>
              <w:rPr>
                <w:color w:val="000000"/>
                <w:szCs w:val="22"/>
              </w:rPr>
            </w:pPr>
            <w:r>
              <w:rPr>
                <w:color w:val="000000"/>
                <w:szCs w:val="22"/>
              </w:rPr>
              <w:t>0.05</w:t>
            </w:r>
          </w:p>
        </w:tc>
        <w:tc>
          <w:tcPr>
            <w:tcW w:w="927" w:type="dxa"/>
            <w:tcBorders>
              <w:top w:val="nil"/>
              <w:left w:val="nil"/>
              <w:bottom w:val="nil"/>
              <w:right w:val="nil"/>
            </w:tcBorders>
            <w:shd w:val="clear" w:color="auto" w:fill="auto"/>
            <w:noWrap/>
            <w:vAlign w:val="center"/>
            <w:hideMark/>
            <w:tcPrChange w:id="541" w:author="Ben.Williams" w:date="2020-10-30T14:19:00Z">
              <w:tcPr>
                <w:tcW w:w="960" w:type="dxa"/>
                <w:tcBorders>
                  <w:top w:val="nil"/>
                  <w:left w:val="nil"/>
                  <w:bottom w:val="nil"/>
                  <w:right w:val="nil"/>
                </w:tcBorders>
                <w:shd w:val="clear" w:color="auto" w:fill="auto"/>
                <w:noWrap/>
                <w:vAlign w:val="center"/>
                <w:hideMark/>
              </w:tcPr>
            </w:tcPrChange>
          </w:tcPr>
          <w:p w14:paraId="73BC228F" w14:textId="26E1C3B6" w:rsidR="00057D52" w:rsidRPr="00C466C4" w:rsidRDefault="00057D52" w:rsidP="00057D52">
            <w:pPr>
              <w:spacing w:after="0"/>
              <w:jc w:val="center"/>
              <w:rPr>
                <w:color w:val="000000"/>
                <w:szCs w:val="22"/>
              </w:rPr>
            </w:pPr>
            <w:r>
              <w:rPr>
                <w:color w:val="000000"/>
                <w:szCs w:val="22"/>
              </w:rPr>
              <w:t>0.00</w:t>
            </w:r>
          </w:p>
        </w:tc>
        <w:tc>
          <w:tcPr>
            <w:tcW w:w="927" w:type="dxa"/>
            <w:tcBorders>
              <w:top w:val="nil"/>
              <w:left w:val="nil"/>
              <w:bottom w:val="nil"/>
              <w:right w:val="nil"/>
            </w:tcBorders>
            <w:shd w:val="clear" w:color="auto" w:fill="auto"/>
            <w:noWrap/>
            <w:vAlign w:val="center"/>
            <w:hideMark/>
            <w:tcPrChange w:id="542" w:author="Ben.Williams" w:date="2020-10-30T14:19:00Z">
              <w:tcPr>
                <w:tcW w:w="960" w:type="dxa"/>
                <w:tcBorders>
                  <w:top w:val="nil"/>
                  <w:left w:val="nil"/>
                  <w:bottom w:val="nil"/>
                  <w:right w:val="nil"/>
                </w:tcBorders>
                <w:shd w:val="clear" w:color="auto" w:fill="auto"/>
                <w:noWrap/>
                <w:vAlign w:val="center"/>
                <w:hideMark/>
              </w:tcPr>
            </w:tcPrChange>
          </w:tcPr>
          <w:p w14:paraId="1386C7A1" w14:textId="1B8A09DB" w:rsidR="00057D52" w:rsidRPr="00C466C4" w:rsidRDefault="00057D52" w:rsidP="00057D52">
            <w:pPr>
              <w:spacing w:after="0"/>
              <w:jc w:val="center"/>
              <w:rPr>
                <w:color w:val="000000"/>
                <w:szCs w:val="22"/>
              </w:rPr>
            </w:pPr>
            <w:r>
              <w:rPr>
                <w:color w:val="000000"/>
                <w:szCs w:val="22"/>
              </w:rPr>
              <w:t>0.76</w:t>
            </w:r>
          </w:p>
        </w:tc>
        <w:tc>
          <w:tcPr>
            <w:tcW w:w="927" w:type="dxa"/>
            <w:tcBorders>
              <w:top w:val="nil"/>
              <w:left w:val="nil"/>
              <w:bottom w:val="nil"/>
              <w:right w:val="nil"/>
            </w:tcBorders>
            <w:shd w:val="clear" w:color="auto" w:fill="auto"/>
            <w:noWrap/>
            <w:vAlign w:val="center"/>
            <w:hideMark/>
            <w:tcPrChange w:id="543" w:author="Ben.Williams" w:date="2020-10-30T14:19:00Z">
              <w:tcPr>
                <w:tcW w:w="960" w:type="dxa"/>
                <w:tcBorders>
                  <w:top w:val="nil"/>
                  <w:left w:val="nil"/>
                  <w:bottom w:val="nil"/>
                  <w:right w:val="nil"/>
                </w:tcBorders>
                <w:shd w:val="clear" w:color="auto" w:fill="auto"/>
                <w:noWrap/>
                <w:vAlign w:val="center"/>
                <w:hideMark/>
              </w:tcPr>
            </w:tcPrChange>
          </w:tcPr>
          <w:p w14:paraId="34A532BF" w14:textId="7C8C3F3B" w:rsidR="00057D52" w:rsidRPr="00C466C4" w:rsidRDefault="00057D52" w:rsidP="00057D52">
            <w:pPr>
              <w:spacing w:after="0"/>
              <w:jc w:val="center"/>
              <w:rPr>
                <w:color w:val="000000"/>
                <w:szCs w:val="22"/>
              </w:rPr>
            </w:pPr>
            <w:r>
              <w:rPr>
                <w:color w:val="000000"/>
                <w:szCs w:val="22"/>
              </w:rPr>
              <w:t>0.32</w:t>
            </w:r>
          </w:p>
        </w:tc>
        <w:tc>
          <w:tcPr>
            <w:tcW w:w="927" w:type="dxa"/>
            <w:tcBorders>
              <w:top w:val="nil"/>
              <w:left w:val="nil"/>
              <w:bottom w:val="nil"/>
              <w:right w:val="nil"/>
            </w:tcBorders>
            <w:shd w:val="clear" w:color="auto" w:fill="auto"/>
            <w:noWrap/>
            <w:vAlign w:val="center"/>
            <w:hideMark/>
            <w:tcPrChange w:id="544" w:author="Ben.Williams" w:date="2020-10-30T14:19:00Z">
              <w:tcPr>
                <w:tcW w:w="960" w:type="dxa"/>
                <w:tcBorders>
                  <w:top w:val="nil"/>
                  <w:left w:val="nil"/>
                  <w:bottom w:val="nil"/>
                  <w:right w:val="nil"/>
                </w:tcBorders>
                <w:shd w:val="clear" w:color="auto" w:fill="auto"/>
                <w:noWrap/>
                <w:vAlign w:val="center"/>
                <w:hideMark/>
              </w:tcPr>
            </w:tcPrChange>
          </w:tcPr>
          <w:p w14:paraId="40989943" w14:textId="03546B59" w:rsidR="00057D52" w:rsidRPr="00C466C4" w:rsidRDefault="00057D52" w:rsidP="00057D52">
            <w:pPr>
              <w:spacing w:after="0"/>
              <w:jc w:val="center"/>
              <w:rPr>
                <w:color w:val="000000"/>
                <w:szCs w:val="22"/>
              </w:rPr>
            </w:pPr>
            <w:r>
              <w:rPr>
                <w:color w:val="000000"/>
                <w:szCs w:val="22"/>
              </w:rPr>
              <w:t>0.06</w:t>
            </w:r>
          </w:p>
        </w:tc>
        <w:tc>
          <w:tcPr>
            <w:tcW w:w="866" w:type="dxa"/>
            <w:tcBorders>
              <w:top w:val="nil"/>
              <w:left w:val="nil"/>
              <w:bottom w:val="nil"/>
              <w:right w:val="nil"/>
            </w:tcBorders>
            <w:shd w:val="clear" w:color="auto" w:fill="auto"/>
            <w:noWrap/>
            <w:vAlign w:val="center"/>
            <w:hideMark/>
            <w:tcPrChange w:id="545" w:author="Ben.Williams" w:date="2020-10-30T14:19:00Z">
              <w:tcPr>
                <w:tcW w:w="960" w:type="dxa"/>
                <w:tcBorders>
                  <w:top w:val="nil"/>
                  <w:left w:val="nil"/>
                  <w:bottom w:val="nil"/>
                  <w:right w:val="nil"/>
                </w:tcBorders>
                <w:shd w:val="clear" w:color="auto" w:fill="auto"/>
                <w:noWrap/>
                <w:vAlign w:val="center"/>
                <w:hideMark/>
              </w:tcPr>
            </w:tcPrChange>
          </w:tcPr>
          <w:p w14:paraId="393C6AF1" w14:textId="16B9B951" w:rsidR="00057D52" w:rsidRPr="00C466C4" w:rsidRDefault="00057D52" w:rsidP="00057D52">
            <w:pPr>
              <w:spacing w:after="0"/>
              <w:jc w:val="center"/>
              <w:rPr>
                <w:color w:val="000000"/>
                <w:szCs w:val="22"/>
              </w:rPr>
            </w:pPr>
            <w:r>
              <w:rPr>
                <w:color w:val="000000"/>
                <w:szCs w:val="22"/>
              </w:rPr>
              <w:t>0.24</w:t>
            </w:r>
          </w:p>
        </w:tc>
        <w:tc>
          <w:tcPr>
            <w:tcW w:w="929" w:type="dxa"/>
            <w:tcBorders>
              <w:top w:val="nil"/>
              <w:left w:val="nil"/>
              <w:bottom w:val="nil"/>
              <w:right w:val="nil"/>
            </w:tcBorders>
            <w:shd w:val="clear" w:color="auto" w:fill="auto"/>
            <w:noWrap/>
            <w:vAlign w:val="center"/>
            <w:hideMark/>
            <w:tcPrChange w:id="546" w:author="Ben.Williams" w:date="2020-10-30T14:19:00Z">
              <w:tcPr>
                <w:tcW w:w="962" w:type="dxa"/>
                <w:tcBorders>
                  <w:top w:val="nil"/>
                  <w:left w:val="nil"/>
                  <w:bottom w:val="nil"/>
                  <w:right w:val="nil"/>
                </w:tcBorders>
                <w:shd w:val="clear" w:color="auto" w:fill="auto"/>
                <w:noWrap/>
                <w:vAlign w:val="center"/>
                <w:hideMark/>
              </w:tcPr>
            </w:tcPrChange>
          </w:tcPr>
          <w:p w14:paraId="5DDF83F4" w14:textId="1F3270A9" w:rsidR="00057D52" w:rsidRPr="00C466C4" w:rsidRDefault="00057D52" w:rsidP="00057D52">
            <w:pPr>
              <w:spacing w:after="0"/>
              <w:jc w:val="center"/>
              <w:rPr>
                <w:color w:val="000000"/>
                <w:szCs w:val="22"/>
              </w:rPr>
            </w:pPr>
            <w:r>
              <w:rPr>
                <w:color w:val="000000"/>
                <w:szCs w:val="22"/>
              </w:rPr>
              <w:t>0.23</w:t>
            </w:r>
          </w:p>
        </w:tc>
      </w:tr>
      <w:tr w:rsidR="00057D52" w:rsidRPr="002840AB" w14:paraId="1810E4D2" w14:textId="77777777" w:rsidTr="00E777C3">
        <w:trPr>
          <w:trHeight w:val="300"/>
          <w:trPrChange w:id="547" w:author="Ben.Williams" w:date="2020-10-30T14:19:00Z">
            <w:trPr>
              <w:trHeight w:val="300"/>
            </w:trPr>
          </w:trPrChange>
        </w:trPr>
        <w:tc>
          <w:tcPr>
            <w:tcW w:w="1941" w:type="dxa"/>
            <w:tcBorders>
              <w:top w:val="nil"/>
              <w:left w:val="nil"/>
              <w:bottom w:val="nil"/>
              <w:right w:val="nil"/>
            </w:tcBorders>
            <w:shd w:val="clear" w:color="auto" w:fill="auto"/>
            <w:noWrap/>
            <w:vAlign w:val="center"/>
            <w:hideMark/>
            <w:tcPrChange w:id="548" w:author="Ben.Williams" w:date="2020-10-30T14:19:00Z">
              <w:tcPr>
                <w:tcW w:w="2020" w:type="dxa"/>
                <w:tcBorders>
                  <w:top w:val="nil"/>
                  <w:left w:val="nil"/>
                  <w:bottom w:val="nil"/>
                  <w:right w:val="nil"/>
                </w:tcBorders>
                <w:shd w:val="clear" w:color="auto" w:fill="auto"/>
                <w:noWrap/>
                <w:vAlign w:val="center"/>
                <w:hideMark/>
              </w:tcPr>
            </w:tcPrChange>
          </w:tcPr>
          <w:p w14:paraId="494E02F9" w14:textId="6C42AB9B" w:rsidR="00057D52" w:rsidRPr="002840AB" w:rsidRDefault="00057D52" w:rsidP="00057D52">
            <w:pPr>
              <w:spacing w:after="0"/>
              <w:rPr>
                <w:color w:val="000000"/>
                <w:szCs w:val="22"/>
              </w:rPr>
            </w:pPr>
            <w:r>
              <w:rPr>
                <w:color w:val="000000"/>
                <w:szCs w:val="22"/>
              </w:rPr>
              <w:t>Blue King Crab</w:t>
            </w:r>
          </w:p>
        </w:tc>
        <w:tc>
          <w:tcPr>
            <w:tcW w:w="928" w:type="dxa"/>
            <w:tcBorders>
              <w:top w:val="nil"/>
              <w:left w:val="nil"/>
              <w:bottom w:val="nil"/>
              <w:right w:val="nil"/>
            </w:tcBorders>
            <w:shd w:val="clear" w:color="auto" w:fill="auto"/>
            <w:noWrap/>
            <w:vAlign w:val="center"/>
            <w:hideMark/>
            <w:tcPrChange w:id="549" w:author="Ben.Williams" w:date="2020-10-30T14:19:00Z">
              <w:tcPr>
                <w:tcW w:w="960" w:type="dxa"/>
                <w:tcBorders>
                  <w:top w:val="nil"/>
                  <w:left w:val="nil"/>
                  <w:bottom w:val="nil"/>
                  <w:right w:val="nil"/>
                </w:tcBorders>
                <w:shd w:val="clear" w:color="auto" w:fill="auto"/>
                <w:noWrap/>
                <w:vAlign w:val="center"/>
                <w:hideMark/>
              </w:tcPr>
            </w:tcPrChange>
          </w:tcPr>
          <w:p w14:paraId="50D4E725" w14:textId="24DBCF95" w:rsidR="00057D52" w:rsidRPr="00C466C4" w:rsidRDefault="00057D52" w:rsidP="00057D52">
            <w:pPr>
              <w:spacing w:after="0"/>
              <w:jc w:val="center"/>
              <w:rPr>
                <w:color w:val="000000"/>
                <w:szCs w:val="22"/>
              </w:rPr>
            </w:pPr>
            <w:r>
              <w:rPr>
                <w:color w:val="000000"/>
                <w:szCs w:val="22"/>
              </w:rPr>
              <w:t>0</w:t>
            </w:r>
          </w:p>
        </w:tc>
        <w:tc>
          <w:tcPr>
            <w:tcW w:w="927" w:type="dxa"/>
            <w:tcBorders>
              <w:top w:val="nil"/>
              <w:left w:val="nil"/>
              <w:bottom w:val="nil"/>
              <w:right w:val="nil"/>
            </w:tcBorders>
            <w:shd w:val="clear" w:color="auto" w:fill="auto"/>
            <w:noWrap/>
            <w:vAlign w:val="center"/>
            <w:hideMark/>
            <w:tcPrChange w:id="550" w:author="Ben.Williams" w:date="2020-10-30T14:19:00Z">
              <w:tcPr>
                <w:tcW w:w="960" w:type="dxa"/>
                <w:tcBorders>
                  <w:top w:val="nil"/>
                  <w:left w:val="nil"/>
                  <w:bottom w:val="nil"/>
                  <w:right w:val="nil"/>
                </w:tcBorders>
                <w:shd w:val="clear" w:color="auto" w:fill="auto"/>
                <w:noWrap/>
                <w:vAlign w:val="center"/>
                <w:hideMark/>
              </w:tcPr>
            </w:tcPrChange>
          </w:tcPr>
          <w:p w14:paraId="12B4445F" w14:textId="546131B2" w:rsidR="00057D52" w:rsidRPr="00C466C4" w:rsidRDefault="00057D52" w:rsidP="00057D52">
            <w:pPr>
              <w:spacing w:after="0"/>
              <w:jc w:val="center"/>
              <w:rPr>
                <w:color w:val="000000"/>
                <w:szCs w:val="22"/>
              </w:rPr>
            </w:pPr>
            <w:r>
              <w:rPr>
                <w:color w:val="000000"/>
                <w:szCs w:val="22"/>
              </w:rPr>
              <w:t>0</w:t>
            </w:r>
          </w:p>
        </w:tc>
        <w:tc>
          <w:tcPr>
            <w:tcW w:w="927" w:type="dxa"/>
            <w:tcBorders>
              <w:top w:val="nil"/>
              <w:left w:val="nil"/>
              <w:bottom w:val="nil"/>
              <w:right w:val="nil"/>
            </w:tcBorders>
            <w:shd w:val="clear" w:color="auto" w:fill="auto"/>
            <w:noWrap/>
            <w:vAlign w:val="center"/>
            <w:hideMark/>
            <w:tcPrChange w:id="551" w:author="Ben.Williams" w:date="2020-10-30T14:19:00Z">
              <w:tcPr>
                <w:tcW w:w="960" w:type="dxa"/>
                <w:tcBorders>
                  <w:top w:val="nil"/>
                  <w:left w:val="nil"/>
                  <w:bottom w:val="nil"/>
                  <w:right w:val="nil"/>
                </w:tcBorders>
                <w:shd w:val="clear" w:color="auto" w:fill="auto"/>
                <w:noWrap/>
                <w:vAlign w:val="center"/>
                <w:hideMark/>
              </w:tcPr>
            </w:tcPrChange>
          </w:tcPr>
          <w:p w14:paraId="28AFA065" w14:textId="659D3BE3" w:rsidR="00057D52" w:rsidRPr="00C466C4" w:rsidRDefault="00057D52" w:rsidP="00057D52">
            <w:pPr>
              <w:spacing w:after="0"/>
              <w:jc w:val="center"/>
              <w:rPr>
                <w:color w:val="000000"/>
                <w:szCs w:val="22"/>
              </w:rPr>
            </w:pPr>
            <w:r>
              <w:rPr>
                <w:color w:val="000000"/>
                <w:szCs w:val="22"/>
              </w:rPr>
              <w:t>0</w:t>
            </w:r>
          </w:p>
        </w:tc>
        <w:tc>
          <w:tcPr>
            <w:tcW w:w="927" w:type="dxa"/>
            <w:tcBorders>
              <w:top w:val="nil"/>
              <w:left w:val="nil"/>
              <w:bottom w:val="nil"/>
              <w:right w:val="nil"/>
            </w:tcBorders>
            <w:shd w:val="clear" w:color="auto" w:fill="auto"/>
            <w:noWrap/>
            <w:vAlign w:val="center"/>
            <w:hideMark/>
            <w:tcPrChange w:id="552" w:author="Ben.Williams" w:date="2020-10-30T14:19:00Z">
              <w:tcPr>
                <w:tcW w:w="960" w:type="dxa"/>
                <w:tcBorders>
                  <w:top w:val="nil"/>
                  <w:left w:val="nil"/>
                  <w:bottom w:val="nil"/>
                  <w:right w:val="nil"/>
                </w:tcBorders>
                <w:shd w:val="clear" w:color="auto" w:fill="auto"/>
                <w:noWrap/>
                <w:vAlign w:val="center"/>
                <w:hideMark/>
              </w:tcPr>
            </w:tcPrChange>
          </w:tcPr>
          <w:p w14:paraId="74A8F8C9" w14:textId="5753DE9D" w:rsidR="00057D52" w:rsidRPr="00C466C4" w:rsidRDefault="00057D52" w:rsidP="00057D52">
            <w:pPr>
              <w:spacing w:after="0"/>
              <w:jc w:val="center"/>
              <w:rPr>
                <w:color w:val="000000"/>
                <w:szCs w:val="22"/>
              </w:rPr>
            </w:pPr>
            <w:r>
              <w:rPr>
                <w:color w:val="000000"/>
                <w:szCs w:val="22"/>
              </w:rPr>
              <w:t>0</w:t>
            </w:r>
          </w:p>
        </w:tc>
        <w:tc>
          <w:tcPr>
            <w:tcW w:w="927" w:type="dxa"/>
            <w:tcBorders>
              <w:top w:val="nil"/>
              <w:left w:val="nil"/>
              <w:bottom w:val="nil"/>
              <w:right w:val="nil"/>
            </w:tcBorders>
            <w:shd w:val="clear" w:color="auto" w:fill="auto"/>
            <w:noWrap/>
            <w:vAlign w:val="center"/>
            <w:hideMark/>
            <w:tcPrChange w:id="553" w:author="Ben.Williams" w:date="2020-10-30T14:19:00Z">
              <w:tcPr>
                <w:tcW w:w="960" w:type="dxa"/>
                <w:tcBorders>
                  <w:top w:val="nil"/>
                  <w:left w:val="nil"/>
                  <w:bottom w:val="nil"/>
                  <w:right w:val="nil"/>
                </w:tcBorders>
                <w:shd w:val="clear" w:color="auto" w:fill="auto"/>
                <w:noWrap/>
                <w:vAlign w:val="center"/>
                <w:hideMark/>
              </w:tcPr>
            </w:tcPrChange>
          </w:tcPr>
          <w:p w14:paraId="115D3CC5" w14:textId="7A5EFCD0" w:rsidR="00057D52" w:rsidRPr="00C466C4" w:rsidRDefault="00057D52" w:rsidP="00057D52">
            <w:pPr>
              <w:spacing w:after="0"/>
              <w:jc w:val="center"/>
              <w:rPr>
                <w:color w:val="000000"/>
                <w:szCs w:val="22"/>
              </w:rPr>
            </w:pPr>
            <w:r>
              <w:rPr>
                <w:color w:val="000000"/>
                <w:szCs w:val="22"/>
              </w:rPr>
              <w:t>0</w:t>
            </w:r>
          </w:p>
        </w:tc>
        <w:tc>
          <w:tcPr>
            <w:tcW w:w="927" w:type="dxa"/>
            <w:tcBorders>
              <w:top w:val="nil"/>
              <w:left w:val="nil"/>
              <w:bottom w:val="nil"/>
              <w:right w:val="nil"/>
            </w:tcBorders>
            <w:shd w:val="clear" w:color="auto" w:fill="auto"/>
            <w:noWrap/>
            <w:vAlign w:val="center"/>
            <w:hideMark/>
            <w:tcPrChange w:id="554" w:author="Ben.Williams" w:date="2020-10-30T14:19:00Z">
              <w:tcPr>
                <w:tcW w:w="960" w:type="dxa"/>
                <w:tcBorders>
                  <w:top w:val="nil"/>
                  <w:left w:val="nil"/>
                  <w:bottom w:val="nil"/>
                  <w:right w:val="nil"/>
                </w:tcBorders>
                <w:shd w:val="clear" w:color="auto" w:fill="auto"/>
                <w:noWrap/>
                <w:vAlign w:val="center"/>
                <w:hideMark/>
              </w:tcPr>
            </w:tcPrChange>
          </w:tcPr>
          <w:p w14:paraId="40F10DE2" w14:textId="3FDBDBAC" w:rsidR="00057D52" w:rsidRPr="00C466C4" w:rsidRDefault="00057D52" w:rsidP="00057D52">
            <w:pPr>
              <w:spacing w:after="0"/>
              <w:jc w:val="center"/>
              <w:rPr>
                <w:color w:val="000000"/>
                <w:szCs w:val="22"/>
              </w:rPr>
            </w:pPr>
            <w:r>
              <w:rPr>
                <w:color w:val="000000"/>
                <w:szCs w:val="22"/>
              </w:rPr>
              <w:t>0</w:t>
            </w:r>
          </w:p>
        </w:tc>
        <w:tc>
          <w:tcPr>
            <w:tcW w:w="866" w:type="dxa"/>
            <w:tcBorders>
              <w:top w:val="nil"/>
              <w:left w:val="nil"/>
              <w:bottom w:val="nil"/>
              <w:right w:val="nil"/>
            </w:tcBorders>
            <w:shd w:val="clear" w:color="auto" w:fill="auto"/>
            <w:noWrap/>
            <w:vAlign w:val="center"/>
            <w:hideMark/>
            <w:tcPrChange w:id="555" w:author="Ben.Williams" w:date="2020-10-30T14:19:00Z">
              <w:tcPr>
                <w:tcW w:w="960" w:type="dxa"/>
                <w:tcBorders>
                  <w:top w:val="nil"/>
                  <w:left w:val="nil"/>
                  <w:bottom w:val="nil"/>
                  <w:right w:val="nil"/>
                </w:tcBorders>
                <w:shd w:val="clear" w:color="auto" w:fill="auto"/>
                <w:noWrap/>
                <w:vAlign w:val="center"/>
                <w:hideMark/>
              </w:tcPr>
            </w:tcPrChange>
          </w:tcPr>
          <w:p w14:paraId="7AAE7967" w14:textId="0F31DDAE" w:rsidR="00057D52" w:rsidRPr="00C466C4" w:rsidRDefault="00057D52" w:rsidP="00057D52">
            <w:pPr>
              <w:spacing w:after="0"/>
              <w:jc w:val="center"/>
              <w:rPr>
                <w:color w:val="000000"/>
                <w:szCs w:val="22"/>
              </w:rPr>
            </w:pPr>
            <w:r>
              <w:rPr>
                <w:color w:val="000000"/>
                <w:szCs w:val="22"/>
              </w:rPr>
              <w:t>0</w:t>
            </w:r>
          </w:p>
        </w:tc>
        <w:tc>
          <w:tcPr>
            <w:tcW w:w="929" w:type="dxa"/>
            <w:tcBorders>
              <w:top w:val="nil"/>
              <w:left w:val="nil"/>
              <w:bottom w:val="nil"/>
              <w:right w:val="nil"/>
            </w:tcBorders>
            <w:shd w:val="clear" w:color="auto" w:fill="auto"/>
            <w:noWrap/>
            <w:vAlign w:val="center"/>
            <w:hideMark/>
            <w:tcPrChange w:id="556" w:author="Ben.Williams" w:date="2020-10-30T14:19:00Z">
              <w:tcPr>
                <w:tcW w:w="962" w:type="dxa"/>
                <w:tcBorders>
                  <w:top w:val="nil"/>
                  <w:left w:val="nil"/>
                  <w:bottom w:val="nil"/>
                  <w:right w:val="nil"/>
                </w:tcBorders>
                <w:shd w:val="clear" w:color="auto" w:fill="auto"/>
                <w:noWrap/>
                <w:vAlign w:val="center"/>
                <w:hideMark/>
              </w:tcPr>
            </w:tcPrChange>
          </w:tcPr>
          <w:p w14:paraId="1274709D" w14:textId="5991F463" w:rsidR="00057D52" w:rsidRPr="00C466C4" w:rsidRDefault="00057D52" w:rsidP="00057D52">
            <w:pPr>
              <w:spacing w:after="0"/>
              <w:jc w:val="center"/>
              <w:rPr>
                <w:color w:val="000000"/>
                <w:szCs w:val="22"/>
              </w:rPr>
            </w:pPr>
            <w:r>
              <w:rPr>
                <w:color w:val="000000"/>
                <w:szCs w:val="22"/>
              </w:rPr>
              <w:t>0</w:t>
            </w:r>
          </w:p>
        </w:tc>
      </w:tr>
      <w:tr w:rsidR="00057D52" w:rsidRPr="002840AB" w14:paraId="62FA7ABF" w14:textId="77777777" w:rsidTr="00E777C3">
        <w:trPr>
          <w:trHeight w:val="300"/>
          <w:trPrChange w:id="557" w:author="Ben.Williams" w:date="2020-10-30T14:19:00Z">
            <w:trPr>
              <w:trHeight w:val="300"/>
            </w:trPr>
          </w:trPrChange>
        </w:trPr>
        <w:tc>
          <w:tcPr>
            <w:tcW w:w="1941" w:type="dxa"/>
            <w:tcBorders>
              <w:top w:val="nil"/>
              <w:left w:val="nil"/>
              <w:bottom w:val="nil"/>
              <w:right w:val="nil"/>
            </w:tcBorders>
            <w:shd w:val="clear" w:color="auto" w:fill="auto"/>
            <w:noWrap/>
            <w:vAlign w:val="center"/>
            <w:hideMark/>
            <w:tcPrChange w:id="558" w:author="Ben.Williams" w:date="2020-10-30T14:19:00Z">
              <w:tcPr>
                <w:tcW w:w="2020" w:type="dxa"/>
                <w:tcBorders>
                  <w:top w:val="nil"/>
                  <w:left w:val="nil"/>
                  <w:bottom w:val="nil"/>
                  <w:right w:val="nil"/>
                </w:tcBorders>
                <w:shd w:val="clear" w:color="auto" w:fill="auto"/>
                <w:noWrap/>
                <w:vAlign w:val="center"/>
                <w:hideMark/>
              </w:tcPr>
            </w:tcPrChange>
          </w:tcPr>
          <w:p w14:paraId="5B26FF17" w14:textId="317AD14D" w:rsidR="00057D52" w:rsidRPr="002840AB" w:rsidRDefault="00057D52" w:rsidP="00057D52">
            <w:pPr>
              <w:spacing w:after="0"/>
              <w:rPr>
                <w:color w:val="000000"/>
                <w:szCs w:val="22"/>
              </w:rPr>
            </w:pPr>
            <w:r>
              <w:rPr>
                <w:color w:val="000000"/>
                <w:szCs w:val="22"/>
              </w:rPr>
              <w:t>Chinook Salmon</w:t>
            </w:r>
          </w:p>
        </w:tc>
        <w:tc>
          <w:tcPr>
            <w:tcW w:w="928" w:type="dxa"/>
            <w:tcBorders>
              <w:top w:val="nil"/>
              <w:left w:val="nil"/>
              <w:bottom w:val="nil"/>
              <w:right w:val="nil"/>
            </w:tcBorders>
            <w:shd w:val="clear" w:color="auto" w:fill="auto"/>
            <w:noWrap/>
            <w:vAlign w:val="center"/>
            <w:hideMark/>
            <w:tcPrChange w:id="559" w:author="Ben.Williams" w:date="2020-10-30T14:19:00Z">
              <w:tcPr>
                <w:tcW w:w="960" w:type="dxa"/>
                <w:tcBorders>
                  <w:top w:val="nil"/>
                  <w:left w:val="nil"/>
                  <w:bottom w:val="nil"/>
                  <w:right w:val="nil"/>
                </w:tcBorders>
                <w:shd w:val="clear" w:color="auto" w:fill="auto"/>
                <w:noWrap/>
                <w:vAlign w:val="center"/>
                <w:hideMark/>
              </w:tcPr>
            </w:tcPrChange>
          </w:tcPr>
          <w:p w14:paraId="0214F50B" w14:textId="057DD85C" w:rsidR="00057D52" w:rsidRPr="00C466C4" w:rsidRDefault="00057D52" w:rsidP="00057D52">
            <w:pPr>
              <w:spacing w:after="0"/>
              <w:jc w:val="center"/>
              <w:rPr>
                <w:color w:val="000000"/>
                <w:szCs w:val="22"/>
              </w:rPr>
            </w:pPr>
            <w:r>
              <w:rPr>
                <w:color w:val="000000"/>
                <w:szCs w:val="22"/>
              </w:rPr>
              <w:t>1.25</w:t>
            </w:r>
          </w:p>
        </w:tc>
        <w:tc>
          <w:tcPr>
            <w:tcW w:w="927" w:type="dxa"/>
            <w:tcBorders>
              <w:top w:val="nil"/>
              <w:left w:val="nil"/>
              <w:bottom w:val="nil"/>
              <w:right w:val="nil"/>
            </w:tcBorders>
            <w:shd w:val="clear" w:color="auto" w:fill="auto"/>
            <w:noWrap/>
            <w:vAlign w:val="center"/>
            <w:hideMark/>
            <w:tcPrChange w:id="560" w:author="Ben.Williams" w:date="2020-10-30T14:19:00Z">
              <w:tcPr>
                <w:tcW w:w="960" w:type="dxa"/>
                <w:tcBorders>
                  <w:top w:val="nil"/>
                  <w:left w:val="nil"/>
                  <w:bottom w:val="nil"/>
                  <w:right w:val="nil"/>
                </w:tcBorders>
                <w:shd w:val="clear" w:color="auto" w:fill="auto"/>
                <w:noWrap/>
                <w:vAlign w:val="center"/>
                <w:hideMark/>
              </w:tcPr>
            </w:tcPrChange>
          </w:tcPr>
          <w:p w14:paraId="790958BF" w14:textId="43CA5E3A" w:rsidR="00057D52" w:rsidRPr="00C466C4" w:rsidRDefault="00057D52" w:rsidP="00057D52">
            <w:pPr>
              <w:spacing w:after="0"/>
              <w:jc w:val="center"/>
              <w:rPr>
                <w:color w:val="000000"/>
                <w:szCs w:val="22"/>
              </w:rPr>
            </w:pPr>
            <w:r>
              <w:rPr>
                <w:color w:val="000000"/>
                <w:szCs w:val="22"/>
              </w:rPr>
              <w:t>1.91</w:t>
            </w:r>
          </w:p>
        </w:tc>
        <w:tc>
          <w:tcPr>
            <w:tcW w:w="927" w:type="dxa"/>
            <w:tcBorders>
              <w:top w:val="nil"/>
              <w:left w:val="nil"/>
              <w:bottom w:val="nil"/>
              <w:right w:val="nil"/>
            </w:tcBorders>
            <w:shd w:val="clear" w:color="auto" w:fill="auto"/>
            <w:noWrap/>
            <w:vAlign w:val="center"/>
            <w:hideMark/>
            <w:tcPrChange w:id="561" w:author="Ben.Williams" w:date="2020-10-30T14:19:00Z">
              <w:tcPr>
                <w:tcW w:w="960" w:type="dxa"/>
                <w:tcBorders>
                  <w:top w:val="nil"/>
                  <w:left w:val="nil"/>
                  <w:bottom w:val="nil"/>
                  <w:right w:val="nil"/>
                </w:tcBorders>
                <w:shd w:val="clear" w:color="auto" w:fill="auto"/>
                <w:noWrap/>
                <w:vAlign w:val="center"/>
                <w:hideMark/>
              </w:tcPr>
            </w:tcPrChange>
          </w:tcPr>
          <w:p w14:paraId="769E889A" w14:textId="65110B9C" w:rsidR="00057D52" w:rsidRPr="00C466C4" w:rsidRDefault="00057D52" w:rsidP="00057D52">
            <w:pPr>
              <w:spacing w:after="0"/>
              <w:jc w:val="center"/>
              <w:rPr>
                <w:color w:val="000000"/>
                <w:szCs w:val="22"/>
              </w:rPr>
            </w:pPr>
            <w:r>
              <w:rPr>
                <w:color w:val="000000"/>
                <w:szCs w:val="22"/>
              </w:rPr>
              <w:t>0.38</w:t>
            </w:r>
          </w:p>
        </w:tc>
        <w:tc>
          <w:tcPr>
            <w:tcW w:w="927" w:type="dxa"/>
            <w:tcBorders>
              <w:top w:val="nil"/>
              <w:left w:val="nil"/>
              <w:bottom w:val="nil"/>
              <w:right w:val="nil"/>
            </w:tcBorders>
            <w:shd w:val="clear" w:color="auto" w:fill="auto"/>
            <w:noWrap/>
            <w:vAlign w:val="center"/>
            <w:hideMark/>
            <w:tcPrChange w:id="562" w:author="Ben.Williams" w:date="2020-10-30T14:19:00Z">
              <w:tcPr>
                <w:tcW w:w="960" w:type="dxa"/>
                <w:tcBorders>
                  <w:top w:val="nil"/>
                  <w:left w:val="nil"/>
                  <w:bottom w:val="nil"/>
                  <w:right w:val="nil"/>
                </w:tcBorders>
                <w:shd w:val="clear" w:color="auto" w:fill="auto"/>
                <w:noWrap/>
                <w:vAlign w:val="center"/>
                <w:hideMark/>
              </w:tcPr>
            </w:tcPrChange>
          </w:tcPr>
          <w:p w14:paraId="3AEB7E65" w14:textId="020EE716" w:rsidR="00057D52" w:rsidRPr="00C466C4" w:rsidRDefault="00057D52" w:rsidP="00057D52">
            <w:pPr>
              <w:spacing w:after="0"/>
              <w:jc w:val="center"/>
              <w:rPr>
                <w:color w:val="000000"/>
                <w:szCs w:val="22"/>
              </w:rPr>
            </w:pPr>
            <w:r>
              <w:rPr>
                <w:color w:val="000000"/>
                <w:szCs w:val="22"/>
              </w:rPr>
              <w:t>0.52</w:t>
            </w:r>
          </w:p>
        </w:tc>
        <w:tc>
          <w:tcPr>
            <w:tcW w:w="927" w:type="dxa"/>
            <w:tcBorders>
              <w:top w:val="nil"/>
              <w:left w:val="nil"/>
              <w:bottom w:val="nil"/>
              <w:right w:val="nil"/>
            </w:tcBorders>
            <w:shd w:val="clear" w:color="auto" w:fill="auto"/>
            <w:noWrap/>
            <w:vAlign w:val="center"/>
            <w:hideMark/>
            <w:tcPrChange w:id="563" w:author="Ben.Williams" w:date="2020-10-30T14:19:00Z">
              <w:tcPr>
                <w:tcW w:w="960" w:type="dxa"/>
                <w:tcBorders>
                  <w:top w:val="nil"/>
                  <w:left w:val="nil"/>
                  <w:bottom w:val="nil"/>
                  <w:right w:val="nil"/>
                </w:tcBorders>
                <w:shd w:val="clear" w:color="auto" w:fill="auto"/>
                <w:noWrap/>
                <w:vAlign w:val="center"/>
                <w:hideMark/>
              </w:tcPr>
            </w:tcPrChange>
          </w:tcPr>
          <w:p w14:paraId="775CCBAB" w14:textId="4626995B" w:rsidR="00057D52" w:rsidRPr="00C466C4" w:rsidRDefault="00057D52" w:rsidP="00057D52">
            <w:pPr>
              <w:spacing w:after="0"/>
              <w:jc w:val="center"/>
              <w:rPr>
                <w:color w:val="000000"/>
                <w:szCs w:val="22"/>
              </w:rPr>
            </w:pPr>
            <w:r>
              <w:rPr>
                <w:color w:val="000000"/>
                <w:szCs w:val="22"/>
              </w:rPr>
              <w:t>0.34</w:t>
            </w:r>
          </w:p>
        </w:tc>
        <w:tc>
          <w:tcPr>
            <w:tcW w:w="927" w:type="dxa"/>
            <w:tcBorders>
              <w:top w:val="nil"/>
              <w:left w:val="nil"/>
              <w:bottom w:val="nil"/>
              <w:right w:val="nil"/>
            </w:tcBorders>
            <w:shd w:val="clear" w:color="auto" w:fill="auto"/>
            <w:noWrap/>
            <w:vAlign w:val="center"/>
            <w:hideMark/>
            <w:tcPrChange w:id="564" w:author="Ben.Williams" w:date="2020-10-30T14:19:00Z">
              <w:tcPr>
                <w:tcW w:w="960" w:type="dxa"/>
                <w:tcBorders>
                  <w:top w:val="nil"/>
                  <w:left w:val="nil"/>
                  <w:bottom w:val="nil"/>
                  <w:right w:val="nil"/>
                </w:tcBorders>
                <w:shd w:val="clear" w:color="auto" w:fill="auto"/>
                <w:noWrap/>
                <w:vAlign w:val="center"/>
                <w:hideMark/>
              </w:tcPr>
            </w:tcPrChange>
          </w:tcPr>
          <w:p w14:paraId="3DFE5D4D" w14:textId="1C48986D" w:rsidR="00057D52" w:rsidRPr="00C466C4" w:rsidRDefault="00057D52" w:rsidP="00057D52">
            <w:pPr>
              <w:spacing w:after="0"/>
              <w:jc w:val="center"/>
              <w:rPr>
                <w:color w:val="000000"/>
                <w:szCs w:val="22"/>
              </w:rPr>
            </w:pPr>
            <w:r>
              <w:rPr>
                <w:color w:val="000000"/>
                <w:szCs w:val="22"/>
              </w:rPr>
              <w:t>0.41</w:t>
            </w:r>
          </w:p>
        </w:tc>
        <w:tc>
          <w:tcPr>
            <w:tcW w:w="866" w:type="dxa"/>
            <w:tcBorders>
              <w:top w:val="nil"/>
              <w:left w:val="nil"/>
              <w:bottom w:val="nil"/>
              <w:right w:val="nil"/>
            </w:tcBorders>
            <w:shd w:val="clear" w:color="auto" w:fill="auto"/>
            <w:noWrap/>
            <w:vAlign w:val="center"/>
            <w:hideMark/>
            <w:tcPrChange w:id="565" w:author="Ben.Williams" w:date="2020-10-30T14:19:00Z">
              <w:tcPr>
                <w:tcW w:w="960" w:type="dxa"/>
                <w:tcBorders>
                  <w:top w:val="nil"/>
                  <w:left w:val="nil"/>
                  <w:bottom w:val="nil"/>
                  <w:right w:val="nil"/>
                </w:tcBorders>
                <w:shd w:val="clear" w:color="auto" w:fill="auto"/>
                <w:noWrap/>
                <w:vAlign w:val="center"/>
                <w:hideMark/>
              </w:tcPr>
            </w:tcPrChange>
          </w:tcPr>
          <w:p w14:paraId="624E2850" w14:textId="7DD7F1A4" w:rsidR="00057D52" w:rsidRPr="00C466C4" w:rsidRDefault="00057D52" w:rsidP="00057D52">
            <w:pPr>
              <w:spacing w:after="0"/>
              <w:jc w:val="center"/>
              <w:rPr>
                <w:color w:val="000000"/>
                <w:szCs w:val="22"/>
              </w:rPr>
            </w:pPr>
            <w:r>
              <w:rPr>
                <w:color w:val="000000"/>
                <w:szCs w:val="22"/>
              </w:rPr>
              <w:t>0.63</w:t>
            </w:r>
          </w:p>
        </w:tc>
        <w:tc>
          <w:tcPr>
            <w:tcW w:w="929" w:type="dxa"/>
            <w:tcBorders>
              <w:top w:val="nil"/>
              <w:left w:val="nil"/>
              <w:bottom w:val="nil"/>
              <w:right w:val="nil"/>
            </w:tcBorders>
            <w:shd w:val="clear" w:color="auto" w:fill="auto"/>
            <w:noWrap/>
            <w:vAlign w:val="center"/>
            <w:hideMark/>
            <w:tcPrChange w:id="566" w:author="Ben.Williams" w:date="2020-10-30T14:19:00Z">
              <w:tcPr>
                <w:tcW w:w="962" w:type="dxa"/>
                <w:tcBorders>
                  <w:top w:val="nil"/>
                  <w:left w:val="nil"/>
                  <w:bottom w:val="nil"/>
                  <w:right w:val="nil"/>
                </w:tcBorders>
                <w:shd w:val="clear" w:color="auto" w:fill="auto"/>
                <w:noWrap/>
                <w:vAlign w:val="center"/>
                <w:hideMark/>
              </w:tcPr>
            </w:tcPrChange>
          </w:tcPr>
          <w:p w14:paraId="6B6D80FE" w14:textId="1738FDAD" w:rsidR="00057D52" w:rsidRPr="00C466C4" w:rsidRDefault="00057D52" w:rsidP="00057D52">
            <w:pPr>
              <w:spacing w:after="0"/>
              <w:jc w:val="center"/>
              <w:rPr>
                <w:color w:val="000000"/>
                <w:szCs w:val="22"/>
              </w:rPr>
            </w:pPr>
            <w:r>
              <w:rPr>
                <w:color w:val="000000"/>
                <w:szCs w:val="22"/>
              </w:rPr>
              <w:t>0.78</w:t>
            </w:r>
          </w:p>
        </w:tc>
      </w:tr>
      <w:tr w:rsidR="00057D52" w:rsidRPr="002840AB" w14:paraId="0D4E2AF1" w14:textId="77777777" w:rsidTr="00E777C3">
        <w:trPr>
          <w:trHeight w:val="300"/>
          <w:trPrChange w:id="567" w:author="Ben.Williams" w:date="2020-10-30T14:19:00Z">
            <w:trPr>
              <w:trHeight w:val="300"/>
            </w:trPr>
          </w:trPrChange>
        </w:trPr>
        <w:tc>
          <w:tcPr>
            <w:tcW w:w="1941" w:type="dxa"/>
            <w:tcBorders>
              <w:top w:val="nil"/>
              <w:left w:val="nil"/>
              <w:bottom w:val="nil"/>
              <w:right w:val="nil"/>
            </w:tcBorders>
            <w:shd w:val="clear" w:color="auto" w:fill="auto"/>
            <w:noWrap/>
            <w:vAlign w:val="center"/>
            <w:hideMark/>
            <w:tcPrChange w:id="568" w:author="Ben.Williams" w:date="2020-10-30T14:19:00Z">
              <w:tcPr>
                <w:tcW w:w="2020" w:type="dxa"/>
                <w:tcBorders>
                  <w:top w:val="nil"/>
                  <w:left w:val="nil"/>
                  <w:bottom w:val="nil"/>
                  <w:right w:val="nil"/>
                </w:tcBorders>
                <w:shd w:val="clear" w:color="auto" w:fill="auto"/>
                <w:noWrap/>
                <w:vAlign w:val="center"/>
                <w:hideMark/>
              </w:tcPr>
            </w:tcPrChange>
          </w:tcPr>
          <w:p w14:paraId="3E43CF92" w14:textId="4987F75D" w:rsidR="00057D52" w:rsidRPr="002840AB" w:rsidRDefault="00057D52" w:rsidP="00057D52">
            <w:pPr>
              <w:spacing w:after="0"/>
              <w:rPr>
                <w:color w:val="000000"/>
                <w:szCs w:val="22"/>
              </w:rPr>
            </w:pPr>
            <w:r>
              <w:rPr>
                <w:color w:val="000000"/>
                <w:szCs w:val="22"/>
              </w:rPr>
              <w:t>Golden K. Crab</w:t>
            </w:r>
          </w:p>
        </w:tc>
        <w:tc>
          <w:tcPr>
            <w:tcW w:w="928" w:type="dxa"/>
            <w:tcBorders>
              <w:top w:val="nil"/>
              <w:left w:val="nil"/>
              <w:bottom w:val="nil"/>
              <w:right w:val="nil"/>
            </w:tcBorders>
            <w:shd w:val="clear" w:color="auto" w:fill="auto"/>
            <w:noWrap/>
            <w:vAlign w:val="center"/>
            <w:hideMark/>
            <w:tcPrChange w:id="569" w:author="Ben.Williams" w:date="2020-10-30T14:19:00Z">
              <w:tcPr>
                <w:tcW w:w="960" w:type="dxa"/>
                <w:tcBorders>
                  <w:top w:val="nil"/>
                  <w:left w:val="nil"/>
                  <w:bottom w:val="nil"/>
                  <w:right w:val="nil"/>
                </w:tcBorders>
                <w:shd w:val="clear" w:color="auto" w:fill="auto"/>
                <w:noWrap/>
                <w:vAlign w:val="center"/>
                <w:hideMark/>
              </w:tcPr>
            </w:tcPrChange>
          </w:tcPr>
          <w:p w14:paraId="4A7EFA3E" w14:textId="5150CB06" w:rsidR="00057D52" w:rsidRPr="00C466C4" w:rsidRDefault="00057D52" w:rsidP="00057D52">
            <w:pPr>
              <w:spacing w:after="0"/>
              <w:jc w:val="center"/>
              <w:rPr>
                <w:color w:val="000000"/>
                <w:szCs w:val="22"/>
              </w:rPr>
            </w:pPr>
            <w:r>
              <w:rPr>
                <w:color w:val="000000"/>
                <w:szCs w:val="22"/>
              </w:rPr>
              <w:t>0.03</w:t>
            </w:r>
          </w:p>
        </w:tc>
        <w:tc>
          <w:tcPr>
            <w:tcW w:w="927" w:type="dxa"/>
            <w:tcBorders>
              <w:top w:val="nil"/>
              <w:left w:val="nil"/>
              <w:bottom w:val="nil"/>
              <w:right w:val="nil"/>
            </w:tcBorders>
            <w:shd w:val="clear" w:color="auto" w:fill="auto"/>
            <w:noWrap/>
            <w:vAlign w:val="center"/>
            <w:hideMark/>
            <w:tcPrChange w:id="570" w:author="Ben.Williams" w:date="2020-10-30T14:19:00Z">
              <w:tcPr>
                <w:tcW w:w="960" w:type="dxa"/>
                <w:tcBorders>
                  <w:top w:val="nil"/>
                  <w:left w:val="nil"/>
                  <w:bottom w:val="nil"/>
                  <w:right w:val="nil"/>
                </w:tcBorders>
                <w:shd w:val="clear" w:color="auto" w:fill="auto"/>
                <w:noWrap/>
                <w:vAlign w:val="center"/>
                <w:hideMark/>
              </w:tcPr>
            </w:tcPrChange>
          </w:tcPr>
          <w:p w14:paraId="0452ED13" w14:textId="6BCF6EE6" w:rsidR="00057D52" w:rsidRPr="00C466C4" w:rsidRDefault="00057D52" w:rsidP="00057D52">
            <w:pPr>
              <w:spacing w:after="0"/>
              <w:jc w:val="center"/>
              <w:rPr>
                <w:color w:val="000000"/>
                <w:szCs w:val="22"/>
              </w:rPr>
            </w:pPr>
            <w:r>
              <w:rPr>
                <w:color w:val="000000"/>
                <w:szCs w:val="22"/>
              </w:rPr>
              <w:t>0.02</w:t>
            </w:r>
          </w:p>
        </w:tc>
        <w:tc>
          <w:tcPr>
            <w:tcW w:w="927" w:type="dxa"/>
            <w:tcBorders>
              <w:top w:val="nil"/>
              <w:left w:val="nil"/>
              <w:bottom w:val="nil"/>
              <w:right w:val="nil"/>
            </w:tcBorders>
            <w:shd w:val="clear" w:color="auto" w:fill="auto"/>
            <w:noWrap/>
            <w:vAlign w:val="center"/>
            <w:hideMark/>
            <w:tcPrChange w:id="571" w:author="Ben.Williams" w:date="2020-10-30T14:19:00Z">
              <w:tcPr>
                <w:tcW w:w="960" w:type="dxa"/>
                <w:tcBorders>
                  <w:top w:val="nil"/>
                  <w:left w:val="nil"/>
                  <w:bottom w:val="nil"/>
                  <w:right w:val="nil"/>
                </w:tcBorders>
                <w:shd w:val="clear" w:color="auto" w:fill="auto"/>
                <w:noWrap/>
                <w:vAlign w:val="center"/>
                <w:hideMark/>
              </w:tcPr>
            </w:tcPrChange>
          </w:tcPr>
          <w:p w14:paraId="7C5DAF7D" w14:textId="624DE6D9" w:rsidR="00057D52" w:rsidRPr="00C466C4" w:rsidRDefault="00057D52" w:rsidP="00057D52">
            <w:pPr>
              <w:spacing w:after="0"/>
              <w:jc w:val="center"/>
              <w:rPr>
                <w:color w:val="000000"/>
                <w:szCs w:val="22"/>
              </w:rPr>
            </w:pPr>
            <w:r>
              <w:rPr>
                <w:color w:val="000000"/>
                <w:szCs w:val="22"/>
              </w:rPr>
              <w:t>0.02</w:t>
            </w:r>
          </w:p>
        </w:tc>
        <w:tc>
          <w:tcPr>
            <w:tcW w:w="927" w:type="dxa"/>
            <w:tcBorders>
              <w:top w:val="nil"/>
              <w:left w:val="nil"/>
              <w:bottom w:val="nil"/>
              <w:right w:val="nil"/>
            </w:tcBorders>
            <w:shd w:val="clear" w:color="auto" w:fill="auto"/>
            <w:noWrap/>
            <w:vAlign w:val="center"/>
            <w:hideMark/>
            <w:tcPrChange w:id="572" w:author="Ben.Williams" w:date="2020-10-30T14:19:00Z">
              <w:tcPr>
                <w:tcW w:w="960" w:type="dxa"/>
                <w:tcBorders>
                  <w:top w:val="nil"/>
                  <w:left w:val="nil"/>
                  <w:bottom w:val="nil"/>
                  <w:right w:val="nil"/>
                </w:tcBorders>
                <w:shd w:val="clear" w:color="auto" w:fill="auto"/>
                <w:noWrap/>
                <w:vAlign w:val="center"/>
                <w:hideMark/>
              </w:tcPr>
            </w:tcPrChange>
          </w:tcPr>
          <w:p w14:paraId="31225A74" w14:textId="02CF7130" w:rsidR="00057D52" w:rsidRPr="00C466C4" w:rsidRDefault="00057D52" w:rsidP="00057D52">
            <w:pPr>
              <w:spacing w:after="0"/>
              <w:jc w:val="center"/>
              <w:rPr>
                <w:color w:val="000000"/>
                <w:szCs w:val="22"/>
              </w:rPr>
            </w:pPr>
            <w:r>
              <w:rPr>
                <w:color w:val="000000"/>
                <w:szCs w:val="22"/>
              </w:rPr>
              <w:t>0.21</w:t>
            </w:r>
          </w:p>
        </w:tc>
        <w:tc>
          <w:tcPr>
            <w:tcW w:w="927" w:type="dxa"/>
            <w:tcBorders>
              <w:top w:val="nil"/>
              <w:left w:val="nil"/>
              <w:bottom w:val="nil"/>
              <w:right w:val="nil"/>
            </w:tcBorders>
            <w:shd w:val="clear" w:color="auto" w:fill="auto"/>
            <w:noWrap/>
            <w:vAlign w:val="center"/>
            <w:hideMark/>
            <w:tcPrChange w:id="573" w:author="Ben.Williams" w:date="2020-10-30T14:19:00Z">
              <w:tcPr>
                <w:tcW w:w="960" w:type="dxa"/>
                <w:tcBorders>
                  <w:top w:val="nil"/>
                  <w:left w:val="nil"/>
                  <w:bottom w:val="nil"/>
                  <w:right w:val="nil"/>
                </w:tcBorders>
                <w:shd w:val="clear" w:color="auto" w:fill="auto"/>
                <w:noWrap/>
                <w:vAlign w:val="center"/>
                <w:hideMark/>
              </w:tcPr>
            </w:tcPrChange>
          </w:tcPr>
          <w:p w14:paraId="0DF4DA5A" w14:textId="0CC86FA1" w:rsidR="00057D52" w:rsidRPr="00C466C4" w:rsidRDefault="00057D52" w:rsidP="00057D52">
            <w:pPr>
              <w:spacing w:after="0"/>
              <w:jc w:val="center"/>
              <w:rPr>
                <w:color w:val="000000"/>
                <w:szCs w:val="22"/>
              </w:rPr>
            </w:pPr>
            <w:r>
              <w:rPr>
                <w:color w:val="000000"/>
                <w:szCs w:val="22"/>
              </w:rPr>
              <w:t>0.32</w:t>
            </w:r>
          </w:p>
        </w:tc>
        <w:tc>
          <w:tcPr>
            <w:tcW w:w="927" w:type="dxa"/>
            <w:tcBorders>
              <w:top w:val="nil"/>
              <w:left w:val="nil"/>
              <w:bottom w:val="nil"/>
              <w:right w:val="nil"/>
            </w:tcBorders>
            <w:shd w:val="clear" w:color="auto" w:fill="auto"/>
            <w:noWrap/>
            <w:vAlign w:val="center"/>
            <w:hideMark/>
            <w:tcPrChange w:id="574" w:author="Ben.Williams" w:date="2020-10-30T14:19:00Z">
              <w:tcPr>
                <w:tcW w:w="960" w:type="dxa"/>
                <w:tcBorders>
                  <w:top w:val="nil"/>
                  <w:left w:val="nil"/>
                  <w:bottom w:val="nil"/>
                  <w:right w:val="nil"/>
                </w:tcBorders>
                <w:shd w:val="clear" w:color="auto" w:fill="auto"/>
                <w:noWrap/>
                <w:vAlign w:val="center"/>
                <w:hideMark/>
              </w:tcPr>
            </w:tcPrChange>
          </w:tcPr>
          <w:p w14:paraId="056969BE" w14:textId="43E8DB62" w:rsidR="00057D52" w:rsidRPr="00C466C4" w:rsidRDefault="00057D52" w:rsidP="00057D52">
            <w:pPr>
              <w:spacing w:after="0"/>
              <w:jc w:val="center"/>
              <w:rPr>
                <w:color w:val="000000"/>
                <w:szCs w:val="22"/>
              </w:rPr>
            </w:pPr>
            <w:r>
              <w:rPr>
                <w:color w:val="000000"/>
                <w:szCs w:val="22"/>
              </w:rPr>
              <w:t>0.22</w:t>
            </w:r>
          </w:p>
        </w:tc>
        <w:tc>
          <w:tcPr>
            <w:tcW w:w="866" w:type="dxa"/>
            <w:tcBorders>
              <w:top w:val="nil"/>
              <w:left w:val="nil"/>
              <w:bottom w:val="nil"/>
              <w:right w:val="nil"/>
            </w:tcBorders>
            <w:shd w:val="clear" w:color="auto" w:fill="auto"/>
            <w:noWrap/>
            <w:vAlign w:val="center"/>
            <w:hideMark/>
            <w:tcPrChange w:id="575" w:author="Ben.Williams" w:date="2020-10-30T14:19:00Z">
              <w:tcPr>
                <w:tcW w:w="960" w:type="dxa"/>
                <w:tcBorders>
                  <w:top w:val="nil"/>
                  <w:left w:val="nil"/>
                  <w:bottom w:val="nil"/>
                  <w:right w:val="nil"/>
                </w:tcBorders>
                <w:shd w:val="clear" w:color="auto" w:fill="auto"/>
                <w:noWrap/>
                <w:vAlign w:val="center"/>
                <w:hideMark/>
              </w:tcPr>
            </w:tcPrChange>
          </w:tcPr>
          <w:p w14:paraId="380A5698" w14:textId="2CDA6E76" w:rsidR="00057D52" w:rsidRPr="00C466C4" w:rsidRDefault="00057D52" w:rsidP="00057D52">
            <w:pPr>
              <w:spacing w:after="0"/>
              <w:jc w:val="center"/>
              <w:rPr>
                <w:color w:val="000000"/>
                <w:szCs w:val="22"/>
              </w:rPr>
            </w:pPr>
            <w:r>
              <w:rPr>
                <w:color w:val="000000"/>
                <w:szCs w:val="22"/>
              </w:rPr>
              <w:t>0.06</w:t>
            </w:r>
          </w:p>
        </w:tc>
        <w:tc>
          <w:tcPr>
            <w:tcW w:w="929" w:type="dxa"/>
            <w:tcBorders>
              <w:top w:val="nil"/>
              <w:left w:val="nil"/>
              <w:bottom w:val="nil"/>
              <w:right w:val="nil"/>
            </w:tcBorders>
            <w:shd w:val="clear" w:color="auto" w:fill="auto"/>
            <w:noWrap/>
            <w:vAlign w:val="center"/>
            <w:hideMark/>
            <w:tcPrChange w:id="576" w:author="Ben.Williams" w:date="2020-10-30T14:19:00Z">
              <w:tcPr>
                <w:tcW w:w="962" w:type="dxa"/>
                <w:tcBorders>
                  <w:top w:val="nil"/>
                  <w:left w:val="nil"/>
                  <w:bottom w:val="nil"/>
                  <w:right w:val="nil"/>
                </w:tcBorders>
                <w:shd w:val="clear" w:color="auto" w:fill="auto"/>
                <w:noWrap/>
                <w:vAlign w:val="center"/>
                <w:hideMark/>
              </w:tcPr>
            </w:tcPrChange>
          </w:tcPr>
          <w:p w14:paraId="7FA8E460" w14:textId="089BE926" w:rsidR="00057D52" w:rsidRPr="00C466C4" w:rsidRDefault="00057D52" w:rsidP="00057D52">
            <w:pPr>
              <w:spacing w:after="0"/>
              <w:jc w:val="center"/>
              <w:rPr>
                <w:color w:val="000000"/>
                <w:szCs w:val="22"/>
              </w:rPr>
            </w:pPr>
            <w:r>
              <w:rPr>
                <w:color w:val="000000"/>
                <w:szCs w:val="22"/>
              </w:rPr>
              <w:t>0.13</w:t>
            </w:r>
          </w:p>
        </w:tc>
      </w:tr>
      <w:tr w:rsidR="00057D52" w:rsidRPr="002840AB" w14:paraId="5383C169" w14:textId="77777777" w:rsidTr="00E777C3">
        <w:trPr>
          <w:trHeight w:val="300"/>
          <w:trPrChange w:id="577" w:author="Ben.Williams" w:date="2020-10-30T14:19:00Z">
            <w:trPr>
              <w:trHeight w:val="300"/>
            </w:trPr>
          </w:trPrChange>
        </w:trPr>
        <w:tc>
          <w:tcPr>
            <w:tcW w:w="1941" w:type="dxa"/>
            <w:tcBorders>
              <w:top w:val="nil"/>
              <w:left w:val="nil"/>
              <w:bottom w:val="nil"/>
              <w:right w:val="nil"/>
            </w:tcBorders>
            <w:shd w:val="clear" w:color="auto" w:fill="auto"/>
            <w:noWrap/>
            <w:vAlign w:val="center"/>
            <w:hideMark/>
            <w:tcPrChange w:id="578" w:author="Ben.Williams" w:date="2020-10-30T14:19:00Z">
              <w:tcPr>
                <w:tcW w:w="2020" w:type="dxa"/>
                <w:tcBorders>
                  <w:top w:val="nil"/>
                  <w:left w:val="nil"/>
                  <w:bottom w:val="nil"/>
                  <w:right w:val="nil"/>
                </w:tcBorders>
                <w:shd w:val="clear" w:color="auto" w:fill="auto"/>
                <w:noWrap/>
                <w:vAlign w:val="center"/>
                <w:hideMark/>
              </w:tcPr>
            </w:tcPrChange>
          </w:tcPr>
          <w:p w14:paraId="0AD220F7" w14:textId="5E81315B" w:rsidR="00057D52" w:rsidRPr="002840AB" w:rsidRDefault="00057D52" w:rsidP="00057D52">
            <w:pPr>
              <w:spacing w:after="0"/>
              <w:rPr>
                <w:color w:val="000000"/>
                <w:szCs w:val="22"/>
              </w:rPr>
            </w:pPr>
            <w:r>
              <w:rPr>
                <w:color w:val="000000"/>
                <w:szCs w:val="22"/>
              </w:rPr>
              <w:t>Halibut</w:t>
            </w:r>
          </w:p>
        </w:tc>
        <w:tc>
          <w:tcPr>
            <w:tcW w:w="928" w:type="dxa"/>
            <w:tcBorders>
              <w:top w:val="nil"/>
              <w:left w:val="nil"/>
              <w:bottom w:val="nil"/>
              <w:right w:val="nil"/>
            </w:tcBorders>
            <w:shd w:val="clear" w:color="auto" w:fill="auto"/>
            <w:noWrap/>
            <w:vAlign w:val="center"/>
            <w:hideMark/>
            <w:tcPrChange w:id="579" w:author="Ben.Williams" w:date="2020-10-30T14:19:00Z">
              <w:tcPr>
                <w:tcW w:w="960" w:type="dxa"/>
                <w:tcBorders>
                  <w:top w:val="nil"/>
                  <w:left w:val="nil"/>
                  <w:bottom w:val="nil"/>
                  <w:right w:val="nil"/>
                </w:tcBorders>
                <w:shd w:val="clear" w:color="auto" w:fill="auto"/>
                <w:noWrap/>
                <w:vAlign w:val="center"/>
                <w:hideMark/>
              </w:tcPr>
            </w:tcPrChange>
          </w:tcPr>
          <w:p w14:paraId="3A476D29" w14:textId="07066064" w:rsidR="00057D52" w:rsidRPr="00C466C4" w:rsidRDefault="00057D52" w:rsidP="00057D52">
            <w:pPr>
              <w:spacing w:after="0"/>
              <w:jc w:val="center"/>
              <w:rPr>
                <w:color w:val="000000"/>
                <w:szCs w:val="22"/>
              </w:rPr>
            </w:pPr>
            <w:r>
              <w:rPr>
                <w:color w:val="000000"/>
                <w:szCs w:val="22"/>
              </w:rPr>
              <w:t>127</w:t>
            </w:r>
          </w:p>
        </w:tc>
        <w:tc>
          <w:tcPr>
            <w:tcW w:w="927" w:type="dxa"/>
            <w:tcBorders>
              <w:top w:val="nil"/>
              <w:left w:val="nil"/>
              <w:bottom w:val="nil"/>
              <w:right w:val="nil"/>
            </w:tcBorders>
            <w:shd w:val="clear" w:color="auto" w:fill="auto"/>
            <w:noWrap/>
            <w:vAlign w:val="center"/>
            <w:hideMark/>
            <w:tcPrChange w:id="580" w:author="Ben.Williams" w:date="2020-10-30T14:19:00Z">
              <w:tcPr>
                <w:tcW w:w="960" w:type="dxa"/>
                <w:tcBorders>
                  <w:top w:val="nil"/>
                  <w:left w:val="nil"/>
                  <w:bottom w:val="nil"/>
                  <w:right w:val="nil"/>
                </w:tcBorders>
                <w:shd w:val="clear" w:color="auto" w:fill="auto"/>
                <w:noWrap/>
                <w:vAlign w:val="center"/>
                <w:hideMark/>
              </w:tcPr>
            </w:tcPrChange>
          </w:tcPr>
          <w:p w14:paraId="61339808" w14:textId="6BECE2C9" w:rsidR="00057D52" w:rsidRPr="00C466C4" w:rsidRDefault="00057D52" w:rsidP="00057D52">
            <w:pPr>
              <w:spacing w:after="0"/>
              <w:jc w:val="center"/>
              <w:rPr>
                <w:color w:val="000000"/>
                <w:szCs w:val="22"/>
              </w:rPr>
            </w:pPr>
            <w:r>
              <w:rPr>
                <w:color w:val="000000"/>
                <w:szCs w:val="22"/>
              </w:rPr>
              <w:t>157</w:t>
            </w:r>
          </w:p>
        </w:tc>
        <w:tc>
          <w:tcPr>
            <w:tcW w:w="927" w:type="dxa"/>
            <w:tcBorders>
              <w:top w:val="nil"/>
              <w:left w:val="nil"/>
              <w:bottom w:val="nil"/>
              <w:right w:val="nil"/>
            </w:tcBorders>
            <w:shd w:val="clear" w:color="auto" w:fill="auto"/>
            <w:noWrap/>
            <w:vAlign w:val="center"/>
            <w:hideMark/>
            <w:tcPrChange w:id="581" w:author="Ben.Williams" w:date="2020-10-30T14:19:00Z">
              <w:tcPr>
                <w:tcW w:w="960" w:type="dxa"/>
                <w:tcBorders>
                  <w:top w:val="nil"/>
                  <w:left w:val="nil"/>
                  <w:bottom w:val="nil"/>
                  <w:right w:val="nil"/>
                </w:tcBorders>
                <w:shd w:val="clear" w:color="auto" w:fill="auto"/>
                <w:noWrap/>
                <w:vAlign w:val="center"/>
                <w:hideMark/>
              </w:tcPr>
            </w:tcPrChange>
          </w:tcPr>
          <w:p w14:paraId="135C5874" w14:textId="1D1A3E13" w:rsidR="00057D52" w:rsidRPr="00C466C4" w:rsidRDefault="00057D52" w:rsidP="00057D52">
            <w:pPr>
              <w:spacing w:after="0"/>
              <w:jc w:val="center"/>
              <w:rPr>
                <w:color w:val="000000"/>
                <w:szCs w:val="22"/>
              </w:rPr>
            </w:pPr>
            <w:r>
              <w:rPr>
                <w:color w:val="000000"/>
                <w:szCs w:val="22"/>
              </w:rPr>
              <w:t>124</w:t>
            </w:r>
          </w:p>
        </w:tc>
        <w:tc>
          <w:tcPr>
            <w:tcW w:w="927" w:type="dxa"/>
            <w:tcBorders>
              <w:top w:val="nil"/>
              <w:left w:val="nil"/>
              <w:bottom w:val="nil"/>
              <w:right w:val="nil"/>
            </w:tcBorders>
            <w:shd w:val="clear" w:color="auto" w:fill="auto"/>
            <w:noWrap/>
            <w:vAlign w:val="center"/>
            <w:hideMark/>
            <w:tcPrChange w:id="582" w:author="Ben.Williams" w:date="2020-10-30T14:19:00Z">
              <w:tcPr>
                <w:tcW w:w="960" w:type="dxa"/>
                <w:tcBorders>
                  <w:top w:val="nil"/>
                  <w:left w:val="nil"/>
                  <w:bottom w:val="nil"/>
                  <w:right w:val="nil"/>
                </w:tcBorders>
                <w:shd w:val="clear" w:color="auto" w:fill="auto"/>
                <w:noWrap/>
                <w:vAlign w:val="center"/>
                <w:hideMark/>
              </w:tcPr>
            </w:tcPrChange>
          </w:tcPr>
          <w:p w14:paraId="58BA230B" w14:textId="3E5C31B3" w:rsidR="00057D52" w:rsidRPr="00C466C4" w:rsidRDefault="00057D52" w:rsidP="00057D52">
            <w:pPr>
              <w:spacing w:after="0"/>
              <w:jc w:val="center"/>
              <w:rPr>
                <w:color w:val="000000"/>
                <w:szCs w:val="22"/>
              </w:rPr>
            </w:pPr>
            <w:r>
              <w:rPr>
                <w:color w:val="000000"/>
                <w:szCs w:val="22"/>
              </w:rPr>
              <w:t>125</w:t>
            </w:r>
          </w:p>
        </w:tc>
        <w:tc>
          <w:tcPr>
            <w:tcW w:w="927" w:type="dxa"/>
            <w:tcBorders>
              <w:top w:val="nil"/>
              <w:left w:val="nil"/>
              <w:bottom w:val="nil"/>
              <w:right w:val="nil"/>
            </w:tcBorders>
            <w:shd w:val="clear" w:color="auto" w:fill="auto"/>
            <w:noWrap/>
            <w:vAlign w:val="center"/>
            <w:hideMark/>
            <w:tcPrChange w:id="583" w:author="Ben.Williams" w:date="2020-10-30T14:19:00Z">
              <w:tcPr>
                <w:tcW w:w="960" w:type="dxa"/>
                <w:tcBorders>
                  <w:top w:val="nil"/>
                  <w:left w:val="nil"/>
                  <w:bottom w:val="nil"/>
                  <w:right w:val="nil"/>
                </w:tcBorders>
                <w:shd w:val="clear" w:color="auto" w:fill="auto"/>
                <w:noWrap/>
                <w:vAlign w:val="center"/>
                <w:hideMark/>
              </w:tcPr>
            </w:tcPrChange>
          </w:tcPr>
          <w:p w14:paraId="77DF5314" w14:textId="6E846FCA" w:rsidR="00057D52" w:rsidRPr="00C466C4" w:rsidRDefault="00057D52" w:rsidP="00057D52">
            <w:pPr>
              <w:spacing w:after="0"/>
              <w:jc w:val="center"/>
              <w:rPr>
                <w:color w:val="000000"/>
                <w:szCs w:val="22"/>
              </w:rPr>
            </w:pPr>
            <w:r>
              <w:rPr>
                <w:color w:val="000000"/>
                <w:szCs w:val="22"/>
              </w:rPr>
              <w:t>100</w:t>
            </w:r>
          </w:p>
        </w:tc>
        <w:tc>
          <w:tcPr>
            <w:tcW w:w="927" w:type="dxa"/>
            <w:tcBorders>
              <w:top w:val="nil"/>
              <w:left w:val="nil"/>
              <w:bottom w:val="nil"/>
              <w:right w:val="nil"/>
            </w:tcBorders>
            <w:shd w:val="clear" w:color="auto" w:fill="auto"/>
            <w:noWrap/>
            <w:vAlign w:val="center"/>
            <w:hideMark/>
            <w:tcPrChange w:id="584" w:author="Ben.Williams" w:date="2020-10-30T14:19:00Z">
              <w:tcPr>
                <w:tcW w:w="960" w:type="dxa"/>
                <w:tcBorders>
                  <w:top w:val="nil"/>
                  <w:left w:val="nil"/>
                  <w:bottom w:val="nil"/>
                  <w:right w:val="nil"/>
                </w:tcBorders>
                <w:shd w:val="clear" w:color="auto" w:fill="auto"/>
                <w:noWrap/>
                <w:vAlign w:val="center"/>
                <w:hideMark/>
              </w:tcPr>
            </w:tcPrChange>
          </w:tcPr>
          <w:p w14:paraId="4D8330A8" w14:textId="3EE5B3D5" w:rsidR="00057D52" w:rsidRPr="00C466C4" w:rsidRDefault="00057D52" w:rsidP="00057D52">
            <w:pPr>
              <w:spacing w:after="0"/>
              <w:jc w:val="center"/>
              <w:rPr>
                <w:color w:val="000000"/>
                <w:szCs w:val="22"/>
              </w:rPr>
            </w:pPr>
            <w:r>
              <w:rPr>
                <w:color w:val="000000"/>
                <w:szCs w:val="22"/>
              </w:rPr>
              <w:t>115</w:t>
            </w:r>
          </w:p>
        </w:tc>
        <w:tc>
          <w:tcPr>
            <w:tcW w:w="866" w:type="dxa"/>
            <w:tcBorders>
              <w:top w:val="nil"/>
              <w:left w:val="nil"/>
              <w:bottom w:val="nil"/>
              <w:right w:val="nil"/>
            </w:tcBorders>
            <w:shd w:val="clear" w:color="auto" w:fill="auto"/>
            <w:noWrap/>
            <w:vAlign w:val="center"/>
            <w:hideMark/>
            <w:tcPrChange w:id="585" w:author="Ben.Williams" w:date="2020-10-30T14:19:00Z">
              <w:tcPr>
                <w:tcW w:w="960" w:type="dxa"/>
                <w:tcBorders>
                  <w:top w:val="nil"/>
                  <w:left w:val="nil"/>
                  <w:bottom w:val="nil"/>
                  <w:right w:val="nil"/>
                </w:tcBorders>
                <w:shd w:val="clear" w:color="auto" w:fill="auto"/>
                <w:noWrap/>
                <w:vAlign w:val="center"/>
                <w:hideMark/>
              </w:tcPr>
            </w:tcPrChange>
          </w:tcPr>
          <w:p w14:paraId="3CEE89C1" w14:textId="225F85CE" w:rsidR="00057D52" w:rsidRPr="00C466C4" w:rsidRDefault="00057D52" w:rsidP="00057D52">
            <w:pPr>
              <w:spacing w:after="0"/>
              <w:jc w:val="center"/>
              <w:rPr>
                <w:color w:val="000000"/>
                <w:szCs w:val="22"/>
              </w:rPr>
            </w:pPr>
            <w:r>
              <w:rPr>
                <w:color w:val="000000"/>
                <w:szCs w:val="22"/>
              </w:rPr>
              <w:t>89</w:t>
            </w:r>
          </w:p>
        </w:tc>
        <w:tc>
          <w:tcPr>
            <w:tcW w:w="929" w:type="dxa"/>
            <w:tcBorders>
              <w:top w:val="nil"/>
              <w:left w:val="nil"/>
              <w:bottom w:val="nil"/>
              <w:right w:val="nil"/>
            </w:tcBorders>
            <w:shd w:val="clear" w:color="auto" w:fill="auto"/>
            <w:noWrap/>
            <w:vAlign w:val="center"/>
            <w:hideMark/>
            <w:tcPrChange w:id="586" w:author="Ben.Williams" w:date="2020-10-30T14:19:00Z">
              <w:tcPr>
                <w:tcW w:w="962" w:type="dxa"/>
                <w:tcBorders>
                  <w:top w:val="nil"/>
                  <w:left w:val="nil"/>
                  <w:bottom w:val="nil"/>
                  <w:right w:val="nil"/>
                </w:tcBorders>
                <w:shd w:val="clear" w:color="auto" w:fill="auto"/>
                <w:noWrap/>
                <w:vAlign w:val="center"/>
                <w:hideMark/>
              </w:tcPr>
            </w:tcPrChange>
          </w:tcPr>
          <w:p w14:paraId="26277A18" w14:textId="313909AC" w:rsidR="00057D52" w:rsidRPr="00C466C4" w:rsidRDefault="00057D52" w:rsidP="00057D52">
            <w:pPr>
              <w:spacing w:after="0"/>
              <w:jc w:val="center"/>
              <w:rPr>
                <w:color w:val="000000"/>
                <w:szCs w:val="22"/>
              </w:rPr>
            </w:pPr>
            <w:r>
              <w:rPr>
                <w:color w:val="000000"/>
                <w:szCs w:val="22"/>
              </w:rPr>
              <w:t>120</w:t>
            </w:r>
          </w:p>
        </w:tc>
      </w:tr>
      <w:tr w:rsidR="00057D52" w:rsidRPr="002840AB" w14:paraId="044BFFE8" w14:textId="77777777" w:rsidTr="00E777C3">
        <w:trPr>
          <w:trHeight w:val="300"/>
          <w:trPrChange w:id="587" w:author="Ben.Williams" w:date="2020-10-30T14:19:00Z">
            <w:trPr>
              <w:trHeight w:val="300"/>
            </w:trPr>
          </w:trPrChange>
        </w:trPr>
        <w:tc>
          <w:tcPr>
            <w:tcW w:w="1941" w:type="dxa"/>
            <w:tcBorders>
              <w:top w:val="nil"/>
              <w:left w:val="nil"/>
              <w:bottom w:val="nil"/>
              <w:right w:val="nil"/>
            </w:tcBorders>
            <w:shd w:val="clear" w:color="auto" w:fill="auto"/>
            <w:noWrap/>
            <w:vAlign w:val="center"/>
            <w:hideMark/>
            <w:tcPrChange w:id="588" w:author="Ben.Williams" w:date="2020-10-30T14:19:00Z">
              <w:tcPr>
                <w:tcW w:w="2020" w:type="dxa"/>
                <w:tcBorders>
                  <w:top w:val="nil"/>
                  <w:left w:val="nil"/>
                  <w:bottom w:val="nil"/>
                  <w:right w:val="nil"/>
                </w:tcBorders>
                <w:shd w:val="clear" w:color="auto" w:fill="auto"/>
                <w:noWrap/>
                <w:vAlign w:val="center"/>
                <w:hideMark/>
              </w:tcPr>
            </w:tcPrChange>
          </w:tcPr>
          <w:p w14:paraId="009FB90F" w14:textId="2A74282A" w:rsidR="00057D52" w:rsidRPr="002840AB" w:rsidRDefault="00057D52" w:rsidP="00057D52">
            <w:pPr>
              <w:spacing w:after="0"/>
              <w:rPr>
                <w:color w:val="000000"/>
                <w:szCs w:val="22"/>
              </w:rPr>
            </w:pPr>
            <w:r>
              <w:rPr>
                <w:color w:val="000000"/>
                <w:szCs w:val="22"/>
              </w:rPr>
              <w:t>Herring</w:t>
            </w:r>
          </w:p>
        </w:tc>
        <w:tc>
          <w:tcPr>
            <w:tcW w:w="928" w:type="dxa"/>
            <w:tcBorders>
              <w:top w:val="nil"/>
              <w:left w:val="nil"/>
              <w:bottom w:val="nil"/>
              <w:right w:val="nil"/>
            </w:tcBorders>
            <w:shd w:val="clear" w:color="auto" w:fill="auto"/>
            <w:noWrap/>
            <w:vAlign w:val="center"/>
            <w:hideMark/>
            <w:tcPrChange w:id="589" w:author="Ben.Williams" w:date="2020-10-30T14:19:00Z">
              <w:tcPr>
                <w:tcW w:w="960" w:type="dxa"/>
                <w:tcBorders>
                  <w:top w:val="nil"/>
                  <w:left w:val="nil"/>
                  <w:bottom w:val="nil"/>
                  <w:right w:val="nil"/>
                </w:tcBorders>
                <w:shd w:val="clear" w:color="auto" w:fill="auto"/>
                <w:noWrap/>
                <w:vAlign w:val="center"/>
                <w:hideMark/>
              </w:tcPr>
            </w:tcPrChange>
          </w:tcPr>
          <w:p w14:paraId="0A8B14BF" w14:textId="359ABCA3" w:rsidR="00057D52" w:rsidRPr="00C466C4" w:rsidRDefault="00057D52" w:rsidP="00057D52">
            <w:pPr>
              <w:spacing w:after="0"/>
              <w:jc w:val="center"/>
              <w:rPr>
                <w:color w:val="000000"/>
                <w:szCs w:val="22"/>
              </w:rPr>
            </w:pPr>
            <w:r>
              <w:rPr>
                <w:color w:val="000000"/>
                <w:szCs w:val="22"/>
              </w:rPr>
              <w:t>0</w:t>
            </w:r>
          </w:p>
        </w:tc>
        <w:tc>
          <w:tcPr>
            <w:tcW w:w="927" w:type="dxa"/>
            <w:tcBorders>
              <w:top w:val="nil"/>
              <w:left w:val="nil"/>
              <w:bottom w:val="nil"/>
              <w:right w:val="nil"/>
            </w:tcBorders>
            <w:shd w:val="clear" w:color="auto" w:fill="auto"/>
            <w:noWrap/>
            <w:vAlign w:val="center"/>
            <w:hideMark/>
            <w:tcPrChange w:id="590" w:author="Ben.Williams" w:date="2020-10-30T14:19:00Z">
              <w:tcPr>
                <w:tcW w:w="960" w:type="dxa"/>
                <w:tcBorders>
                  <w:top w:val="nil"/>
                  <w:left w:val="nil"/>
                  <w:bottom w:val="nil"/>
                  <w:right w:val="nil"/>
                </w:tcBorders>
                <w:shd w:val="clear" w:color="auto" w:fill="auto"/>
                <w:noWrap/>
                <w:vAlign w:val="center"/>
                <w:hideMark/>
              </w:tcPr>
            </w:tcPrChange>
          </w:tcPr>
          <w:p w14:paraId="14A7A1E2" w14:textId="158A677D" w:rsidR="00057D52" w:rsidRPr="00C466C4" w:rsidRDefault="00057D52" w:rsidP="00057D52">
            <w:pPr>
              <w:spacing w:after="0"/>
              <w:jc w:val="center"/>
              <w:rPr>
                <w:color w:val="000000"/>
                <w:szCs w:val="22"/>
              </w:rPr>
            </w:pPr>
            <w:r>
              <w:rPr>
                <w:color w:val="000000"/>
                <w:szCs w:val="22"/>
              </w:rPr>
              <w:t>0</w:t>
            </w:r>
          </w:p>
        </w:tc>
        <w:tc>
          <w:tcPr>
            <w:tcW w:w="927" w:type="dxa"/>
            <w:tcBorders>
              <w:top w:val="nil"/>
              <w:left w:val="nil"/>
              <w:bottom w:val="nil"/>
              <w:right w:val="nil"/>
            </w:tcBorders>
            <w:shd w:val="clear" w:color="auto" w:fill="auto"/>
            <w:noWrap/>
            <w:vAlign w:val="center"/>
            <w:hideMark/>
            <w:tcPrChange w:id="591" w:author="Ben.Williams" w:date="2020-10-30T14:19:00Z">
              <w:tcPr>
                <w:tcW w:w="960" w:type="dxa"/>
                <w:tcBorders>
                  <w:top w:val="nil"/>
                  <w:left w:val="nil"/>
                  <w:bottom w:val="nil"/>
                  <w:right w:val="nil"/>
                </w:tcBorders>
                <w:shd w:val="clear" w:color="auto" w:fill="auto"/>
                <w:noWrap/>
                <w:vAlign w:val="center"/>
                <w:hideMark/>
              </w:tcPr>
            </w:tcPrChange>
          </w:tcPr>
          <w:p w14:paraId="7DFA0672" w14:textId="10D768D0" w:rsidR="00057D52" w:rsidRPr="00C466C4" w:rsidRDefault="00057D52" w:rsidP="00057D52">
            <w:pPr>
              <w:spacing w:after="0"/>
              <w:jc w:val="center"/>
              <w:rPr>
                <w:color w:val="000000"/>
                <w:szCs w:val="22"/>
              </w:rPr>
            </w:pPr>
            <w:r>
              <w:rPr>
                <w:color w:val="000000"/>
                <w:szCs w:val="22"/>
              </w:rPr>
              <w:t>0</w:t>
            </w:r>
          </w:p>
        </w:tc>
        <w:tc>
          <w:tcPr>
            <w:tcW w:w="927" w:type="dxa"/>
            <w:tcBorders>
              <w:top w:val="nil"/>
              <w:left w:val="nil"/>
              <w:bottom w:val="nil"/>
              <w:right w:val="nil"/>
            </w:tcBorders>
            <w:shd w:val="clear" w:color="auto" w:fill="auto"/>
            <w:noWrap/>
            <w:vAlign w:val="center"/>
            <w:hideMark/>
            <w:tcPrChange w:id="592" w:author="Ben.Williams" w:date="2020-10-30T14:19:00Z">
              <w:tcPr>
                <w:tcW w:w="960" w:type="dxa"/>
                <w:tcBorders>
                  <w:top w:val="nil"/>
                  <w:left w:val="nil"/>
                  <w:bottom w:val="nil"/>
                  <w:right w:val="nil"/>
                </w:tcBorders>
                <w:shd w:val="clear" w:color="auto" w:fill="auto"/>
                <w:noWrap/>
                <w:vAlign w:val="center"/>
                <w:hideMark/>
              </w:tcPr>
            </w:tcPrChange>
          </w:tcPr>
          <w:p w14:paraId="7BD63377" w14:textId="565178AF" w:rsidR="00057D52" w:rsidRPr="00C466C4" w:rsidRDefault="00057D52" w:rsidP="00057D52">
            <w:pPr>
              <w:spacing w:after="0"/>
              <w:jc w:val="center"/>
              <w:rPr>
                <w:color w:val="000000"/>
                <w:szCs w:val="22"/>
              </w:rPr>
            </w:pPr>
            <w:r>
              <w:rPr>
                <w:color w:val="000000"/>
                <w:szCs w:val="22"/>
              </w:rPr>
              <w:t>0</w:t>
            </w:r>
          </w:p>
        </w:tc>
        <w:tc>
          <w:tcPr>
            <w:tcW w:w="927" w:type="dxa"/>
            <w:tcBorders>
              <w:top w:val="nil"/>
              <w:left w:val="nil"/>
              <w:bottom w:val="nil"/>
              <w:right w:val="nil"/>
            </w:tcBorders>
            <w:shd w:val="clear" w:color="auto" w:fill="auto"/>
            <w:noWrap/>
            <w:vAlign w:val="center"/>
            <w:hideMark/>
            <w:tcPrChange w:id="593" w:author="Ben.Williams" w:date="2020-10-30T14:19:00Z">
              <w:tcPr>
                <w:tcW w:w="960" w:type="dxa"/>
                <w:tcBorders>
                  <w:top w:val="nil"/>
                  <w:left w:val="nil"/>
                  <w:bottom w:val="nil"/>
                  <w:right w:val="nil"/>
                </w:tcBorders>
                <w:shd w:val="clear" w:color="auto" w:fill="auto"/>
                <w:noWrap/>
                <w:vAlign w:val="center"/>
                <w:hideMark/>
              </w:tcPr>
            </w:tcPrChange>
          </w:tcPr>
          <w:p w14:paraId="638161FA" w14:textId="38931479" w:rsidR="00057D52" w:rsidRPr="00C466C4" w:rsidRDefault="00057D52" w:rsidP="00057D52">
            <w:pPr>
              <w:spacing w:after="0"/>
              <w:jc w:val="center"/>
              <w:rPr>
                <w:color w:val="000000"/>
                <w:szCs w:val="22"/>
              </w:rPr>
            </w:pPr>
            <w:r>
              <w:rPr>
                <w:color w:val="000000"/>
                <w:szCs w:val="22"/>
              </w:rPr>
              <w:t>0</w:t>
            </w:r>
          </w:p>
        </w:tc>
        <w:tc>
          <w:tcPr>
            <w:tcW w:w="927" w:type="dxa"/>
            <w:tcBorders>
              <w:top w:val="nil"/>
              <w:left w:val="nil"/>
              <w:bottom w:val="nil"/>
              <w:right w:val="nil"/>
            </w:tcBorders>
            <w:shd w:val="clear" w:color="auto" w:fill="auto"/>
            <w:noWrap/>
            <w:vAlign w:val="center"/>
            <w:hideMark/>
            <w:tcPrChange w:id="594" w:author="Ben.Williams" w:date="2020-10-30T14:19:00Z">
              <w:tcPr>
                <w:tcW w:w="960" w:type="dxa"/>
                <w:tcBorders>
                  <w:top w:val="nil"/>
                  <w:left w:val="nil"/>
                  <w:bottom w:val="nil"/>
                  <w:right w:val="nil"/>
                </w:tcBorders>
                <w:shd w:val="clear" w:color="auto" w:fill="auto"/>
                <w:noWrap/>
                <w:vAlign w:val="center"/>
                <w:hideMark/>
              </w:tcPr>
            </w:tcPrChange>
          </w:tcPr>
          <w:p w14:paraId="7598967F" w14:textId="7C4942A4" w:rsidR="00057D52" w:rsidRPr="00C466C4" w:rsidRDefault="00057D52" w:rsidP="00057D52">
            <w:pPr>
              <w:spacing w:after="0"/>
              <w:jc w:val="center"/>
              <w:rPr>
                <w:color w:val="000000"/>
                <w:szCs w:val="22"/>
              </w:rPr>
            </w:pPr>
            <w:r>
              <w:rPr>
                <w:color w:val="000000"/>
                <w:szCs w:val="22"/>
              </w:rPr>
              <w:t>0</w:t>
            </w:r>
          </w:p>
        </w:tc>
        <w:tc>
          <w:tcPr>
            <w:tcW w:w="866" w:type="dxa"/>
            <w:tcBorders>
              <w:top w:val="nil"/>
              <w:left w:val="nil"/>
              <w:bottom w:val="nil"/>
              <w:right w:val="nil"/>
            </w:tcBorders>
            <w:shd w:val="clear" w:color="auto" w:fill="auto"/>
            <w:noWrap/>
            <w:vAlign w:val="center"/>
            <w:hideMark/>
            <w:tcPrChange w:id="595" w:author="Ben.Williams" w:date="2020-10-30T14:19:00Z">
              <w:tcPr>
                <w:tcW w:w="960" w:type="dxa"/>
                <w:tcBorders>
                  <w:top w:val="nil"/>
                  <w:left w:val="nil"/>
                  <w:bottom w:val="nil"/>
                  <w:right w:val="nil"/>
                </w:tcBorders>
                <w:shd w:val="clear" w:color="auto" w:fill="auto"/>
                <w:noWrap/>
                <w:vAlign w:val="center"/>
                <w:hideMark/>
              </w:tcPr>
            </w:tcPrChange>
          </w:tcPr>
          <w:p w14:paraId="79D28ECD" w14:textId="7252A0E3" w:rsidR="00057D52" w:rsidRPr="00C466C4" w:rsidRDefault="00057D52" w:rsidP="00057D52">
            <w:pPr>
              <w:spacing w:after="0"/>
              <w:jc w:val="center"/>
              <w:rPr>
                <w:color w:val="000000"/>
                <w:szCs w:val="22"/>
              </w:rPr>
            </w:pPr>
            <w:r>
              <w:rPr>
                <w:color w:val="000000"/>
                <w:szCs w:val="22"/>
              </w:rPr>
              <w:t>0</w:t>
            </w:r>
          </w:p>
        </w:tc>
        <w:tc>
          <w:tcPr>
            <w:tcW w:w="929" w:type="dxa"/>
            <w:tcBorders>
              <w:top w:val="nil"/>
              <w:left w:val="nil"/>
              <w:bottom w:val="nil"/>
              <w:right w:val="nil"/>
            </w:tcBorders>
            <w:shd w:val="clear" w:color="auto" w:fill="auto"/>
            <w:noWrap/>
            <w:vAlign w:val="center"/>
            <w:hideMark/>
            <w:tcPrChange w:id="596" w:author="Ben.Williams" w:date="2020-10-30T14:19:00Z">
              <w:tcPr>
                <w:tcW w:w="962" w:type="dxa"/>
                <w:tcBorders>
                  <w:top w:val="nil"/>
                  <w:left w:val="nil"/>
                  <w:bottom w:val="nil"/>
                  <w:right w:val="nil"/>
                </w:tcBorders>
                <w:shd w:val="clear" w:color="auto" w:fill="auto"/>
                <w:noWrap/>
                <w:vAlign w:val="center"/>
                <w:hideMark/>
              </w:tcPr>
            </w:tcPrChange>
          </w:tcPr>
          <w:p w14:paraId="1DBD5AAA" w14:textId="16E13C52" w:rsidR="00057D52" w:rsidRPr="00C466C4" w:rsidRDefault="00057D52" w:rsidP="00057D52">
            <w:pPr>
              <w:spacing w:after="0"/>
              <w:jc w:val="center"/>
              <w:rPr>
                <w:color w:val="000000"/>
                <w:szCs w:val="22"/>
              </w:rPr>
            </w:pPr>
            <w:r>
              <w:rPr>
                <w:color w:val="000000"/>
                <w:szCs w:val="22"/>
              </w:rPr>
              <w:t>0</w:t>
            </w:r>
          </w:p>
        </w:tc>
      </w:tr>
      <w:tr w:rsidR="00057D52" w:rsidRPr="002840AB" w14:paraId="22CB120D" w14:textId="77777777" w:rsidTr="00E777C3">
        <w:trPr>
          <w:trHeight w:val="300"/>
          <w:trPrChange w:id="597" w:author="Ben.Williams" w:date="2020-10-30T14:19:00Z">
            <w:trPr>
              <w:trHeight w:val="300"/>
            </w:trPr>
          </w:trPrChange>
        </w:trPr>
        <w:tc>
          <w:tcPr>
            <w:tcW w:w="1941" w:type="dxa"/>
            <w:tcBorders>
              <w:top w:val="nil"/>
              <w:left w:val="nil"/>
              <w:bottom w:val="nil"/>
              <w:right w:val="nil"/>
            </w:tcBorders>
            <w:shd w:val="clear" w:color="auto" w:fill="auto"/>
            <w:noWrap/>
            <w:vAlign w:val="center"/>
            <w:hideMark/>
            <w:tcPrChange w:id="598" w:author="Ben.Williams" w:date="2020-10-30T14:19:00Z">
              <w:tcPr>
                <w:tcW w:w="2020" w:type="dxa"/>
                <w:tcBorders>
                  <w:top w:val="nil"/>
                  <w:left w:val="nil"/>
                  <w:bottom w:val="nil"/>
                  <w:right w:val="nil"/>
                </w:tcBorders>
                <w:shd w:val="clear" w:color="auto" w:fill="auto"/>
                <w:noWrap/>
                <w:vAlign w:val="center"/>
                <w:hideMark/>
              </w:tcPr>
            </w:tcPrChange>
          </w:tcPr>
          <w:p w14:paraId="72A51A14" w14:textId="2C7E2BA5" w:rsidR="00057D52" w:rsidRPr="002840AB" w:rsidRDefault="00057D52" w:rsidP="00057D52">
            <w:pPr>
              <w:spacing w:after="0"/>
              <w:rPr>
                <w:color w:val="000000"/>
                <w:szCs w:val="22"/>
              </w:rPr>
            </w:pPr>
            <w:r>
              <w:rPr>
                <w:color w:val="000000"/>
                <w:szCs w:val="22"/>
              </w:rPr>
              <w:t>Other Salmon</w:t>
            </w:r>
          </w:p>
        </w:tc>
        <w:tc>
          <w:tcPr>
            <w:tcW w:w="928" w:type="dxa"/>
            <w:tcBorders>
              <w:top w:val="nil"/>
              <w:left w:val="nil"/>
              <w:bottom w:val="nil"/>
              <w:right w:val="nil"/>
            </w:tcBorders>
            <w:shd w:val="clear" w:color="auto" w:fill="auto"/>
            <w:noWrap/>
            <w:vAlign w:val="center"/>
            <w:hideMark/>
            <w:tcPrChange w:id="599" w:author="Ben.Williams" w:date="2020-10-30T14:19:00Z">
              <w:tcPr>
                <w:tcW w:w="960" w:type="dxa"/>
                <w:tcBorders>
                  <w:top w:val="nil"/>
                  <w:left w:val="nil"/>
                  <w:bottom w:val="nil"/>
                  <w:right w:val="nil"/>
                </w:tcBorders>
                <w:shd w:val="clear" w:color="auto" w:fill="auto"/>
                <w:noWrap/>
                <w:vAlign w:val="center"/>
                <w:hideMark/>
              </w:tcPr>
            </w:tcPrChange>
          </w:tcPr>
          <w:p w14:paraId="42E67750" w14:textId="32C2F33D" w:rsidR="00057D52" w:rsidRPr="00C466C4" w:rsidRDefault="00057D52" w:rsidP="00057D52">
            <w:pPr>
              <w:spacing w:after="0"/>
              <w:jc w:val="center"/>
              <w:rPr>
                <w:color w:val="000000"/>
                <w:szCs w:val="22"/>
              </w:rPr>
            </w:pPr>
            <w:r>
              <w:rPr>
                <w:color w:val="000000"/>
                <w:szCs w:val="22"/>
              </w:rPr>
              <w:t>0.56</w:t>
            </w:r>
          </w:p>
        </w:tc>
        <w:tc>
          <w:tcPr>
            <w:tcW w:w="927" w:type="dxa"/>
            <w:tcBorders>
              <w:top w:val="nil"/>
              <w:left w:val="nil"/>
              <w:bottom w:val="nil"/>
              <w:right w:val="nil"/>
            </w:tcBorders>
            <w:shd w:val="clear" w:color="auto" w:fill="auto"/>
            <w:noWrap/>
            <w:vAlign w:val="center"/>
            <w:hideMark/>
            <w:tcPrChange w:id="600" w:author="Ben.Williams" w:date="2020-10-30T14:19:00Z">
              <w:tcPr>
                <w:tcW w:w="960" w:type="dxa"/>
                <w:tcBorders>
                  <w:top w:val="nil"/>
                  <w:left w:val="nil"/>
                  <w:bottom w:val="nil"/>
                  <w:right w:val="nil"/>
                </w:tcBorders>
                <w:shd w:val="clear" w:color="auto" w:fill="auto"/>
                <w:noWrap/>
                <w:vAlign w:val="center"/>
                <w:hideMark/>
              </w:tcPr>
            </w:tcPrChange>
          </w:tcPr>
          <w:p w14:paraId="1E7C1041" w14:textId="494778EA" w:rsidR="00057D52" w:rsidRPr="00C466C4" w:rsidRDefault="00057D52" w:rsidP="00057D52">
            <w:pPr>
              <w:spacing w:after="0"/>
              <w:jc w:val="center"/>
              <w:rPr>
                <w:color w:val="000000"/>
                <w:szCs w:val="22"/>
              </w:rPr>
            </w:pPr>
            <w:r>
              <w:rPr>
                <w:color w:val="000000"/>
                <w:szCs w:val="22"/>
              </w:rPr>
              <w:t>0.34</w:t>
            </w:r>
          </w:p>
        </w:tc>
        <w:tc>
          <w:tcPr>
            <w:tcW w:w="927" w:type="dxa"/>
            <w:tcBorders>
              <w:top w:val="nil"/>
              <w:left w:val="nil"/>
              <w:bottom w:val="nil"/>
              <w:right w:val="nil"/>
            </w:tcBorders>
            <w:shd w:val="clear" w:color="auto" w:fill="auto"/>
            <w:noWrap/>
            <w:vAlign w:val="center"/>
            <w:hideMark/>
            <w:tcPrChange w:id="601" w:author="Ben.Williams" w:date="2020-10-30T14:19:00Z">
              <w:tcPr>
                <w:tcW w:w="960" w:type="dxa"/>
                <w:tcBorders>
                  <w:top w:val="nil"/>
                  <w:left w:val="nil"/>
                  <w:bottom w:val="nil"/>
                  <w:right w:val="nil"/>
                </w:tcBorders>
                <w:shd w:val="clear" w:color="auto" w:fill="auto"/>
                <w:noWrap/>
                <w:vAlign w:val="center"/>
                <w:hideMark/>
              </w:tcPr>
            </w:tcPrChange>
          </w:tcPr>
          <w:p w14:paraId="18885F70" w14:textId="6FB87177" w:rsidR="00057D52" w:rsidRPr="00C466C4" w:rsidRDefault="00057D52" w:rsidP="00057D52">
            <w:pPr>
              <w:spacing w:after="0"/>
              <w:jc w:val="center"/>
              <w:rPr>
                <w:color w:val="000000"/>
                <w:szCs w:val="22"/>
              </w:rPr>
            </w:pPr>
            <w:r>
              <w:rPr>
                <w:color w:val="000000"/>
                <w:szCs w:val="22"/>
              </w:rPr>
              <w:t>0.22</w:t>
            </w:r>
          </w:p>
        </w:tc>
        <w:tc>
          <w:tcPr>
            <w:tcW w:w="927" w:type="dxa"/>
            <w:tcBorders>
              <w:top w:val="nil"/>
              <w:left w:val="nil"/>
              <w:bottom w:val="nil"/>
              <w:right w:val="nil"/>
            </w:tcBorders>
            <w:shd w:val="clear" w:color="auto" w:fill="auto"/>
            <w:noWrap/>
            <w:vAlign w:val="center"/>
            <w:hideMark/>
            <w:tcPrChange w:id="602" w:author="Ben.Williams" w:date="2020-10-30T14:19:00Z">
              <w:tcPr>
                <w:tcW w:w="960" w:type="dxa"/>
                <w:tcBorders>
                  <w:top w:val="nil"/>
                  <w:left w:val="nil"/>
                  <w:bottom w:val="nil"/>
                  <w:right w:val="nil"/>
                </w:tcBorders>
                <w:shd w:val="clear" w:color="auto" w:fill="auto"/>
                <w:noWrap/>
                <w:vAlign w:val="center"/>
                <w:hideMark/>
              </w:tcPr>
            </w:tcPrChange>
          </w:tcPr>
          <w:p w14:paraId="42C20CA7" w14:textId="369D8294" w:rsidR="00057D52" w:rsidRPr="00C466C4" w:rsidRDefault="00057D52" w:rsidP="00057D52">
            <w:pPr>
              <w:spacing w:after="0"/>
              <w:jc w:val="center"/>
              <w:rPr>
                <w:color w:val="000000"/>
                <w:szCs w:val="22"/>
              </w:rPr>
            </w:pPr>
            <w:r>
              <w:rPr>
                <w:color w:val="000000"/>
                <w:szCs w:val="22"/>
              </w:rPr>
              <w:t>0.64</w:t>
            </w:r>
          </w:p>
        </w:tc>
        <w:tc>
          <w:tcPr>
            <w:tcW w:w="927" w:type="dxa"/>
            <w:tcBorders>
              <w:top w:val="nil"/>
              <w:left w:val="nil"/>
              <w:bottom w:val="nil"/>
              <w:right w:val="nil"/>
            </w:tcBorders>
            <w:shd w:val="clear" w:color="auto" w:fill="auto"/>
            <w:noWrap/>
            <w:vAlign w:val="center"/>
            <w:hideMark/>
            <w:tcPrChange w:id="603" w:author="Ben.Williams" w:date="2020-10-30T14:19:00Z">
              <w:tcPr>
                <w:tcW w:w="960" w:type="dxa"/>
                <w:tcBorders>
                  <w:top w:val="nil"/>
                  <w:left w:val="nil"/>
                  <w:bottom w:val="nil"/>
                  <w:right w:val="nil"/>
                </w:tcBorders>
                <w:shd w:val="clear" w:color="auto" w:fill="auto"/>
                <w:noWrap/>
                <w:vAlign w:val="center"/>
                <w:hideMark/>
              </w:tcPr>
            </w:tcPrChange>
          </w:tcPr>
          <w:p w14:paraId="296C28A7" w14:textId="514D9756" w:rsidR="00057D52" w:rsidRPr="00C466C4" w:rsidRDefault="00057D52" w:rsidP="00057D52">
            <w:pPr>
              <w:spacing w:after="0"/>
              <w:jc w:val="center"/>
              <w:rPr>
                <w:color w:val="000000"/>
                <w:szCs w:val="22"/>
              </w:rPr>
            </w:pPr>
            <w:r>
              <w:rPr>
                <w:color w:val="000000"/>
                <w:szCs w:val="22"/>
              </w:rPr>
              <w:t>0.33</w:t>
            </w:r>
          </w:p>
        </w:tc>
        <w:tc>
          <w:tcPr>
            <w:tcW w:w="927" w:type="dxa"/>
            <w:tcBorders>
              <w:top w:val="nil"/>
              <w:left w:val="nil"/>
              <w:bottom w:val="nil"/>
              <w:right w:val="nil"/>
            </w:tcBorders>
            <w:shd w:val="clear" w:color="auto" w:fill="auto"/>
            <w:noWrap/>
            <w:vAlign w:val="center"/>
            <w:hideMark/>
            <w:tcPrChange w:id="604" w:author="Ben.Williams" w:date="2020-10-30T14:19:00Z">
              <w:tcPr>
                <w:tcW w:w="960" w:type="dxa"/>
                <w:tcBorders>
                  <w:top w:val="nil"/>
                  <w:left w:val="nil"/>
                  <w:bottom w:val="nil"/>
                  <w:right w:val="nil"/>
                </w:tcBorders>
                <w:shd w:val="clear" w:color="auto" w:fill="auto"/>
                <w:noWrap/>
                <w:vAlign w:val="center"/>
                <w:hideMark/>
              </w:tcPr>
            </w:tcPrChange>
          </w:tcPr>
          <w:p w14:paraId="35605B2C" w14:textId="0C5CD520" w:rsidR="00057D52" w:rsidRPr="00C466C4" w:rsidRDefault="00057D52" w:rsidP="00057D52">
            <w:pPr>
              <w:spacing w:after="0"/>
              <w:jc w:val="center"/>
              <w:rPr>
                <w:color w:val="000000"/>
                <w:szCs w:val="22"/>
              </w:rPr>
            </w:pPr>
            <w:r>
              <w:rPr>
                <w:color w:val="000000"/>
                <w:szCs w:val="22"/>
              </w:rPr>
              <w:t>0.38</w:t>
            </w:r>
          </w:p>
        </w:tc>
        <w:tc>
          <w:tcPr>
            <w:tcW w:w="866" w:type="dxa"/>
            <w:tcBorders>
              <w:top w:val="nil"/>
              <w:left w:val="nil"/>
              <w:bottom w:val="nil"/>
              <w:right w:val="nil"/>
            </w:tcBorders>
            <w:shd w:val="clear" w:color="auto" w:fill="auto"/>
            <w:noWrap/>
            <w:vAlign w:val="center"/>
            <w:hideMark/>
            <w:tcPrChange w:id="605" w:author="Ben.Williams" w:date="2020-10-30T14:19:00Z">
              <w:tcPr>
                <w:tcW w:w="960" w:type="dxa"/>
                <w:tcBorders>
                  <w:top w:val="nil"/>
                  <w:left w:val="nil"/>
                  <w:bottom w:val="nil"/>
                  <w:right w:val="nil"/>
                </w:tcBorders>
                <w:shd w:val="clear" w:color="auto" w:fill="auto"/>
                <w:noWrap/>
                <w:vAlign w:val="center"/>
                <w:hideMark/>
              </w:tcPr>
            </w:tcPrChange>
          </w:tcPr>
          <w:p w14:paraId="4C966BEB" w14:textId="316482E3" w:rsidR="00057D52" w:rsidRPr="00C466C4" w:rsidRDefault="00057D52" w:rsidP="00057D52">
            <w:pPr>
              <w:spacing w:after="0"/>
              <w:jc w:val="center"/>
              <w:rPr>
                <w:color w:val="000000"/>
                <w:szCs w:val="22"/>
              </w:rPr>
            </w:pPr>
            <w:r>
              <w:rPr>
                <w:color w:val="000000"/>
                <w:szCs w:val="22"/>
              </w:rPr>
              <w:t>0.72</w:t>
            </w:r>
          </w:p>
        </w:tc>
        <w:tc>
          <w:tcPr>
            <w:tcW w:w="929" w:type="dxa"/>
            <w:tcBorders>
              <w:top w:val="nil"/>
              <w:left w:val="nil"/>
              <w:bottom w:val="nil"/>
              <w:right w:val="nil"/>
            </w:tcBorders>
            <w:shd w:val="clear" w:color="auto" w:fill="auto"/>
            <w:noWrap/>
            <w:vAlign w:val="center"/>
            <w:hideMark/>
            <w:tcPrChange w:id="606" w:author="Ben.Williams" w:date="2020-10-30T14:19:00Z">
              <w:tcPr>
                <w:tcW w:w="962" w:type="dxa"/>
                <w:tcBorders>
                  <w:top w:val="nil"/>
                  <w:left w:val="nil"/>
                  <w:bottom w:val="nil"/>
                  <w:right w:val="nil"/>
                </w:tcBorders>
                <w:shd w:val="clear" w:color="auto" w:fill="auto"/>
                <w:noWrap/>
                <w:vAlign w:val="center"/>
                <w:hideMark/>
              </w:tcPr>
            </w:tcPrChange>
          </w:tcPr>
          <w:p w14:paraId="41B6F468" w14:textId="689B69A7" w:rsidR="00057D52" w:rsidRPr="00C466C4" w:rsidRDefault="00057D52" w:rsidP="00057D52">
            <w:pPr>
              <w:spacing w:after="0"/>
              <w:jc w:val="center"/>
              <w:rPr>
                <w:color w:val="000000"/>
                <w:szCs w:val="22"/>
              </w:rPr>
            </w:pPr>
            <w:r>
              <w:rPr>
                <w:color w:val="000000"/>
                <w:szCs w:val="22"/>
              </w:rPr>
              <w:t>0.45</w:t>
            </w:r>
          </w:p>
        </w:tc>
      </w:tr>
      <w:tr w:rsidR="00057D52" w:rsidRPr="002840AB" w14:paraId="7DC5B6A9" w14:textId="77777777" w:rsidTr="00E777C3">
        <w:trPr>
          <w:trHeight w:val="300"/>
          <w:trPrChange w:id="607" w:author="Ben.Williams" w:date="2020-10-30T14:19:00Z">
            <w:trPr>
              <w:trHeight w:val="300"/>
            </w:trPr>
          </w:trPrChange>
        </w:trPr>
        <w:tc>
          <w:tcPr>
            <w:tcW w:w="1941" w:type="dxa"/>
            <w:tcBorders>
              <w:top w:val="nil"/>
              <w:left w:val="nil"/>
              <w:bottom w:val="nil"/>
              <w:right w:val="nil"/>
            </w:tcBorders>
            <w:shd w:val="clear" w:color="auto" w:fill="auto"/>
            <w:noWrap/>
            <w:vAlign w:val="center"/>
            <w:hideMark/>
            <w:tcPrChange w:id="608" w:author="Ben.Williams" w:date="2020-10-30T14:19:00Z">
              <w:tcPr>
                <w:tcW w:w="2020" w:type="dxa"/>
                <w:tcBorders>
                  <w:top w:val="nil"/>
                  <w:left w:val="nil"/>
                  <w:bottom w:val="nil"/>
                  <w:right w:val="nil"/>
                </w:tcBorders>
                <w:shd w:val="clear" w:color="auto" w:fill="auto"/>
                <w:noWrap/>
                <w:vAlign w:val="center"/>
                <w:hideMark/>
              </w:tcPr>
            </w:tcPrChange>
          </w:tcPr>
          <w:p w14:paraId="63802F26" w14:textId="525B9C75" w:rsidR="00057D52" w:rsidRPr="002840AB" w:rsidRDefault="00057D52" w:rsidP="00057D52">
            <w:pPr>
              <w:spacing w:after="0"/>
              <w:rPr>
                <w:color w:val="000000"/>
                <w:szCs w:val="22"/>
              </w:rPr>
            </w:pPr>
            <w:proofErr w:type="spellStart"/>
            <w:r>
              <w:rPr>
                <w:color w:val="000000"/>
                <w:szCs w:val="22"/>
              </w:rPr>
              <w:t>Opilio</w:t>
            </w:r>
            <w:proofErr w:type="spellEnd"/>
            <w:r>
              <w:rPr>
                <w:color w:val="000000"/>
                <w:szCs w:val="22"/>
              </w:rPr>
              <w:t xml:space="preserve"> Crab</w:t>
            </w:r>
          </w:p>
        </w:tc>
        <w:tc>
          <w:tcPr>
            <w:tcW w:w="928" w:type="dxa"/>
            <w:tcBorders>
              <w:top w:val="nil"/>
              <w:left w:val="nil"/>
              <w:bottom w:val="nil"/>
              <w:right w:val="nil"/>
            </w:tcBorders>
            <w:shd w:val="clear" w:color="auto" w:fill="auto"/>
            <w:noWrap/>
            <w:vAlign w:val="center"/>
            <w:hideMark/>
            <w:tcPrChange w:id="609" w:author="Ben.Williams" w:date="2020-10-30T14:19:00Z">
              <w:tcPr>
                <w:tcW w:w="960" w:type="dxa"/>
                <w:tcBorders>
                  <w:top w:val="nil"/>
                  <w:left w:val="nil"/>
                  <w:bottom w:val="nil"/>
                  <w:right w:val="nil"/>
                </w:tcBorders>
                <w:shd w:val="clear" w:color="auto" w:fill="auto"/>
                <w:noWrap/>
                <w:vAlign w:val="center"/>
                <w:hideMark/>
              </w:tcPr>
            </w:tcPrChange>
          </w:tcPr>
          <w:p w14:paraId="479DA802" w14:textId="2B6C6DBE" w:rsidR="00057D52" w:rsidRPr="00C466C4" w:rsidRDefault="00057D52" w:rsidP="00057D52">
            <w:pPr>
              <w:spacing w:after="0"/>
              <w:jc w:val="center"/>
              <w:rPr>
                <w:color w:val="000000"/>
                <w:szCs w:val="22"/>
              </w:rPr>
            </w:pPr>
            <w:r>
              <w:rPr>
                <w:color w:val="000000"/>
                <w:szCs w:val="22"/>
              </w:rPr>
              <w:t>0</w:t>
            </w:r>
          </w:p>
        </w:tc>
        <w:tc>
          <w:tcPr>
            <w:tcW w:w="927" w:type="dxa"/>
            <w:tcBorders>
              <w:top w:val="nil"/>
              <w:left w:val="nil"/>
              <w:bottom w:val="nil"/>
              <w:right w:val="nil"/>
            </w:tcBorders>
            <w:shd w:val="clear" w:color="auto" w:fill="auto"/>
            <w:noWrap/>
            <w:vAlign w:val="center"/>
            <w:hideMark/>
            <w:tcPrChange w:id="610" w:author="Ben.Williams" w:date="2020-10-30T14:19:00Z">
              <w:tcPr>
                <w:tcW w:w="960" w:type="dxa"/>
                <w:tcBorders>
                  <w:top w:val="nil"/>
                  <w:left w:val="nil"/>
                  <w:bottom w:val="nil"/>
                  <w:right w:val="nil"/>
                </w:tcBorders>
                <w:shd w:val="clear" w:color="auto" w:fill="auto"/>
                <w:noWrap/>
                <w:vAlign w:val="center"/>
                <w:hideMark/>
              </w:tcPr>
            </w:tcPrChange>
          </w:tcPr>
          <w:p w14:paraId="06434174" w14:textId="0E45C505" w:rsidR="00057D52" w:rsidRPr="00C466C4" w:rsidRDefault="00057D52" w:rsidP="00057D52">
            <w:pPr>
              <w:spacing w:after="0"/>
              <w:jc w:val="center"/>
              <w:rPr>
                <w:color w:val="000000"/>
                <w:szCs w:val="22"/>
              </w:rPr>
            </w:pPr>
            <w:r>
              <w:rPr>
                <w:color w:val="000000"/>
                <w:szCs w:val="22"/>
              </w:rPr>
              <w:t>0</w:t>
            </w:r>
          </w:p>
        </w:tc>
        <w:tc>
          <w:tcPr>
            <w:tcW w:w="927" w:type="dxa"/>
            <w:tcBorders>
              <w:top w:val="nil"/>
              <w:left w:val="nil"/>
              <w:bottom w:val="nil"/>
              <w:right w:val="nil"/>
            </w:tcBorders>
            <w:shd w:val="clear" w:color="auto" w:fill="auto"/>
            <w:noWrap/>
            <w:vAlign w:val="center"/>
            <w:hideMark/>
            <w:tcPrChange w:id="611" w:author="Ben.Williams" w:date="2020-10-30T14:19:00Z">
              <w:tcPr>
                <w:tcW w:w="960" w:type="dxa"/>
                <w:tcBorders>
                  <w:top w:val="nil"/>
                  <w:left w:val="nil"/>
                  <w:bottom w:val="nil"/>
                  <w:right w:val="nil"/>
                </w:tcBorders>
                <w:shd w:val="clear" w:color="auto" w:fill="auto"/>
                <w:noWrap/>
                <w:vAlign w:val="center"/>
                <w:hideMark/>
              </w:tcPr>
            </w:tcPrChange>
          </w:tcPr>
          <w:p w14:paraId="5D32A1C2" w14:textId="1FA48A2A" w:rsidR="00057D52" w:rsidRPr="00C466C4" w:rsidRDefault="00057D52" w:rsidP="00057D52">
            <w:pPr>
              <w:spacing w:after="0"/>
              <w:jc w:val="center"/>
              <w:rPr>
                <w:color w:val="000000"/>
                <w:szCs w:val="22"/>
              </w:rPr>
            </w:pPr>
            <w:r>
              <w:rPr>
                <w:color w:val="000000"/>
                <w:szCs w:val="22"/>
              </w:rPr>
              <w:t>0</w:t>
            </w:r>
          </w:p>
        </w:tc>
        <w:tc>
          <w:tcPr>
            <w:tcW w:w="927" w:type="dxa"/>
            <w:tcBorders>
              <w:top w:val="nil"/>
              <w:left w:val="nil"/>
              <w:bottom w:val="nil"/>
              <w:right w:val="nil"/>
            </w:tcBorders>
            <w:shd w:val="clear" w:color="auto" w:fill="auto"/>
            <w:noWrap/>
            <w:vAlign w:val="center"/>
            <w:hideMark/>
            <w:tcPrChange w:id="612" w:author="Ben.Williams" w:date="2020-10-30T14:19:00Z">
              <w:tcPr>
                <w:tcW w:w="960" w:type="dxa"/>
                <w:tcBorders>
                  <w:top w:val="nil"/>
                  <w:left w:val="nil"/>
                  <w:bottom w:val="nil"/>
                  <w:right w:val="nil"/>
                </w:tcBorders>
                <w:shd w:val="clear" w:color="auto" w:fill="auto"/>
                <w:noWrap/>
                <w:vAlign w:val="center"/>
                <w:hideMark/>
              </w:tcPr>
            </w:tcPrChange>
          </w:tcPr>
          <w:p w14:paraId="7A74662A" w14:textId="0ADB5DB7" w:rsidR="00057D52" w:rsidRPr="00C466C4" w:rsidRDefault="00057D52" w:rsidP="00057D52">
            <w:pPr>
              <w:spacing w:after="0"/>
              <w:jc w:val="center"/>
              <w:rPr>
                <w:color w:val="000000"/>
                <w:szCs w:val="22"/>
              </w:rPr>
            </w:pPr>
            <w:r>
              <w:rPr>
                <w:color w:val="000000"/>
                <w:szCs w:val="22"/>
              </w:rPr>
              <w:t>0</w:t>
            </w:r>
          </w:p>
        </w:tc>
        <w:tc>
          <w:tcPr>
            <w:tcW w:w="927" w:type="dxa"/>
            <w:tcBorders>
              <w:top w:val="nil"/>
              <w:left w:val="nil"/>
              <w:bottom w:val="nil"/>
              <w:right w:val="nil"/>
            </w:tcBorders>
            <w:shd w:val="clear" w:color="auto" w:fill="auto"/>
            <w:noWrap/>
            <w:vAlign w:val="center"/>
            <w:hideMark/>
            <w:tcPrChange w:id="613" w:author="Ben.Williams" w:date="2020-10-30T14:19:00Z">
              <w:tcPr>
                <w:tcW w:w="960" w:type="dxa"/>
                <w:tcBorders>
                  <w:top w:val="nil"/>
                  <w:left w:val="nil"/>
                  <w:bottom w:val="nil"/>
                  <w:right w:val="nil"/>
                </w:tcBorders>
                <w:shd w:val="clear" w:color="auto" w:fill="auto"/>
                <w:noWrap/>
                <w:vAlign w:val="center"/>
                <w:hideMark/>
              </w:tcPr>
            </w:tcPrChange>
          </w:tcPr>
          <w:p w14:paraId="5E805F87" w14:textId="48F65FAD" w:rsidR="00057D52" w:rsidRPr="00C466C4" w:rsidRDefault="00057D52" w:rsidP="00057D52">
            <w:pPr>
              <w:spacing w:after="0"/>
              <w:jc w:val="center"/>
              <w:rPr>
                <w:color w:val="000000"/>
                <w:szCs w:val="22"/>
              </w:rPr>
            </w:pPr>
            <w:r>
              <w:rPr>
                <w:color w:val="000000"/>
                <w:szCs w:val="22"/>
              </w:rPr>
              <w:t>0</w:t>
            </w:r>
          </w:p>
        </w:tc>
        <w:tc>
          <w:tcPr>
            <w:tcW w:w="927" w:type="dxa"/>
            <w:tcBorders>
              <w:top w:val="nil"/>
              <w:left w:val="nil"/>
              <w:bottom w:val="nil"/>
              <w:right w:val="nil"/>
            </w:tcBorders>
            <w:shd w:val="clear" w:color="auto" w:fill="auto"/>
            <w:noWrap/>
            <w:vAlign w:val="center"/>
            <w:hideMark/>
            <w:tcPrChange w:id="614" w:author="Ben.Williams" w:date="2020-10-30T14:19:00Z">
              <w:tcPr>
                <w:tcW w:w="960" w:type="dxa"/>
                <w:tcBorders>
                  <w:top w:val="nil"/>
                  <w:left w:val="nil"/>
                  <w:bottom w:val="nil"/>
                  <w:right w:val="nil"/>
                </w:tcBorders>
                <w:shd w:val="clear" w:color="auto" w:fill="auto"/>
                <w:noWrap/>
                <w:vAlign w:val="center"/>
                <w:hideMark/>
              </w:tcPr>
            </w:tcPrChange>
          </w:tcPr>
          <w:p w14:paraId="7DDDAB0F" w14:textId="4AC9D8DD" w:rsidR="00057D52" w:rsidRPr="00C466C4" w:rsidRDefault="00057D52" w:rsidP="00057D52">
            <w:pPr>
              <w:spacing w:after="0"/>
              <w:jc w:val="center"/>
              <w:rPr>
                <w:color w:val="000000"/>
                <w:szCs w:val="22"/>
              </w:rPr>
            </w:pPr>
            <w:r>
              <w:rPr>
                <w:color w:val="000000"/>
                <w:szCs w:val="22"/>
              </w:rPr>
              <w:t>0</w:t>
            </w:r>
          </w:p>
        </w:tc>
        <w:tc>
          <w:tcPr>
            <w:tcW w:w="866" w:type="dxa"/>
            <w:tcBorders>
              <w:top w:val="nil"/>
              <w:left w:val="nil"/>
              <w:bottom w:val="nil"/>
              <w:right w:val="nil"/>
            </w:tcBorders>
            <w:shd w:val="clear" w:color="auto" w:fill="auto"/>
            <w:noWrap/>
            <w:vAlign w:val="center"/>
            <w:hideMark/>
            <w:tcPrChange w:id="615" w:author="Ben.Williams" w:date="2020-10-30T14:19:00Z">
              <w:tcPr>
                <w:tcW w:w="960" w:type="dxa"/>
                <w:tcBorders>
                  <w:top w:val="nil"/>
                  <w:left w:val="nil"/>
                  <w:bottom w:val="nil"/>
                  <w:right w:val="nil"/>
                </w:tcBorders>
                <w:shd w:val="clear" w:color="auto" w:fill="auto"/>
                <w:noWrap/>
                <w:vAlign w:val="center"/>
                <w:hideMark/>
              </w:tcPr>
            </w:tcPrChange>
          </w:tcPr>
          <w:p w14:paraId="3BF869AB" w14:textId="34253AAD" w:rsidR="00057D52" w:rsidRPr="00C466C4" w:rsidRDefault="00057D52" w:rsidP="00057D52">
            <w:pPr>
              <w:spacing w:after="0"/>
              <w:jc w:val="center"/>
              <w:rPr>
                <w:color w:val="000000"/>
                <w:szCs w:val="22"/>
              </w:rPr>
            </w:pPr>
            <w:r>
              <w:rPr>
                <w:color w:val="000000"/>
                <w:szCs w:val="22"/>
              </w:rPr>
              <w:t>0</w:t>
            </w:r>
          </w:p>
        </w:tc>
        <w:tc>
          <w:tcPr>
            <w:tcW w:w="929" w:type="dxa"/>
            <w:tcBorders>
              <w:top w:val="nil"/>
              <w:left w:val="nil"/>
              <w:bottom w:val="nil"/>
              <w:right w:val="nil"/>
            </w:tcBorders>
            <w:shd w:val="clear" w:color="auto" w:fill="auto"/>
            <w:noWrap/>
            <w:vAlign w:val="center"/>
            <w:hideMark/>
            <w:tcPrChange w:id="616" w:author="Ben.Williams" w:date="2020-10-30T14:19:00Z">
              <w:tcPr>
                <w:tcW w:w="962" w:type="dxa"/>
                <w:tcBorders>
                  <w:top w:val="nil"/>
                  <w:left w:val="nil"/>
                  <w:bottom w:val="nil"/>
                  <w:right w:val="nil"/>
                </w:tcBorders>
                <w:shd w:val="clear" w:color="auto" w:fill="auto"/>
                <w:noWrap/>
                <w:vAlign w:val="center"/>
                <w:hideMark/>
              </w:tcPr>
            </w:tcPrChange>
          </w:tcPr>
          <w:p w14:paraId="43FA8B7B" w14:textId="69EA896C" w:rsidR="00057D52" w:rsidRPr="00C466C4" w:rsidRDefault="00057D52" w:rsidP="00057D52">
            <w:pPr>
              <w:spacing w:after="0"/>
              <w:jc w:val="center"/>
              <w:rPr>
                <w:color w:val="000000"/>
                <w:szCs w:val="22"/>
              </w:rPr>
            </w:pPr>
            <w:r>
              <w:rPr>
                <w:color w:val="000000"/>
                <w:szCs w:val="22"/>
              </w:rPr>
              <w:t>0</w:t>
            </w:r>
          </w:p>
        </w:tc>
      </w:tr>
      <w:tr w:rsidR="00057D52" w:rsidRPr="002840AB" w14:paraId="14F1FE37" w14:textId="77777777" w:rsidTr="00E777C3">
        <w:trPr>
          <w:trHeight w:val="300"/>
          <w:trPrChange w:id="617" w:author="Ben.Williams" w:date="2020-10-30T14:19:00Z">
            <w:trPr>
              <w:trHeight w:val="300"/>
            </w:trPr>
          </w:trPrChange>
        </w:trPr>
        <w:tc>
          <w:tcPr>
            <w:tcW w:w="1941" w:type="dxa"/>
            <w:tcBorders>
              <w:top w:val="nil"/>
              <w:left w:val="nil"/>
              <w:bottom w:val="single" w:sz="4" w:space="0" w:color="auto"/>
              <w:right w:val="nil"/>
            </w:tcBorders>
            <w:shd w:val="clear" w:color="auto" w:fill="auto"/>
            <w:noWrap/>
            <w:vAlign w:val="center"/>
            <w:hideMark/>
            <w:tcPrChange w:id="618" w:author="Ben.Williams" w:date="2020-10-30T14:19:00Z">
              <w:tcPr>
                <w:tcW w:w="2020" w:type="dxa"/>
                <w:tcBorders>
                  <w:top w:val="nil"/>
                  <w:left w:val="nil"/>
                  <w:bottom w:val="single" w:sz="4" w:space="0" w:color="auto"/>
                  <w:right w:val="nil"/>
                </w:tcBorders>
                <w:shd w:val="clear" w:color="auto" w:fill="auto"/>
                <w:noWrap/>
                <w:vAlign w:val="center"/>
                <w:hideMark/>
              </w:tcPr>
            </w:tcPrChange>
          </w:tcPr>
          <w:p w14:paraId="24FD6E74" w14:textId="4D9DE528" w:rsidR="00057D52" w:rsidRPr="002840AB" w:rsidRDefault="00057D52" w:rsidP="00057D52">
            <w:pPr>
              <w:spacing w:after="0"/>
              <w:rPr>
                <w:color w:val="000000"/>
                <w:szCs w:val="22"/>
              </w:rPr>
            </w:pPr>
            <w:r>
              <w:rPr>
                <w:color w:val="000000"/>
                <w:szCs w:val="22"/>
              </w:rPr>
              <w:t>Red King Crab</w:t>
            </w:r>
          </w:p>
        </w:tc>
        <w:tc>
          <w:tcPr>
            <w:tcW w:w="928" w:type="dxa"/>
            <w:tcBorders>
              <w:top w:val="nil"/>
              <w:left w:val="nil"/>
              <w:bottom w:val="single" w:sz="4" w:space="0" w:color="auto"/>
              <w:right w:val="nil"/>
            </w:tcBorders>
            <w:shd w:val="clear" w:color="auto" w:fill="auto"/>
            <w:noWrap/>
            <w:vAlign w:val="center"/>
            <w:hideMark/>
            <w:tcPrChange w:id="619" w:author="Ben.Williams" w:date="2020-10-30T14:19:00Z">
              <w:tcPr>
                <w:tcW w:w="960" w:type="dxa"/>
                <w:tcBorders>
                  <w:top w:val="nil"/>
                  <w:left w:val="nil"/>
                  <w:bottom w:val="single" w:sz="4" w:space="0" w:color="auto"/>
                  <w:right w:val="nil"/>
                </w:tcBorders>
                <w:shd w:val="clear" w:color="auto" w:fill="auto"/>
                <w:noWrap/>
                <w:vAlign w:val="center"/>
                <w:hideMark/>
              </w:tcPr>
            </w:tcPrChange>
          </w:tcPr>
          <w:p w14:paraId="298311C3" w14:textId="1C4984F6" w:rsidR="00057D52" w:rsidRPr="00C466C4" w:rsidRDefault="00057D52" w:rsidP="00057D52">
            <w:pPr>
              <w:spacing w:after="0"/>
              <w:jc w:val="center"/>
              <w:rPr>
                <w:color w:val="000000"/>
                <w:szCs w:val="22"/>
              </w:rPr>
            </w:pPr>
            <w:r>
              <w:rPr>
                <w:color w:val="000000"/>
                <w:szCs w:val="22"/>
              </w:rPr>
              <w:t>0</w:t>
            </w:r>
          </w:p>
        </w:tc>
        <w:tc>
          <w:tcPr>
            <w:tcW w:w="927" w:type="dxa"/>
            <w:tcBorders>
              <w:top w:val="nil"/>
              <w:left w:val="nil"/>
              <w:bottom w:val="single" w:sz="4" w:space="0" w:color="auto"/>
              <w:right w:val="nil"/>
            </w:tcBorders>
            <w:shd w:val="clear" w:color="auto" w:fill="auto"/>
            <w:noWrap/>
            <w:vAlign w:val="center"/>
            <w:hideMark/>
            <w:tcPrChange w:id="620" w:author="Ben.Williams" w:date="2020-10-30T14:19:00Z">
              <w:tcPr>
                <w:tcW w:w="960" w:type="dxa"/>
                <w:tcBorders>
                  <w:top w:val="nil"/>
                  <w:left w:val="nil"/>
                  <w:bottom w:val="single" w:sz="4" w:space="0" w:color="auto"/>
                  <w:right w:val="nil"/>
                </w:tcBorders>
                <w:shd w:val="clear" w:color="auto" w:fill="auto"/>
                <w:noWrap/>
                <w:vAlign w:val="center"/>
                <w:hideMark/>
              </w:tcPr>
            </w:tcPrChange>
          </w:tcPr>
          <w:p w14:paraId="244D3378" w14:textId="50B818C2" w:rsidR="00057D52" w:rsidRPr="00C466C4" w:rsidRDefault="00057D52" w:rsidP="00057D52">
            <w:pPr>
              <w:spacing w:after="0"/>
              <w:jc w:val="center"/>
              <w:rPr>
                <w:color w:val="000000"/>
                <w:szCs w:val="22"/>
              </w:rPr>
            </w:pPr>
            <w:r>
              <w:rPr>
                <w:color w:val="000000"/>
                <w:szCs w:val="22"/>
              </w:rPr>
              <w:t>0</w:t>
            </w:r>
          </w:p>
        </w:tc>
        <w:tc>
          <w:tcPr>
            <w:tcW w:w="927" w:type="dxa"/>
            <w:tcBorders>
              <w:top w:val="nil"/>
              <w:left w:val="nil"/>
              <w:bottom w:val="single" w:sz="4" w:space="0" w:color="auto"/>
              <w:right w:val="nil"/>
            </w:tcBorders>
            <w:shd w:val="clear" w:color="auto" w:fill="auto"/>
            <w:noWrap/>
            <w:vAlign w:val="center"/>
            <w:hideMark/>
            <w:tcPrChange w:id="621" w:author="Ben.Williams" w:date="2020-10-30T14:19:00Z">
              <w:tcPr>
                <w:tcW w:w="960" w:type="dxa"/>
                <w:tcBorders>
                  <w:top w:val="nil"/>
                  <w:left w:val="nil"/>
                  <w:bottom w:val="single" w:sz="4" w:space="0" w:color="auto"/>
                  <w:right w:val="nil"/>
                </w:tcBorders>
                <w:shd w:val="clear" w:color="auto" w:fill="auto"/>
                <w:noWrap/>
                <w:vAlign w:val="center"/>
                <w:hideMark/>
              </w:tcPr>
            </w:tcPrChange>
          </w:tcPr>
          <w:p w14:paraId="40BC3CF7" w14:textId="67B225A9" w:rsidR="00057D52" w:rsidRPr="00C466C4" w:rsidRDefault="00057D52" w:rsidP="00057D52">
            <w:pPr>
              <w:spacing w:after="0"/>
              <w:jc w:val="center"/>
              <w:rPr>
                <w:color w:val="000000"/>
                <w:szCs w:val="22"/>
              </w:rPr>
            </w:pPr>
            <w:r>
              <w:rPr>
                <w:color w:val="000000"/>
                <w:szCs w:val="22"/>
              </w:rPr>
              <w:t>0</w:t>
            </w:r>
          </w:p>
        </w:tc>
        <w:tc>
          <w:tcPr>
            <w:tcW w:w="927" w:type="dxa"/>
            <w:tcBorders>
              <w:top w:val="nil"/>
              <w:left w:val="nil"/>
              <w:bottom w:val="single" w:sz="4" w:space="0" w:color="auto"/>
              <w:right w:val="nil"/>
            </w:tcBorders>
            <w:shd w:val="clear" w:color="auto" w:fill="auto"/>
            <w:noWrap/>
            <w:vAlign w:val="center"/>
            <w:hideMark/>
            <w:tcPrChange w:id="622" w:author="Ben.Williams" w:date="2020-10-30T14:19:00Z">
              <w:tcPr>
                <w:tcW w:w="960" w:type="dxa"/>
                <w:tcBorders>
                  <w:top w:val="nil"/>
                  <w:left w:val="nil"/>
                  <w:bottom w:val="single" w:sz="4" w:space="0" w:color="auto"/>
                  <w:right w:val="nil"/>
                </w:tcBorders>
                <w:shd w:val="clear" w:color="auto" w:fill="auto"/>
                <w:noWrap/>
                <w:vAlign w:val="center"/>
                <w:hideMark/>
              </w:tcPr>
            </w:tcPrChange>
          </w:tcPr>
          <w:p w14:paraId="107B9651" w14:textId="310290BE" w:rsidR="00057D52" w:rsidRPr="00C466C4" w:rsidRDefault="00057D52" w:rsidP="00057D52">
            <w:pPr>
              <w:spacing w:after="0"/>
              <w:jc w:val="center"/>
              <w:rPr>
                <w:color w:val="000000"/>
                <w:szCs w:val="22"/>
              </w:rPr>
            </w:pPr>
            <w:r>
              <w:rPr>
                <w:color w:val="000000"/>
                <w:szCs w:val="22"/>
              </w:rPr>
              <w:t>0</w:t>
            </w:r>
          </w:p>
        </w:tc>
        <w:tc>
          <w:tcPr>
            <w:tcW w:w="927" w:type="dxa"/>
            <w:tcBorders>
              <w:top w:val="nil"/>
              <w:left w:val="nil"/>
              <w:bottom w:val="single" w:sz="4" w:space="0" w:color="auto"/>
              <w:right w:val="nil"/>
            </w:tcBorders>
            <w:shd w:val="clear" w:color="auto" w:fill="auto"/>
            <w:noWrap/>
            <w:vAlign w:val="center"/>
            <w:hideMark/>
            <w:tcPrChange w:id="623" w:author="Ben.Williams" w:date="2020-10-30T14:19:00Z">
              <w:tcPr>
                <w:tcW w:w="960" w:type="dxa"/>
                <w:tcBorders>
                  <w:top w:val="nil"/>
                  <w:left w:val="nil"/>
                  <w:bottom w:val="single" w:sz="4" w:space="0" w:color="auto"/>
                  <w:right w:val="nil"/>
                </w:tcBorders>
                <w:shd w:val="clear" w:color="auto" w:fill="auto"/>
                <w:noWrap/>
                <w:vAlign w:val="center"/>
                <w:hideMark/>
              </w:tcPr>
            </w:tcPrChange>
          </w:tcPr>
          <w:p w14:paraId="704258F2" w14:textId="67B32C5B" w:rsidR="00057D52" w:rsidRPr="00C466C4" w:rsidRDefault="00057D52" w:rsidP="00057D52">
            <w:pPr>
              <w:spacing w:after="0"/>
              <w:jc w:val="center"/>
              <w:rPr>
                <w:color w:val="000000"/>
                <w:szCs w:val="22"/>
              </w:rPr>
            </w:pPr>
            <w:r>
              <w:rPr>
                <w:color w:val="000000"/>
                <w:szCs w:val="22"/>
              </w:rPr>
              <w:t>0</w:t>
            </w:r>
          </w:p>
        </w:tc>
        <w:tc>
          <w:tcPr>
            <w:tcW w:w="927" w:type="dxa"/>
            <w:tcBorders>
              <w:top w:val="nil"/>
              <w:left w:val="nil"/>
              <w:bottom w:val="single" w:sz="4" w:space="0" w:color="auto"/>
              <w:right w:val="nil"/>
            </w:tcBorders>
            <w:shd w:val="clear" w:color="auto" w:fill="auto"/>
            <w:noWrap/>
            <w:vAlign w:val="center"/>
            <w:hideMark/>
            <w:tcPrChange w:id="624" w:author="Ben.Williams" w:date="2020-10-30T14:19:00Z">
              <w:tcPr>
                <w:tcW w:w="960" w:type="dxa"/>
                <w:tcBorders>
                  <w:top w:val="nil"/>
                  <w:left w:val="nil"/>
                  <w:bottom w:val="single" w:sz="4" w:space="0" w:color="auto"/>
                  <w:right w:val="nil"/>
                </w:tcBorders>
                <w:shd w:val="clear" w:color="auto" w:fill="auto"/>
                <w:noWrap/>
                <w:vAlign w:val="center"/>
                <w:hideMark/>
              </w:tcPr>
            </w:tcPrChange>
          </w:tcPr>
          <w:p w14:paraId="3C5B2C9B" w14:textId="6C9BBBFA" w:rsidR="00057D52" w:rsidRPr="00C466C4" w:rsidRDefault="00057D52" w:rsidP="00057D52">
            <w:pPr>
              <w:spacing w:after="0"/>
              <w:jc w:val="center"/>
              <w:rPr>
                <w:color w:val="000000"/>
                <w:szCs w:val="22"/>
              </w:rPr>
            </w:pPr>
            <w:r>
              <w:rPr>
                <w:color w:val="000000"/>
                <w:szCs w:val="22"/>
              </w:rPr>
              <w:t>0</w:t>
            </w:r>
          </w:p>
        </w:tc>
        <w:tc>
          <w:tcPr>
            <w:tcW w:w="866" w:type="dxa"/>
            <w:tcBorders>
              <w:top w:val="nil"/>
              <w:left w:val="nil"/>
              <w:bottom w:val="single" w:sz="4" w:space="0" w:color="auto"/>
              <w:right w:val="nil"/>
            </w:tcBorders>
            <w:shd w:val="clear" w:color="auto" w:fill="auto"/>
            <w:noWrap/>
            <w:vAlign w:val="center"/>
            <w:hideMark/>
            <w:tcPrChange w:id="625" w:author="Ben.Williams" w:date="2020-10-30T14:19:00Z">
              <w:tcPr>
                <w:tcW w:w="960" w:type="dxa"/>
                <w:tcBorders>
                  <w:top w:val="nil"/>
                  <w:left w:val="nil"/>
                  <w:bottom w:val="single" w:sz="4" w:space="0" w:color="auto"/>
                  <w:right w:val="nil"/>
                </w:tcBorders>
                <w:shd w:val="clear" w:color="auto" w:fill="auto"/>
                <w:noWrap/>
                <w:vAlign w:val="center"/>
                <w:hideMark/>
              </w:tcPr>
            </w:tcPrChange>
          </w:tcPr>
          <w:p w14:paraId="10CB1758" w14:textId="3EAC8290" w:rsidR="00057D52" w:rsidRPr="00C466C4" w:rsidRDefault="00057D52" w:rsidP="00057D52">
            <w:pPr>
              <w:spacing w:after="0"/>
              <w:jc w:val="center"/>
              <w:rPr>
                <w:color w:val="000000"/>
                <w:szCs w:val="22"/>
              </w:rPr>
            </w:pPr>
            <w:r>
              <w:rPr>
                <w:color w:val="000000"/>
                <w:szCs w:val="22"/>
              </w:rPr>
              <w:t>0</w:t>
            </w:r>
          </w:p>
        </w:tc>
        <w:tc>
          <w:tcPr>
            <w:tcW w:w="929" w:type="dxa"/>
            <w:tcBorders>
              <w:top w:val="nil"/>
              <w:left w:val="nil"/>
              <w:bottom w:val="single" w:sz="4" w:space="0" w:color="auto"/>
              <w:right w:val="nil"/>
            </w:tcBorders>
            <w:shd w:val="clear" w:color="auto" w:fill="auto"/>
            <w:noWrap/>
            <w:vAlign w:val="center"/>
            <w:hideMark/>
            <w:tcPrChange w:id="626" w:author="Ben.Williams" w:date="2020-10-30T14:19:00Z">
              <w:tcPr>
                <w:tcW w:w="962" w:type="dxa"/>
                <w:tcBorders>
                  <w:top w:val="nil"/>
                  <w:left w:val="nil"/>
                  <w:bottom w:val="single" w:sz="4" w:space="0" w:color="auto"/>
                  <w:right w:val="nil"/>
                </w:tcBorders>
                <w:shd w:val="clear" w:color="auto" w:fill="auto"/>
                <w:noWrap/>
                <w:vAlign w:val="center"/>
                <w:hideMark/>
              </w:tcPr>
            </w:tcPrChange>
          </w:tcPr>
          <w:p w14:paraId="5A4B470F" w14:textId="247F78E2" w:rsidR="00057D52" w:rsidRPr="00C466C4" w:rsidRDefault="00057D52" w:rsidP="00057D52">
            <w:pPr>
              <w:spacing w:after="0"/>
              <w:jc w:val="center"/>
              <w:rPr>
                <w:color w:val="000000"/>
                <w:szCs w:val="22"/>
              </w:rPr>
            </w:pPr>
            <w:r>
              <w:rPr>
                <w:color w:val="000000"/>
                <w:szCs w:val="22"/>
              </w:rPr>
              <w:t>0</w:t>
            </w:r>
          </w:p>
        </w:tc>
      </w:tr>
    </w:tbl>
    <w:p w14:paraId="204C8AC9" w14:textId="77777777" w:rsidR="00A92122" w:rsidRDefault="00A92122" w:rsidP="00A92122">
      <w:pPr>
        <w:spacing w:after="0"/>
      </w:pPr>
      <w:r>
        <w:br w:type="page"/>
      </w:r>
    </w:p>
    <w:p w14:paraId="33751324" w14:textId="4B839850" w:rsidR="00A92122" w:rsidRDefault="00A92122" w:rsidP="00A92122">
      <w:pPr>
        <w:pStyle w:val="Heading5"/>
        <w:spacing w:after="120"/>
      </w:pPr>
      <w:r w:rsidRPr="009508EF">
        <w:lastRenderedPageBreak/>
        <w:t>Table 9-7.</w:t>
      </w:r>
      <w:r w:rsidRPr="001D7668">
        <w:t xml:space="preserve"> Fishery</w:t>
      </w:r>
      <w:r>
        <w:t xml:space="preserve"> length frequency data for </w:t>
      </w:r>
      <w:r w:rsidR="009B7831">
        <w:t>POP</w:t>
      </w:r>
      <w:r>
        <w:t xml:space="preserve"> in the </w:t>
      </w:r>
      <w:r w:rsidR="009B7831">
        <w:t>GOA</w:t>
      </w:r>
      <w:r w:rsidR="00C466C4">
        <w:t xml:space="preserve"> </w:t>
      </w:r>
      <w:r w:rsidR="004B43F2">
        <w:t>from 2011-2020</w:t>
      </w:r>
      <w:r>
        <w:t>.</w:t>
      </w:r>
    </w:p>
    <w:tbl>
      <w:tblPr>
        <w:tblW w:w="9420" w:type="dxa"/>
        <w:tblLook w:val="04A0" w:firstRow="1" w:lastRow="0" w:firstColumn="1" w:lastColumn="0" w:noHBand="0" w:noVBand="1"/>
        <w:tblPrChange w:id="627" w:author="Ben.Williams" w:date="2020-10-30T14:19:00Z">
          <w:tblPr>
            <w:tblW w:w="10004" w:type="dxa"/>
            <w:tblLook w:val="04A0" w:firstRow="1" w:lastRow="0" w:firstColumn="1" w:lastColumn="0" w:noHBand="0" w:noVBand="1"/>
          </w:tblPr>
        </w:tblPrChange>
      </w:tblPr>
      <w:tblGrid>
        <w:gridCol w:w="943"/>
        <w:gridCol w:w="788"/>
        <w:gridCol w:w="821"/>
        <w:gridCol w:w="865"/>
        <w:gridCol w:w="847"/>
        <w:gridCol w:w="865"/>
        <w:gridCol w:w="865"/>
        <w:gridCol w:w="865"/>
        <w:gridCol w:w="865"/>
        <w:gridCol w:w="865"/>
        <w:gridCol w:w="865"/>
        <w:tblGridChange w:id="628">
          <w:tblGrid>
            <w:gridCol w:w="1009"/>
            <w:gridCol w:w="840"/>
            <w:gridCol w:w="840"/>
            <w:gridCol w:w="925"/>
            <w:gridCol w:w="840"/>
            <w:gridCol w:w="925"/>
            <w:gridCol w:w="925"/>
            <w:gridCol w:w="925"/>
            <w:gridCol w:w="925"/>
            <w:gridCol w:w="925"/>
            <w:gridCol w:w="925"/>
          </w:tblGrid>
        </w:tblGridChange>
      </w:tblGrid>
      <w:tr w:rsidR="004B43F2" w:rsidRPr="00D75D21" w14:paraId="1A0DC712" w14:textId="77777777" w:rsidTr="00E777C3">
        <w:trPr>
          <w:trHeight w:val="286"/>
          <w:trPrChange w:id="629" w:author="Ben.Williams" w:date="2020-10-30T14:19:00Z">
            <w:trPr>
              <w:trHeight w:val="286"/>
            </w:trPr>
          </w:trPrChange>
        </w:trPr>
        <w:tc>
          <w:tcPr>
            <w:tcW w:w="943" w:type="dxa"/>
            <w:tcBorders>
              <w:top w:val="single" w:sz="4" w:space="0" w:color="auto"/>
              <w:left w:val="nil"/>
              <w:bottom w:val="single" w:sz="4" w:space="0" w:color="auto"/>
              <w:right w:val="nil"/>
            </w:tcBorders>
            <w:shd w:val="clear" w:color="auto" w:fill="auto"/>
            <w:noWrap/>
            <w:vAlign w:val="bottom"/>
            <w:hideMark/>
            <w:tcPrChange w:id="630" w:author="Ben.Williams" w:date="2020-10-30T14:19:00Z">
              <w:tcPr>
                <w:tcW w:w="1009" w:type="dxa"/>
                <w:tcBorders>
                  <w:top w:val="single" w:sz="4" w:space="0" w:color="auto"/>
                  <w:left w:val="nil"/>
                  <w:bottom w:val="single" w:sz="4" w:space="0" w:color="auto"/>
                  <w:right w:val="nil"/>
                </w:tcBorders>
                <w:shd w:val="clear" w:color="auto" w:fill="auto"/>
                <w:noWrap/>
                <w:vAlign w:val="bottom"/>
                <w:hideMark/>
              </w:tcPr>
            </w:tcPrChange>
          </w:tcPr>
          <w:p w14:paraId="2D6C28EA" w14:textId="77777777" w:rsidR="004B43F2" w:rsidRPr="00D75D21" w:rsidRDefault="004B43F2" w:rsidP="004B43F2">
            <w:pPr>
              <w:spacing w:after="0"/>
              <w:jc w:val="center"/>
              <w:rPr>
                <w:color w:val="000000"/>
                <w:szCs w:val="22"/>
              </w:rPr>
            </w:pPr>
            <w:r w:rsidRPr="00D75D21">
              <w:rPr>
                <w:color w:val="000000"/>
                <w:szCs w:val="22"/>
              </w:rPr>
              <w:t>Length (cm)</w:t>
            </w:r>
          </w:p>
        </w:tc>
        <w:tc>
          <w:tcPr>
            <w:tcW w:w="788" w:type="dxa"/>
            <w:tcBorders>
              <w:top w:val="single" w:sz="4" w:space="0" w:color="auto"/>
              <w:left w:val="nil"/>
              <w:bottom w:val="single" w:sz="4" w:space="0" w:color="auto"/>
              <w:right w:val="nil"/>
            </w:tcBorders>
            <w:shd w:val="clear" w:color="auto" w:fill="auto"/>
            <w:noWrap/>
            <w:vAlign w:val="bottom"/>
            <w:hideMark/>
            <w:tcPrChange w:id="631" w:author="Ben.Williams" w:date="2020-10-30T14:19:00Z">
              <w:tcPr>
                <w:tcW w:w="840" w:type="dxa"/>
                <w:tcBorders>
                  <w:top w:val="single" w:sz="4" w:space="0" w:color="auto"/>
                  <w:left w:val="nil"/>
                  <w:bottom w:val="single" w:sz="4" w:space="0" w:color="auto"/>
                  <w:right w:val="nil"/>
                </w:tcBorders>
                <w:shd w:val="clear" w:color="auto" w:fill="auto"/>
                <w:noWrap/>
                <w:vAlign w:val="bottom"/>
                <w:hideMark/>
              </w:tcPr>
            </w:tcPrChange>
          </w:tcPr>
          <w:p w14:paraId="296A74DF" w14:textId="6F8432E8" w:rsidR="004B43F2" w:rsidRPr="00C466C4" w:rsidRDefault="004B43F2" w:rsidP="004B43F2">
            <w:pPr>
              <w:spacing w:after="0"/>
              <w:jc w:val="center"/>
              <w:rPr>
                <w:color w:val="000000"/>
                <w:szCs w:val="22"/>
              </w:rPr>
            </w:pPr>
            <w:r w:rsidRPr="00C466C4">
              <w:rPr>
                <w:color w:val="000000"/>
                <w:szCs w:val="22"/>
              </w:rPr>
              <w:t>2011</w:t>
            </w:r>
          </w:p>
        </w:tc>
        <w:tc>
          <w:tcPr>
            <w:tcW w:w="787" w:type="dxa"/>
            <w:tcBorders>
              <w:top w:val="single" w:sz="4" w:space="0" w:color="auto"/>
              <w:left w:val="nil"/>
              <w:bottom w:val="single" w:sz="4" w:space="0" w:color="auto"/>
              <w:right w:val="nil"/>
            </w:tcBorders>
            <w:shd w:val="clear" w:color="auto" w:fill="auto"/>
            <w:noWrap/>
            <w:vAlign w:val="bottom"/>
            <w:hideMark/>
            <w:tcPrChange w:id="632" w:author="Ben.Williams" w:date="2020-10-30T14:19:00Z">
              <w:tcPr>
                <w:tcW w:w="840" w:type="dxa"/>
                <w:tcBorders>
                  <w:top w:val="single" w:sz="4" w:space="0" w:color="auto"/>
                  <w:left w:val="nil"/>
                  <w:bottom w:val="single" w:sz="4" w:space="0" w:color="auto"/>
                  <w:right w:val="nil"/>
                </w:tcBorders>
                <w:shd w:val="clear" w:color="auto" w:fill="auto"/>
                <w:noWrap/>
                <w:vAlign w:val="bottom"/>
                <w:hideMark/>
              </w:tcPr>
            </w:tcPrChange>
          </w:tcPr>
          <w:p w14:paraId="74125D02" w14:textId="0583BC9D" w:rsidR="004B43F2" w:rsidRPr="00C466C4" w:rsidRDefault="004B43F2" w:rsidP="004B43F2">
            <w:pPr>
              <w:spacing w:after="0"/>
              <w:jc w:val="center"/>
              <w:rPr>
                <w:color w:val="000000"/>
                <w:szCs w:val="22"/>
              </w:rPr>
            </w:pPr>
            <w:r w:rsidRPr="00C466C4">
              <w:rPr>
                <w:color w:val="000000"/>
                <w:szCs w:val="22"/>
              </w:rPr>
              <w:t>2012</w:t>
            </w:r>
          </w:p>
        </w:tc>
        <w:tc>
          <w:tcPr>
            <w:tcW w:w="865" w:type="dxa"/>
            <w:tcBorders>
              <w:top w:val="single" w:sz="4" w:space="0" w:color="auto"/>
              <w:left w:val="nil"/>
              <w:bottom w:val="single" w:sz="4" w:space="0" w:color="auto"/>
              <w:right w:val="nil"/>
            </w:tcBorders>
            <w:shd w:val="clear" w:color="auto" w:fill="auto"/>
            <w:noWrap/>
            <w:vAlign w:val="bottom"/>
            <w:hideMark/>
            <w:tcPrChange w:id="633" w:author="Ben.Williams" w:date="2020-10-30T14:19:00Z">
              <w:tcPr>
                <w:tcW w:w="925" w:type="dxa"/>
                <w:tcBorders>
                  <w:top w:val="single" w:sz="4" w:space="0" w:color="auto"/>
                  <w:left w:val="nil"/>
                  <w:bottom w:val="single" w:sz="4" w:space="0" w:color="auto"/>
                  <w:right w:val="nil"/>
                </w:tcBorders>
                <w:shd w:val="clear" w:color="auto" w:fill="auto"/>
                <w:noWrap/>
                <w:vAlign w:val="bottom"/>
                <w:hideMark/>
              </w:tcPr>
            </w:tcPrChange>
          </w:tcPr>
          <w:p w14:paraId="7F87194C" w14:textId="2FCD1C09" w:rsidR="004B43F2" w:rsidRPr="00C466C4" w:rsidRDefault="004B43F2" w:rsidP="004B43F2">
            <w:pPr>
              <w:spacing w:after="0"/>
              <w:jc w:val="center"/>
              <w:rPr>
                <w:color w:val="000000"/>
                <w:szCs w:val="22"/>
              </w:rPr>
            </w:pPr>
            <w:r w:rsidRPr="00C466C4">
              <w:rPr>
                <w:color w:val="000000"/>
                <w:szCs w:val="22"/>
              </w:rPr>
              <w:t>2013</w:t>
            </w:r>
          </w:p>
        </w:tc>
        <w:tc>
          <w:tcPr>
            <w:tcW w:w="847" w:type="dxa"/>
            <w:tcBorders>
              <w:top w:val="single" w:sz="4" w:space="0" w:color="auto"/>
              <w:left w:val="nil"/>
              <w:bottom w:val="single" w:sz="4" w:space="0" w:color="auto"/>
              <w:right w:val="nil"/>
            </w:tcBorders>
            <w:shd w:val="clear" w:color="auto" w:fill="auto"/>
            <w:noWrap/>
            <w:vAlign w:val="bottom"/>
            <w:hideMark/>
            <w:tcPrChange w:id="634" w:author="Ben.Williams" w:date="2020-10-30T14:19:00Z">
              <w:tcPr>
                <w:tcW w:w="840" w:type="dxa"/>
                <w:tcBorders>
                  <w:top w:val="single" w:sz="4" w:space="0" w:color="auto"/>
                  <w:left w:val="nil"/>
                  <w:bottom w:val="single" w:sz="4" w:space="0" w:color="auto"/>
                  <w:right w:val="nil"/>
                </w:tcBorders>
                <w:shd w:val="clear" w:color="auto" w:fill="auto"/>
                <w:noWrap/>
                <w:vAlign w:val="bottom"/>
                <w:hideMark/>
              </w:tcPr>
            </w:tcPrChange>
          </w:tcPr>
          <w:p w14:paraId="7CE2774F" w14:textId="600D5A2F" w:rsidR="004B43F2" w:rsidRPr="00C466C4" w:rsidRDefault="004B43F2" w:rsidP="004B43F2">
            <w:pPr>
              <w:spacing w:after="0"/>
              <w:jc w:val="center"/>
              <w:rPr>
                <w:color w:val="000000"/>
                <w:szCs w:val="22"/>
              </w:rPr>
            </w:pPr>
            <w:r w:rsidRPr="00C466C4">
              <w:rPr>
                <w:color w:val="000000"/>
                <w:szCs w:val="22"/>
              </w:rPr>
              <w:t>2014</w:t>
            </w:r>
          </w:p>
        </w:tc>
        <w:tc>
          <w:tcPr>
            <w:tcW w:w="865" w:type="dxa"/>
            <w:tcBorders>
              <w:top w:val="single" w:sz="4" w:space="0" w:color="auto"/>
              <w:left w:val="nil"/>
              <w:bottom w:val="single" w:sz="4" w:space="0" w:color="auto"/>
              <w:right w:val="nil"/>
            </w:tcBorders>
            <w:shd w:val="clear" w:color="auto" w:fill="auto"/>
            <w:noWrap/>
            <w:vAlign w:val="bottom"/>
            <w:hideMark/>
            <w:tcPrChange w:id="635" w:author="Ben.Williams" w:date="2020-10-30T14:19:00Z">
              <w:tcPr>
                <w:tcW w:w="925" w:type="dxa"/>
                <w:tcBorders>
                  <w:top w:val="single" w:sz="4" w:space="0" w:color="auto"/>
                  <w:left w:val="nil"/>
                  <w:bottom w:val="single" w:sz="4" w:space="0" w:color="auto"/>
                  <w:right w:val="nil"/>
                </w:tcBorders>
                <w:shd w:val="clear" w:color="auto" w:fill="auto"/>
                <w:noWrap/>
                <w:vAlign w:val="bottom"/>
                <w:hideMark/>
              </w:tcPr>
            </w:tcPrChange>
          </w:tcPr>
          <w:p w14:paraId="170817E6" w14:textId="54D596A6" w:rsidR="004B43F2" w:rsidRPr="00C466C4" w:rsidRDefault="004B43F2" w:rsidP="004B43F2">
            <w:pPr>
              <w:spacing w:after="0"/>
              <w:jc w:val="center"/>
              <w:rPr>
                <w:color w:val="000000"/>
                <w:szCs w:val="22"/>
              </w:rPr>
            </w:pPr>
            <w:r w:rsidRPr="00C466C4">
              <w:rPr>
                <w:color w:val="000000"/>
                <w:szCs w:val="22"/>
              </w:rPr>
              <w:t>2015</w:t>
            </w:r>
          </w:p>
        </w:tc>
        <w:tc>
          <w:tcPr>
            <w:tcW w:w="865" w:type="dxa"/>
            <w:tcBorders>
              <w:top w:val="single" w:sz="4" w:space="0" w:color="auto"/>
              <w:left w:val="nil"/>
              <w:bottom w:val="single" w:sz="4" w:space="0" w:color="auto"/>
              <w:right w:val="nil"/>
            </w:tcBorders>
            <w:shd w:val="clear" w:color="auto" w:fill="auto"/>
            <w:noWrap/>
            <w:vAlign w:val="bottom"/>
            <w:hideMark/>
            <w:tcPrChange w:id="636" w:author="Ben.Williams" w:date="2020-10-30T14:19:00Z">
              <w:tcPr>
                <w:tcW w:w="925" w:type="dxa"/>
                <w:tcBorders>
                  <w:top w:val="single" w:sz="4" w:space="0" w:color="auto"/>
                  <w:left w:val="nil"/>
                  <w:bottom w:val="single" w:sz="4" w:space="0" w:color="auto"/>
                  <w:right w:val="nil"/>
                </w:tcBorders>
                <w:shd w:val="clear" w:color="auto" w:fill="auto"/>
                <w:noWrap/>
                <w:vAlign w:val="bottom"/>
                <w:hideMark/>
              </w:tcPr>
            </w:tcPrChange>
          </w:tcPr>
          <w:p w14:paraId="2C899252" w14:textId="4746AFF1" w:rsidR="004B43F2" w:rsidRPr="00C466C4" w:rsidRDefault="004B43F2" w:rsidP="004B43F2">
            <w:pPr>
              <w:spacing w:after="0"/>
              <w:jc w:val="center"/>
              <w:rPr>
                <w:color w:val="000000"/>
                <w:szCs w:val="22"/>
              </w:rPr>
            </w:pPr>
            <w:r w:rsidRPr="00C466C4">
              <w:rPr>
                <w:color w:val="000000"/>
                <w:szCs w:val="22"/>
              </w:rPr>
              <w:t>2016</w:t>
            </w:r>
          </w:p>
        </w:tc>
        <w:tc>
          <w:tcPr>
            <w:tcW w:w="865" w:type="dxa"/>
            <w:tcBorders>
              <w:top w:val="single" w:sz="4" w:space="0" w:color="auto"/>
              <w:left w:val="nil"/>
              <w:bottom w:val="single" w:sz="4" w:space="0" w:color="auto"/>
              <w:right w:val="nil"/>
            </w:tcBorders>
            <w:shd w:val="clear" w:color="auto" w:fill="auto"/>
            <w:noWrap/>
            <w:vAlign w:val="bottom"/>
            <w:hideMark/>
            <w:tcPrChange w:id="637" w:author="Ben.Williams" w:date="2020-10-30T14:19:00Z">
              <w:tcPr>
                <w:tcW w:w="925" w:type="dxa"/>
                <w:tcBorders>
                  <w:top w:val="single" w:sz="4" w:space="0" w:color="auto"/>
                  <w:left w:val="nil"/>
                  <w:bottom w:val="single" w:sz="4" w:space="0" w:color="auto"/>
                  <w:right w:val="nil"/>
                </w:tcBorders>
                <w:shd w:val="clear" w:color="auto" w:fill="auto"/>
                <w:noWrap/>
                <w:vAlign w:val="bottom"/>
                <w:hideMark/>
              </w:tcPr>
            </w:tcPrChange>
          </w:tcPr>
          <w:p w14:paraId="34BF1D5F" w14:textId="757BC46E" w:rsidR="004B43F2" w:rsidRPr="00C466C4" w:rsidRDefault="004B43F2" w:rsidP="004B43F2">
            <w:pPr>
              <w:spacing w:after="0"/>
              <w:jc w:val="center"/>
              <w:rPr>
                <w:color w:val="000000"/>
                <w:szCs w:val="22"/>
              </w:rPr>
            </w:pPr>
            <w:r w:rsidRPr="00C466C4">
              <w:rPr>
                <w:color w:val="000000"/>
                <w:szCs w:val="22"/>
              </w:rPr>
              <w:t>2017</w:t>
            </w:r>
          </w:p>
        </w:tc>
        <w:tc>
          <w:tcPr>
            <w:tcW w:w="865" w:type="dxa"/>
            <w:tcBorders>
              <w:top w:val="single" w:sz="4" w:space="0" w:color="auto"/>
              <w:left w:val="nil"/>
              <w:bottom w:val="single" w:sz="4" w:space="0" w:color="auto"/>
              <w:right w:val="nil"/>
            </w:tcBorders>
            <w:shd w:val="clear" w:color="auto" w:fill="auto"/>
            <w:noWrap/>
            <w:vAlign w:val="bottom"/>
            <w:hideMark/>
            <w:tcPrChange w:id="638" w:author="Ben.Williams" w:date="2020-10-30T14:19:00Z">
              <w:tcPr>
                <w:tcW w:w="925" w:type="dxa"/>
                <w:tcBorders>
                  <w:top w:val="single" w:sz="4" w:space="0" w:color="auto"/>
                  <w:left w:val="nil"/>
                  <w:bottom w:val="single" w:sz="4" w:space="0" w:color="auto"/>
                  <w:right w:val="nil"/>
                </w:tcBorders>
                <w:shd w:val="clear" w:color="auto" w:fill="auto"/>
                <w:noWrap/>
                <w:vAlign w:val="bottom"/>
                <w:hideMark/>
              </w:tcPr>
            </w:tcPrChange>
          </w:tcPr>
          <w:p w14:paraId="22D6873A" w14:textId="2ED88F98" w:rsidR="004B43F2" w:rsidRPr="00C466C4" w:rsidRDefault="004B43F2" w:rsidP="004B43F2">
            <w:pPr>
              <w:spacing w:after="0"/>
              <w:jc w:val="center"/>
              <w:rPr>
                <w:color w:val="000000"/>
                <w:szCs w:val="22"/>
              </w:rPr>
            </w:pPr>
            <w:r w:rsidRPr="00C466C4">
              <w:rPr>
                <w:color w:val="000000"/>
                <w:szCs w:val="22"/>
              </w:rPr>
              <w:t>2018</w:t>
            </w:r>
          </w:p>
        </w:tc>
        <w:tc>
          <w:tcPr>
            <w:tcW w:w="865" w:type="dxa"/>
            <w:tcBorders>
              <w:top w:val="single" w:sz="4" w:space="0" w:color="auto"/>
              <w:left w:val="nil"/>
              <w:bottom w:val="single" w:sz="4" w:space="0" w:color="auto"/>
              <w:right w:val="nil"/>
            </w:tcBorders>
            <w:shd w:val="clear" w:color="auto" w:fill="auto"/>
            <w:noWrap/>
            <w:vAlign w:val="bottom"/>
            <w:hideMark/>
            <w:tcPrChange w:id="639" w:author="Ben.Williams" w:date="2020-10-30T14:19:00Z">
              <w:tcPr>
                <w:tcW w:w="925" w:type="dxa"/>
                <w:tcBorders>
                  <w:top w:val="single" w:sz="4" w:space="0" w:color="auto"/>
                  <w:left w:val="nil"/>
                  <w:bottom w:val="single" w:sz="4" w:space="0" w:color="auto"/>
                  <w:right w:val="nil"/>
                </w:tcBorders>
                <w:shd w:val="clear" w:color="auto" w:fill="auto"/>
                <w:noWrap/>
                <w:vAlign w:val="bottom"/>
                <w:hideMark/>
              </w:tcPr>
            </w:tcPrChange>
          </w:tcPr>
          <w:p w14:paraId="1B0E7B03" w14:textId="1796A242" w:rsidR="004B43F2" w:rsidRPr="00C466C4" w:rsidRDefault="004B43F2" w:rsidP="004B43F2">
            <w:pPr>
              <w:spacing w:after="0"/>
              <w:jc w:val="center"/>
              <w:rPr>
                <w:color w:val="000000"/>
                <w:szCs w:val="22"/>
              </w:rPr>
            </w:pPr>
            <w:r w:rsidRPr="00C466C4">
              <w:rPr>
                <w:color w:val="000000"/>
                <w:szCs w:val="22"/>
              </w:rPr>
              <w:t>2019</w:t>
            </w:r>
          </w:p>
        </w:tc>
        <w:tc>
          <w:tcPr>
            <w:tcW w:w="865" w:type="dxa"/>
            <w:tcBorders>
              <w:top w:val="single" w:sz="4" w:space="0" w:color="auto"/>
              <w:left w:val="nil"/>
              <w:bottom w:val="single" w:sz="4" w:space="0" w:color="auto"/>
              <w:right w:val="nil"/>
            </w:tcBorders>
            <w:shd w:val="clear" w:color="auto" w:fill="auto"/>
            <w:noWrap/>
            <w:vAlign w:val="bottom"/>
            <w:hideMark/>
            <w:tcPrChange w:id="640" w:author="Ben.Williams" w:date="2020-10-30T14:19:00Z">
              <w:tcPr>
                <w:tcW w:w="925" w:type="dxa"/>
                <w:tcBorders>
                  <w:top w:val="single" w:sz="4" w:space="0" w:color="auto"/>
                  <w:left w:val="nil"/>
                  <w:bottom w:val="single" w:sz="4" w:space="0" w:color="auto"/>
                  <w:right w:val="nil"/>
                </w:tcBorders>
                <w:shd w:val="clear" w:color="auto" w:fill="auto"/>
                <w:noWrap/>
                <w:vAlign w:val="bottom"/>
                <w:hideMark/>
              </w:tcPr>
            </w:tcPrChange>
          </w:tcPr>
          <w:p w14:paraId="1591EBBF" w14:textId="468FB7CE" w:rsidR="004B43F2" w:rsidRPr="00C466C4" w:rsidRDefault="004B43F2" w:rsidP="004B43F2">
            <w:pPr>
              <w:spacing w:after="0"/>
              <w:jc w:val="center"/>
              <w:rPr>
                <w:color w:val="000000"/>
                <w:szCs w:val="22"/>
              </w:rPr>
            </w:pPr>
            <w:r>
              <w:rPr>
                <w:color w:val="000000"/>
                <w:szCs w:val="22"/>
              </w:rPr>
              <w:t>2020</w:t>
            </w:r>
          </w:p>
        </w:tc>
      </w:tr>
      <w:tr w:rsidR="00263444" w:rsidRPr="00D75D21" w14:paraId="5726CD42" w14:textId="77777777" w:rsidTr="00E777C3">
        <w:trPr>
          <w:trHeight w:val="286"/>
          <w:trPrChange w:id="641" w:author="Ben.Williams" w:date="2020-10-30T14:19:00Z">
            <w:trPr>
              <w:trHeight w:val="286"/>
            </w:trPr>
          </w:trPrChange>
        </w:trPr>
        <w:tc>
          <w:tcPr>
            <w:tcW w:w="943" w:type="dxa"/>
            <w:tcBorders>
              <w:top w:val="nil"/>
              <w:left w:val="nil"/>
              <w:bottom w:val="nil"/>
              <w:right w:val="nil"/>
            </w:tcBorders>
            <w:shd w:val="clear" w:color="auto" w:fill="auto"/>
            <w:noWrap/>
            <w:vAlign w:val="center"/>
            <w:hideMark/>
            <w:tcPrChange w:id="642" w:author="Ben.Williams" w:date="2020-10-30T14:19:00Z">
              <w:tcPr>
                <w:tcW w:w="1009" w:type="dxa"/>
                <w:tcBorders>
                  <w:top w:val="nil"/>
                  <w:left w:val="nil"/>
                  <w:bottom w:val="nil"/>
                  <w:right w:val="nil"/>
                </w:tcBorders>
                <w:shd w:val="clear" w:color="auto" w:fill="auto"/>
                <w:noWrap/>
                <w:vAlign w:val="center"/>
                <w:hideMark/>
              </w:tcPr>
            </w:tcPrChange>
          </w:tcPr>
          <w:p w14:paraId="1D9AB85C" w14:textId="77777777" w:rsidR="00263444" w:rsidRPr="00D75D21" w:rsidRDefault="00263444" w:rsidP="00263444">
            <w:pPr>
              <w:spacing w:after="0"/>
              <w:jc w:val="center"/>
              <w:rPr>
                <w:color w:val="000000"/>
                <w:szCs w:val="22"/>
              </w:rPr>
            </w:pPr>
            <w:r w:rsidRPr="00D75D21">
              <w:rPr>
                <w:color w:val="000000"/>
                <w:szCs w:val="22"/>
              </w:rPr>
              <w:t>16</w:t>
            </w:r>
          </w:p>
        </w:tc>
        <w:tc>
          <w:tcPr>
            <w:tcW w:w="788" w:type="dxa"/>
            <w:tcBorders>
              <w:top w:val="nil"/>
              <w:left w:val="nil"/>
              <w:bottom w:val="nil"/>
              <w:right w:val="nil"/>
            </w:tcBorders>
            <w:shd w:val="clear" w:color="auto" w:fill="auto"/>
            <w:noWrap/>
            <w:vAlign w:val="center"/>
            <w:hideMark/>
            <w:tcPrChange w:id="643" w:author="Ben.Williams" w:date="2020-10-30T14:19:00Z">
              <w:tcPr>
                <w:tcW w:w="840" w:type="dxa"/>
                <w:tcBorders>
                  <w:top w:val="nil"/>
                  <w:left w:val="nil"/>
                  <w:bottom w:val="nil"/>
                  <w:right w:val="nil"/>
                </w:tcBorders>
                <w:shd w:val="clear" w:color="auto" w:fill="auto"/>
                <w:noWrap/>
                <w:vAlign w:val="center"/>
                <w:hideMark/>
              </w:tcPr>
            </w:tcPrChange>
          </w:tcPr>
          <w:p w14:paraId="539F6B73" w14:textId="5AD5A161" w:rsidR="00263444" w:rsidRPr="00C466C4" w:rsidRDefault="00263444" w:rsidP="004B43F2">
            <w:pPr>
              <w:spacing w:after="0"/>
              <w:jc w:val="center"/>
              <w:rPr>
                <w:color w:val="000000"/>
                <w:szCs w:val="22"/>
              </w:rPr>
            </w:pPr>
            <w:r>
              <w:rPr>
                <w:color w:val="000000"/>
                <w:szCs w:val="22"/>
              </w:rPr>
              <w:t>0</w:t>
            </w:r>
          </w:p>
        </w:tc>
        <w:tc>
          <w:tcPr>
            <w:tcW w:w="787" w:type="dxa"/>
            <w:tcBorders>
              <w:top w:val="nil"/>
              <w:left w:val="nil"/>
              <w:bottom w:val="nil"/>
              <w:right w:val="nil"/>
            </w:tcBorders>
            <w:shd w:val="clear" w:color="auto" w:fill="auto"/>
            <w:noWrap/>
            <w:vAlign w:val="center"/>
            <w:hideMark/>
            <w:tcPrChange w:id="644" w:author="Ben.Williams" w:date="2020-10-30T14:19:00Z">
              <w:tcPr>
                <w:tcW w:w="840" w:type="dxa"/>
                <w:tcBorders>
                  <w:top w:val="nil"/>
                  <w:left w:val="nil"/>
                  <w:bottom w:val="nil"/>
                  <w:right w:val="nil"/>
                </w:tcBorders>
                <w:shd w:val="clear" w:color="auto" w:fill="auto"/>
                <w:noWrap/>
                <w:vAlign w:val="center"/>
                <w:hideMark/>
              </w:tcPr>
            </w:tcPrChange>
          </w:tcPr>
          <w:p w14:paraId="25EA064D" w14:textId="2DDCEA79"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45" w:author="Ben.Williams" w:date="2020-10-30T14:19:00Z">
              <w:tcPr>
                <w:tcW w:w="925" w:type="dxa"/>
                <w:tcBorders>
                  <w:top w:val="nil"/>
                  <w:left w:val="nil"/>
                  <w:bottom w:val="nil"/>
                  <w:right w:val="nil"/>
                </w:tcBorders>
                <w:shd w:val="clear" w:color="auto" w:fill="auto"/>
                <w:noWrap/>
                <w:vAlign w:val="center"/>
                <w:hideMark/>
              </w:tcPr>
            </w:tcPrChange>
          </w:tcPr>
          <w:p w14:paraId="1E00848D" w14:textId="3DB0E621" w:rsidR="00263444" w:rsidRPr="00C466C4" w:rsidRDefault="00263444" w:rsidP="004B43F2">
            <w:pPr>
              <w:spacing w:after="0"/>
              <w:jc w:val="center"/>
              <w:rPr>
                <w:color w:val="000000"/>
                <w:szCs w:val="22"/>
              </w:rPr>
            </w:pPr>
            <w:r>
              <w:rPr>
                <w:color w:val="000000"/>
                <w:szCs w:val="22"/>
              </w:rPr>
              <w:t>0</w:t>
            </w:r>
          </w:p>
        </w:tc>
        <w:tc>
          <w:tcPr>
            <w:tcW w:w="847" w:type="dxa"/>
            <w:tcBorders>
              <w:top w:val="nil"/>
              <w:left w:val="nil"/>
              <w:bottom w:val="nil"/>
              <w:right w:val="nil"/>
            </w:tcBorders>
            <w:shd w:val="clear" w:color="auto" w:fill="auto"/>
            <w:noWrap/>
            <w:vAlign w:val="center"/>
            <w:hideMark/>
            <w:tcPrChange w:id="646" w:author="Ben.Williams" w:date="2020-10-30T14:19:00Z">
              <w:tcPr>
                <w:tcW w:w="840" w:type="dxa"/>
                <w:tcBorders>
                  <w:top w:val="nil"/>
                  <w:left w:val="nil"/>
                  <w:bottom w:val="nil"/>
                  <w:right w:val="nil"/>
                </w:tcBorders>
                <w:shd w:val="clear" w:color="auto" w:fill="auto"/>
                <w:noWrap/>
                <w:vAlign w:val="center"/>
                <w:hideMark/>
              </w:tcPr>
            </w:tcPrChange>
          </w:tcPr>
          <w:p w14:paraId="14E9E121" w14:textId="38B728D8"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47" w:author="Ben.Williams" w:date="2020-10-30T14:19:00Z">
              <w:tcPr>
                <w:tcW w:w="925" w:type="dxa"/>
                <w:tcBorders>
                  <w:top w:val="nil"/>
                  <w:left w:val="nil"/>
                  <w:bottom w:val="nil"/>
                  <w:right w:val="nil"/>
                </w:tcBorders>
                <w:shd w:val="clear" w:color="auto" w:fill="auto"/>
                <w:noWrap/>
                <w:vAlign w:val="center"/>
                <w:hideMark/>
              </w:tcPr>
            </w:tcPrChange>
          </w:tcPr>
          <w:p w14:paraId="6B6E6289" w14:textId="47048134"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48" w:author="Ben.Williams" w:date="2020-10-30T14:19:00Z">
              <w:tcPr>
                <w:tcW w:w="925" w:type="dxa"/>
                <w:tcBorders>
                  <w:top w:val="nil"/>
                  <w:left w:val="nil"/>
                  <w:bottom w:val="nil"/>
                  <w:right w:val="nil"/>
                </w:tcBorders>
                <w:shd w:val="clear" w:color="auto" w:fill="auto"/>
                <w:noWrap/>
                <w:vAlign w:val="center"/>
                <w:hideMark/>
              </w:tcPr>
            </w:tcPrChange>
          </w:tcPr>
          <w:p w14:paraId="04C720C7" w14:textId="548D8E36"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49" w:author="Ben.Williams" w:date="2020-10-30T14:19:00Z">
              <w:tcPr>
                <w:tcW w:w="925" w:type="dxa"/>
                <w:tcBorders>
                  <w:top w:val="nil"/>
                  <w:left w:val="nil"/>
                  <w:bottom w:val="nil"/>
                  <w:right w:val="nil"/>
                </w:tcBorders>
                <w:shd w:val="clear" w:color="auto" w:fill="auto"/>
                <w:noWrap/>
                <w:vAlign w:val="center"/>
                <w:hideMark/>
              </w:tcPr>
            </w:tcPrChange>
          </w:tcPr>
          <w:p w14:paraId="66412145" w14:textId="65F5D41A"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50" w:author="Ben.Williams" w:date="2020-10-30T14:19:00Z">
              <w:tcPr>
                <w:tcW w:w="925" w:type="dxa"/>
                <w:tcBorders>
                  <w:top w:val="nil"/>
                  <w:left w:val="nil"/>
                  <w:bottom w:val="nil"/>
                  <w:right w:val="nil"/>
                </w:tcBorders>
                <w:shd w:val="clear" w:color="auto" w:fill="auto"/>
                <w:noWrap/>
                <w:vAlign w:val="center"/>
                <w:hideMark/>
              </w:tcPr>
            </w:tcPrChange>
          </w:tcPr>
          <w:p w14:paraId="6BA64FFF" w14:textId="28B4A3A7"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51" w:author="Ben.Williams" w:date="2020-10-30T14:19:00Z">
              <w:tcPr>
                <w:tcW w:w="925" w:type="dxa"/>
                <w:tcBorders>
                  <w:top w:val="nil"/>
                  <w:left w:val="nil"/>
                  <w:bottom w:val="nil"/>
                  <w:right w:val="nil"/>
                </w:tcBorders>
                <w:shd w:val="clear" w:color="auto" w:fill="auto"/>
                <w:noWrap/>
                <w:vAlign w:val="center"/>
                <w:hideMark/>
              </w:tcPr>
            </w:tcPrChange>
          </w:tcPr>
          <w:p w14:paraId="6657D41C" w14:textId="0384C7FA"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52" w:author="Ben.Williams" w:date="2020-10-30T14:19:00Z">
              <w:tcPr>
                <w:tcW w:w="925" w:type="dxa"/>
                <w:tcBorders>
                  <w:top w:val="nil"/>
                  <w:left w:val="nil"/>
                  <w:bottom w:val="nil"/>
                  <w:right w:val="nil"/>
                </w:tcBorders>
                <w:shd w:val="clear" w:color="auto" w:fill="auto"/>
                <w:noWrap/>
                <w:vAlign w:val="center"/>
                <w:hideMark/>
              </w:tcPr>
            </w:tcPrChange>
          </w:tcPr>
          <w:p w14:paraId="5271145B" w14:textId="2F968EDB" w:rsidR="00263444" w:rsidRPr="00C466C4" w:rsidRDefault="00263444" w:rsidP="004B43F2">
            <w:pPr>
              <w:spacing w:after="0"/>
              <w:jc w:val="center"/>
              <w:rPr>
                <w:color w:val="000000"/>
                <w:szCs w:val="22"/>
              </w:rPr>
            </w:pPr>
            <w:r>
              <w:rPr>
                <w:color w:val="000000"/>
                <w:szCs w:val="22"/>
              </w:rPr>
              <w:t>0</w:t>
            </w:r>
          </w:p>
        </w:tc>
      </w:tr>
      <w:tr w:rsidR="00263444" w:rsidRPr="00D75D21" w14:paraId="759B4906" w14:textId="77777777" w:rsidTr="00E777C3">
        <w:trPr>
          <w:trHeight w:val="286"/>
          <w:trPrChange w:id="653" w:author="Ben.Williams" w:date="2020-10-30T14:19:00Z">
            <w:trPr>
              <w:trHeight w:val="286"/>
            </w:trPr>
          </w:trPrChange>
        </w:trPr>
        <w:tc>
          <w:tcPr>
            <w:tcW w:w="943" w:type="dxa"/>
            <w:tcBorders>
              <w:top w:val="nil"/>
              <w:left w:val="nil"/>
              <w:bottom w:val="nil"/>
              <w:right w:val="nil"/>
            </w:tcBorders>
            <w:shd w:val="clear" w:color="auto" w:fill="auto"/>
            <w:noWrap/>
            <w:vAlign w:val="center"/>
            <w:hideMark/>
            <w:tcPrChange w:id="654" w:author="Ben.Williams" w:date="2020-10-30T14:19:00Z">
              <w:tcPr>
                <w:tcW w:w="1009" w:type="dxa"/>
                <w:tcBorders>
                  <w:top w:val="nil"/>
                  <w:left w:val="nil"/>
                  <w:bottom w:val="nil"/>
                  <w:right w:val="nil"/>
                </w:tcBorders>
                <w:shd w:val="clear" w:color="auto" w:fill="auto"/>
                <w:noWrap/>
                <w:vAlign w:val="center"/>
                <w:hideMark/>
              </w:tcPr>
            </w:tcPrChange>
          </w:tcPr>
          <w:p w14:paraId="069D53E4" w14:textId="77777777" w:rsidR="00263444" w:rsidRPr="00D75D21" w:rsidRDefault="00263444" w:rsidP="00263444">
            <w:pPr>
              <w:spacing w:after="0"/>
              <w:jc w:val="center"/>
              <w:rPr>
                <w:color w:val="000000"/>
                <w:szCs w:val="22"/>
              </w:rPr>
            </w:pPr>
            <w:r w:rsidRPr="00D75D21">
              <w:rPr>
                <w:color w:val="000000"/>
                <w:szCs w:val="22"/>
              </w:rPr>
              <w:t>17</w:t>
            </w:r>
          </w:p>
        </w:tc>
        <w:tc>
          <w:tcPr>
            <w:tcW w:w="788" w:type="dxa"/>
            <w:tcBorders>
              <w:top w:val="nil"/>
              <w:left w:val="nil"/>
              <w:bottom w:val="nil"/>
              <w:right w:val="nil"/>
            </w:tcBorders>
            <w:shd w:val="clear" w:color="auto" w:fill="auto"/>
            <w:noWrap/>
            <w:vAlign w:val="center"/>
            <w:hideMark/>
            <w:tcPrChange w:id="655" w:author="Ben.Williams" w:date="2020-10-30T14:19:00Z">
              <w:tcPr>
                <w:tcW w:w="840" w:type="dxa"/>
                <w:tcBorders>
                  <w:top w:val="nil"/>
                  <w:left w:val="nil"/>
                  <w:bottom w:val="nil"/>
                  <w:right w:val="nil"/>
                </w:tcBorders>
                <w:shd w:val="clear" w:color="auto" w:fill="auto"/>
                <w:noWrap/>
                <w:vAlign w:val="center"/>
                <w:hideMark/>
              </w:tcPr>
            </w:tcPrChange>
          </w:tcPr>
          <w:p w14:paraId="5CA80F6B" w14:textId="34AB5F8F" w:rsidR="00263444" w:rsidRPr="00C466C4" w:rsidRDefault="00263444" w:rsidP="004B43F2">
            <w:pPr>
              <w:spacing w:after="0"/>
              <w:jc w:val="center"/>
              <w:rPr>
                <w:color w:val="000000"/>
                <w:szCs w:val="22"/>
              </w:rPr>
            </w:pPr>
            <w:r>
              <w:rPr>
                <w:color w:val="000000"/>
                <w:szCs w:val="22"/>
              </w:rPr>
              <w:t>0</w:t>
            </w:r>
          </w:p>
        </w:tc>
        <w:tc>
          <w:tcPr>
            <w:tcW w:w="787" w:type="dxa"/>
            <w:tcBorders>
              <w:top w:val="nil"/>
              <w:left w:val="nil"/>
              <w:bottom w:val="nil"/>
              <w:right w:val="nil"/>
            </w:tcBorders>
            <w:shd w:val="clear" w:color="auto" w:fill="auto"/>
            <w:noWrap/>
            <w:vAlign w:val="center"/>
            <w:hideMark/>
            <w:tcPrChange w:id="656" w:author="Ben.Williams" w:date="2020-10-30T14:19:00Z">
              <w:tcPr>
                <w:tcW w:w="840" w:type="dxa"/>
                <w:tcBorders>
                  <w:top w:val="nil"/>
                  <w:left w:val="nil"/>
                  <w:bottom w:val="nil"/>
                  <w:right w:val="nil"/>
                </w:tcBorders>
                <w:shd w:val="clear" w:color="auto" w:fill="auto"/>
                <w:noWrap/>
                <w:vAlign w:val="center"/>
                <w:hideMark/>
              </w:tcPr>
            </w:tcPrChange>
          </w:tcPr>
          <w:p w14:paraId="3664618D" w14:textId="4E46B424"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57" w:author="Ben.Williams" w:date="2020-10-30T14:19:00Z">
              <w:tcPr>
                <w:tcW w:w="925" w:type="dxa"/>
                <w:tcBorders>
                  <w:top w:val="nil"/>
                  <w:left w:val="nil"/>
                  <w:bottom w:val="nil"/>
                  <w:right w:val="nil"/>
                </w:tcBorders>
                <w:shd w:val="clear" w:color="auto" w:fill="auto"/>
                <w:noWrap/>
                <w:vAlign w:val="center"/>
                <w:hideMark/>
              </w:tcPr>
            </w:tcPrChange>
          </w:tcPr>
          <w:p w14:paraId="43FF245B" w14:textId="19E1E941" w:rsidR="00263444" w:rsidRPr="00C466C4" w:rsidRDefault="00263444" w:rsidP="004B43F2">
            <w:pPr>
              <w:spacing w:after="0"/>
              <w:jc w:val="center"/>
              <w:rPr>
                <w:color w:val="000000"/>
                <w:szCs w:val="22"/>
              </w:rPr>
            </w:pPr>
            <w:r>
              <w:rPr>
                <w:color w:val="000000"/>
                <w:szCs w:val="22"/>
              </w:rPr>
              <w:t>0</w:t>
            </w:r>
          </w:p>
        </w:tc>
        <w:tc>
          <w:tcPr>
            <w:tcW w:w="847" w:type="dxa"/>
            <w:tcBorders>
              <w:top w:val="nil"/>
              <w:left w:val="nil"/>
              <w:bottom w:val="nil"/>
              <w:right w:val="nil"/>
            </w:tcBorders>
            <w:shd w:val="clear" w:color="auto" w:fill="auto"/>
            <w:noWrap/>
            <w:vAlign w:val="center"/>
            <w:hideMark/>
            <w:tcPrChange w:id="658" w:author="Ben.Williams" w:date="2020-10-30T14:19:00Z">
              <w:tcPr>
                <w:tcW w:w="840" w:type="dxa"/>
                <w:tcBorders>
                  <w:top w:val="nil"/>
                  <w:left w:val="nil"/>
                  <w:bottom w:val="nil"/>
                  <w:right w:val="nil"/>
                </w:tcBorders>
                <w:shd w:val="clear" w:color="auto" w:fill="auto"/>
                <w:noWrap/>
                <w:vAlign w:val="center"/>
                <w:hideMark/>
              </w:tcPr>
            </w:tcPrChange>
          </w:tcPr>
          <w:p w14:paraId="2E229180" w14:textId="3A36F875"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59" w:author="Ben.Williams" w:date="2020-10-30T14:19:00Z">
              <w:tcPr>
                <w:tcW w:w="925" w:type="dxa"/>
                <w:tcBorders>
                  <w:top w:val="nil"/>
                  <w:left w:val="nil"/>
                  <w:bottom w:val="nil"/>
                  <w:right w:val="nil"/>
                </w:tcBorders>
                <w:shd w:val="clear" w:color="auto" w:fill="auto"/>
                <w:noWrap/>
                <w:vAlign w:val="center"/>
                <w:hideMark/>
              </w:tcPr>
            </w:tcPrChange>
          </w:tcPr>
          <w:p w14:paraId="7F349830" w14:textId="4A29D10E"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60" w:author="Ben.Williams" w:date="2020-10-30T14:19:00Z">
              <w:tcPr>
                <w:tcW w:w="925" w:type="dxa"/>
                <w:tcBorders>
                  <w:top w:val="nil"/>
                  <w:left w:val="nil"/>
                  <w:bottom w:val="nil"/>
                  <w:right w:val="nil"/>
                </w:tcBorders>
                <w:shd w:val="clear" w:color="auto" w:fill="auto"/>
                <w:noWrap/>
                <w:vAlign w:val="center"/>
                <w:hideMark/>
              </w:tcPr>
            </w:tcPrChange>
          </w:tcPr>
          <w:p w14:paraId="1FBF6E96" w14:textId="2FC0A360"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61" w:author="Ben.Williams" w:date="2020-10-30T14:19:00Z">
              <w:tcPr>
                <w:tcW w:w="925" w:type="dxa"/>
                <w:tcBorders>
                  <w:top w:val="nil"/>
                  <w:left w:val="nil"/>
                  <w:bottom w:val="nil"/>
                  <w:right w:val="nil"/>
                </w:tcBorders>
                <w:shd w:val="clear" w:color="auto" w:fill="auto"/>
                <w:noWrap/>
                <w:vAlign w:val="center"/>
                <w:hideMark/>
              </w:tcPr>
            </w:tcPrChange>
          </w:tcPr>
          <w:p w14:paraId="0E0241CB" w14:textId="5161129A"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62" w:author="Ben.Williams" w:date="2020-10-30T14:19:00Z">
              <w:tcPr>
                <w:tcW w:w="925" w:type="dxa"/>
                <w:tcBorders>
                  <w:top w:val="nil"/>
                  <w:left w:val="nil"/>
                  <w:bottom w:val="nil"/>
                  <w:right w:val="nil"/>
                </w:tcBorders>
                <w:shd w:val="clear" w:color="auto" w:fill="auto"/>
                <w:noWrap/>
                <w:vAlign w:val="center"/>
                <w:hideMark/>
              </w:tcPr>
            </w:tcPrChange>
          </w:tcPr>
          <w:p w14:paraId="07A2BF4C" w14:textId="4AD2E116"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63" w:author="Ben.Williams" w:date="2020-10-30T14:19:00Z">
              <w:tcPr>
                <w:tcW w:w="925" w:type="dxa"/>
                <w:tcBorders>
                  <w:top w:val="nil"/>
                  <w:left w:val="nil"/>
                  <w:bottom w:val="nil"/>
                  <w:right w:val="nil"/>
                </w:tcBorders>
                <w:shd w:val="clear" w:color="auto" w:fill="auto"/>
                <w:noWrap/>
                <w:vAlign w:val="center"/>
                <w:hideMark/>
              </w:tcPr>
            </w:tcPrChange>
          </w:tcPr>
          <w:p w14:paraId="09918315" w14:textId="25404B28"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64" w:author="Ben.Williams" w:date="2020-10-30T14:19:00Z">
              <w:tcPr>
                <w:tcW w:w="925" w:type="dxa"/>
                <w:tcBorders>
                  <w:top w:val="nil"/>
                  <w:left w:val="nil"/>
                  <w:bottom w:val="nil"/>
                  <w:right w:val="nil"/>
                </w:tcBorders>
                <w:shd w:val="clear" w:color="auto" w:fill="auto"/>
                <w:noWrap/>
                <w:vAlign w:val="center"/>
                <w:hideMark/>
              </w:tcPr>
            </w:tcPrChange>
          </w:tcPr>
          <w:p w14:paraId="2E5E6025" w14:textId="63B8E46A" w:rsidR="00263444" w:rsidRPr="00C466C4" w:rsidRDefault="00263444" w:rsidP="004B43F2">
            <w:pPr>
              <w:spacing w:after="0"/>
              <w:jc w:val="center"/>
              <w:rPr>
                <w:color w:val="000000"/>
                <w:szCs w:val="22"/>
              </w:rPr>
            </w:pPr>
            <w:r>
              <w:rPr>
                <w:color w:val="000000"/>
                <w:szCs w:val="22"/>
              </w:rPr>
              <w:t>0</w:t>
            </w:r>
          </w:p>
        </w:tc>
      </w:tr>
      <w:tr w:rsidR="00263444" w:rsidRPr="00D75D21" w14:paraId="06F7C22B" w14:textId="77777777" w:rsidTr="00E777C3">
        <w:trPr>
          <w:trHeight w:val="286"/>
          <w:trPrChange w:id="665" w:author="Ben.Williams" w:date="2020-10-30T14:19:00Z">
            <w:trPr>
              <w:trHeight w:val="286"/>
            </w:trPr>
          </w:trPrChange>
        </w:trPr>
        <w:tc>
          <w:tcPr>
            <w:tcW w:w="943" w:type="dxa"/>
            <w:tcBorders>
              <w:top w:val="nil"/>
              <w:left w:val="nil"/>
              <w:bottom w:val="nil"/>
              <w:right w:val="nil"/>
            </w:tcBorders>
            <w:shd w:val="clear" w:color="auto" w:fill="auto"/>
            <w:noWrap/>
            <w:vAlign w:val="center"/>
            <w:hideMark/>
            <w:tcPrChange w:id="666" w:author="Ben.Williams" w:date="2020-10-30T14:19:00Z">
              <w:tcPr>
                <w:tcW w:w="1009" w:type="dxa"/>
                <w:tcBorders>
                  <w:top w:val="nil"/>
                  <w:left w:val="nil"/>
                  <w:bottom w:val="nil"/>
                  <w:right w:val="nil"/>
                </w:tcBorders>
                <w:shd w:val="clear" w:color="auto" w:fill="auto"/>
                <w:noWrap/>
                <w:vAlign w:val="center"/>
                <w:hideMark/>
              </w:tcPr>
            </w:tcPrChange>
          </w:tcPr>
          <w:p w14:paraId="614D665C" w14:textId="77777777" w:rsidR="00263444" w:rsidRPr="00D75D21" w:rsidRDefault="00263444" w:rsidP="00263444">
            <w:pPr>
              <w:spacing w:after="0"/>
              <w:jc w:val="center"/>
              <w:rPr>
                <w:color w:val="000000"/>
                <w:szCs w:val="22"/>
              </w:rPr>
            </w:pPr>
            <w:r w:rsidRPr="00D75D21">
              <w:rPr>
                <w:color w:val="000000"/>
                <w:szCs w:val="22"/>
              </w:rPr>
              <w:t>18</w:t>
            </w:r>
          </w:p>
        </w:tc>
        <w:tc>
          <w:tcPr>
            <w:tcW w:w="788" w:type="dxa"/>
            <w:tcBorders>
              <w:top w:val="nil"/>
              <w:left w:val="nil"/>
              <w:bottom w:val="nil"/>
              <w:right w:val="nil"/>
            </w:tcBorders>
            <w:shd w:val="clear" w:color="auto" w:fill="auto"/>
            <w:noWrap/>
            <w:vAlign w:val="center"/>
            <w:hideMark/>
            <w:tcPrChange w:id="667" w:author="Ben.Williams" w:date="2020-10-30T14:19:00Z">
              <w:tcPr>
                <w:tcW w:w="840" w:type="dxa"/>
                <w:tcBorders>
                  <w:top w:val="nil"/>
                  <w:left w:val="nil"/>
                  <w:bottom w:val="nil"/>
                  <w:right w:val="nil"/>
                </w:tcBorders>
                <w:shd w:val="clear" w:color="auto" w:fill="auto"/>
                <w:noWrap/>
                <w:vAlign w:val="center"/>
                <w:hideMark/>
              </w:tcPr>
            </w:tcPrChange>
          </w:tcPr>
          <w:p w14:paraId="715CC8F0" w14:textId="22056B97" w:rsidR="00263444" w:rsidRPr="00C466C4" w:rsidRDefault="00263444" w:rsidP="004B43F2">
            <w:pPr>
              <w:spacing w:after="0"/>
              <w:jc w:val="center"/>
              <w:rPr>
                <w:color w:val="000000"/>
                <w:szCs w:val="22"/>
              </w:rPr>
            </w:pPr>
            <w:r>
              <w:rPr>
                <w:color w:val="000000"/>
                <w:szCs w:val="22"/>
              </w:rPr>
              <w:t>0</w:t>
            </w:r>
          </w:p>
        </w:tc>
        <w:tc>
          <w:tcPr>
            <w:tcW w:w="787" w:type="dxa"/>
            <w:tcBorders>
              <w:top w:val="nil"/>
              <w:left w:val="nil"/>
              <w:bottom w:val="nil"/>
              <w:right w:val="nil"/>
            </w:tcBorders>
            <w:shd w:val="clear" w:color="auto" w:fill="auto"/>
            <w:noWrap/>
            <w:vAlign w:val="center"/>
            <w:hideMark/>
            <w:tcPrChange w:id="668" w:author="Ben.Williams" w:date="2020-10-30T14:19:00Z">
              <w:tcPr>
                <w:tcW w:w="840" w:type="dxa"/>
                <w:tcBorders>
                  <w:top w:val="nil"/>
                  <w:left w:val="nil"/>
                  <w:bottom w:val="nil"/>
                  <w:right w:val="nil"/>
                </w:tcBorders>
                <w:shd w:val="clear" w:color="auto" w:fill="auto"/>
                <w:noWrap/>
                <w:vAlign w:val="center"/>
                <w:hideMark/>
              </w:tcPr>
            </w:tcPrChange>
          </w:tcPr>
          <w:p w14:paraId="0F958026" w14:textId="4489A8CE"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69" w:author="Ben.Williams" w:date="2020-10-30T14:19:00Z">
              <w:tcPr>
                <w:tcW w:w="925" w:type="dxa"/>
                <w:tcBorders>
                  <w:top w:val="nil"/>
                  <w:left w:val="nil"/>
                  <w:bottom w:val="nil"/>
                  <w:right w:val="nil"/>
                </w:tcBorders>
                <w:shd w:val="clear" w:color="auto" w:fill="auto"/>
                <w:noWrap/>
                <w:vAlign w:val="center"/>
                <w:hideMark/>
              </w:tcPr>
            </w:tcPrChange>
          </w:tcPr>
          <w:p w14:paraId="7561E713" w14:textId="3F6D0A6B" w:rsidR="00263444" w:rsidRPr="00C466C4" w:rsidRDefault="00263444" w:rsidP="004B43F2">
            <w:pPr>
              <w:spacing w:after="0"/>
              <w:jc w:val="center"/>
              <w:rPr>
                <w:color w:val="000000"/>
                <w:szCs w:val="22"/>
              </w:rPr>
            </w:pPr>
            <w:r>
              <w:rPr>
                <w:color w:val="000000"/>
                <w:szCs w:val="22"/>
              </w:rPr>
              <w:t>0</w:t>
            </w:r>
          </w:p>
        </w:tc>
        <w:tc>
          <w:tcPr>
            <w:tcW w:w="847" w:type="dxa"/>
            <w:tcBorders>
              <w:top w:val="nil"/>
              <w:left w:val="nil"/>
              <w:bottom w:val="nil"/>
              <w:right w:val="nil"/>
            </w:tcBorders>
            <w:shd w:val="clear" w:color="auto" w:fill="auto"/>
            <w:noWrap/>
            <w:vAlign w:val="center"/>
            <w:hideMark/>
            <w:tcPrChange w:id="670" w:author="Ben.Williams" w:date="2020-10-30T14:19:00Z">
              <w:tcPr>
                <w:tcW w:w="840" w:type="dxa"/>
                <w:tcBorders>
                  <w:top w:val="nil"/>
                  <w:left w:val="nil"/>
                  <w:bottom w:val="nil"/>
                  <w:right w:val="nil"/>
                </w:tcBorders>
                <w:shd w:val="clear" w:color="auto" w:fill="auto"/>
                <w:noWrap/>
                <w:vAlign w:val="center"/>
                <w:hideMark/>
              </w:tcPr>
            </w:tcPrChange>
          </w:tcPr>
          <w:p w14:paraId="47EAC9B9" w14:textId="00791412"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71" w:author="Ben.Williams" w:date="2020-10-30T14:19:00Z">
              <w:tcPr>
                <w:tcW w:w="925" w:type="dxa"/>
                <w:tcBorders>
                  <w:top w:val="nil"/>
                  <w:left w:val="nil"/>
                  <w:bottom w:val="nil"/>
                  <w:right w:val="nil"/>
                </w:tcBorders>
                <w:shd w:val="clear" w:color="auto" w:fill="auto"/>
                <w:noWrap/>
                <w:vAlign w:val="center"/>
                <w:hideMark/>
              </w:tcPr>
            </w:tcPrChange>
          </w:tcPr>
          <w:p w14:paraId="1549A7EF" w14:textId="66D4F62D"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72" w:author="Ben.Williams" w:date="2020-10-30T14:19:00Z">
              <w:tcPr>
                <w:tcW w:w="925" w:type="dxa"/>
                <w:tcBorders>
                  <w:top w:val="nil"/>
                  <w:left w:val="nil"/>
                  <w:bottom w:val="nil"/>
                  <w:right w:val="nil"/>
                </w:tcBorders>
                <w:shd w:val="clear" w:color="auto" w:fill="auto"/>
                <w:noWrap/>
                <w:vAlign w:val="center"/>
                <w:hideMark/>
              </w:tcPr>
            </w:tcPrChange>
          </w:tcPr>
          <w:p w14:paraId="45BC3A9D" w14:textId="5F388BB2"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73" w:author="Ben.Williams" w:date="2020-10-30T14:19:00Z">
              <w:tcPr>
                <w:tcW w:w="925" w:type="dxa"/>
                <w:tcBorders>
                  <w:top w:val="nil"/>
                  <w:left w:val="nil"/>
                  <w:bottom w:val="nil"/>
                  <w:right w:val="nil"/>
                </w:tcBorders>
                <w:shd w:val="clear" w:color="auto" w:fill="auto"/>
                <w:noWrap/>
                <w:vAlign w:val="center"/>
                <w:hideMark/>
              </w:tcPr>
            </w:tcPrChange>
          </w:tcPr>
          <w:p w14:paraId="61217B1D" w14:textId="10F8EE49"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74" w:author="Ben.Williams" w:date="2020-10-30T14:19:00Z">
              <w:tcPr>
                <w:tcW w:w="925" w:type="dxa"/>
                <w:tcBorders>
                  <w:top w:val="nil"/>
                  <w:left w:val="nil"/>
                  <w:bottom w:val="nil"/>
                  <w:right w:val="nil"/>
                </w:tcBorders>
                <w:shd w:val="clear" w:color="auto" w:fill="auto"/>
                <w:noWrap/>
                <w:vAlign w:val="center"/>
                <w:hideMark/>
              </w:tcPr>
            </w:tcPrChange>
          </w:tcPr>
          <w:p w14:paraId="5C7CFED2" w14:textId="20890FCE"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75" w:author="Ben.Williams" w:date="2020-10-30T14:19:00Z">
              <w:tcPr>
                <w:tcW w:w="925" w:type="dxa"/>
                <w:tcBorders>
                  <w:top w:val="nil"/>
                  <w:left w:val="nil"/>
                  <w:bottom w:val="nil"/>
                  <w:right w:val="nil"/>
                </w:tcBorders>
                <w:shd w:val="clear" w:color="auto" w:fill="auto"/>
                <w:noWrap/>
                <w:vAlign w:val="center"/>
                <w:hideMark/>
              </w:tcPr>
            </w:tcPrChange>
          </w:tcPr>
          <w:p w14:paraId="42489EB9" w14:textId="604B2895"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76" w:author="Ben.Williams" w:date="2020-10-30T14:19:00Z">
              <w:tcPr>
                <w:tcW w:w="925" w:type="dxa"/>
                <w:tcBorders>
                  <w:top w:val="nil"/>
                  <w:left w:val="nil"/>
                  <w:bottom w:val="nil"/>
                  <w:right w:val="nil"/>
                </w:tcBorders>
                <w:shd w:val="clear" w:color="auto" w:fill="auto"/>
                <w:noWrap/>
                <w:vAlign w:val="center"/>
                <w:hideMark/>
              </w:tcPr>
            </w:tcPrChange>
          </w:tcPr>
          <w:p w14:paraId="76FDF047" w14:textId="238FEA76" w:rsidR="00263444" w:rsidRPr="00C466C4" w:rsidRDefault="00263444" w:rsidP="004B43F2">
            <w:pPr>
              <w:spacing w:after="0"/>
              <w:jc w:val="center"/>
              <w:rPr>
                <w:color w:val="000000"/>
                <w:szCs w:val="22"/>
              </w:rPr>
            </w:pPr>
            <w:r>
              <w:rPr>
                <w:color w:val="000000"/>
                <w:szCs w:val="22"/>
              </w:rPr>
              <w:t>0</w:t>
            </w:r>
          </w:p>
        </w:tc>
      </w:tr>
      <w:tr w:rsidR="00263444" w:rsidRPr="00D75D21" w14:paraId="0F2F73AC" w14:textId="77777777" w:rsidTr="00E777C3">
        <w:trPr>
          <w:trHeight w:val="286"/>
          <w:trPrChange w:id="677" w:author="Ben.Williams" w:date="2020-10-30T14:19:00Z">
            <w:trPr>
              <w:trHeight w:val="286"/>
            </w:trPr>
          </w:trPrChange>
        </w:trPr>
        <w:tc>
          <w:tcPr>
            <w:tcW w:w="943" w:type="dxa"/>
            <w:tcBorders>
              <w:top w:val="nil"/>
              <w:left w:val="nil"/>
              <w:bottom w:val="nil"/>
              <w:right w:val="nil"/>
            </w:tcBorders>
            <w:shd w:val="clear" w:color="auto" w:fill="auto"/>
            <w:noWrap/>
            <w:vAlign w:val="center"/>
            <w:hideMark/>
            <w:tcPrChange w:id="678" w:author="Ben.Williams" w:date="2020-10-30T14:19:00Z">
              <w:tcPr>
                <w:tcW w:w="1009" w:type="dxa"/>
                <w:tcBorders>
                  <w:top w:val="nil"/>
                  <w:left w:val="nil"/>
                  <w:bottom w:val="nil"/>
                  <w:right w:val="nil"/>
                </w:tcBorders>
                <w:shd w:val="clear" w:color="auto" w:fill="auto"/>
                <w:noWrap/>
                <w:vAlign w:val="center"/>
                <w:hideMark/>
              </w:tcPr>
            </w:tcPrChange>
          </w:tcPr>
          <w:p w14:paraId="69E08E29" w14:textId="77777777" w:rsidR="00263444" w:rsidRPr="00D75D21" w:rsidRDefault="00263444" w:rsidP="00263444">
            <w:pPr>
              <w:spacing w:after="0"/>
              <w:jc w:val="center"/>
              <w:rPr>
                <w:color w:val="000000"/>
                <w:szCs w:val="22"/>
              </w:rPr>
            </w:pPr>
            <w:r w:rsidRPr="00D75D21">
              <w:rPr>
                <w:color w:val="000000"/>
                <w:szCs w:val="22"/>
              </w:rPr>
              <w:t>19</w:t>
            </w:r>
          </w:p>
        </w:tc>
        <w:tc>
          <w:tcPr>
            <w:tcW w:w="788" w:type="dxa"/>
            <w:tcBorders>
              <w:top w:val="nil"/>
              <w:left w:val="nil"/>
              <w:bottom w:val="nil"/>
              <w:right w:val="nil"/>
            </w:tcBorders>
            <w:shd w:val="clear" w:color="auto" w:fill="auto"/>
            <w:noWrap/>
            <w:vAlign w:val="center"/>
            <w:hideMark/>
            <w:tcPrChange w:id="679" w:author="Ben.Williams" w:date="2020-10-30T14:19:00Z">
              <w:tcPr>
                <w:tcW w:w="840" w:type="dxa"/>
                <w:tcBorders>
                  <w:top w:val="nil"/>
                  <w:left w:val="nil"/>
                  <w:bottom w:val="nil"/>
                  <w:right w:val="nil"/>
                </w:tcBorders>
                <w:shd w:val="clear" w:color="auto" w:fill="auto"/>
                <w:noWrap/>
                <w:vAlign w:val="center"/>
                <w:hideMark/>
              </w:tcPr>
            </w:tcPrChange>
          </w:tcPr>
          <w:p w14:paraId="66BAB0FB" w14:textId="3A986852" w:rsidR="00263444" w:rsidRPr="00C466C4" w:rsidRDefault="00263444" w:rsidP="004B43F2">
            <w:pPr>
              <w:spacing w:after="0"/>
              <w:jc w:val="center"/>
              <w:rPr>
                <w:color w:val="000000"/>
                <w:szCs w:val="22"/>
              </w:rPr>
            </w:pPr>
            <w:r>
              <w:rPr>
                <w:color w:val="000000"/>
                <w:szCs w:val="22"/>
              </w:rPr>
              <w:t>0</w:t>
            </w:r>
          </w:p>
        </w:tc>
        <w:tc>
          <w:tcPr>
            <w:tcW w:w="787" w:type="dxa"/>
            <w:tcBorders>
              <w:top w:val="nil"/>
              <w:left w:val="nil"/>
              <w:bottom w:val="nil"/>
              <w:right w:val="nil"/>
            </w:tcBorders>
            <w:shd w:val="clear" w:color="auto" w:fill="auto"/>
            <w:noWrap/>
            <w:vAlign w:val="center"/>
            <w:hideMark/>
            <w:tcPrChange w:id="680" w:author="Ben.Williams" w:date="2020-10-30T14:19:00Z">
              <w:tcPr>
                <w:tcW w:w="840" w:type="dxa"/>
                <w:tcBorders>
                  <w:top w:val="nil"/>
                  <w:left w:val="nil"/>
                  <w:bottom w:val="nil"/>
                  <w:right w:val="nil"/>
                </w:tcBorders>
                <w:shd w:val="clear" w:color="auto" w:fill="auto"/>
                <w:noWrap/>
                <w:vAlign w:val="center"/>
                <w:hideMark/>
              </w:tcPr>
            </w:tcPrChange>
          </w:tcPr>
          <w:p w14:paraId="23247137" w14:textId="4C7A3634"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81" w:author="Ben.Williams" w:date="2020-10-30T14:19:00Z">
              <w:tcPr>
                <w:tcW w:w="925" w:type="dxa"/>
                <w:tcBorders>
                  <w:top w:val="nil"/>
                  <w:left w:val="nil"/>
                  <w:bottom w:val="nil"/>
                  <w:right w:val="nil"/>
                </w:tcBorders>
                <w:shd w:val="clear" w:color="auto" w:fill="auto"/>
                <w:noWrap/>
                <w:vAlign w:val="center"/>
                <w:hideMark/>
              </w:tcPr>
            </w:tcPrChange>
          </w:tcPr>
          <w:p w14:paraId="48181143" w14:textId="12D865D7" w:rsidR="00263444" w:rsidRPr="00C466C4" w:rsidRDefault="00263444" w:rsidP="004B43F2">
            <w:pPr>
              <w:spacing w:after="0"/>
              <w:jc w:val="center"/>
              <w:rPr>
                <w:color w:val="000000"/>
                <w:szCs w:val="22"/>
              </w:rPr>
            </w:pPr>
            <w:r>
              <w:rPr>
                <w:color w:val="000000"/>
                <w:szCs w:val="22"/>
              </w:rPr>
              <w:t>0</w:t>
            </w:r>
          </w:p>
        </w:tc>
        <w:tc>
          <w:tcPr>
            <w:tcW w:w="847" w:type="dxa"/>
            <w:tcBorders>
              <w:top w:val="nil"/>
              <w:left w:val="nil"/>
              <w:bottom w:val="nil"/>
              <w:right w:val="nil"/>
            </w:tcBorders>
            <w:shd w:val="clear" w:color="auto" w:fill="auto"/>
            <w:noWrap/>
            <w:vAlign w:val="center"/>
            <w:hideMark/>
            <w:tcPrChange w:id="682" w:author="Ben.Williams" w:date="2020-10-30T14:19:00Z">
              <w:tcPr>
                <w:tcW w:w="840" w:type="dxa"/>
                <w:tcBorders>
                  <w:top w:val="nil"/>
                  <w:left w:val="nil"/>
                  <w:bottom w:val="nil"/>
                  <w:right w:val="nil"/>
                </w:tcBorders>
                <w:shd w:val="clear" w:color="auto" w:fill="auto"/>
                <w:noWrap/>
                <w:vAlign w:val="center"/>
                <w:hideMark/>
              </w:tcPr>
            </w:tcPrChange>
          </w:tcPr>
          <w:p w14:paraId="5E5B1FB7" w14:textId="100823B5"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83" w:author="Ben.Williams" w:date="2020-10-30T14:19:00Z">
              <w:tcPr>
                <w:tcW w:w="925" w:type="dxa"/>
                <w:tcBorders>
                  <w:top w:val="nil"/>
                  <w:left w:val="nil"/>
                  <w:bottom w:val="nil"/>
                  <w:right w:val="nil"/>
                </w:tcBorders>
                <w:shd w:val="clear" w:color="auto" w:fill="auto"/>
                <w:noWrap/>
                <w:vAlign w:val="center"/>
                <w:hideMark/>
              </w:tcPr>
            </w:tcPrChange>
          </w:tcPr>
          <w:p w14:paraId="68DC8A4B" w14:textId="18B4D89D"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84" w:author="Ben.Williams" w:date="2020-10-30T14:19:00Z">
              <w:tcPr>
                <w:tcW w:w="925" w:type="dxa"/>
                <w:tcBorders>
                  <w:top w:val="nil"/>
                  <w:left w:val="nil"/>
                  <w:bottom w:val="nil"/>
                  <w:right w:val="nil"/>
                </w:tcBorders>
                <w:shd w:val="clear" w:color="auto" w:fill="auto"/>
                <w:noWrap/>
                <w:vAlign w:val="center"/>
                <w:hideMark/>
              </w:tcPr>
            </w:tcPrChange>
          </w:tcPr>
          <w:p w14:paraId="6FB23EC7" w14:textId="6CF5D3BF"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85" w:author="Ben.Williams" w:date="2020-10-30T14:19:00Z">
              <w:tcPr>
                <w:tcW w:w="925" w:type="dxa"/>
                <w:tcBorders>
                  <w:top w:val="nil"/>
                  <w:left w:val="nil"/>
                  <w:bottom w:val="nil"/>
                  <w:right w:val="nil"/>
                </w:tcBorders>
                <w:shd w:val="clear" w:color="auto" w:fill="auto"/>
                <w:noWrap/>
                <w:vAlign w:val="center"/>
                <w:hideMark/>
              </w:tcPr>
            </w:tcPrChange>
          </w:tcPr>
          <w:p w14:paraId="241F48D6" w14:textId="1AD18132"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86" w:author="Ben.Williams" w:date="2020-10-30T14:19:00Z">
              <w:tcPr>
                <w:tcW w:w="925" w:type="dxa"/>
                <w:tcBorders>
                  <w:top w:val="nil"/>
                  <w:left w:val="nil"/>
                  <w:bottom w:val="nil"/>
                  <w:right w:val="nil"/>
                </w:tcBorders>
                <w:shd w:val="clear" w:color="auto" w:fill="auto"/>
                <w:noWrap/>
                <w:vAlign w:val="center"/>
                <w:hideMark/>
              </w:tcPr>
            </w:tcPrChange>
          </w:tcPr>
          <w:p w14:paraId="5F3A0CFC" w14:textId="6BDE0B57"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87" w:author="Ben.Williams" w:date="2020-10-30T14:19:00Z">
              <w:tcPr>
                <w:tcW w:w="925" w:type="dxa"/>
                <w:tcBorders>
                  <w:top w:val="nil"/>
                  <w:left w:val="nil"/>
                  <w:bottom w:val="nil"/>
                  <w:right w:val="nil"/>
                </w:tcBorders>
                <w:shd w:val="clear" w:color="auto" w:fill="auto"/>
                <w:noWrap/>
                <w:vAlign w:val="center"/>
                <w:hideMark/>
              </w:tcPr>
            </w:tcPrChange>
          </w:tcPr>
          <w:p w14:paraId="5111182E" w14:textId="24250DB1"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88" w:author="Ben.Williams" w:date="2020-10-30T14:19:00Z">
              <w:tcPr>
                <w:tcW w:w="925" w:type="dxa"/>
                <w:tcBorders>
                  <w:top w:val="nil"/>
                  <w:left w:val="nil"/>
                  <w:bottom w:val="nil"/>
                  <w:right w:val="nil"/>
                </w:tcBorders>
                <w:shd w:val="clear" w:color="auto" w:fill="auto"/>
                <w:noWrap/>
                <w:vAlign w:val="center"/>
                <w:hideMark/>
              </w:tcPr>
            </w:tcPrChange>
          </w:tcPr>
          <w:p w14:paraId="17D9877D" w14:textId="3BF4D26B" w:rsidR="00263444" w:rsidRPr="00C466C4" w:rsidRDefault="00263444" w:rsidP="004B43F2">
            <w:pPr>
              <w:spacing w:after="0"/>
              <w:jc w:val="center"/>
              <w:rPr>
                <w:color w:val="000000"/>
                <w:szCs w:val="22"/>
              </w:rPr>
            </w:pPr>
            <w:r>
              <w:rPr>
                <w:color w:val="000000"/>
                <w:szCs w:val="22"/>
              </w:rPr>
              <w:t>0</w:t>
            </w:r>
          </w:p>
        </w:tc>
      </w:tr>
      <w:tr w:rsidR="00263444" w:rsidRPr="00D75D21" w14:paraId="26C2AA7D" w14:textId="77777777" w:rsidTr="00E777C3">
        <w:trPr>
          <w:trHeight w:val="286"/>
          <w:trPrChange w:id="689" w:author="Ben.Williams" w:date="2020-10-30T14:19:00Z">
            <w:trPr>
              <w:trHeight w:val="286"/>
            </w:trPr>
          </w:trPrChange>
        </w:trPr>
        <w:tc>
          <w:tcPr>
            <w:tcW w:w="943" w:type="dxa"/>
            <w:tcBorders>
              <w:top w:val="nil"/>
              <w:left w:val="nil"/>
              <w:bottom w:val="nil"/>
              <w:right w:val="nil"/>
            </w:tcBorders>
            <w:shd w:val="clear" w:color="auto" w:fill="auto"/>
            <w:noWrap/>
            <w:vAlign w:val="center"/>
            <w:hideMark/>
            <w:tcPrChange w:id="690" w:author="Ben.Williams" w:date="2020-10-30T14:19:00Z">
              <w:tcPr>
                <w:tcW w:w="1009" w:type="dxa"/>
                <w:tcBorders>
                  <w:top w:val="nil"/>
                  <w:left w:val="nil"/>
                  <w:bottom w:val="nil"/>
                  <w:right w:val="nil"/>
                </w:tcBorders>
                <w:shd w:val="clear" w:color="auto" w:fill="auto"/>
                <w:noWrap/>
                <w:vAlign w:val="center"/>
                <w:hideMark/>
              </w:tcPr>
            </w:tcPrChange>
          </w:tcPr>
          <w:p w14:paraId="2A7535DF" w14:textId="77777777" w:rsidR="00263444" w:rsidRPr="00D75D21" w:rsidRDefault="00263444" w:rsidP="00263444">
            <w:pPr>
              <w:spacing w:after="0"/>
              <w:jc w:val="center"/>
              <w:rPr>
                <w:color w:val="000000"/>
                <w:szCs w:val="22"/>
              </w:rPr>
            </w:pPr>
            <w:r w:rsidRPr="00D75D21">
              <w:rPr>
                <w:color w:val="000000"/>
                <w:szCs w:val="22"/>
              </w:rPr>
              <w:t>20</w:t>
            </w:r>
          </w:p>
        </w:tc>
        <w:tc>
          <w:tcPr>
            <w:tcW w:w="788" w:type="dxa"/>
            <w:tcBorders>
              <w:top w:val="nil"/>
              <w:left w:val="nil"/>
              <w:bottom w:val="nil"/>
              <w:right w:val="nil"/>
            </w:tcBorders>
            <w:shd w:val="clear" w:color="auto" w:fill="auto"/>
            <w:noWrap/>
            <w:vAlign w:val="center"/>
            <w:hideMark/>
            <w:tcPrChange w:id="691" w:author="Ben.Williams" w:date="2020-10-30T14:19:00Z">
              <w:tcPr>
                <w:tcW w:w="840" w:type="dxa"/>
                <w:tcBorders>
                  <w:top w:val="nil"/>
                  <w:left w:val="nil"/>
                  <w:bottom w:val="nil"/>
                  <w:right w:val="nil"/>
                </w:tcBorders>
                <w:shd w:val="clear" w:color="auto" w:fill="auto"/>
                <w:noWrap/>
                <w:vAlign w:val="center"/>
                <w:hideMark/>
              </w:tcPr>
            </w:tcPrChange>
          </w:tcPr>
          <w:p w14:paraId="6DA0822D" w14:textId="3F132CAD" w:rsidR="00263444" w:rsidRPr="00C466C4" w:rsidRDefault="00263444" w:rsidP="004B43F2">
            <w:pPr>
              <w:spacing w:after="0"/>
              <w:jc w:val="center"/>
              <w:rPr>
                <w:color w:val="000000"/>
                <w:szCs w:val="22"/>
              </w:rPr>
            </w:pPr>
            <w:r>
              <w:rPr>
                <w:color w:val="000000"/>
                <w:szCs w:val="22"/>
              </w:rPr>
              <w:t>0</w:t>
            </w:r>
          </w:p>
        </w:tc>
        <w:tc>
          <w:tcPr>
            <w:tcW w:w="787" w:type="dxa"/>
            <w:tcBorders>
              <w:top w:val="nil"/>
              <w:left w:val="nil"/>
              <w:bottom w:val="nil"/>
              <w:right w:val="nil"/>
            </w:tcBorders>
            <w:shd w:val="clear" w:color="auto" w:fill="auto"/>
            <w:noWrap/>
            <w:vAlign w:val="center"/>
            <w:hideMark/>
            <w:tcPrChange w:id="692" w:author="Ben.Williams" w:date="2020-10-30T14:19:00Z">
              <w:tcPr>
                <w:tcW w:w="840" w:type="dxa"/>
                <w:tcBorders>
                  <w:top w:val="nil"/>
                  <w:left w:val="nil"/>
                  <w:bottom w:val="nil"/>
                  <w:right w:val="nil"/>
                </w:tcBorders>
                <w:shd w:val="clear" w:color="auto" w:fill="auto"/>
                <w:noWrap/>
                <w:vAlign w:val="center"/>
                <w:hideMark/>
              </w:tcPr>
            </w:tcPrChange>
          </w:tcPr>
          <w:p w14:paraId="41AEF434" w14:textId="3BA0864F"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93" w:author="Ben.Williams" w:date="2020-10-30T14:19:00Z">
              <w:tcPr>
                <w:tcW w:w="925" w:type="dxa"/>
                <w:tcBorders>
                  <w:top w:val="nil"/>
                  <w:left w:val="nil"/>
                  <w:bottom w:val="nil"/>
                  <w:right w:val="nil"/>
                </w:tcBorders>
                <w:shd w:val="clear" w:color="auto" w:fill="auto"/>
                <w:noWrap/>
                <w:vAlign w:val="center"/>
                <w:hideMark/>
              </w:tcPr>
            </w:tcPrChange>
          </w:tcPr>
          <w:p w14:paraId="6FDB5278" w14:textId="68CC6159" w:rsidR="00263444" w:rsidRPr="00C466C4" w:rsidRDefault="00263444" w:rsidP="004B43F2">
            <w:pPr>
              <w:spacing w:after="0"/>
              <w:jc w:val="center"/>
              <w:rPr>
                <w:color w:val="000000"/>
                <w:szCs w:val="22"/>
              </w:rPr>
            </w:pPr>
            <w:r>
              <w:rPr>
                <w:color w:val="000000"/>
                <w:szCs w:val="22"/>
              </w:rPr>
              <w:t>0</w:t>
            </w:r>
          </w:p>
        </w:tc>
        <w:tc>
          <w:tcPr>
            <w:tcW w:w="847" w:type="dxa"/>
            <w:tcBorders>
              <w:top w:val="nil"/>
              <w:left w:val="nil"/>
              <w:bottom w:val="nil"/>
              <w:right w:val="nil"/>
            </w:tcBorders>
            <w:shd w:val="clear" w:color="auto" w:fill="auto"/>
            <w:noWrap/>
            <w:vAlign w:val="center"/>
            <w:hideMark/>
            <w:tcPrChange w:id="694" w:author="Ben.Williams" w:date="2020-10-30T14:19:00Z">
              <w:tcPr>
                <w:tcW w:w="840" w:type="dxa"/>
                <w:tcBorders>
                  <w:top w:val="nil"/>
                  <w:left w:val="nil"/>
                  <w:bottom w:val="nil"/>
                  <w:right w:val="nil"/>
                </w:tcBorders>
                <w:shd w:val="clear" w:color="auto" w:fill="auto"/>
                <w:noWrap/>
                <w:vAlign w:val="center"/>
                <w:hideMark/>
              </w:tcPr>
            </w:tcPrChange>
          </w:tcPr>
          <w:p w14:paraId="4BF7AECB" w14:textId="66CB291B"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95" w:author="Ben.Williams" w:date="2020-10-30T14:19:00Z">
              <w:tcPr>
                <w:tcW w:w="925" w:type="dxa"/>
                <w:tcBorders>
                  <w:top w:val="nil"/>
                  <w:left w:val="nil"/>
                  <w:bottom w:val="nil"/>
                  <w:right w:val="nil"/>
                </w:tcBorders>
                <w:shd w:val="clear" w:color="auto" w:fill="auto"/>
                <w:noWrap/>
                <w:vAlign w:val="center"/>
                <w:hideMark/>
              </w:tcPr>
            </w:tcPrChange>
          </w:tcPr>
          <w:p w14:paraId="77F97C7B" w14:textId="3D2027B1"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96" w:author="Ben.Williams" w:date="2020-10-30T14:19:00Z">
              <w:tcPr>
                <w:tcW w:w="925" w:type="dxa"/>
                <w:tcBorders>
                  <w:top w:val="nil"/>
                  <w:left w:val="nil"/>
                  <w:bottom w:val="nil"/>
                  <w:right w:val="nil"/>
                </w:tcBorders>
                <w:shd w:val="clear" w:color="auto" w:fill="auto"/>
                <w:noWrap/>
                <w:vAlign w:val="center"/>
                <w:hideMark/>
              </w:tcPr>
            </w:tcPrChange>
          </w:tcPr>
          <w:p w14:paraId="3929799D" w14:textId="236AA41B"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97" w:author="Ben.Williams" w:date="2020-10-30T14:19:00Z">
              <w:tcPr>
                <w:tcW w:w="925" w:type="dxa"/>
                <w:tcBorders>
                  <w:top w:val="nil"/>
                  <w:left w:val="nil"/>
                  <w:bottom w:val="nil"/>
                  <w:right w:val="nil"/>
                </w:tcBorders>
                <w:shd w:val="clear" w:color="auto" w:fill="auto"/>
                <w:noWrap/>
                <w:vAlign w:val="center"/>
                <w:hideMark/>
              </w:tcPr>
            </w:tcPrChange>
          </w:tcPr>
          <w:p w14:paraId="072B4A7D" w14:textId="57944CCC"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98" w:author="Ben.Williams" w:date="2020-10-30T14:19:00Z">
              <w:tcPr>
                <w:tcW w:w="925" w:type="dxa"/>
                <w:tcBorders>
                  <w:top w:val="nil"/>
                  <w:left w:val="nil"/>
                  <w:bottom w:val="nil"/>
                  <w:right w:val="nil"/>
                </w:tcBorders>
                <w:shd w:val="clear" w:color="auto" w:fill="auto"/>
                <w:noWrap/>
                <w:vAlign w:val="center"/>
                <w:hideMark/>
              </w:tcPr>
            </w:tcPrChange>
          </w:tcPr>
          <w:p w14:paraId="22D557B5" w14:textId="5E5F32B7"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699" w:author="Ben.Williams" w:date="2020-10-30T14:19:00Z">
              <w:tcPr>
                <w:tcW w:w="925" w:type="dxa"/>
                <w:tcBorders>
                  <w:top w:val="nil"/>
                  <w:left w:val="nil"/>
                  <w:bottom w:val="nil"/>
                  <w:right w:val="nil"/>
                </w:tcBorders>
                <w:shd w:val="clear" w:color="auto" w:fill="auto"/>
                <w:noWrap/>
                <w:vAlign w:val="center"/>
                <w:hideMark/>
              </w:tcPr>
            </w:tcPrChange>
          </w:tcPr>
          <w:p w14:paraId="6D927A5E" w14:textId="262D98C4"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00" w:author="Ben.Williams" w:date="2020-10-30T14:19:00Z">
              <w:tcPr>
                <w:tcW w:w="925" w:type="dxa"/>
                <w:tcBorders>
                  <w:top w:val="nil"/>
                  <w:left w:val="nil"/>
                  <w:bottom w:val="nil"/>
                  <w:right w:val="nil"/>
                </w:tcBorders>
                <w:shd w:val="clear" w:color="auto" w:fill="auto"/>
                <w:noWrap/>
                <w:vAlign w:val="center"/>
                <w:hideMark/>
              </w:tcPr>
            </w:tcPrChange>
          </w:tcPr>
          <w:p w14:paraId="276D4A28" w14:textId="482D4CB0" w:rsidR="00263444" w:rsidRPr="00C466C4" w:rsidRDefault="00263444" w:rsidP="004B43F2">
            <w:pPr>
              <w:spacing w:after="0"/>
              <w:jc w:val="center"/>
              <w:rPr>
                <w:color w:val="000000"/>
                <w:szCs w:val="22"/>
              </w:rPr>
            </w:pPr>
            <w:r>
              <w:rPr>
                <w:color w:val="000000"/>
                <w:szCs w:val="22"/>
              </w:rPr>
              <w:t>0</w:t>
            </w:r>
          </w:p>
        </w:tc>
      </w:tr>
      <w:tr w:rsidR="00263444" w:rsidRPr="00D75D21" w14:paraId="14709967" w14:textId="77777777" w:rsidTr="00E777C3">
        <w:trPr>
          <w:trHeight w:val="286"/>
          <w:trPrChange w:id="701" w:author="Ben.Williams" w:date="2020-10-30T14:19:00Z">
            <w:trPr>
              <w:trHeight w:val="286"/>
            </w:trPr>
          </w:trPrChange>
        </w:trPr>
        <w:tc>
          <w:tcPr>
            <w:tcW w:w="943" w:type="dxa"/>
            <w:tcBorders>
              <w:top w:val="nil"/>
              <w:left w:val="nil"/>
              <w:bottom w:val="nil"/>
              <w:right w:val="nil"/>
            </w:tcBorders>
            <w:shd w:val="clear" w:color="auto" w:fill="auto"/>
            <w:noWrap/>
            <w:vAlign w:val="center"/>
            <w:hideMark/>
            <w:tcPrChange w:id="702" w:author="Ben.Williams" w:date="2020-10-30T14:19:00Z">
              <w:tcPr>
                <w:tcW w:w="1009" w:type="dxa"/>
                <w:tcBorders>
                  <w:top w:val="nil"/>
                  <w:left w:val="nil"/>
                  <w:bottom w:val="nil"/>
                  <w:right w:val="nil"/>
                </w:tcBorders>
                <w:shd w:val="clear" w:color="auto" w:fill="auto"/>
                <w:noWrap/>
                <w:vAlign w:val="center"/>
                <w:hideMark/>
              </w:tcPr>
            </w:tcPrChange>
          </w:tcPr>
          <w:p w14:paraId="15133B9B" w14:textId="77777777" w:rsidR="00263444" w:rsidRPr="00D75D21" w:rsidRDefault="00263444" w:rsidP="00263444">
            <w:pPr>
              <w:spacing w:after="0"/>
              <w:jc w:val="center"/>
              <w:rPr>
                <w:color w:val="000000"/>
                <w:szCs w:val="22"/>
              </w:rPr>
            </w:pPr>
            <w:r w:rsidRPr="00D75D21">
              <w:rPr>
                <w:color w:val="000000"/>
                <w:szCs w:val="22"/>
              </w:rPr>
              <w:t>21</w:t>
            </w:r>
          </w:p>
        </w:tc>
        <w:tc>
          <w:tcPr>
            <w:tcW w:w="788" w:type="dxa"/>
            <w:tcBorders>
              <w:top w:val="nil"/>
              <w:left w:val="nil"/>
              <w:bottom w:val="nil"/>
              <w:right w:val="nil"/>
            </w:tcBorders>
            <w:shd w:val="clear" w:color="auto" w:fill="auto"/>
            <w:noWrap/>
            <w:vAlign w:val="center"/>
            <w:hideMark/>
            <w:tcPrChange w:id="703" w:author="Ben.Williams" w:date="2020-10-30T14:19:00Z">
              <w:tcPr>
                <w:tcW w:w="840" w:type="dxa"/>
                <w:tcBorders>
                  <w:top w:val="nil"/>
                  <w:left w:val="nil"/>
                  <w:bottom w:val="nil"/>
                  <w:right w:val="nil"/>
                </w:tcBorders>
                <w:shd w:val="clear" w:color="auto" w:fill="auto"/>
                <w:noWrap/>
                <w:vAlign w:val="center"/>
                <w:hideMark/>
              </w:tcPr>
            </w:tcPrChange>
          </w:tcPr>
          <w:p w14:paraId="1DE253A5" w14:textId="19879C3F" w:rsidR="00263444" w:rsidRPr="00C466C4" w:rsidRDefault="00263444" w:rsidP="004B43F2">
            <w:pPr>
              <w:spacing w:after="0"/>
              <w:jc w:val="center"/>
              <w:rPr>
                <w:color w:val="000000"/>
                <w:szCs w:val="22"/>
              </w:rPr>
            </w:pPr>
            <w:r>
              <w:rPr>
                <w:color w:val="000000"/>
                <w:szCs w:val="22"/>
              </w:rPr>
              <w:t>0</w:t>
            </w:r>
          </w:p>
        </w:tc>
        <w:tc>
          <w:tcPr>
            <w:tcW w:w="787" w:type="dxa"/>
            <w:tcBorders>
              <w:top w:val="nil"/>
              <w:left w:val="nil"/>
              <w:bottom w:val="nil"/>
              <w:right w:val="nil"/>
            </w:tcBorders>
            <w:shd w:val="clear" w:color="auto" w:fill="auto"/>
            <w:noWrap/>
            <w:vAlign w:val="center"/>
            <w:hideMark/>
            <w:tcPrChange w:id="704" w:author="Ben.Williams" w:date="2020-10-30T14:19:00Z">
              <w:tcPr>
                <w:tcW w:w="840" w:type="dxa"/>
                <w:tcBorders>
                  <w:top w:val="nil"/>
                  <w:left w:val="nil"/>
                  <w:bottom w:val="nil"/>
                  <w:right w:val="nil"/>
                </w:tcBorders>
                <w:shd w:val="clear" w:color="auto" w:fill="auto"/>
                <w:noWrap/>
                <w:vAlign w:val="center"/>
                <w:hideMark/>
              </w:tcPr>
            </w:tcPrChange>
          </w:tcPr>
          <w:p w14:paraId="0EAFAC79" w14:textId="4B007BFD"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05" w:author="Ben.Williams" w:date="2020-10-30T14:19:00Z">
              <w:tcPr>
                <w:tcW w:w="925" w:type="dxa"/>
                <w:tcBorders>
                  <w:top w:val="nil"/>
                  <w:left w:val="nil"/>
                  <w:bottom w:val="nil"/>
                  <w:right w:val="nil"/>
                </w:tcBorders>
                <w:shd w:val="clear" w:color="auto" w:fill="auto"/>
                <w:noWrap/>
                <w:vAlign w:val="center"/>
                <w:hideMark/>
              </w:tcPr>
            </w:tcPrChange>
          </w:tcPr>
          <w:p w14:paraId="04785509" w14:textId="09A20E15" w:rsidR="00263444" w:rsidRPr="00C466C4" w:rsidRDefault="00263444" w:rsidP="004B43F2">
            <w:pPr>
              <w:spacing w:after="0"/>
              <w:jc w:val="center"/>
              <w:rPr>
                <w:color w:val="000000"/>
                <w:szCs w:val="22"/>
              </w:rPr>
            </w:pPr>
            <w:r>
              <w:rPr>
                <w:color w:val="000000"/>
                <w:szCs w:val="22"/>
              </w:rPr>
              <w:t>0</w:t>
            </w:r>
          </w:p>
        </w:tc>
        <w:tc>
          <w:tcPr>
            <w:tcW w:w="847" w:type="dxa"/>
            <w:tcBorders>
              <w:top w:val="nil"/>
              <w:left w:val="nil"/>
              <w:bottom w:val="nil"/>
              <w:right w:val="nil"/>
            </w:tcBorders>
            <w:shd w:val="clear" w:color="auto" w:fill="auto"/>
            <w:noWrap/>
            <w:vAlign w:val="center"/>
            <w:hideMark/>
            <w:tcPrChange w:id="706" w:author="Ben.Williams" w:date="2020-10-30T14:19:00Z">
              <w:tcPr>
                <w:tcW w:w="840" w:type="dxa"/>
                <w:tcBorders>
                  <w:top w:val="nil"/>
                  <w:left w:val="nil"/>
                  <w:bottom w:val="nil"/>
                  <w:right w:val="nil"/>
                </w:tcBorders>
                <w:shd w:val="clear" w:color="auto" w:fill="auto"/>
                <w:noWrap/>
                <w:vAlign w:val="center"/>
                <w:hideMark/>
              </w:tcPr>
            </w:tcPrChange>
          </w:tcPr>
          <w:p w14:paraId="1762DACB" w14:textId="718765DF"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07" w:author="Ben.Williams" w:date="2020-10-30T14:19:00Z">
              <w:tcPr>
                <w:tcW w:w="925" w:type="dxa"/>
                <w:tcBorders>
                  <w:top w:val="nil"/>
                  <w:left w:val="nil"/>
                  <w:bottom w:val="nil"/>
                  <w:right w:val="nil"/>
                </w:tcBorders>
                <w:shd w:val="clear" w:color="auto" w:fill="auto"/>
                <w:noWrap/>
                <w:vAlign w:val="center"/>
                <w:hideMark/>
              </w:tcPr>
            </w:tcPrChange>
          </w:tcPr>
          <w:p w14:paraId="46704AC7" w14:textId="53BBAFD4"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08" w:author="Ben.Williams" w:date="2020-10-30T14:19:00Z">
              <w:tcPr>
                <w:tcW w:w="925" w:type="dxa"/>
                <w:tcBorders>
                  <w:top w:val="nil"/>
                  <w:left w:val="nil"/>
                  <w:bottom w:val="nil"/>
                  <w:right w:val="nil"/>
                </w:tcBorders>
                <w:shd w:val="clear" w:color="auto" w:fill="auto"/>
                <w:noWrap/>
                <w:vAlign w:val="center"/>
                <w:hideMark/>
              </w:tcPr>
            </w:tcPrChange>
          </w:tcPr>
          <w:p w14:paraId="5CF19480" w14:textId="7B0FDD16"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09" w:author="Ben.Williams" w:date="2020-10-30T14:19:00Z">
              <w:tcPr>
                <w:tcW w:w="925" w:type="dxa"/>
                <w:tcBorders>
                  <w:top w:val="nil"/>
                  <w:left w:val="nil"/>
                  <w:bottom w:val="nil"/>
                  <w:right w:val="nil"/>
                </w:tcBorders>
                <w:shd w:val="clear" w:color="auto" w:fill="auto"/>
                <w:noWrap/>
                <w:vAlign w:val="center"/>
                <w:hideMark/>
              </w:tcPr>
            </w:tcPrChange>
          </w:tcPr>
          <w:p w14:paraId="3ADAD508" w14:textId="1469AAF7"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10" w:author="Ben.Williams" w:date="2020-10-30T14:19:00Z">
              <w:tcPr>
                <w:tcW w:w="925" w:type="dxa"/>
                <w:tcBorders>
                  <w:top w:val="nil"/>
                  <w:left w:val="nil"/>
                  <w:bottom w:val="nil"/>
                  <w:right w:val="nil"/>
                </w:tcBorders>
                <w:shd w:val="clear" w:color="auto" w:fill="auto"/>
                <w:noWrap/>
                <w:vAlign w:val="center"/>
                <w:hideMark/>
              </w:tcPr>
            </w:tcPrChange>
          </w:tcPr>
          <w:p w14:paraId="782B6846" w14:textId="3E1708CC"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11" w:author="Ben.Williams" w:date="2020-10-30T14:19:00Z">
              <w:tcPr>
                <w:tcW w:w="925" w:type="dxa"/>
                <w:tcBorders>
                  <w:top w:val="nil"/>
                  <w:left w:val="nil"/>
                  <w:bottom w:val="nil"/>
                  <w:right w:val="nil"/>
                </w:tcBorders>
                <w:shd w:val="clear" w:color="auto" w:fill="auto"/>
                <w:noWrap/>
                <w:vAlign w:val="center"/>
                <w:hideMark/>
              </w:tcPr>
            </w:tcPrChange>
          </w:tcPr>
          <w:p w14:paraId="344C3380" w14:textId="2180A95C"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12" w:author="Ben.Williams" w:date="2020-10-30T14:19:00Z">
              <w:tcPr>
                <w:tcW w:w="925" w:type="dxa"/>
                <w:tcBorders>
                  <w:top w:val="nil"/>
                  <w:left w:val="nil"/>
                  <w:bottom w:val="nil"/>
                  <w:right w:val="nil"/>
                </w:tcBorders>
                <w:shd w:val="clear" w:color="auto" w:fill="auto"/>
                <w:noWrap/>
                <w:vAlign w:val="center"/>
                <w:hideMark/>
              </w:tcPr>
            </w:tcPrChange>
          </w:tcPr>
          <w:p w14:paraId="6A6088E5" w14:textId="4921AB20" w:rsidR="00263444" w:rsidRPr="00C466C4" w:rsidRDefault="00263444" w:rsidP="004B43F2">
            <w:pPr>
              <w:spacing w:after="0"/>
              <w:jc w:val="center"/>
              <w:rPr>
                <w:color w:val="000000"/>
                <w:szCs w:val="22"/>
              </w:rPr>
            </w:pPr>
            <w:r>
              <w:rPr>
                <w:color w:val="000000"/>
                <w:szCs w:val="22"/>
              </w:rPr>
              <w:t>0</w:t>
            </w:r>
          </w:p>
        </w:tc>
      </w:tr>
      <w:tr w:rsidR="00263444" w:rsidRPr="00D75D21" w14:paraId="2235A9D2" w14:textId="77777777" w:rsidTr="00E777C3">
        <w:trPr>
          <w:trHeight w:val="286"/>
          <w:trPrChange w:id="713" w:author="Ben.Williams" w:date="2020-10-30T14:19:00Z">
            <w:trPr>
              <w:trHeight w:val="286"/>
            </w:trPr>
          </w:trPrChange>
        </w:trPr>
        <w:tc>
          <w:tcPr>
            <w:tcW w:w="943" w:type="dxa"/>
            <w:tcBorders>
              <w:top w:val="nil"/>
              <w:left w:val="nil"/>
              <w:bottom w:val="nil"/>
              <w:right w:val="nil"/>
            </w:tcBorders>
            <w:shd w:val="clear" w:color="auto" w:fill="auto"/>
            <w:noWrap/>
            <w:vAlign w:val="center"/>
            <w:hideMark/>
            <w:tcPrChange w:id="714" w:author="Ben.Williams" w:date="2020-10-30T14:19:00Z">
              <w:tcPr>
                <w:tcW w:w="1009" w:type="dxa"/>
                <w:tcBorders>
                  <w:top w:val="nil"/>
                  <w:left w:val="nil"/>
                  <w:bottom w:val="nil"/>
                  <w:right w:val="nil"/>
                </w:tcBorders>
                <w:shd w:val="clear" w:color="auto" w:fill="auto"/>
                <w:noWrap/>
                <w:vAlign w:val="center"/>
                <w:hideMark/>
              </w:tcPr>
            </w:tcPrChange>
          </w:tcPr>
          <w:p w14:paraId="3EB9C096" w14:textId="77777777" w:rsidR="00263444" w:rsidRPr="00D75D21" w:rsidRDefault="00263444" w:rsidP="00263444">
            <w:pPr>
              <w:spacing w:after="0"/>
              <w:jc w:val="center"/>
              <w:rPr>
                <w:color w:val="000000"/>
                <w:szCs w:val="22"/>
              </w:rPr>
            </w:pPr>
            <w:r w:rsidRPr="00D75D21">
              <w:rPr>
                <w:color w:val="000000"/>
                <w:szCs w:val="22"/>
              </w:rPr>
              <w:t>22</w:t>
            </w:r>
          </w:p>
        </w:tc>
        <w:tc>
          <w:tcPr>
            <w:tcW w:w="788" w:type="dxa"/>
            <w:tcBorders>
              <w:top w:val="nil"/>
              <w:left w:val="nil"/>
              <w:bottom w:val="nil"/>
              <w:right w:val="nil"/>
            </w:tcBorders>
            <w:shd w:val="clear" w:color="auto" w:fill="auto"/>
            <w:noWrap/>
            <w:vAlign w:val="center"/>
            <w:hideMark/>
            <w:tcPrChange w:id="715" w:author="Ben.Williams" w:date="2020-10-30T14:19:00Z">
              <w:tcPr>
                <w:tcW w:w="840" w:type="dxa"/>
                <w:tcBorders>
                  <w:top w:val="nil"/>
                  <w:left w:val="nil"/>
                  <w:bottom w:val="nil"/>
                  <w:right w:val="nil"/>
                </w:tcBorders>
                <w:shd w:val="clear" w:color="auto" w:fill="auto"/>
                <w:noWrap/>
                <w:vAlign w:val="center"/>
                <w:hideMark/>
              </w:tcPr>
            </w:tcPrChange>
          </w:tcPr>
          <w:p w14:paraId="771E0EDC" w14:textId="6A1B81C1" w:rsidR="00263444" w:rsidRPr="00C466C4" w:rsidRDefault="00263444" w:rsidP="004B43F2">
            <w:pPr>
              <w:spacing w:after="0"/>
              <w:jc w:val="center"/>
              <w:rPr>
                <w:color w:val="000000"/>
                <w:szCs w:val="22"/>
              </w:rPr>
            </w:pPr>
            <w:r>
              <w:rPr>
                <w:color w:val="000000"/>
                <w:szCs w:val="22"/>
              </w:rPr>
              <w:t>0</w:t>
            </w:r>
          </w:p>
        </w:tc>
        <w:tc>
          <w:tcPr>
            <w:tcW w:w="787" w:type="dxa"/>
            <w:tcBorders>
              <w:top w:val="nil"/>
              <w:left w:val="nil"/>
              <w:bottom w:val="nil"/>
              <w:right w:val="nil"/>
            </w:tcBorders>
            <w:shd w:val="clear" w:color="auto" w:fill="auto"/>
            <w:noWrap/>
            <w:vAlign w:val="center"/>
            <w:hideMark/>
            <w:tcPrChange w:id="716" w:author="Ben.Williams" w:date="2020-10-30T14:19:00Z">
              <w:tcPr>
                <w:tcW w:w="840" w:type="dxa"/>
                <w:tcBorders>
                  <w:top w:val="nil"/>
                  <w:left w:val="nil"/>
                  <w:bottom w:val="nil"/>
                  <w:right w:val="nil"/>
                </w:tcBorders>
                <w:shd w:val="clear" w:color="auto" w:fill="auto"/>
                <w:noWrap/>
                <w:vAlign w:val="center"/>
                <w:hideMark/>
              </w:tcPr>
            </w:tcPrChange>
          </w:tcPr>
          <w:p w14:paraId="572CFBFE" w14:textId="0D5C6F2E"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17" w:author="Ben.Williams" w:date="2020-10-30T14:19:00Z">
              <w:tcPr>
                <w:tcW w:w="925" w:type="dxa"/>
                <w:tcBorders>
                  <w:top w:val="nil"/>
                  <w:left w:val="nil"/>
                  <w:bottom w:val="nil"/>
                  <w:right w:val="nil"/>
                </w:tcBorders>
                <w:shd w:val="clear" w:color="auto" w:fill="auto"/>
                <w:noWrap/>
                <w:vAlign w:val="center"/>
                <w:hideMark/>
              </w:tcPr>
            </w:tcPrChange>
          </w:tcPr>
          <w:p w14:paraId="73CC12AA" w14:textId="69256121" w:rsidR="00263444" w:rsidRPr="00C466C4" w:rsidRDefault="00263444" w:rsidP="004B43F2">
            <w:pPr>
              <w:spacing w:after="0"/>
              <w:jc w:val="center"/>
              <w:rPr>
                <w:color w:val="000000"/>
                <w:szCs w:val="22"/>
              </w:rPr>
            </w:pPr>
            <w:r>
              <w:rPr>
                <w:color w:val="000000"/>
                <w:szCs w:val="22"/>
              </w:rPr>
              <w:t>0</w:t>
            </w:r>
          </w:p>
        </w:tc>
        <w:tc>
          <w:tcPr>
            <w:tcW w:w="847" w:type="dxa"/>
            <w:tcBorders>
              <w:top w:val="nil"/>
              <w:left w:val="nil"/>
              <w:bottom w:val="nil"/>
              <w:right w:val="nil"/>
            </w:tcBorders>
            <w:shd w:val="clear" w:color="auto" w:fill="auto"/>
            <w:noWrap/>
            <w:vAlign w:val="center"/>
            <w:hideMark/>
            <w:tcPrChange w:id="718" w:author="Ben.Williams" w:date="2020-10-30T14:19:00Z">
              <w:tcPr>
                <w:tcW w:w="840" w:type="dxa"/>
                <w:tcBorders>
                  <w:top w:val="nil"/>
                  <w:left w:val="nil"/>
                  <w:bottom w:val="nil"/>
                  <w:right w:val="nil"/>
                </w:tcBorders>
                <w:shd w:val="clear" w:color="auto" w:fill="auto"/>
                <w:noWrap/>
                <w:vAlign w:val="center"/>
                <w:hideMark/>
              </w:tcPr>
            </w:tcPrChange>
          </w:tcPr>
          <w:p w14:paraId="76F50A53" w14:textId="1E28373F"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19" w:author="Ben.Williams" w:date="2020-10-30T14:19:00Z">
              <w:tcPr>
                <w:tcW w:w="925" w:type="dxa"/>
                <w:tcBorders>
                  <w:top w:val="nil"/>
                  <w:left w:val="nil"/>
                  <w:bottom w:val="nil"/>
                  <w:right w:val="nil"/>
                </w:tcBorders>
                <w:shd w:val="clear" w:color="auto" w:fill="auto"/>
                <w:noWrap/>
                <w:vAlign w:val="center"/>
                <w:hideMark/>
              </w:tcPr>
            </w:tcPrChange>
          </w:tcPr>
          <w:p w14:paraId="319A1B0C" w14:textId="23F69596"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20" w:author="Ben.Williams" w:date="2020-10-30T14:19:00Z">
              <w:tcPr>
                <w:tcW w:w="925" w:type="dxa"/>
                <w:tcBorders>
                  <w:top w:val="nil"/>
                  <w:left w:val="nil"/>
                  <w:bottom w:val="nil"/>
                  <w:right w:val="nil"/>
                </w:tcBorders>
                <w:shd w:val="clear" w:color="auto" w:fill="auto"/>
                <w:noWrap/>
                <w:vAlign w:val="center"/>
                <w:hideMark/>
              </w:tcPr>
            </w:tcPrChange>
          </w:tcPr>
          <w:p w14:paraId="000C6FCF" w14:textId="26E987BD"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21" w:author="Ben.Williams" w:date="2020-10-30T14:19:00Z">
              <w:tcPr>
                <w:tcW w:w="925" w:type="dxa"/>
                <w:tcBorders>
                  <w:top w:val="nil"/>
                  <w:left w:val="nil"/>
                  <w:bottom w:val="nil"/>
                  <w:right w:val="nil"/>
                </w:tcBorders>
                <w:shd w:val="clear" w:color="auto" w:fill="auto"/>
                <w:noWrap/>
                <w:vAlign w:val="center"/>
                <w:hideMark/>
              </w:tcPr>
            </w:tcPrChange>
          </w:tcPr>
          <w:p w14:paraId="782A0082" w14:textId="3F535858"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22" w:author="Ben.Williams" w:date="2020-10-30T14:19:00Z">
              <w:tcPr>
                <w:tcW w:w="925" w:type="dxa"/>
                <w:tcBorders>
                  <w:top w:val="nil"/>
                  <w:left w:val="nil"/>
                  <w:bottom w:val="nil"/>
                  <w:right w:val="nil"/>
                </w:tcBorders>
                <w:shd w:val="clear" w:color="auto" w:fill="auto"/>
                <w:noWrap/>
                <w:vAlign w:val="center"/>
                <w:hideMark/>
              </w:tcPr>
            </w:tcPrChange>
          </w:tcPr>
          <w:p w14:paraId="7E6270C9" w14:textId="38372131"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23" w:author="Ben.Williams" w:date="2020-10-30T14:19:00Z">
              <w:tcPr>
                <w:tcW w:w="925" w:type="dxa"/>
                <w:tcBorders>
                  <w:top w:val="nil"/>
                  <w:left w:val="nil"/>
                  <w:bottom w:val="nil"/>
                  <w:right w:val="nil"/>
                </w:tcBorders>
                <w:shd w:val="clear" w:color="auto" w:fill="auto"/>
                <w:noWrap/>
                <w:vAlign w:val="center"/>
                <w:hideMark/>
              </w:tcPr>
            </w:tcPrChange>
          </w:tcPr>
          <w:p w14:paraId="218DDCB6" w14:textId="66B797A0"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24" w:author="Ben.Williams" w:date="2020-10-30T14:19:00Z">
              <w:tcPr>
                <w:tcW w:w="925" w:type="dxa"/>
                <w:tcBorders>
                  <w:top w:val="nil"/>
                  <w:left w:val="nil"/>
                  <w:bottom w:val="nil"/>
                  <w:right w:val="nil"/>
                </w:tcBorders>
                <w:shd w:val="clear" w:color="auto" w:fill="auto"/>
                <w:noWrap/>
                <w:vAlign w:val="center"/>
                <w:hideMark/>
              </w:tcPr>
            </w:tcPrChange>
          </w:tcPr>
          <w:p w14:paraId="5A58F82D" w14:textId="4E280A7B" w:rsidR="00263444" w:rsidRPr="00C466C4" w:rsidRDefault="00263444" w:rsidP="004B43F2">
            <w:pPr>
              <w:spacing w:after="0"/>
              <w:jc w:val="center"/>
              <w:rPr>
                <w:color w:val="000000"/>
                <w:szCs w:val="22"/>
              </w:rPr>
            </w:pPr>
            <w:r>
              <w:rPr>
                <w:color w:val="000000"/>
                <w:szCs w:val="22"/>
              </w:rPr>
              <w:t>0</w:t>
            </w:r>
          </w:p>
        </w:tc>
      </w:tr>
      <w:tr w:rsidR="00263444" w:rsidRPr="00D75D21" w14:paraId="0A591628" w14:textId="77777777" w:rsidTr="00E777C3">
        <w:trPr>
          <w:trHeight w:val="286"/>
          <w:trPrChange w:id="725" w:author="Ben.Williams" w:date="2020-10-30T14:19:00Z">
            <w:trPr>
              <w:trHeight w:val="286"/>
            </w:trPr>
          </w:trPrChange>
        </w:trPr>
        <w:tc>
          <w:tcPr>
            <w:tcW w:w="943" w:type="dxa"/>
            <w:tcBorders>
              <w:top w:val="nil"/>
              <w:left w:val="nil"/>
              <w:bottom w:val="nil"/>
              <w:right w:val="nil"/>
            </w:tcBorders>
            <w:shd w:val="clear" w:color="auto" w:fill="auto"/>
            <w:noWrap/>
            <w:vAlign w:val="center"/>
            <w:hideMark/>
            <w:tcPrChange w:id="726" w:author="Ben.Williams" w:date="2020-10-30T14:19:00Z">
              <w:tcPr>
                <w:tcW w:w="1009" w:type="dxa"/>
                <w:tcBorders>
                  <w:top w:val="nil"/>
                  <w:left w:val="nil"/>
                  <w:bottom w:val="nil"/>
                  <w:right w:val="nil"/>
                </w:tcBorders>
                <w:shd w:val="clear" w:color="auto" w:fill="auto"/>
                <w:noWrap/>
                <w:vAlign w:val="center"/>
                <w:hideMark/>
              </w:tcPr>
            </w:tcPrChange>
          </w:tcPr>
          <w:p w14:paraId="7FC09E19" w14:textId="77777777" w:rsidR="00263444" w:rsidRPr="00D75D21" w:rsidRDefault="00263444" w:rsidP="00263444">
            <w:pPr>
              <w:spacing w:after="0"/>
              <w:jc w:val="center"/>
              <w:rPr>
                <w:color w:val="000000"/>
                <w:szCs w:val="22"/>
              </w:rPr>
            </w:pPr>
            <w:r w:rsidRPr="00D75D21">
              <w:rPr>
                <w:color w:val="000000"/>
                <w:szCs w:val="22"/>
              </w:rPr>
              <w:t>23</w:t>
            </w:r>
          </w:p>
        </w:tc>
        <w:tc>
          <w:tcPr>
            <w:tcW w:w="788" w:type="dxa"/>
            <w:tcBorders>
              <w:top w:val="nil"/>
              <w:left w:val="nil"/>
              <w:bottom w:val="nil"/>
              <w:right w:val="nil"/>
            </w:tcBorders>
            <w:shd w:val="clear" w:color="auto" w:fill="auto"/>
            <w:noWrap/>
            <w:vAlign w:val="center"/>
            <w:hideMark/>
            <w:tcPrChange w:id="727" w:author="Ben.Williams" w:date="2020-10-30T14:19:00Z">
              <w:tcPr>
                <w:tcW w:w="840" w:type="dxa"/>
                <w:tcBorders>
                  <w:top w:val="nil"/>
                  <w:left w:val="nil"/>
                  <w:bottom w:val="nil"/>
                  <w:right w:val="nil"/>
                </w:tcBorders>
                <w:shd w:val="clear" w:color="auto" w:fill="auto"/>
                <w:noWrap/>
                <w:vAlign w:val="center"/>
                <w:hideMark/>
              </w:tcPr>
            </w:tcPrChange>
          </w:tcPr>
          <w:p w14:paraId="1B7E29DC" w14:textId="7D5BE436" w:rsidR="00263444" w:rsidRPr="00C466C4" w:rsidRDefault="00263444" w:rsidP="004B43F2">
            <w:pPr>
              <w:spacing w:after="0"/>
              <w:jc w:val="center"/>
              <w:rPr>
                <w:color w:val="000000"/>
                <w:szCs w:val="22"/>
              </w:rPr>
            </w:pPr>
            <w:r>
              <w:rPr>
                <w:color w:val="000000"/>
                <w:szCs w:val="22"/>
              </w:rPr>
              <w:t>0</w:t>
            </w:r>
          </w:p>
        </w:tc>
        <w:tc>
          <w:tcPr>
            <w:tcW w:w="787" w:type="dxa"/>
            <w:tcBorders>
              <w:top w:val="nil"/>
              <w:left w:val="nil"/>
              <w:bottom w:val="nil"/>
              <w:right w:val="nil"/>
            </w:tcBorders>
            <w:shd w:val="clear" w:color="auto" w:fill="auto"/>
            <w:noWrap/>
            <w:vAlign w:val="center"/>
            <w:hideMark/>
            <w:tcPrChange w:id="728" w:author="Ben.Williams" w:date="2020-10-30T14:19:00Z">
              <w:tcPr>
                <w:tcW w:w="840" w:type="dxa"/>
                <w:tcBorders>
                  <w:top w:val="nil"/>
                  <w:left w:val="nil"/>
                  <w:bottom w:val="nil"/>
                  <w:right w:val="nil"/>
                </w:tcBorders>
                <w:shd w:val="clear" w:color="auto" w:fill="auto"/>
                <w:noWrap/>
                <w:vAlign w:val="center"/>
                <w:hideMark/>
              </w:tcPr>
            </w:tcPrChange>
          </w:tcPr>
          <w:p w14:paraId="52188B4D" w14:textId="712A4685"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729" w:author="Ben.Williams" w:date="2020-10-30T14:19:00Z">
              <w:tcPr>
                <w:tcW w:w="925" w:type="dxa"/>
                <w:tcBorders>
                  <w:top w:val="nil"/>
                  <w:left w:val="nil"/>
                  <w:bottom w:val="nil"/>
                  <w:right w:val="nil"/>
                </w:tcBorders>
                <w:shd w:val="clear" w:color="auto" w:fill="auto"/>
                <w:noWrap/>
                <w:vAlign w:val="center"/>
                <w:hideMark/>
              </w:tcPr>
            </w:tcPrChange>
          </w:tcPr>
          <w:p w14:paraId="12A4F386" w14:textId="2158E284" w:rsidR="00263444" w:rsidRPr="00C466C4" w:rsidRDefault="00263444" w:rsidP="004B43F2">
            <w:pPr>
              <w:spacing w:after="0"/>
              <w:jc w:val="center"/>
              <w:rPr>
                <w:color w:val="000000"/>
                <w:szCs w:val="22"/>
              </w:rPr>
            </w:pPr>
            <w:r>
              <w:rPr>
                <w:color w:val="000000"/>
                <w:szCs w:val="22"/>
              </w:rPr>
              <w:t>0</w:t>
            </w:r>
          </w:p>
        </w:tc>
        <w:tc>
          <w:tcPr>
            <w:tcW w:w="847" w:type="dxa"/>
            <w:tcBorders>
              <w:top w:val="nil"/>
              <w:left w:val="nil"/>
              <w:bottom w:val="nil"/>
              <w:right w:val="nil"/>
            </w:tcBorders>
            <w:shd w:val="clear" w:color="auto" w:fill="auto"/>
            <w:noWrap/>
            <w:vAlign w:val="center"/>
            <w:hideMark/>
            <w:tcPrChange w:id="730" w:author="Ben.Williams" w:date="2020-10-30T14:19:00Z">
              <w:tcPr>
                <w:tcW w:w="840" w:type="dxa"/>
                <w:tcBorders>
                  <w:top w:val="nil"/>
                  <w:left w:val="nil"/>
                  <w:bottom w:val="nil"/>
                  <w:right w:val="nil"/>
                </w:tcBorders>
                <w:shd w:val="clear" w:color="auto" w:fill="auto"/>
                <w:noWrap/>
                <w:vAlign w:val="center"/>
                <w:hideMark/>
              </w:tcPr>
            </w:tcPrChange>
          </w:tcPr>
          <w:p w14:paraId="5D1F1A65" w14:textId="337372C6"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31" w:author="Ben.Williams" w:date="2020-10-30T14:19:00Z">
              <w:tcPr>
                <w:tcW w:w="925" w:type="dxa"/>
                <w:tcBorders>
                  <w:top w:val="nil"/>
                  <w:left w:val="nil"/>
                  <w:bottom w:val="nil"/>
                  <w:right w:val="nil"/>
                </w:tcBorders>
                <w:shd w:val="clear" w:color="auto" w:fill="auto"/>
                <w:noWrap/>
                <w:vAlign w:val="center"/>
                <w:hideMark/>
              </w:tcPr>
            </w:tcPrChange>
          </w:tcPr>
          <w:p w14:paraId="0D446FCF" w14:textId="74DC1042"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32" w:author="Ben.Williams" w:date="2020-10-30T14:19:00Z">
              <w:tcPr>
                <w:tcW w:w="925" w:type="dxa"/>
                <w:tcBorders>
                  <w:top w:val="nil"/>
                  <w:left w:val="nil"/>
                  <w:bottom w:val="nil"/>
                  <w:right w:val="nil"/>
                </w:tcBorders>
                <w:shd w:val="clear" w:color="auto" w:fill="auto"/>
                <w:noWrap/>
                <w:vAlign w:val="center"/>
                <w:hideMark/>
              </w:tcPr>
            </w:tcPrChange>
          </w:tcPr>
          <w:p w14:paraId="158206E2" w14:textId="7E5CB6E8"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33" w:author="Ben.Williams" w:date="2020-10-30T14:19:00Z">
              <w:tcPr>
                <w:tcW w:w="925" w:type="dxa"/>
                <w:tcBorders>
                  <w:top w:val="nil"/>
                  <w:left w:val="nil"/>
                  <w:bottom w:val="nil"/>
                  <w:right w:val="nil"/>
                </w:tcBorders>
                <w:shd w:val="clear" w:color="auto" w:fill="auto"/>
                <w:noWrap/>
                <w:vAlign w:val="center"/>
                <w:hideMark/>
              </w:tcPr>
            </w:tcPrChange>
          </w:tcPr>
          <w:p w14:paraId="384EC5CC" w14:textId="04982DEF"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34" w:author="Ben.Williams" w:date="2020-10-30T14:19:00Z">
              <w:tcPr>
                <w:tcW w:w="925" w:type="dxa"/>
                <w:tcBorders>
                  <w:top w:val="nil"/>
                  <w:left w:val="nil"/>
                  <w:bottom w:val="nil"/>
                  <w:right w:val="nil"/>
                </w:tcBorders>
                <w:shd w:val="clear" w:color="auto" w:fill="auto"/>
                <w:noWrap/>
                <w:vAlign w:val="center"/>
                <w:hideMark/>
              </w:tcPr>
            </w:tcPrChange>
          </w:tcPr>
          <w:p w14:paraId="4106F7B4" w14:textId="382CB753"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35" w:author="Ben.Williams" w:date="2020-10-30T14:19:00Z">
              <w:tcPr>
                <w:tcW w:w="925" w:type="dxa"/>
                <w:tcBorders>
                  <w:top w:val="nil"/>
                  <w:left w:val="nil"/>
                  <w:bottom w:val="nil"/>
                  <w:right w:val="nil"/>
                </w:tcBorders>
                <w:shd w:val="clear" w:color="auto" w:fill="auto"/>
                <w:noWrap/>
                <w:vAlign w:val="center"/>
                <w:hideMark/>
              </w:tcPr>
            </w:tcPrChange>
          </w:tcPr>
          <w:p w14:paraId="43599101" w14:textId="5AFEFAFD"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36" w:author="Ben.Williams" w:date="2020-10-30T14:19:00Z">
              <w:tcPr>
                <w:tcW w:w="925" w:type="dxa"/>
                <w:tcBorders>
                  <w:top w:val="nil"/>
                  <w:left w:val="nil"/>
                  <w:bottom w:val="nil"/>
                  <w:right w:val="nil"/>
                </w:tcBorders>
                <w:shd w:val="clear" w:color="auto" w:fill="auto"/>
                <w:noWrap/>
                <w:vAlign w:val="center"/>
                <w:hideMark/>
              </w:tcPr>
            </w:tcPrChange>
          </w:tcPr>
          <w:p w14:paraId="5E1C9A52" w14:textId="3D564CA7" w:rsidR="00263444" w:rsidRPr="00C466C4" w:rsidRDefault="00263444" w:rsidP="004B43F2">
            <w:pPr>
              <w:spacing w:after="0"/>
              <w:jc w:val="center"/>
              <w:rPr>
                <w:color w:val="000000"/>
                <w:szCs w:val="22"/>
              </w:rPr>
            </w:pPr>
            <w:r>
              <w:rPr>
                <w:color w:val="000000"/>
                <w:szCs w:val="22"/>
              </w:rPr>
              <w:t>0</w:t>
            </w:r>
          </w:p>
        </w:tc>
      </w:tr>
      <w:tr w:rsidR="00263444" w:rsidRPr="00D75D21" w14:paraId="787F2886" w14:textId="77777777" w:rsidTr="00E777C3">
        <w:trPr>
          <w:trHeight w:val="286"/>
          <w:trPrChange w:id="737" w:author="Ben.Williams" w:date="2020-10-30T14:19:00Z">
            <w:trPr>
              <w:trHeight w:val="286"/>
            </w:trPr>
          </w:trPrChange>
        </w:trPr>
        <w:tc>
          <w:tcPr>
            <w:tcW w:w="943" w:type="dxa"/>
            <w:tcBorders>
              <w:top w:val="nil"/>
              <w:left w:val="nil"/>
              <w:bottom w:val="nil"/>
              <w:right w:val="nil"/>
            </w:tcBorders>
            <w:shd w:val="clear" w:color="auto" w:fill="auto"/>
            <w:noWrap/>
            <w:vAlign w:val="center"/>
            <w:hideMark/>
            <w:tcPrChange w:id="738" w:author="Ben.Williams" w:date="2020-10-30T14:19:00Z">
              <w:tcPr>
                <w:tcW w:w="1009" w:type="dxa"/>
                <w:tcBorders>
                  <w:top w:val="nil"/>
                  <w:left w:val="nil"/>
                  <w:bottom w:val="nil"/>
                  <w:right w:val="nil"/>
                </w:tcBorders>
                <w:shd w:val="clear" w:color="auto" w:fill="auto"/>
                <w:noWrap/>
                <w:vAlign w:val="center"/>
                <w:hideMark/>
              </w:tcPr>
            </w:tcPrChange>
          </w:tcPr>
          <w:p w14:paraId="16B3B242" w14:textId="77777777" w:rsidR="00263444" w:rsidRPr="00D75D21" w:rsidRDefault="00263444" w:rsidP="00263444">
            <w:pPr>
              <w:spacing w:after="0"/>
              <w:jc w:val="center"/>
              <w:rPr>
                <w:color w:val="000000"/>
                <w:szCs w:val="22"/>
              </w:rPr>
            </w:pPr>
            <w:r w:rsidRPr="00D75D21">
              <w:rPr>
                <w:color w:val="000000"/>
                <w:szCs w:val="22"/>
              </w:rPr>
              <w:t>24</w:t>
            </w:r>
          </w:p>
        </w:tc>
        <w:tc>
          <w:tcPr>
            <w:tcW w:w="788" w:type="dxa"/>
            <w:tcBorders>
              <w:top w:val="nil"/>
              <w:left w:val="nil"/>
              <w:bottom w:val="nil"/>
              <w:right w:val="nil"/>
            </w:tcBorders>
            <w:shd w:val="clear" w:color="auto" w:fill="auto"/>
            <w:noWrap/>
            <w:vAlign w:val="center"/>
            <w:hideMark/>
            <w:tcPrChange w:id="739" w:author="Ben.Williams" w:date="2020-10-30T14:19:00Z">
              <w:tcPr>
                <w:tcW w:w="840" w:type="dxa"/>
                <w:tcBorders>
                  <w:top w:val="nil"/>
                  <w:left w:val="nil"/>
                  <w:bottom w:val="nil"/>
                  <w:right w:val="nil"/>
                </w:tcBorders>
                <w:shd w:val="clear" w:color="auto" w:fill="auto"/>
                <w:noWrap/>
                <w:vAlign w:val="center"/>
                <w:hideMark/>
              </w:tcPr>
            </w:tcPrChange>
          </w:tcPr>
          <w:p w14:paraId="06CA4A86" w14:textId="2B39C1CE" w:rsidR="00263444" w:rsidRPr="00C466C4" w:rsidRDefault="00263444" w:rsidP="004B43F2">
            <w:pPr>
              <w:spacing w:after="0"/>
              <w:jc w:val="center"/>
              <w:rPr>
                <w:color w:val="000000"/>
                <w:szCs w:val="22"/>
              </w:rPr>
            </w:pPr>
            <w:r>
              <w:rPr>
                <w:color w:val="000000"/>
                <w:szCs w:val="22"/>
              </w:rPr>
              <w:t>0</w:t>
            </w:r>
          </w:p>
        </w:tc>
        <w:tc>
          <w:tcPr>
            <w:tcW w:w="787" w:type="dxa"/>
            <w:tcBorders>
              <w:top w:val="nil"/>
              <w:left w:val="nil"/>
              <w:bottom w:val="nil"/>
              <w:right w:val="nil"/>
            </w:tcBorders>
            <w:shd w:val="clear" w:color="auto" w:fill="auto"/>
            <w:noWrap/>
            <w:vAlign w:val="center"/>
            <w:hideMark/>
            <w:tcPrChange w:id="740" w:author="Ben.Williams" w:date="2020-10-30T14:19:00Z">
              <w:tcPr>
                <w:tcW w:w="840" w:type="dxa"/>
                <w:tcBorders>
                  <w:top w:val="nil"/>
                  <w:left w:val="nil"/>
                  <w:bottom w:val="nil"/>
                  <w:right w:val="nil"/>
                </w:tcBorders>
                <w:shd w:val="clear" w:color="auto" w:fill="auto"/>
                <w:noWrap/>
                <w:vAlign w:val="center"/>
                <w:hideMark/>
              </w:tcPr>
            </w:tcPrChange>
          </w:tcPr>
          <w:p w14:paraId="1999A12B" w14:textId="0A6D5CAE"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741" w:author="Ben.Williams" w:date="2020-10-30T14:19:00Z">
              <w:tcPr>
                <w:tcW w:w="925" w:type="dxa"/>
                <w:tcBorders>
                  <w:top w:val="nil"/>
                  <w:left w:val="nil"/>
                  <w:bottom w:val="nil"/>
                  <w:right w:val="nil"/>
                </w:tcBorders>
                <w:shd w:val="clear" w:color="auto" w:fill="auto"/>
                <w:noWrap/>
                <w:vAlign w:val="center"/>
                <w:hideMark/>
              </w:tcPr>
            </w:tcPrChange>
          </w:tcPr>
          <w:p w14:paraId="35C8A1B9" w14:textId="48427471" w:rsidR="00263444" w:rsidRPr="00C466C4" w:rsidRDefault="00263444" w:rsidP="004B43F2">
            <w:pPr>
              <w:spacing w:after="0"/>
              <w:jc w:val="center"/>
              <w:rPr>
                <w:color w:val="000000"/>
                <w:szCs w:val="22"/>
              </w:rPr>
            </w:pPr>
            <w:r>
              <w:rPr>
                <w:color w:val="000000"/>
                <w:szCs w:val="22"/>
              </w:rPr>
              <w:t>0</w:t>
            </w:r>
          </w:p>
        </w:tc>
        <w:tc>
          <w:tcPr>
            <w:tcW w:w="847" w:type="dxa"/>
            <w:tcBorders>
              <w:top w:val="nil"/>
              <w:left w:val="nil"/>
              <w:bottom w:val="nil"/>
              <w:right w:val="nil"/>
            </w:tcBorders>
            <w:shd w:val="clear" w:color="auto" w:fill="auto"/>
            <w:noWrap/>
            <w:vAlign w:val="center"/>
            <w:hideMark/>
            <w:tcPrChange w:id="742" w:author="Ben.Williams" w:date="2020-10-30T14:19:00Z">
              <w:tcPr>
                <w:tcW w:w="840" w:type="dxa"/>
                <w:tcBorders>
                  <w:top w:val="nil"/>
                  <w:left w:val="nil"/>
                  <w:bottom w:val="nil"/>
                  <w:right w:val="nil"/>
                </w:tcBorders>
                <w:shd w:val="clear" w:color="auto" w:fill="auto"/>
                <w:noWrap/>
                <w:vAlign w:val="center"/>
                <w:hideMark/>
              </w:tcPr>
            </w:tcPrChange>
          </w:tcPr>
          <w:p w14:paraId="6CF10B66" w14:textId="3648921B"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43" w:author="Ben.Williams" w:date="2020-10-30T14:19:00Z">
              <w:tcPr>
                <w:tcW w:w="925" w:type="dxa"/>
                <w:tcBorders>
                  <w:top w:val="nil"/>
                  <w:left w:val="nil"/>
                  <w:bottom w:val="nil"/>
                  <w:right w:val="nil"/>
                </w:tcBorders>
                <w:shd w:val="clear" w:color="auto" w:fill="auto"/>
                <w:noWrap/>
                <w:vAlign w:val="center"/>
                <w:hideMark/>
              </w:tcPr>
            </w:tcPrChange>
          </w:tcPr>
          <w:p w14:paraId="764F360C" w14:textId="1486F3E9"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44" w:author="Ben.Williams" w:date="2020-10-30T14:19:00Z">
              <w:tcPr>
                <w:tcW w:w="925" w:type="dxa"/>
                <w:tcBorders>
                  <w:top w:val="nil"/>
                  <w:left w:val="nil"/>
                  <w:bottom w:val="nil"/>
                  <w:right w:val="nil"/>
                </w:tcBorders>
                <w:shd w:val="clear" w:color="auto" w:fill="auto"/>
                <w:noWrap/>
                <w:vAlign w:val="center"/>
                <w:hideMark/>
              </w:tcPr>
            </w:tcPrChange>
          </w:tcPr>
          <w:p w14:paraId="57D95D13" w14:textId="1813F49C"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45" w:author="Ben.Williams" w:date="2020-10-30T14:19:00Z">
              <w:tcPr>
                <w:tcW w:w="925" w:type="dxa"/>
                <w:tcBorders>
                  <w:top w:val="nil"/>
                  <w:left w:val="nil"/>
                  <w:bottom w:val="nil"/>
                  <w:right w:val="nil"/>
                </w:tcBorders>
                <w:shd w:val="clear" w:color="auto" w:fill="auto"/>
                <w:noWrap/>
                <w:vAlign w:val="center"/>
                <w:hideMark/>
              </w:tcPr>
            </w:tcPrChange>
          </w:tcPr>
          <w:p w14:paraId="48D47F56" w14:textId="03EB3957"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46" w:author="Ben.Williams" w:date="2020-10-30T14:19:00Z">
              <w:tcPr>
                <w:tcW w:w="925" w:type="dxa"/>
                <w:tcBorders>
                  <w:top w:val="nil"/>
                  <w:left w:val="nil"/>
                  <w:bottom w:val="nil"/>
                  <w:right w:val="nil"/>
                </w:tcBorders>
                <w:shd w:val="clear" w:color="auto" w:fill="auto"/>
                <w:noWrap/>
                <w:vAlign w:val="center"/>
                <w:hideMark/>
              </w:tcPr>
            </w:tcPrChange>
          </w:tcPr>
          <w:p w14:paraId="1B25F37D" w14:textId="071A39E0"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47" w:author="Ben.Williams" w:date="2020-10-30T14:19:00Z">
              <w:tcPr>
                <w:tcW w:w="925" w:type="dxa"/>
                <w:tcBorders>
                  <w:top w:val="nil"/>
                  <w:left w:val="nil"/>
                  <w:bottom w:val="nil"/>
                  <w:right w:val="nil"/>
                </w:tcBorders>
                <w:shd w:val="clear" w:color="auto" w:fill="auto"/>
                <w:noWrap/>
                <w:vAlign w:val="center"/>
                <w:hideMark/>
              </w:tcPr>
            </w:tcPrChange>
          </w:tcPr>
          <w:p w14:paraId="19FAD5CF" w14:textId="520A577C"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48" w:author="Ben.Williams" w:date="2020-10-30T14:19:00Z">
              <w:tcPr>
                <w:tcW w:w="925" w:type="dxa"/>
                <w:tcBorders>
                  <w:top w:val="nil"/>
                  <w:left w:val="nil"/>
                  <w:bottom w:val="nil"/>
                  <w:right w:val="nil"/>
                </w:tcBorders>
                <w:shd w:val="clear" w:color="auto" w:fill="auto"/>
                <w:noWrap/>
                <w:vAlign w:val="center"/>
                <w:hideMark/>
              </w:tcPr>
            </w:tcPrChange>
          </w:tcPr>
          <w:p w14:paraId="46E9200B" w14:textId="15B4563A" w:rsidR="00263444" w:rsidRPr="00C466C4" w:rsidRDefault="00263444" w:rsidP="004B43F2">
            <w:pPr>
              <w:spacing w:after="0"/>
              <w:jc w:val="center"/>
              <w:rPr>
                <w:color w:val="000000"/>
                <w:szCs w:val="22"/>
              </w:rPr>
            </w:pPr>
            <w:r>
              <w:rPr>
                <w:color w:val="000000"/>
                <w:szCs w:val="22"/>
              </w:rPr>
              <w:t>0</w:t>
            </w:r>
          </w:p>
        </w:tc>
      </w:tr>
      <w:tr w:rsidR="00263444" w:rsidRPr="00D75D21" w14:paraId="2A4E67DE" w14:textId="77777777" w:rsidTr="00E777C3">
        <w:trPr>
          <w:trHeight w:val="286"/>
          <w:trPrChange w:id="749" w:author="Ben.Williams" w:date="2020-10-30T14:19:00Z">
            <w:trPr>
              <w:trHeight w:val="286"/>
            </w:trPr>
          </w:trPrChange>
        </w:trPr>
        <w:tc>
          <w:tcPr>
            <w:tcW w:w="943" w:type="dxa"/>
            <w:tcBorders>
              <w:top w:val="nil"/>
              <w:left w:val="nil"/>
              <w:bottom w:val="nil"/>
              <w:right w:val="nil"/>
            </w:tcBorders>
            <w:shd w:val="clear" w:color="auto" w:fill="auto"/>
            <w:noWrap/>
            <w:vAlign w:val="center"/>
            <w:hideMark/>
            <w:tcPrChange w:id="750" w:author="Ben.Williams" w:date="2020-10-30T14:19:00Z">
              <w:tcPr>
                <w:tcW w:w="1009" w:type="dxa"/>
                <w:tcBorders>
                  <w:top w:val="nil"/>
                  <w:left w:val="nil"/>
                  <w:bottom w:val="nil"/>
                  <w:right w:val="nil"/>
                </w:tcBorders>
                <w:shd w:val="clear" w:color="auto" w:fill="auto"/>
                <w:noWrap/>
                <w:vAlign w:val="center"/>
                <w:hideMark/>
              </w:tcPr>
            </w:tcPrChange>
          </w:tcPr>
          <w:p w14:paraId="4142976A" w14:textId="77777777" w:rsidR="00263444" w:rsidRPr="00D75D21" w:rsidRDefault="00263444" w:rsidP="00263444">
            <w:pPr>
              <w:spacing w:after="0"/>
              <w:jc w:val="center"/>
              <w:rPr>
                <w:color w:val="000000"/>
                <w:szCs w:val="22"/>
              </w:rPr>
            </w:pPr>
            <w:r w:rsidRPr="00D75D21">
              <w:rPr>
                <w:color w:val="000000"/>
                <w:szCs w:val="22"/>
              </w:rPr>
              <w:t>25</w:t>
            </w:r>
          </w:p>
        </w:tc>
        <w:tc>
          <w:tcPr>
            <w:tcW w:w="788" w:type="dxa"/>
            <w:tcBorders>
              <w:top w:val="nil"/>
              <w:left w:val="nil"/>
              <w:bottom w:val="nil"/>
              <w:right w:val="nil"/>
            </w:tcBorders>
            <w:shd w:val="clear" w:color="auto" w:fill="auto"/>
            <w:noWrap/>
            <w:vAlign w:val="center"/>
            <w:hideMark/>
            <w:tcPrChange w:id="751" w:author="Ben.Williams" w:date="2020-10-30T14:19:00Z">
              <w:tcPr>
                <w:tcW w:w="840" w:type="dxa"/>
                <w:tcBorders>
                  <w:top w:val="nil"/>
                  <w:left w:val="nil"/>
                  <w:bottom w:val="nil"/>
                  <w:right w:val="nil"/>
                </w:tcBorders>
                <w:shd w:val="clear" w:color="auto" w:fill="auto"/>
                <w:noWrap/>
                <w:vAlign w:val="center"/>
                <w:hideMark/>
              </w:tcPr>
            </w:tcPrChange>
          </w:tcPr>
          <w:p w14:paraId="32B7855D" w14:textId="764AACBC" w:rsidR="00263444" w:rsidRPr="00C466C4" w:rsidRDefault="00263444" w:rsidP="004B43F2">
            <w:pPr>
              <w:spacing w:after="0"/>
              <w:jc w:val="center"/>
              <w:rPr>
                <w:color w:val="000000"/>
                <w:szCs w:val="22"/>
              </w:rPr>
            </w:pPr>
            <w:r>
              <w:rPr>
                <w:color w:val="000000"/>
                <w:szCs w:val="22"/>
              </w:rPr>
              <w:t>0</w:t>
            </w:r>
          </w:p>
        </w:tc>
        <w:tc>
          <w:tcPr>
            <w:tcW w:w="787" w:type="dxa"/>
            <w:tcBorders>
              <w:top w:val="nil"/>
              <w:left w:val="nil"/>
              <w:bottom w:val="nil"/>
              <w:right w:val="nil"/>
            </w:tcBorders>
            <w:shd w:val="clear" w:color="auto" w:fill="auto"/>
            <w:noWrap/>
            <w:vAlign w:val="center"/>
            <w:hideMark/>
            <w:tcPrChange w:id="752" w:author="Ben.Williams" w:date="2020-10-30T14:19:00Z">
              <w:tcPr>
                <w:tcW w:w="840" w:type="dxa"/>
                <w:tcBorders>
                  <w:top w:val="nil"/>
                  <w:left w:val="nil"/>
                  <w:bottom w:val="nil"/>
                  <w:right w:val="nil"/>
                </w:tcBorders>
                <w:shd w:val="clear" w:color="auto" w:fill="auto"/>
                <w:noWrap/>
                <w:vAlign w:val="center"/>
                <w:hideMark/>
              </w:tcPr>
            </w:tcPrChange>
          </w:tcPr>
          <w:p w14:paraId="4584220B" w14:textId="6C0EBEAD"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753" w:author="Ben.Williams" w:date="2020-10-30T14:19:00Z">
              <w:tcPr>
                <w:tcW w:w="925" w:type="dxa"/>
                <w:tcBorders>
                  <w:top w:val="nil"/>
                  <w:left w:val="nil"/>
                  <w:bottom w:val="nil"/>
                  <w:right w:val="nil"/>
                </w:tcBorders>
                <w:shd w:val="clear" w:color="auto" w:fill="auto"/>
                <w:noWrap/>
                <w:vAlign w:val="center"/>
                <w:hideMark/>
              </w:tcPr>
            </w:tcPrChange>
          </w:tcPr>
          <w:p w14:paraId="791AD0FE" w14:textId="36BF1EFF" w:rsidR="00263444" w:rsidRPr="00C466C4" w:rsidRDefault="00263444" w:rsidP="004B43F2">
            <w:pPr>
              <w:spacing w:after="0"/>
              <w:jc w:val="center"/>
              <w:rPr>
                <w:color w:val="000000"/>
                <w:szCs w:val="22"/>
              </w:rPr>
            </w:pPr>
            <w:r>
              <w:rPr>
                <w:color w:val="000000"/>
                <w:szCs w:val="22"/>
              </w:rPr>
              <w:t>0.01</w:t>
            </w:r>
          </w:p>
        </w:tc>
        <w:tc>
          <w:tcPr>
            <w:tcW w:w="847" w:type="dxa"/>
            <w:tcBorders>
              <w:top w:val="nil"/>
              <w:left w:val="nil"/>
              <w:bottom w:val="nil"/>
              <w:right w:val="nil"/>
            </w:tcBorders>
            <w:shd w:val="clear" w:color="auto" w:fill="auto"/>
            <w:noWrap/>
            <w:vAlign w:val="center"/>
            <w:hideMark/>
            <w:tcPrChange w:id="754" w:author="Ben.Williams" w:date="2020-10-30T14:19:00Z">
              <w:tcPr>
                <w:tcW w:w="840" w:type="dxa"/>
                <w:tcBorders>
                  <w:top w:val="nil"/>
                  <w:left w:val="nil"/>
                  <w:bottom w:val="nil"/>
                  <w:right w:val="nil"/>
                </w:tcBorders>
                <w:shd w:val="clear" w:color="auto" w:fill="auto"/>
                <w:noWrap/>
                <w:vAlign w:val="center"/>
                <w:hideMark/>
              </w:tcPr>
            </w:tcPrChange>
          </w:tcPr>
          <w:p w14:paraId="14D087AD" w14:textId="076321F4"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55" w:author="Ben.Williams" w:date="2020-10-30T14:19:00Z">
              <w:tcPr>
                <w:tcW w:w="925" w:type="dxa"/>
                <w:tcBorders>
                  <w:top w:val="nil"/>
                  <w:left w:val="nil"/>
                  <w:bottom w:val="nil"/>
                  <w:right w:val="nil"/>
                </w:tcBorders>
                <w:shd w:val="clear" w:color="auto" w:fill="auto"/>
                <w:noWrap/>
                <w:vAlign w:val="center"/>
                <w:hideMark/>
              </w:tcPr>
            </w:tcPrChange>
          </w:tcPr>
          <w:p w14:paraId="1EF1C4CD" w14:textId="68BF3C5E"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756" w:author="Ben.Williams" w:date="2020-10-30T14:19:00Z">
              <w:tcPr>
                <w:tcW w:w="925" w:type="dxa"/>
                <w:tcBorders>
                  <w:top w:val="nil"/>
                  <w:left w:val="nil"/>
                  <w:bottom w:val="nil"/>
                  <w:right w:val="nil"/>
                </w:tcBorders>
                <w:shd w:val="clear" w:color="auto" w:fill="auto"/>
                <w:noWrap/>
                <w:vAlign w:val="center"/>
                <w:hideMark/>
              </w:tcPr>
            </w:tcPrChange>
          </w:tcPr>
          <w:p w14:paraId="3C17B4DB" w14:textId="28EFA79F"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57" w:author="Ben.Williams" w:date="2020-10-30T14:19:00Z">
              <w:tcPr>
                <w:tcW w:w="925" w:type="dxa"/>
                <w:tcBorders>
                  <w:top w:val="nil"/>
                  <w:left w:val="nil"/>
                  <w:bottom w:val="nil"/>
                  <w:right w:val="nil"/>
                </w:tcBorders>
                <w:shd w:val="clear" w:color="auto" w:fill="auto"/>
                <w:noWrap/>
                <w:vAlign w:val="center"/>
                <w:hideMark/>
              </w:tcPr>
            </w:tcPrChange>
          </w:tcPr>
          <w:p w14:paraId="7481FADD" w14:textId="1016519C"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58" w:author="Ben.Williams" w:date="2020-10-30T14:19:00Z">
              <w:tcPr>
                <w:tcW w:w="925" w:type="dxa"/>
                <w:tcBorders>
                  <w:top w:val="nil"/>
                  <w:left w:val="nil"/>
                  <w:bottom w:val="nil"/>
                  <w:right w:val="nil"/>
                </w:tcBorders>
                <w:shd w:val="clear" w:color="auto" w:fill="auto"/>
                <w:noWrap/>
                <w:vAlign w:val="center"/>
                <w:hideMark/>
              </w:tcPr>
            </w:tcPrChange>
          </w:tcPr>
          <w:p w14:paraId="3981F12A" w14:textId="5D755518"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59" w:author="Ben.Williams" w:date="2020-10-30T14:19:00Z">
              <w:tcPr>
                <w:tcW w:w="925" w:type="dxa"/>
                <w:tcBorders>
                  <w:top w:val="nil"/>
                  <w:left w:val="nil"/>
                  <w:bottom w:val="nil"/>
                  <w:right w:val="nil"/>
                </w:tcBorders>
                <w:shd w:val="clear" w:color="auto" w:fill="auto"/>
                <w:noWrap/>
                <w:vAlign w:val="center"/>
                <w:hideMark/>
              </w:tcPr>
            </w:tcPrChange>
          </w:tcPr>
          <w:p w14:paraId="490D9BEB" w14:textId="4FFC032F"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60" w:author="Ben.Williams" w:date="2020-10-30T14:19:00Z">
              <w:tcPr>
                <w:tcW w:w="925" w:type="dxa"/>
                <w:tcBorders>
                  <w:top w:val="nil"/>
                  <w:left w:val="nil"/>
                  <w:bottom w:val="nil"/>
                  <w:right w:val="nil"/>
                </w:tcBorders>
                <w:shd w:val="clear" w:color="auto" w:fill="auto"/>
                <w:noWrap/>
                <w:vAlign w:val="center"/>
                <w:hideMark/>
              </w:tcPr>
            </w:tcPrChange>
          </w:tcPr>
          <w:p w14:paraId="2A236109" w14:textId="00876CF5" w:rsidR="00263444" w:rsidRPr="00C466C4" w:rsidRDefault="00263444" w:rsidP="004B43F2">
            <w:pPr>
              <w:spacing w:after="0"/>
              <w:jc w:val="center"/>
              <w:rPr>
                <w:color w:val="000000"/>
                <w:szCs w:val="22"/>
              </w:rPr>
            </w:pPr>
            <w:r>
              <w:rPr>
                <w:color w:val="000000"/>
                <w:szCs w:val="22"/>
              </w:rPr>
              <w:t>0</w:t>
            </w:r>
          </w:p>
        </w:tc>
      </w:tr>
      <w:tr w:rsidR="00263444" w:rsidRPr="00D75D21" w14:paraId="0684F703" w14:textId="77777777" w:rsidTr="00E777C3">
        <w:trPr>
          <w:trHeight w:val="286"/>
          <w:trPrChange w:id="761" w:author="Ben.Williams" w:date="2020-10-30T14:19:00Z">
            <w:trPr>
              <w:trHeight w:val="286"/>
            </w:trPr>
          </w:trPrChange>
        </w:trPr>
        <w:tc>
          <w:tcPr>
            <w:tcW w:w="943" w:type="dxa"/>
            <w:tcBorders>
              <w:top w:val="nil"/>
              <w:left w:val="nil"/>
              <w:bottom w:val="nil"/>
              <w:right w:val="nil"/>
            </w:tcBorders>
            <w:shd w:val="clear" w:color="auto" w:fill="auto"/>
            <w:noWrap/>
            <w:vAlign w:val="center"/>
            <w:hideMark/>
            <w:tcPrChange w:id="762" w:author="Ben.Williams" w:date="2020-10-30T14:19:00Z">
              <w:tcPr>
                <w:tcW w:w="1009" w:type="dxa"/>
                <w:tcBorders>
                  <w:top w:val="nil"/>
                  <w:left w:val="nil"/>
                  <w:bottom w:val="nil"/>
                  <w:right w:val="nil"/>
                </w:tcBorders>
                <w:shd w:val="clear" w:color="auto" w:fill="auto"/>
                <w:noWrap/>
                <w:vAlign w:val="center"/>
                <w:hideMark/>
              </w:tcPr>
            </w:tcPrChange>
          </w:tcPr>
          <w:p w14:paraId="1CF38212" w14:textId="77777777" w:rsidR="00263444" w:rsidRPr="00D75D21" w:rsidRDefault="00263444" w:rsidP="00263444">
            <w:pPr>
              <w:spacing w:after="0"/>
              <w:jc w:val="center"/>
              <w:rPr>
                <w:color w:val="000000"/>
                <w:szCs w:val="22"/>
              </w:rPr>
            </w:pPr>
            <w:r w:rsidRPr="00D75D21">
              <w:rPr>
                <w:color w:val="000000"/>
                <w:szCs w:val="22"/>
              </w:rPr>
              <w:t>26</w:t>
            </w:r>
          </w:p>
        </w:tc>
        <w:tc>
          <w:tcPr>
            <w:tcW w:w="788" w:type="dxa"/>
            <w:tcBorders>
              <w:top w:val="nil"/>
              <w:left w:val="nil"/>
              <w:bottom w:val="nil"/>
              <w:right w:val="nil"/>
            </w:tcBorders>
            <w:shd w:val="clear" w:color="auto" w:fill="auto"/>
            <w:noWrap/>
            <w:vAlign w:val="center"/>
            <w:hideMark/>
            <w:tcPrChange w:id="763" w:author="Ben.Williams" w:date="2020-10-30T14:19:00Z">
              <w:tcPr>
                <w:tcW w:w="840" w:type="dxa"/>
                <w:tcBorders>
                  <w:top w:val="nil"/>
                  <w:left w:val="nil"/>
                  <w:bottom w:val="nil"/>
                  <w:right w:val="nil"/>
                </w:tcBorders>
                <w:shd w:val="clear" w:color="auto" w:fill="auto"/>
                <w:noWrap/>
                <w:vAlign w:val="center"/>
                <w:hideMark/>
              </w:tcPr>
            </w:tcPrChange>
          </w:tcPr>
          <w:p w14:paraId="44D1BEE3" w14:textId="47E1F0C2" w:rsidR="00263444" w:rsidRPr="00C466C4" w:rsidRDefault="00263444" w:rsidP="004B43F2">
            <w:pPr>
              <w:spacing w:after="0"/>
              <w:jc w:val="center"/>
              <w:rPr>
                <w:color w:val="000000"/>
                <w:szCs w:val="22"/>
              </w:rPr>
            </w:pPr>
            <w:r>
              <w:rPr>
                <w:color w:val="000000"/>
                <w:szCs w:val="22"/>
              </w:rPr>
              <w:t>0</w:t>
            </w:r>
          </w:p>
        </w:tc>
        <w:tc>
          <w:tcPr>
            <w:tcW w:w="787" w:type="dxa"/>
            <w:tcBorders>
              <w:top w:val="nil"/>
              <w:left w:val="nil"/>
              <w:bottom w:val="nil"/>
              <w:right w:val="nil"/>
            </w:tcBorders>
            <w:shd w:val="clear" w:color="auto" w:fill="auto"/>
            <w:noWrap/>
            <w:vAlign w:val="center"/>
            <w:hideMark/>
            <w:tcPrChange w:id="764" w:author="Ben.Williams" w:date="2020-10-30T14:19:00Z">
              <w:tcPr>
                <w:tcW w:w="840" w:type="dxa"/>
                <w:tcBorders>
                  <w:top w:val="nil"/>
                  <w:left w:val="nil"/>
                  <w:bottom w:val="nil"/>
                  <w:right w:val="nil"/>
                </w:tcBorders>
                <w:shd w:val="clear" w:color="auto" w:fill="auto"/>
                <w:noWrap/>
                <w:vAlign w:val="center"/>
                <w:hideMark/>
              </w:tcPr>
            </w:tcPrChange>
          </w:tcPr>
          <w:p w14:paraId="3D94D5D8" w14:textId="00250A49"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765" w:author="Ben.Williams" w:date="2020-10-30T14:19:00Z">
              <w:tcPr>
                <w:tcW w:w="925" w:type="dxa"/>
                <w:tcBorders>
                  <w:top w:val="nil"/>
                  <w:left w:val="nil"/>
                  <w:bottom w:val="nil"/>
                  <w:right w:val="nil"/>
                </w:tcBorders>
                <w:shd w:val="clear" w:color="auto" w:fill="auto"/>
                <w:noWrap/>
                <w:vAlign w:val="center"/>
                <w:hideMark/>
              </w:tcPr>
            </w:tcPrChange>
          </w:tcPr>
          <w:p w14:paraId="11DC8EF9" w14:textId="5E3BD2C9" w:rsidR="00263444" w:rsidRPr="00C466C4" w:rsidRDefault="00263444" w:rsidP="004B43F2">
            <w:pPr>
              <w:spacing w:after="0"/>
              <w:jc w:val="center"/>
              <w:rPr>
                <w:color w:val="000000"/>
                <w:szCs w:val="22"/>
              </w:rPr>
            </w:pPr>
            <w:r>
              <w:rPr>
                <w:color w:val="000000"/>
                <w:szCs w:val="22"/>
              </w:rPr>
              <w:t>0.01</w:t>
            </w:r>
          </w:p>
        </w:tc>
        <w:tc>
          <w:tcPr>
            <w:tcW w:w="847" w:type="dxa"/>
            <w:tcBorders>
              <w:top w:val="nil"/>
              <w:left w:val="nil"/>
              <w:bottom w:val="nil"/>
              <w:right w:val="nil"/>
            </w:tcBorders>
            <w:shd w:val="clear" w:color="auto" w:fill="auto"/>
            <w:noWrap/>
            <w:vAlign w:val="center"/>
            <w:hideMark/>
            <w:tcPrChange w:id="766" w:author="Ben.Williams" w:date="2020-10-30T14:19:00Z">
              <w:tcPr>
                <w:tcW w:w="840" w:type="dxa"/>
                <w:tcBorders>
                  <w:top w:val="nil"/>
                  <w:left w:val="nil"/>
                  <w:bottom w:val="nil"/>
                  <w:right w:val="nil"/>
                </w:tcBorders>
                <w:shd w:val="clear" w:color="auto" w:fill="auto"/>
                <w:noWrap/>
                <w:vAlign w:val="center"/>
                <w:hideMark/>
              </w:tcPr>
            </w:tcPrChange>
          </w:tcPr>
          <w:p w14:paraId="55658F38" w14:textId="32A100CE"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67" w:author="Ben.Williams" w:date="2020-10-30T14:19:00Z">
              <w:tcPr>
                <w:tcW w:w="925" w:type="dxa"/>
                <w:tcBorders>
                  <w:top w:val="nil"/>
                  <w:left w:val="nil"/>
                  <w:bottom w:val="nil"/>
                  <w:right w:val="nil"/>
                </w:tcBorders>
                <w:shd w:val="clear" w:color="auto" w:fill="auto"/>
                <w:noWrap/>
                <w:vAlign w:val="center"/>
                <w:hideMark/>
              </w:tcPr>
            </w:tcPrChange>
          </w:tcPr>
          <w:p w14:paraId="343429FE" w14:textId="1548B072"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768" w:author="Ben.Williams" w:date="2020-10-30T14:19:00Z">
              <w:tcPr>
                <w:tcW w:w="925" w:type="dxa"/>
                <w:tcBorders>
                  <w:top w:val="nil"/>
                  <w:left w:val="nil"/>
                  <w:bottom w:val="nil"/>
                  <w:right w:val="nil"/>
                </w:tcBorders>
                <w:shd w:val="clear" w:color="auto" w:fill="auto"/>
                <w:noWrap/>
                <w:vAlign w:val="center"/>
                <w:hideMark/>
              </w:tcPr>
            </w:tcPrChange>
          </w:tcPr>
          <w:p w14:paraId="503BB629" w14:textId="1059B883"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69" w:author="Ben.Williams" w:date="2020-10-30T14:19:00Z">
              <w:tcPr>
                <w:tcW w:w="925" w:type="dxa"/>
                <w:tcBorders>
                  <w:top w:val="nil"/>
                  <w:left w:val="nil"/>
                  <w:bottom w:val="nil"/>
                  <w:right w:val="nil"/>
                </w:tcBorders>
                <w:shd w:val="clear" w:color="auto" w:fill="auto"/>
                <w:noWrap/>
                <w:vAlign w:val="center"/>
                <w:hideMark/>
              </w:tcPr>
            </w:tcPrChange>
          </w:tcPr>
          <w:p w14:paraId="1DC82846" w14:textId="1F8A41C5"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70" w:author="Ben.Williams" w:date="2020-10-30T14:19:00Z">
              <w:tcPr>
                <w:tcW w:w="925" w:type="dxa"/>
                <w:tcBorders>
                  <w:top w:val="nil"/>
                  <w:left w:val="nil"/>
                  <w:bottom w:val="nil"/>
                  <w:right w:val="nil"/>
                </w:tcBorders>
                <w:shd w:val="clear" w:color="auto" w:fill="auto"/>
                <w:noWrap/>
                <w:vAlign w:val="center"/>
                <w:hideMark/>
              </w:tcPr>
            </w:tcPrChange>
          </w:tcPr>
          <w:p w14:paraId="22BDD60E" w14:textId="152575FC"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71" w:author="Ben.Williams" w:date="2020-10-30T14:19:00Z">
              <w:tcPr>
                <w:tcW w:w="925" w:type="dxa"/>
                <w:tcBorders>
                  <w:top w:val="nil"/>
                  <w:left w:val="nil"/>
                  <w:bottom w:val="nil"/>
                  <w:right w:val="nil"/>
                </w:tcBorders>
                <w:shd w:val="clear" w:color="auto" w:fill="auto"/>
                <w:noWrap/>
                <w:vAlign w:val="center"/>
                <w:hideMark/>
              </w:tcPr>
            </w:tcPrChange>
          </w:tcPr>
          <w:p w14:paraId="67C99BA5" w14:textId="0AB0C37F"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72" w:author="Ben.Williams" w:date="2020-10-30T14:19:00Z">
              <w:tcPr>
                <w:tcW w:w="925" w:type="dxa"/>
                <w:tcBorders>
                  <w:top w:val="nil"/>
                  <w:left w:val="nil"/>
                  <w:bottom w:val="nil"/>
                  <w:right w:val="nil"/>
                </w:tcBorders>
                <w:shd w:val="clear" w:color="auto" w:fill="auto"/>
                <w:noWrap/>
                <w:vAlign w:val="center"/>
                <w:hideMark/>
              </w:tcPr>
            </w:tcPrChange>
          </w:tcPr>
          <w:p w14:paraId="3C64EA80" w14:textId="0DFF3945" w:rsidR="00263444" w:rsidRPr="00C466C4" w:rsidRDefault="00263444" w:rsidP="004B43F2">
            <w:pPr>
              <w:spacing w:after="0"/>
              <w:jc w:val="center"/>
              <w:rPr>
                <w:color w:val="000000"/>
                <w:szCs w:val="22"/>
              </w:rPr>
            </w:pPr>
            <w:r>
              <w:rPr>
                <w:color w:val="000000"/>
                <w:szCs w:val="22"/>
              </w:rPr>
              <w:t>0</w:t>
            </w:r>
          </w:p>
        </w:tc>
      </w:tr>
      <w:tr w:rsidR="00263444" w:rsidRPr="00D75D21" w14:paraId="07EB18BD" w14:textId="77777777" w:rsidTr="00E777C3">
        <w:trPr>
          <w:trHeight w:val="286"/>
          <w:trPrChange w:id="773" w:author="Ben.Williams" w:date="2020-10-30T14:19:00Z">
            <w:trPr>
              <w:trHeight w:val="286"/>
            </w:trPr>
          </w:trPrChange>
        </w:trPr>
        <w:tc>
          <w:tcPr>
            <w:tcW w:w="943" w:type="dxa"/>
            <w:tcBorders>
              <w:top w:val="nil"/>
              <w:left w:val="nil"/>
              <w:bottom w:val="nil"/>
              <w:right w:val="nil"/>
            </w:tcBorders>
            <w:shd w:val="clear" w:color="auto" w:fill="auto"/>
            <w:noWrap/>
            <w:vAlign w:val="center"/>
            <w:hideMark/>
            <w:tcPrChange w:id="774" w:author="Ben.Williams" w:date="2020-10-30T14:19:00Z">
              <w:tcPr>
                <w:tcW w:w="1009" w:type="dxa"/>
                <w:tcBorders>
                  <w:top w:val="nil"/>
                  <w:left w:val="nil"/>
                  <w:bottom w:val="nil"/>
                  <w:right w:val="nil"/>
                </w:tcBorders>
                <w:shd w:val="clear" w:color="auto" w:fill="auto"/>
                <w:noWrap/>
                <w:vAlign w:val="center"/>
                <w:hideMark/>
              </w:tcPr>
            </w:tcPrChange>
          </w:tcPr>
          <w:p w14:paraId="3604DEA5" w14:textId="77777777" w:rsidR="00263444" w:rsidRPr="00D75D21" w:rsidRDefault="00263444" w:rsidP="00263444">
            <w:pPr>
              <w:spacing w:after="0"/>
              <w:jc w:val="center"/>
              <w:rPr>
                <w:color w:val="000000"/>
                <w:szCs w:val="22"/>
              </w:rPr>
            </w:pPr>
            <w:r w:rsidRPr="00D75D21">
              <w:rPr>
                <w:color w:val="000000"/>
                <w:szCs w:val="22"/>
              </w:rPr>
              <w:t>27</w:t>
            </w:r>
          </w:p>
        </w:tc>
        <w:tc>
          <w:tcPr>
            <w:tcW w:w="788" w:type="dxa"/>
            <w:tcBorders>
              <w:top w:val="nil"/>
              <w:left w:val="nil"/>
              <w:bottom w:val="nil"/>
              <w:right w:val="nil"/>
            </w:tcBorders>
            <w:shd w:val="clear" w:color="auto" w:fill="auto"/>
            <w:noWrap/>
            <w:vAlign w:val="center"/>
            <w:hideMark/>
            <w:tcPrChange w:id="775" w:author="Ben.Williams" w:date="2020-10-30T14:19:00Z">
              <w:tcPr>
                <w:tcW w:w="840" w:type="dxa"/>
                <w:tcBorders>
                  <w:top w:val="nil"/>
                  <w:left w:val="nil"/>
                  <w:bottom w:val="nil"/>
                  <w:right w:val="nil"/>
                </w:tcBorders>
                <w:shd w:val="clear" w:color="auto" w:fill="auto"/>
                <w:noWrap/>
                <w:vAlign w:val="center"/>
                <w:hideMark/>
              </w:tcPr>
            </w:tcPrChange>
          </w:tcPr>
          <w:p w14:paraId="73DE2E63" w14:textId="504C9F78" w:rsidR="00263444" w:rsidRPr="00C466C4" w:rsidRDefault="00263444" w:rsidP="004B43F2">
            <w:pPr>
              <w:spacing w:after="0"/>
              <w:jc w:val="center"/>
              <w:rPr>
                <w:color w:val="000000"/>
                <w:szCs w:val="22"/>
              </w:rPr>
            </w:pPr>
            <w:r>
              <w:rPr>
                <w:color w:val="000000"/>
                <w:szCs w:val="22"/>
              </w:rPr>
              <w:t>0</w:t>
            </w:r>
          </w:p>
        </w:tc>
        <w:tc>
          <w:tcPr>
            <w:tcW w:w="787" w:type="dxa"/>
            <w:tcBorders>
              <w:top w:val="nil"/>
              <w:left w:val="nil"/>
              <w:bottom w:val="nil"/>
              <w:right w:val="nil"/>
            </w:tcBorders>
            <w:shd w:val="clear" w:color="auto" w:fill="auto"/>
            <w:noWrap/>
            <w:vAlign w:val="center"/>
            <w:hideMark/>
            <w:tcPrChange w:id="776" w:author="Ben.Williams" w:date="2020-10-30T14:19:00Z">
              <w:tcPr>
                <w:tcW w:w="840" w:type="dxa"/>
                <w:tcBorders>
                  <w:top w:val="nil"/>
                  <w:left w:val="nil"/>
                  <w:bottom w:val="nil"/>
                  <w:right w:val="nil"/>
                </w:tcBorders>
                <w:shd w:val="clear" w:color="auto" w:fill="auto"/>
                <w:noWrap/>
                <w:vAlign w:val="center"/>
                <w:hideMark/>
              </w:tcPr>
            </w:tcPrChange>
          </w:tcPr>
          <w:p w14:paraId="2DA692FD" w14:textId="47161086"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777" w:author="Ben.Williams" w:date="2020-10-30T14:19:00Z">
              <w:tcPr>
                <w:tcW w:w="925" w:type="dxa"/>
                <w:tcBorders>
                  <w:top w:val="nil"/>
                  <w:left w:val="nil"/>
                  <w:bottom w:val="nil"/>
                  <w:right w:val="nil"/>
                </w:tcBorders>
                <w:shd w:val="clear" w:color="auto" w:fill="auto"/>
                <w:noWrap/>
                <w:vAlign w:val="center"/>
                <w:hideMark/>
              </w:tcPr>
            </w:tcPrChange>
          </w:tcPr>
          <w:p w14:paraId="6A61B3AC" w14:textId="621AF6AB" w:rsidR="00263444" w:rsidRPr="00C466C4" w:rsidRDefault="00263444" w:rsidP="004B43F2">
            <w:pPr>
              <w:spacing w:after="0"/>
              <w:jc w:val="center"/>
              <w:rPr>
                <w:color w:val="000000"/>
                <w:szCs w:val="22"/>
              </w:rPr>
            </w:pPr>
            <w:r>
              <w:rPr>
                <w:color w:val="000000"/>
                <w:szCs w:val="22"/>
              </w:rPr>
              <w:t>0.01</w:t>
            </w:r>
          </w:p>
        </w:tc>
        <w:tc>
          <w:tcPr>
            <w:tcW w:w="847" w:type="dxa"/>
            <w:tcBorders>
              <w:top w:val="nil"/>
              <w:left w:val="nil"/>
              <w:bottom w:val="nil"/>
              <w:right w:val="nil"/>
            </w:tcBorders>
            <w:shd w:val="clear" w:color="auto" w:fill="auto"/>
            <w:noWrap/>
            <w:vAlign w:val="center"/>
            <w:hideMark/>
            <w:tcPrChange w:id="778" w:author="Ben.Williams" w:date="2020-10-30T14:19:00Z">
              <w:tcPr>
                <w:tcW w:w="840" w:type="dxa"/>
                <w:tcBorders>
                  <w:top w:val="nil"/>
                  <w:left w:val="nil"/>
                  <w:bottom w:val="nil"/>
                  <w:right w:val="nil"/>
                </w:tcBorders>
                <w:shd w:val="clear" w:color="auto" w:fill="auto"/>
                <w:noWrap/>
                <w:vAlign w:val="center"/>
                <w:hideMark/>
              </w:tcPr>
            </w:tcPrChange>
          </w:tcPr>
          <w:p w14:paraId="4136BD6D" w14:textId="2BC7720B"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779" w:author="Ben.Williams" w:date="2020-10-30T14:19:00Z">
              <w:tcPr>
                <w:tcW w:w="925" w:type="dxa"/>
                <w:tcBorders>
                  <w:top w:val="nil"/>
                  <w:left w:val="nil"/>
                  <w:bottom w:val="nil"/>
                  <w:right w:val="nil"/>
                </w:tcBorders>
                <w:shd w:val="clear" w:color="auto" w:fill="auto"/>
                <w:noWrap/>
                <w:vAlign w:val="center"/>
                <w:hideMark/>
              </w:tcPr>
            </w:tcPrChange>
          </w:tcPr>
          <w:p w14:paraId="6C0DE6AC" w14:textId="40084B34"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780" w:author="Ben.Williams" w:date="2020-10-30T14:19:00Z">
              <w:tcPr>
                <w:tcW w:w="925" w:type="dxa"/>
                <w:tcBorders>
                  <w:top w:val="nil"/>
                  <w:left w:val="nil"/>
                  <w:bottom w:val="nil"/>
                  <w:right w:val="nil"/>
                </w:tcBorders>
                <w:shd w:val="clear" w:color="auto" w:fill="auto"/>
                <w:noWrap/>
                <w:vAlign w:val="center"/>
                <w:hideMark/>
              </w:tcPr>
            </w:tcPrChange>
          </w:tcPr>
          <w:p w14:paraId="6C5739C9" w14:textId="5C38B63C"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81" w:author="Ben.Williams" w:date="2020-10-30T14:19:00Z">
              <w:tcPr>
                <w:tcW w:w="925" w:type="dxa"/>
                <w:tcBorders>
                  <w:top w:val="nil"/>
                  <w:left w:val="nil"/>
                  <w:bottom w:val="nil"/>
                  <w:right w:val="nil"/>
                </w:tcBorders>
                <w:shd w:val="clear" w:color="auto" w:fill="auto"/>
                <w:noWrap/>
                <w:vAlign w:val="center"/>
                <w:hideMark/>
              </w:tcPr>
            </w:tcPrChange>
          </w:tcPr>
          <w:p w14:paraId="6950C409" w14:textId="42C34A4A"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782" w:author="Ben.Williams" w:date="2020-10-30T14:19:00Z">
              <w:tcPr>
                <w:tcW w:w="925" w:type="dxa"/>
                <w:tcBorders>
                  <w:top w:val="nil"/>
                  <w:left w:val="nil"/>
                  <w:bottom w:val="nil"/>
                  <w:right w:val="nil"/>
                </w:tcBorders>
                <w:shd w:val="clear" w:color="auto" w:fill="auto"/>
                <w:noWrap/>
                <w:vAlign w:val="center"/>
                <w:hideMark/>
              </w:tcPr>
            </w:tcPrChange>
          </w:tcPr>
          <w:p w14:paraId="5A7D7C63" w14:textId="4FB9B1A5"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783" w:author="Ben.Williams" w:date="2020-10-30T14:19:00Z">
              <w:tcPr>
                <w:tcW w:w="925" w:type="dxa"/>
                <w:tcBorders>
                  <w:top w:val="nil"/>
                  <w:left w:val="nil"/>
                  <w:bottom w:val="nil"/>
                  <w:right w:val="nil"/>
                </w:tcBorders>
                <w:shd w:val="clear" w:color="auto" w:fill="auto"/>
                <w:noWrap/>
                <w:vAlign w:val="center"/>
                <w:hideMark/>
              </w:tcPr>
            </w:tcPrChange>
          </w:tcPr>
          <w:p w14:paraId="1B19CA1E" w14:textId="4CD9B648"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nil"/>
              <w:right w:val="nil"/>
            </w:tcBorders>
            <w:shd w:val="clear" w:color="auto" w:fill="auto"/>
            <w:noWrap/>
            <w:vAlign w:val="center"/>
            <w:hideMark/>
            <w:tcPrChange w:id="784" w:author="Ben.Williams" w:date="2020-10-30T14:19:00Z">
              <w:tcPr>
                <w:tcW w:w="925" w:type="dxa"/>
                <w:tcBorders>
                  <w:top w:val="nil"/>
                  <w:left w:val="nil"/>
                  <w:bottom w:val="nil"/>
                  <w:right w:val="nil"/>
                </w:tcBorders>
                <w:shd w:val="clear" w:color="auto" w:fill="auto"/>
                <w:noWrap/>
                <w:vAlign w:val="center"/>
                <w:hideMark/>
              </w:tcPr>
            </w:tcPrChange>
          </w:tcPr>
          <w:p w14:paraId="476BA6CE" w14:textId="533A6EEF" w:rsidR="00263444" w:rsidRPr="00C466C4" w:rsidRDefault="00263444" w:rsidP="004B43F2">
            <w:pPr>
              <w:spacing w:after="0"/>
              <w:jc w:val="center"/>
              <w:rPr>
                <w:color w:val="000000"/>
                <w:szCs w:val="22"/>
              </w:rPr>
            </w:pPr>
            <w:r>
              <w:rPr>
                <w:color w:val="000000"/>
                <w:szCs w:val="22"/>
              </w:rPr>
              <w:t>0</w:t>
            </w:r>
          </w:p>
        </w:tc>
      </w:tr>
      <w:tr w:rsidR="00263444" w:rsidRPr="00D75D21" w14:paraId="3E2DFA3B" w14:textId="77777777" w:rsidTr="00E777C3">
        <w:trPr>
          <w:trHeight w:val="286"/>
          <w:trPrChange w:id="785" w:author="Ben.Williams" w:date="2020-10-30T14:19:00Z">
            <w:trPr>
              <w:trHeight w:val="286"/>
            </w:trPr>
          </w:trPrChange>
        </w:trPr>
        <w:tc>
          <w:tcPr>
            <w:tcW w:w="943" w:type="dxa"/>
            <w:tcBorders>
              <w:top w:val="nil"/>
              <w:left w:val="nil"/>
              <w:bottom w:val="nil"/>
              <w:right w:val="nil"/>
            </w:tcBorders>
            <w:shd w:val="clear" w:color="auto" w:fill="auto"/>
            <w:noWrap/>
            <w:vAlign w:val="center"/>
            <w:hideMark/>
            <w:tcPrChange w:id="786" w:author="Ben.Williams" w:date="2020-10-30T14:19:00Z">
              <w:tcPr>
                <w:tcW w:w="1009" w:type="dxa"/>
                <w:tcBorders>
                  <w:top w:val="nil"/>
                  <w:left w:val="nil"/>
                  <w:bottom w:val="nil"/>
                  <w:right w:val="nil"/>
                </w:tcBorders>
                <w:shd w:val="clear" w:color="auto" w:fill="auto"/>
                <w:noWrap/>
                <w:vAlign w:val="center"/>
                <w:hideMark/>
              </w:tcPr>
            </w:tcPrChange>
          </w:tcPr>
          <w:p w14:paraId="6120AD5A" w14:textId="77777777" w:rsidR="00263444" w:rsidRPr="00D75D21" w:rsidRDefault="00263444" w:rsidP="00263444">
            <w:pPr>
              <w:spacing w:after="0"/>
              <w:jc w:val="center"/>
              <w:rPr>
                <w:color w:val="000000"/>
                <w:szCs w:val="22"/>
              </w:rPr>
            </w:pPr>
            <w:r w:rsidRPr="00D75D21">
              <w:rPr>
                <w:color w:val="000000"/>
                <w:szCs w:val="22"/>
              </w:rPr>
              <w:t>28</w:t>
            </w:r>
          </w:p>
        </w:tc>
        <w:tc>
          <w:tcPr>
            <w:tcW w:w="788" w:type="dxa"/>
            <w:tcBorders>
              <w:top w:val="nil"/>
              <w:left w:val="nil"/>
              <w:bottom w:val="nil"/>
              <w:right w:val="nil"/>
            </w:tcBorders>
            <w:shd w:val="clear" w:color="auto" w:fill="auto"/>
            <w:noWrap/>
            <w:vAlign w:val="center"/>
            <w:hideMark/>
            <w:tcPrChange w:id="787" w:author="Ben.Williams" w:date="2020-10-30T14:19:00Z">
              <w:tcPr>
                <w:tcW w:w="840" w:type="dxa"/>
                <w:tcBorders>
                  <w:top w:val="nil"/>
                  <w:left w:val="nil"/>
                  <w:bottom w:val="nil"/>
                  <w:right w:val="nil"/>
                </w:tcBorders>
                <w:shd w:val="clear" w:color="auto" w:fill="auto"/>
                <w:noWrap/>
                <w:vAlign w:val="center"/>
                <w:hideMark/>
              </w:tcPr>
            </w:tcPrChange>
          </w:tcPr>
          <w:p w14:paraId="3DA7335B" w14:textId="457970A9" w:rsidR="00263444" w:rsidRPr="00C466C4" w:rsidRDefault="00263444" w:rsidP="004B43F2">
            <w:pPr>
              <w:spacing w:after="0"/>
              <w:jc w:val="center"/>
              <w:rPr>
                <w:color w:val="000000"/>
                <w:szCs w:val="22"/>
              </w:rPr>
            </w:pPr>
            <w:r>
              <w:rPr>
                <w:color w:val="000000"/>
                <w:szCs w:val="22"/>
              </w:rPr>
              <w:t>0</w:t>
            </w:r>
          </w:p>
        </w:tc>
        <w:tc>
          <w:tcPr>
            <w:tcW w:w="787" w:type="dxa"/>
            <w:tcBorders>
              <w:top w:val="nil"/>
              <w:left w:val="nil"/>
              <w:bottom w:val="nil"/>
              <w:right w:val="nil"/>
            </w:tcBorders>
            <w:shd w:val="clear" w:color="auto" w:fill="auto"/>
            <w:noWrap/>
            <w:vAlign w:val="center"/>
            <w:hideMark/>
            <w:tcPrChange w:id="788" w:author="Ben.Williams" w:date="2020-10-30T14:19:00Z">
              <w:tcPr>
                <w:tcW w:w="840" w:type="dxa"/>
                <w:tcBorders>
                  <w:top w:val="nil"/>
                  <w:left w:val="nil"/>
                  <w:bottom w:val="nil"/>
                  <w:right w:val="nil"/>
                </w:tcBorders>
                <w:shd w:val="clear" w:color="auto" w:fill="auto"/>
                <w:noWrap/>
                <w:vAlign w:val="center"/>
                <w:hideMark/>
              </w:tcPr>
            </w:tcPrChange>
          </w:tcPr>
          <w:p w14:paraId="526A05D8" w14:textId="653E08E4"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789" w:author="Ben.Williams" w:date="2020-10-30T14:19:00Z">
              <w:tcPr>
                <w:tcW w:w="925" w:type="dxa"/>
                <w:tcBorders>
                  <w:top w:val="nil"/>
                  <w:left w:val="nil"/>
                  <w:bottom w:val="nil"/>
                  <w:right w:val="nil"/>
                </w:tcBorders>
                <w:shd w:val="clear" w:color="auto" w:fill="auto"/>
                <w:noWrap/>
                <w:vAlign w:val="center"/>
                <w:hideMark/>
              </w:tcPr>
            </w:tcPrChange>
          </w:tcPr>
          <w:p w14:paraId="486F1CDD" w14:textId="3B0FA405" w:rsidR="00263444" w:rsidRPr="00C466C4" w:rsidRDefault="00263444" w:rsidP="004B43F2">
            <w:pPr>
              <w:spacing w:after="0"/>
              <w:jc w:val="center"/>
              <w:rPr>
                <w:color w:val="000000"/>
                <w:szCs w:val="22"/>
              </w:rPr>
            </w:pPr>
            <w:r>
              <w:rPr>
                <w:color w:val="000000"/>
                <w:szCs w:val="22"/>
              </w:rPr>
              <w:t>0.01</w:t>
            </w:r>
          </w:p>
        </w:tc>
        <w:tc>
          <w:tcPr>
            <w:tcW w:w="847" w:type="dxa"/>
            <w:tcBorders>
              <w:top w:val="nil"/>
              <w:left w:val="nil"/>
              <w:bottom w:val="nil"/>
              <w:right w:val="nil"/>
            </w:tcBorders>
            <w:shd w:val="clear" w:color="auto" w:fill="auto"/>
            <w:noWrap/>
            <w:vAlign w:val="center"/>
            <w:hideMark/>
            <w:tcPrChange w:id="790" w:author="Ben.Williams" w:date="2020-10-30T14:19:00Z">
              <w:tcPr>
                <w:tcW w:w="840" w:type="dxa"/>
                <w:tcBorders>
                  <w:top w:val="nil"/>
                  <w:left w:val="nil"/>
                  <w:bottom w:val="nil"/>
                  <w:right w:val="nil"/>
                </w:tcBorders>
                <w:shd w:val="clear" w:color="auto" w:fill="auto"/>
                <w:noWrap/>
                <w:vAlign w:val="center"/>
                <w:hideMark/>
              </w:tcPr>
            </w:tcPrChange>
          </w:tcPr>
          <w:p w14:paraId="69B32B9D" w14:textId="3CD4A46F"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791" w:author="Ben.Williams" w:date="2020-10-30T14:19:00Z">
              <w:tcPr>
                <w:tcW w:w="925" w:type="dxa"/>
                <w:tcBorders>
                  <w:top w:val="nil"/>
                  <w:left w:val="nil"/>
                  <w:bottom w:val="nil"/>
                  <w:right w:val="nil"/>
                </w:tcBorders>
                <w:shd w:val="clear" w:color="auto" w:fill="auto"/>
                <w:noWrap/>
                <w:vAlign w:val="center"/>
                <w:hideMark/>
              </w:tcPr>
            </w:tcPrChange>
          </w:tcPr>
          <w:p w14:paraId="199D245E" w14:textId="71200E17"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792" w:author="Ben.Williams" w:date="2020-10-30T14:19:00Z">
              <w:tcPr>
                <w:tcW w:w="925" w:type="dxa"/>
                <w:tcBorders>
                  <w:top w:val="nil"/>
                  <w:left w:val="nil"/>
                  <w:bottom w:val="nil"/>
                  <w:right w:val="nil"/>
                </w:tcBorders>
                <w:shd w:val="clear" w:color="auto" w:fill="auto"/>
                <w:noWrap/>
                <w:vAlign w:val="center"/>
                <w:hideMark/>
              </w:tcPr>
            </w:tcPrChange>
          </w:tcPr>
          <w:p w14:paraId="3C88E711" w14:textId="4F468A98"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793" w:author="Ben.Williams" w:date="2020-10-30T14:19:00Z">
              <w:tcPr>
                <w:tcW w:w="925" w:type="dxa"/>
                <w:tcBorders>
                  <w:top w:val="nil"/>
                  <w:left w:val="nil"/>
                  <w:bottom w:val="nil"/>
                  <w:right w:val="nil"/>
                </w:tcBorders>
                <w:shd w:val="clear" w:color="auto" w:fill="auto"/>
                <w:noWrap/>
                <w:vAlign w:val="center"/>
                <w:hideMark/>
              </w:tcPr>
            </w:tcPrChange>
          </w:tcPr>
          <w:p w14:paraId="6B154480" w14:textId="0BD1499B"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794" w:author="Ben.Williams" w:date="2020-10-30T14:19:00Z">
              <w:tcPr>
                <w:tcW w:w="925" w:type="dxa"/>
                <w:tcBorders>
                  <w:top w:val="nil"/>
                  <w:left w:val="nil"/>
                  <w:bottom w:val="nil"/>
                  <w:right w:val="nil"/>
                </w:tcBorders>
                <w:shd w:val="clear" w:color="auto" w:fill="auto"/>
                <w:noWrap/>
                <w:vAlign w:val="center"/>
                <w:hideMark/>
              </w:tcPr>
            </w:tcPrChange>
          </w:tcPr>
          <w:p w14:paraId="29F1CDB9" w14:textId="0B86B2C0"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795" w:author="Ben.Williams" w:date="2020-10-30T14:19:00Z">
              <w:tcPr>
                <w:tcW w:w="925" w:type="dxa"/>
                <w:tcBorders>
                  <w:top w:val="nil"/>
                  <w:left w:val="nil"/>
                  <w:bottom w:val="nil"/>
                  <w:right w:val="nil"/>
                </w:tcBorders>
                <w:shd w:val="clear" w:color="auto" w:fill="auto"/>
                <w:noWrap/>
                <w:vAlign w:val="center"/>
                <w:hideMark/>
              </w:tcPr>
            </w:tcPrChange>
          </w:tcPr>
          <w:p w14:paraId="3C6E0959" w14:textId="6D1A3BCF"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796" w:author="Ben.Williams" w:date="2020-10-30T14:19:00Z">
              <w:tcPr>
                <w:tcW w:w="925" w:type="dxa"/>
                <w:tcBorders>
                  <w:top w:val="nil"/>
                  <w:left w:val="nil"/>
                  <w:bottom w:val="nil"/>
                  <w:right w:val="nil"/>
                </w:tcBorders>
                <w:shd w:val="clear" w:color="auto" w:fill="auto"/>
                <w:noWrap/>
                <w:vAlign w:val="center"/>
                <w:hideMark/>
              </w:tcPr>
            </w:tcPrChange>
          </w:tcPr>
          <w:p w14:paraId="64697EAF" w14:textId="0D503891" w:rsidR="00263444" w:rsidRPr="00C466C4" w:rsidRDefault="00263444" w:rsidP="004B43F2">
            <w:pPr>
              <w:spacing w:after="0"/>
              <w:jc w:val="center"/>
              <w:rPr>
                <w:color w:val="000000"/>
                <w:szCs w:val="22"/>
              </w:rPr>
            </w:pPr>
            <w:r>
              <w:rPr>
                <w:color w:val="000000"/>
                <w:szCs w:val="22"/>
              </w:rPr>
              <w:t>0</w:t>
            </w:r>
          </w:p>
        </w:tc>
      </w:tr>
      <w:tr w:rsidR="00263444" w:rsidRPr="00D75D21" w14:paraId="6BF16387" w14:textId="77777777" w:rsidTr="00E777C3">
        <w:trPr>
          <w:trHeight w:val="286"/>
          <w:trPrChange w:id="797" w:author="Ben.Williams" w:date="2020-10-30T14:19:00Z">
            <w:trPr>
              <w:trHeight w:val="286"/>
            </w:trPr>
          </w:trPrChange>
        </w:trPr>
        <w:tc>
          <w:tcPr>
            <w:tcW w:w="943" w:type="dxa"/>
            <w:tcBorders>
              <w:top w:val="nil"/>
              <w:left w:val="nil"/>
              <w:bottom w:val="nil"/>
              <w:right w:val="nil"/>
            </w:tcBorders>
            <w:shd w:val="clear" w:color="auto" w:fill="auto"/>
            <w:noWrap/>
            <w:vAlign w:val="center"/>
            <w:hideMark/>
            <w:tcPrChange w:id="798" w:author="Ben.Williams" w:date="2020-10-30T14:19:00Z">
              <w:tcPr>
                <w:tcW w:w="1009" w:type="dxa"/>
                <w:tcBorders>
                  <w:top w:val="nil"/>
                  <w:left w:val="nil"/>
                  <w:bottom w:val="nil"/>
                  <w:right w:val="nil"/>
                </w:tcBorders>
                <w:shd w:val="clear" w:color="auto" w:fill="auto"/>
                <w:noWrap/>
                <w:vAlign w:val="center"/>
                <w:hideMark/>
              </w:tcPr>
            </w:tcPrChange>
          </w:tcPr>
          <w:p w14:paraId="04E5908A" w14:textId="77777777" w:rsidR="00263444" w:rsidRPr="00D75D21" w:rsidRDefault="00263444" w:rsidP="00263444">
            <w:pPr>
              <w:spacing w:after="0"/>
              <w:jc w:val="center"/>
              <w:rPr>
                <w:color w:val="000000"/>
                <w:szCs w:val="22"/>
              </w:rPr>
            </w:pPr>
            <w:r w:rsidRPr="00D75D21">
              <w:rPr>
                <w:color w:val="000000"/>
                <w:szCs w:val="22"/>
              </w:rPr>
              <w:t>29</w:t>
            </w:r>
          </w:p>
        </w:tc>
        <w:tc>
          <w:tcPr>
            <w:tcW w:w="788" w:type="dxa"/>
            <w:tcBorders>
              <w:top w:val="nil"/>
              <w:left w:val="nil"/>
              <w:bottom w:val="nil"/>
              <w:right w:val="nil"/>
            </w:tcBorders>
            <w:shd w:val="clear" w:color="auto" w:fill="auto"/>
            <w:noWrap/>
            <w:vAlign w:val="center"/>
            <w:hideMark/>
            <w:tcPrChange w:id="799" w:author="Ben.Williams" w:date="2020-10-30T14:19:00Z">
              <w:tcPr>
                <w:tcW w:w="840" w:type="dxa"/>
                <w:tcBorders>
                  <w:top w:val="nil"/>
                  <w:left w:val="nil"/>
                  <w:bottom w:val="nil"/>
                  <w:right w:val="nil"/>
                </w:tcBorders>
                <w:shd w:val="clear" w:color="auto" w:fill="auto"/>
                <w:noWrap/>
                <w:vAlign w:val="center"/>
                <w:hideMark/>
              </w:tcPr>
            </w:tcPrChange>
          </w:tcPr>
          <w:p w14:paraId="75E6AF35" w14:textId="09DD6517" w:rsidR="00263444" w:rsidRPr="00C466C4" w:rsidRDefault="00263444" w:rsidP="004B43F2">
            <w:pPr>
              <w:spacing w:after="0"/>
              <w:jc w:val="center"/>
              <w:rPr>
                <w:color w:val="000000"/>
                <w:szCs w:val="22"/>
              </w:rPr>
            </w:pPr>
            <w:r>
              <w:rPr>
                <w:color w:val="000000"/>
                <w:szCs w:val="22"/>
              </w:rPr>
              <w:t>0.01</w:t>
            </w:r>
          </w:p>
        </w:tc>
        <w:tc>
          <w:tcPr>
            <w:tcW w:w="787" w:type="dxa"/>
            <w:tcBorders>
              <w:top w:val="nil"/>
              <w:left w:val="nil"/>
              <w:bottom w:val="nil"/>
              <w:right w:val="nil"/>
            </w:tcBorders>
            <w:shd w:val="clear" w:color="auto" w:fill="auto"/>
            <w:noWrap/>
            <w:vAlign w:val="center"/>
            <w:hideMark/>
            <w:tcPrChange w:id="800" w:author="Ben.Williams" w:date="2020-10-30T14:19:00Z">
              <w:tcPr>
                <w:tcW w:w="840" w:type="dxa"/>
                <w:tcBorders>
                  <w:top w:val="nil"/>
                  <w:left w:val="nil"/>
                  <w:bottom w:val="nil"/>
                  <w:right w:val="nil"/>
                </w:tcBorders>
                <w:shd w:val="clear" w:color="auto" w:fill="auto"/>
                <w:noWrap/>
                <w:vAlign w:val="center"/>
                <w:hideMark/>
              </w:tcPr>
            </w:tcPrChange>
          </w:tcPr>
          <w:p w14:paraId="2DDC837C" w14:textId="654BFFC3"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801" w:author="Ben.Williams" w:date="2020-10-30T14:19:00Z">
              <w:tcPr>
                <w:tcW w:w="925" w:type="dxa"/>
                <w:tcBorders>
                  <w:top w:val="nil"/>
                  <w:left w:val="nil"/>
                  <w:bottom w:val="nil"/>
                  <w:right w:val="nil"/>
                </w:tcBorders>
                <w:shd w:val="clear" w:color="auto" w:fill="auto"/>
                <w:noWrap/>
                <w:vAlign w:val="center"/>
                <w:hideMark/>
              </w:tcPr>
            </w:tcPrChange>
          </w:tcPr>
          <w:p w14:paraId="7FACF001" w14:textId="1EE3F08C" w:rsidR="00263444" w:rsidRPr="00C466C4" w:rsidRDefault="00263444" w:rsidP="004B43F2">
            <w:pPr>
              <w:spacing w:after="0"/>
              <w:jc w:val="center"/>
              <w:rPr>
                <w:color w:val="000000"/>
                <w:szCs w:val="22"/>
              </w:rPr>
            </w:pPr>
            <w:r>
              <w:rPr>
                <w:color w:val="000000"/>
                <w:szCs w:val="22"/>
              </w:rPr>
              <w:t>0.02</w:t>
            </w:r>
          </w:p>
        </w:tc>
        <w:tc>
          <w:tcPr>
            <w:tcW w:w="847" w:type="dxa"/>
            <w:tcBorders>
              <w:top w:val="nil"/>
              <w:left w:val="nil"/>
              <w:bottom w:val="nil"/>
              <w:right w:val="nil"/>
            </w:tcBorders>
            <w:shd w:val="clear" w:color="auto" w:fill="auto"/>
            <w:noWrap/>
            <w:vAlign w:val="center"/>
            <w:hideMark/>
            <w:tcPrChange w:id="802" w:author="Ben.Williams" w:date="2020-10-30T14:19:00Z">
              <w:tcPr>
                <w:tcW w:w="840" w:type="dxa"/>
                <w:tcBorders>
                  <w:top w:val="nil"/>
                  <w:left w:val="nil"/>
                  <w:bottom w:val="nil"/>
                  <w:right w:val="nil"/>
                </w:tcBorders>
                <w:shd w:val="clear" w:color="auto" w:fill="auto"/>
                <w:noWrap/>
                <w:vAlign w:val="center"/>
                <w:hideMark/>
              </w:tcPr>
            </w:tcPrChange>
          </w:tcPr>
          <w:p w14:paraId="28804CE7" w14:textId="10D56975"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803" w:author="Ben.Williams" w:date="2020-10-30T14:19:00Z">
              <w:tcPr>
                <w:tcW w:w="925" w:type="dxa"/>
                <w:tcBorders>
                  <w:top w:val="nil"/>
                  <w:left w:val="nil"/>
                  <w:bottom w:val="nil"/>
                  <w:right w:val="nil"/>
                </w:tcBorders>
                <w:shd w:val="clear" w:color="auto" w:fill="auto"/>
                <w:noWrap/>
                <w:vAlign w:val="center"/>
                <w:hideMark/>
              </w:tcPr>
            </w:tcPrChange>
          </w:tcPr>
          <w:p w14:paraId="5D12FB2E" w14:textId="11D00EA8"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804" w:author="Ben.Williams" w:date="2020-10-30T14:19:00Z">
              <w:tcPr>
                <w:tcW w:w="925" w:type="dxa"/>
                <w:tcBorders>
                  <w:top w:val="nil"/>
                  <w:left w:val="nil"/>
                  <w:bottom w:val="nil"/>
                  <w:right w:val="nil"/>
                </w:tcBorders>
                <w:shd w:val="clear" w:color="auto" w:fill="auto"/>
                <w:noWrap/>
                <w:vAlign w:val="center"/>
                <w:hideMark/>
              </w:tcPr>
            </w:tcPrChange>
          </w:tcPr>
          <w:p w14:paraId="3C3AF591" w14:textId="21353AFE"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805" w:author="Ben.Williams" w:date="2020-10-30T14:19:00Z">
              <w:tcPr>
                <w:tcW w:w="925" w:type="dxa"/>
                <w:tcBorders>
                  <w:top w:val="nil"/>
                  <w:left w:val="nil"/>
                  <w:bottom w:val="nil"/>
                  <w:right w:val="nil"/>
                </w:tcBorders>
                <w:shd w:val="clear" w:color="auto" w:fill="auto"/>
                <w:noWrap/>
                <w:vAlign w:val="center"/>
                <w:hideMark/>
              </w:tcPr>
            </w:tcPrChange>
          </w:tcPr>
          <w:p w14:paraId="3CEB9E0F" w14:textId="2EA104F4"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806" w:author="Ben.Williams" w:date="2020-10-30T14:19:00Z">
              <w:tcPr>
                <w:tcW w:w="925" w:type="dxa"/>
                <w:tcBorders>
                  <w:top w:val="nil"/>
                  <w:left w:val="nil"/>
                  <w:bottom w:val="nil"/>
                  <w:right w:val="nil"/>
                </w:tcBorders>
                <w:shd w:val="clear" w:color="auto" w:fill="auto"/>
                <w:noWrap/>
                <w:vAlign w:val="center"/>
                <w:hideMark/>
              </w:tcPr>
            </w:tcPrChange>
          </w:tcPr>
          <w:p w14:paraId="361B6BE2" w14:textId="45C8190D"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807" w:author="Ben.Williams" w:date="2020-10-30T14:19:00Z">
              <w:tcPr>
                <w:tcW w:w="925" w:type="dxa"/>
                <w:tcBorders>
                  <w:top w:val="nil"/>
                  <w:left w:val="nil"/>
                  <w:bottom w:val="nil"/>
                  <w:right w:val="nil"/>
                </w:tcBorders>
                <w:shd w:val="clear" w:color="auto" w:fill="auto"/>
                <w:noWrap/>
                <w:vAlign w:val="center"/>
                <w:hideMark/>
              </w:tcPr>
            </w:tcPrChange>
          </w:tcPr>
          <w:p w14:paraId="55068D0D" w14:textId="4DF09C42"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808" w:author="Ben.Williams" w:date="2020-10-30T14:19:00Z">
              <w:tcPr>
                <w:tcW w:w="925" w:type="dxa"/>
                <w:tcBorders>
                  <w:top w:val="nil"/>
                  <w:left w:val="nil"/>
                  <w:bottom w:val="nil"/>
                  <w:right w:val="nil"/>
                </w:tcBorders>
                <w:shd w:val="clear" w:color="auto" w:fill="auto"/>
                <w:noWrap/>
                <w:vAlign w:val="center"/>
                <w:hideMark/>
              </w:tcPr>
            </w:tcPrChange>
          </w:tcPr>
          <w:p w14:paraId="775DFE4A" w14:textId="0DE36DF6" w:rsidR="00263444" w:rsidRPr="00C466C4" w:rsidRDefault="00263444" w:rsidP="004B43F2">
            <w:pPr>
              <w:spacing w:after="0"/>
              <w:jc w:val="center"/>
              <w:rPr>
                <w:color w:val="000000"/>
                <w:szCs w:val="22"/>
              </w:rPr>
            </w:pPr>
            <w:r>
              <w:rPr>
                <w:color w:val="000000"/>
                <w:szCs w:val="22"/>
              </w:rPr>
              <w:t>0</w:t>
            </w:r>
          </w:p>
        </w:tc>
      </w:tr>
      <w:tr w:rsidR="00263444" w:rsidRPr="00D75D21" w14:paraId="1D59926E" w14:textId="77777777" w:rsidTr="00E777C3">
        <w:trPr>
          <w:trHeight w:val="286"/>
          <w:trPrChange w:id="809" w:author="Ben.Williams" w:date="2020-10-30T14:19:00Z">
            <w:trPr>
              <w:trHeight w:val="286"/>
            </w:trPr>
          </w:trPrChange>
        </w:trPr>
        <w:tc>
          <w:tcPr>
            <w:tcW w:w="943" w:type="dxa"/>
            <w:tcBorders>
              <w:top w:val="nil"/>
              <w:left w:val="nil"/>
              <w:bottom w:val="nil"/>
              <w:right w:val="nil"/>
            </w:tcBorders>
            <w:shd w:val="clear" w:color="auto" w:fill="auto"/>
            <w:noWrap/>
            <w:vAlign w:val="center"/>
            <w:hideMark/>
            <w:tcPrChange w:id="810" w:author="Ben.Williams" w:date="2020-10-30T14:19:00Z">
              <w:tcPr>
                <w:tcW w:w="1009" w:type="dxa"/>
                <w:tcBorders>
                  <w:top w:val="nil"/>
                  <w:left w:val="nil"/>
                  <w:bottom w:val="nil"/>
                  <w:right w:val="nil"/>
                </w:tcBorders>
                <w:shd w:val="clear" w:color="auto" w:fill="auto"/>
                <w:noWrap/>
                <w:vAlign w:val="center"/>
                <w:hideMark/>
              </w:tcPr>
            </w:tcPrChange>
          </w:tcPr>
          <w:p w14:paraId="26841B9E" w14:textId="77777777" w:rsidR="00263444" w:rsidRPr="00D75D21" w:rsidRDefault="00263444" w:rsidP="00263444">
            <w:pPr>
              <w:spacing w:after="0"/>
              <w:jc w:val="center"/>
              <w:rPr>
                <w:color w:val="000000"/>
                <w:szCs w:val="22"/>
              </w:rPr>
            </w:pPr>
            <w:r w:rsidRPr="00D75D21">
              <w:rPr>
                <w:color w:val="000000"/>
                <w:szCs w:val="22"/>
              </w:rPr>
              <w:t>30</w:t>
            </w:r>
          </w:p>
        </w:tc>
        <w:tc>
          <w:tcPr>
            <w:tcW w:w="788" w:type="dxa"/>
            <w:tcBorders>
              <w:top w:val="nil"/>
              <w:left w:val="nil"/>
              <w:bottom w:val="nil"/>
              <w:right w:val="nil"/>
            </w:tcBorders>
            <w:shd w:val="clear" w:color="auto" w:fill="auto"/>
            <w:noWrap/>
            <w:vAlign w:val="center"/>
            <w:hideMark/>
            <w:tcPrChange w:id="811" w:author="Ben.Williams" w:date="2020-10-30T14:19:00Z">
              <w:tcPr>
                <w:tcW w:w="840" w:type="dxa"/>
                <w:tcBorders>
                  <w:top w:val="nil"/>
                  <w:left w:val="nil"/>
                  <w:bottom w:val="nil"/>
                  <w:right w:val="nil"/>
                </w:tcBorders>
                <w:shd w:val="clear" w:color="auto" w:fill="auto"/>
                <w:noWrap/>
                <w:vAlign w:val="center"/>
                <w:hideMark/>
              </w:tcPr>
            </w:tcPrChange>
          </w:tcPr>
          <w:p w14:paraId="352453B1" w14:textId="78C91E73" w:rsidR="00263444" w:rsidRPr="00C466C4" w:rsidRDefault="00263444" w:rsidP="004B43F2">
            <w:pPr>
              <w:spacing w:after="0"/>
              <w:jc w:val="center"/>
              <w:rPr>
                <w:color w:val="000000"/>
                <w:szCs w:val="22"/>
              </w:rPr>
            </w:pPr>
            <w:r>
              <w:rPr>
                <w:color w:val="000000"/>
                <w:szCs w:val="22"/>
              </w:rPr>
              <w:t>0.01</w:t>
            </w:r>
          </w:p>
        </w:tc>
        <w:tc>
          <w:tcPr>
            <w:tcW w:w="787" w:type="dxa"/>
            <w:tcBorders>
              <w:top w:val="nil"/>
              <w:left w:val="nil"/>
              <w:bottom w:val="nil"/>
              <w:right w:val="nil"/>
            </w:tcBorders>
            <w:shd w:val="clear" w:color="auto" w:fill="auto"/>
            <w:noWrap/>
            <w:vAlign w:val="center"/>
            <w:hideMark/>
            <w:tcPrChange w:id="812" w:author="Ben.Williams" w:date="2020-10-30T14:19:00Z">
              <w:tcPr>
                <w:tcW w:w="840" w:type="dxa"/>
                <w:tcBorders>
                  <w:top w:val="nil"/>
                  <w:left w:val="nil"/>
                  <w:bottom w:val="nil"/>
                  <w:right w:val="nil"/>
                </w:tcBorders>
                <w:shd w:val="clear" w:color="auto" w:fill="auto"/>
                <w:noWrap/>
                <w:vAlign w:val="center"/>
                <w:hideMark/>
              </w:tcPr>
            </w:tcPrChange>
          </w:tcPr>
          <w:p w14:paraId="4DAB783B" w14:textId="23663E4C"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813" w:author="Ben.Williams" w:date="2020-10-30T14:19:00Z">
              <w:tcPr>
                <w:tcW w:w="925" w:type="dxa"/>
                <w:tcBorders>
                  <w:top w:val="nil"/>
                  <w:left w:val="nil"/>
                  <w:bottom w:val="nil"/>
                  <w:right w:val="nil"/>
                </w:tcBorders>
                <w:shd w:val="clear" w:color="auto" w:fill="auto"/>
                <w:noWrap/>
                <w:vAlign w:val="center"/>
                <w:hideMark/>
              </w:tcPr>
            </w:tcPrChange>
          </w:tcPr>
          <w:p w14:paraId="46303B7C" w14:textId="11B6EA9A" w:rsidR="00263444" w:rsidRPr="00C466C4" w:rsidRDefault="00263444" w:rsidP="004B43F2">
            <w:pPr>
              <w:spacing w:after="0"/>
              <w:jc w:val="center"/>
              <w:rPr>
                <w:color w:val="000000"/>
                <w:szCs w:val="22"/>
              </w:rPr>
            </w:pPr>
            <w:r>
              <w:rPr>
                <w:color w:val="000000"/>
                <w:szCs w:val="22"/>
              </w:rPr>
              <w:t>0.02</w:t>
            </w:r>
          </w:p>
        </w:tc>
        <w:tc>
          <w:tcPr>
            <w:tcW w:w="847" w:type="dxa"/>
            <w:tcBorders>
              <w:top w:val="nil"/>
              <w:left w:val="nil"/>
              <w:bottom w:val="nil"/>
              <w:right w:val="nil"/>
            </w:tcBorders>
            <w:shd w:val="clear" w:color="auto" w:fill="auto"/>
            <w:noWrap/>
            <w:vAlign w:val="center"/>
            <w:hideMark/>
            <w:tcPrChange w:id="814" w:author="Ben.Williams" w:date="2020-10-30T14:19:00Z">
              <w:tcPr>
                <w:tcW w:w="840" w:type="dxa"/>
                <w:tcBorders>
                  <w:top w:val="nil"/>
                  <w:left w:val="nil"/>
                  <w:bottom w:val="nil"/>
                  <w:right w:val="nil"/>
                </w:tcBorders>
                <w:shd w:val="clear" w:color="auto" w:fill="auto"/>
                <w:noWrap/>
                <w:vAlign w:val="center"/>
                <w:hideMark/>
              </w:tcPr>
            </w:tcPrChange>
          </w:tcPr>
          <w:p w14:paraId="4366EBE6" w14:textId="53EB7907" w:rsidR="00263444" w:rsidRPr="00C466C4" w:rsidRDefault="00263444" w:rsidP="004B43F2">
            <w:pPr>
              <w:spacing w:after="0"/>
              <w:jc w:val="center"/>
              <w:rPr>
                <w:color w:val="000000"/>
                <w:szCs w:val="22"/>
              </w:rPr>
            </w:pPr>
            <w:r>
              <w:rPr>
                <w:color w:val="000000"/>
                <w:szCs w:val="22"/>
              </w:rPr>
              <w:t>0.02</w:t>
            </w:r>
          </w:p>
        </w:tc>
        <w:tc>
          <w:tcPr>
            <w:tcW w:w="865" w:type="dxa"/>
            <w:tcBorders>
              <w:top w:val="nil"/>
              <w:left w:val="nil"/>
              <w:bottom w:val="nil"/>
              <w:right w:val="nil"/>
            </w:tcBorders>
            <w:shd w:val="clear" w:color="auto" w:fill="auto"/>
            <w:noWrap/>
            <w:vAlign w:val="center"/>
            <w:hideMark/>
            <w:tcPrChange w:id="815" w:author="Ben.Williams" w:date="2020-10-30T14:19:00Z">
              <w:tcPr>
                <w:tcW w:w="925" w:type="dxa"/>
                <w:tcBorders>
                  <w:top w:val="nil"/>
                  <w:left w:val="nil"/>
                  <w:bottom w:val="nil"/>
                  <w:right w:val="nil"/>
                </w:tcBorders>
                <w:shd w:val="clear" w:color="auto" w:fill="auto"/>
                <w:noWrap/>
                <w:vAlign w:val="center"/>
                <w:hideMark/>
              </w:tcPr>
            </w:tcPrChange>
          </w:tcPr>
          <w:p w14:paraId="5E74A6F4" w14:textId="069C4113"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816" w:author="Ben.Williams" w:date="2020-10-30T14:19:00Z">
              <w:tcPr>
                <w:tcW w:w="925" w:type="dxa"/>
                <w:tcBorders>
                  <w:top w:val="nil"/>
                  <w:left w:val="nil"/>
                  <w:bottom w:val="nil"/>
                  <w:right w:val="nil"/>
                </w:tcBorders>
                <w:shd w:val="clear" w:color="auto" w:fill="auto"/>
                <w:noWrap/>
                <w:vAlign w:val="center"/>
                <w:hideMark/>
              </w:tcPr>
            </w:tcPrChange>
          </w:tcPr>
          <w:p w14:paraId="3C35B4A9" w14:textId="48F06E86"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817" w:author="Ben.Williams" w:date="2020-10-30T14:19:00Z">
              <w:tcPr>
                <w:tcW w:w="925" w:type="dxa"/>
                <w:tcBorders>
                  <w:top w:val="nil"/>
                  <w:left w:val="nil"/>
                  <w:bottom w:val="nil"/>
                  <w:right w:val="nil"/>
                </w:tcBorders>
                <w:shd w:val="clear" w:color="auto" w:fill="auto"/>
                <w:noWrap/>
                <w:vAlign w:val="center"/>
                <w:hideMark/>
              </w:tcPr>
            </w:tcPrChange>
          </w:tcPr>
          <w:p w14:paraId="73607EF3" w14:textId="32226B95"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818" w:author="Ben.Williams" w:date="2020-10-30T14:19:00Z">
              <w:tcPr>
                <w:tcW w:w="925" w:type="dxa"/>
                <w:tcBorders>
                  <w:top w:val="nil"/>
                  <w:left w:val="nil"/>
                  <w:bottom w:val="nil"/>
                  <w:right w:val="nil"/>
                </w:tcBorders>
                <w:shd w:val="clear" w:color="auto" w:fill="auto"/>
                <w:noWrap/>
                <w:vAlign w:val="center"/>
                <w:hideMark/>
              </w:tcPr>
            </w:tcPrChange>
          </w:tcPr>
          <w:p w14:paraId="57F31C06" w14:textId="4AB4F761" w:rsidR="00263444" w:rsidRPr="00C466C4" w:rsidRDefault="00263444" w:rsidP="004B43F2">
            <w:pPr>
              <w:spacing w:after="0"/>
              <w:jc w:val="center"/>
              <w:rPr>
                <w:color w:val="000000"/>
                <w:szCs w:val="22"/>
              </w:rPr>
            </w:pPr>
            <w:r>
              <w:rPr>
                <w:color w:val="000000"/>
                <w:szCs w:val="22"/>
              </w:rPr>
              <w:t>0.02</w:t>
            </w:r>
          </w:p>
        </w:tc>
        <w:tc>
          <w:tcPr>
            <w:tcW w:w="865" w:type="dxa"/>
            <w:tcBorders>
              <w:top w:val="nil"/>
              <w:left w:val="nil"/>
              <w:bottom w:val="nil"/>
              <w:right w:val="nil"/>
            </w:tcBorders>
            <w:shd w:val="clear" w:color="auto" w:fill="auto"/>
            <w:noWrap/>
            <w:vAlign w:val="center"/>
            <w:hideMark/>
            <w:tcPrChange w:id="819" w:author="Ben.Williams" w:date="2020-10-30T14:19:00Z">
              <w:tcPr>
                <w:tcW w:w="925" w:type="dxa"/>
                <w:tcBorders>
                  <w:top w:val="nil"/>
                  <w:left w:val="nil"/>
                  <w:bottom w:val="nil"/>
                  <w:right w:val="nil"/>
                </w:tcBorders>
                <w:shd w:val="clear" w:color="auto" w:fill="auto"/>
                <w:noWrap/>
                <w:vAlign w:val="center"/>
                <w:hideMark/>
              </w:tcPr>
            </w:tcPrChange>
          </w:tcPr>
          <w:p w14:paraId="2486F3D0" w14:textId="0E3D0CED"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820" w:author="Ben.Williams" w:date="2020-10-30T14:19:00Z">
              <w:tcPr>
                <w:tcW w:w="925" w:type="dxa"/>
                <w:tcBorders>
                  <w:top w:val="nil"/>
                  <w:left w:val="nil"/>
                  <w:bottom w:val="nil"/>
                  <w:right w:val="nil"/>
                </w:tcBorders>
                <w:shd w:val="clear" w:color="auto" w:fill="auto"/>
                <w:noWrap/>
                <w:vAlign w:val="center"/>
                <w:hideMark/>
              </w:tcPr>
            </w:tcPrChange>
          </w:tcPr>
          <w:p w14:paraId="68444009" w14:textId="590B2F85" w:rsidR="00263444" w:rsidRPr="00C466C4" w:rsidRDefault="00263444" w:rsidP="004B43F2">
            <w:pPr>
              <w:spacing w:after="0"/>
              <w:jc w:val="center"/>
              <w:rPr>
                <w:color w:val="000000"/>
                <w:szCs w:val="22"/>
              </w:rPr>
            </w:pPr>
            <w:r>
              <w:rPr>
                <w:color w:val="000000"/>
                <w:szCs w:val="22"/>
              </w:rPr>
              <w:t>0.01</w:t>
            </w:r>
          </w:p>
        </w:tc>
      </w:tr>
      <w:tr w:rsidR="00263444" w:rsidRPr="00D75D21" w14:paraId="5042F18B" w14:textId="77777777" w:rsidTr="00E777C3">
        <w:trPr>
          <w:trHeight w:val="286"/>
          <w:trPrChange w:id="821" w:author="Ben.Williams" w:date="2020-10-30T14:19:00Z">
            <w:trPr>
              <w:trHeight w:val="286"/>
            </w:trPr>
          </w:trPrChange>
        </w:trPr>
        <w:tc>
          <w:tcPr>
            <w:tcW w:w="943" w:type="dxa"/>
            <w:tcBorders>
              <w:top w:val="nil"/>
              <w:left w:val="nil"/>
              <w:bottom w:val="nil"/>
              <w:right w:val="nil"/>
            </w:tcBorders>
            <w:shd w:val="clear" w:color="auto" w:fill="auto"/>
            <w:noWrap/>
            <w:vAlign w:val="center"/>
            <w:hideMark/>
            <w:tcPrChange w:id="822" w:author="Ben.Williams" w:date="2020-10-30T14:19:00Z">
              <w:tcPr>
                <w:tcW w:w="1009" w:type="dxa"/>
                <w:tcBorders>
                  <w:top w:val="nil"/>
                  <w:left w:val="nil"/>
                  <w:bottom w:val="nil"/>
                  <w:right w:val="nil"/>
                </w:tcBorders>
                <w:shd w:val="clear" w:color="auto" w:fill="auto"/>
                <w:noWrap/>
                <w:vAlign w:val="center"/>
                <w:hideMark/>
              </w:tcPr>
            </w:tcPrChange>
          </w:tcPr>
          <w:p w14:paraId="105354CA" w14:textId="77777777" w:rsidR="00263444" w:rsidRPr="00D75D21" w:rsidRDefault="00263444" w:rsidP="00263444">
            <w:pPr>
              <w:spacing w:after="0"/>
              <w:jc w:val="center"/>
              <w:rPr>
                <w:color w:val="000000"/>
                <w:szCs w:val="22"/>
              </w:rPr>
            </w:pPr>
            <w:r w:rsidRPr="00D75D21">
              <w:rPr>
                <w:color w:val="000000"/>
                <w:szCs w:val="22"/>
              </w:rPr>
              <w:t>31</w:t>
            </w:r>
          </w:p>
        </w:tc>
        <w:tc>
          <w:tcPr>
            <w:tcW w:w="788" w:type="dxa"/>
            <w:tcBorders>
              <w:top w:val="nil"/>
              <w:left w:val="nil"/>
              <w:bottom w:val="nil"/>
              <w:right w:val="nil"/>
            </w:tcBorders>
            <w:shd w:val="clear" w:color="auto" w:fill="auto"/>
            <w:noWrap/>
            <w:vAlign w:val="center"/>
            <w:hideMark/>
            <w:tcPrChange w:id="823" w:author="Ben.Williams" w:date="2020-10-30T14:19:00Z">
              <w:tcPr>
                <w:tcW w:w="840" w:type="dxa"/>
                <w:tcBorders>
                  <w:top w:val="nil"/>
                  <w:left w:val="nil"/>
                  <w:bottom w:val="nil"/>
                  <w:right w:val="nil"/>
                </w:tcBorders>
                <w:shd w:val="clear" w:color="auto" w:fill="auto"/>
                <w:noWrap/>
                <w:vAlign w:val="center"/>
                <w:hideMark/>
              </w:tcPr>
            </w:tcPrChange>
          </w:tcPr>
          <w:p w14:paraId="67E88027" w14:textId="11850F6E" w:rsidR="00263444" w:rsidRPr="00C466C4" w:rsidRDefault="00263444" w:rsidP="004B43F2">
            <w:pPr>
              <w:spacing w:after="0"/>
              <w:jc w:val="center"/>
              <w:rPr>
                <w:color w:val="000000"/>
                <w:szCs w:val="22"/>
              </w:rPr>
            </w:pPr>
            <w:r>
              <w:rPr>
                <w:color w:val="000000"/>
                <w:szCs w:val="22"/>
              </w:rPr>
              <w:t>0.01</w:t>
            </w:r>
          </w:p>
        </w:tc>
        <w:tc>
          <w:tcPr>
            <w:tcW w:w="787" w:type="dxa"/>
            <w:tcBorders>
              <w:top w:val="nil"/>
              <w:left w:val="nil"/>
              <w:bottom w:val="nil"/>
              <w:right w:val="nil"/>
            </w:tcBorders>
            <w:shd w:val="clear" w:color="auto" w:fill="auto"/>
            <w:noWrap/>
            <w:vAlign w:val="center"/>
            <w:hideMark/>
            <w:tcPrChange w:id="824" w:author="Ben.Williams" w:date="2020-10-30T14:19:00Z">
              <w:tcPr>
                <w:tcW w:w="840" w:type="dxa"/>
                <w:tcBorders>
                  <w:top w:val="nil"/>
                  <w:left w:val="nil"/>
                  <w:bottom w:val="nil"/>
                  <w:right w:val="nil"/>
                </w:tcBorders>
                <w:shd w:val="clear" w:color="auto" w:fill="auto"/>
                <w:noWrap/>
                <w:vAlign w:val="center"/>
                <w:hideMark/>
              </w:tcPr>
            </w:tcPrChange>
          </w:tcPr>
          <w:p w14:paraId="5D894FE7" w14:textId="7790FC1E"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825" w:author="Ben.Williams" w:date="2020-10-30T14:19:00Z">
              <w:tcPr>
                <w:tcW w:w="925" w:type="dxa"/>
                <w:tcBorders>
                  <w:top w:val="nil"/>
                  <w:left w:val="nil"/>
                  <w:bottom w:val="nil"/>
                  <w:right w:val="nil"/>
                </w:tcBorders>
                <w:shd w:val="clear" w:color="auto" w:fill="auto"/>
                <w:noWrap/>
                <w:vAlign w:val="center"/>
                <w:hideMark/>
              </w:tcPr>
            </w:tcPrChange>
          </w:tcPr>
          <w:p w14:paraId="77CB34CB" w14:textId="74E61BB2" w:rsidR="00263444" w:rsidRPr="00C466C4" w:rsidRDefault="00263444" w:rsidP="004B43F2">
            <w:pPr>
              <w:spacing w:after="0"/>
              <w:jc w:val="center"/>
              <w:rPr>
                <w:color w:val="000000"/>
                <w:szCs w:val="22"/>
              </w:rPr>
            </w:pPr>
            <w:r>
              <w:rPr>
                <w:color w:val="000000"/>
                <w:szCs w:val="22"/>
              </w:rPr>
              <w:t>0.02</w:t>
            </w:r>
          </w:p>
        </w:tc>
        <w:tc>
          <w:tcPr>
            <w:tcW w:w="847" w:type="dxa"/>
            <w:tcBorders>
              <w:top w:val="nil"/>
              <w:left w:val="nil"/>
              <w:bottom w:val="nil"/>
              <w:right w:val="nil"/>
            </w:tcBorders>
            <w:shd w:val="clear" w:color="auto" w:fill="auto"/>
            <w:noWrap/>
            <w:vAlign w:val="center"/>
            <w:hideMark/>
            <w:tcPrChange w:id="826" w:author="Ben.Williams" w:date="2020-10-30T14:19:00Z">
              <w:tcPr>
                <w:tcW w:w="840" w:type="dxa"/>
                <w:tcBorders>
                  <w:top w:val="nil"/>
                  <w:left w:val="nil"/>
                  <w:bottom w:val="nil"/>
                  <w:right w:val="nil"/>
                </w:tcBorders>
                <w:shd w:val="clear" w:color="auto" w:fill="auto"/>
                <w:noWrap/>
                <w:vAlign w:val="center"/>
                <w:hideMark/>
              </w:tcPr>
            </w:tcPrChange>
          </w:tcPr>
          <w:p w14:paraId="49B554D2" w14:textId="27D45233" w:rsidR="00263444" w:rsidRPr="00C466C4" w:rsidRDefault="00263444" w:rsidP="004B43F2">
            <w:pPr>
              <w:spacing w:after="0"/>
              <w:jc w:val="center"/>
              <w:rPr>
                <w:color w:val="000000"/>
                <w:szCs w:val="22"/>
              </w:rPr>
            </w:pPr>
            <w:r>
              <w:rPr>
                <w:color w:val="000000"/>
                <w:szCs w:val="22"/>
              </w:rPr>
              <w:t>0.02</w:t>
            </w:r>
          </w:p>
        </w:tc>
        <w:tc>
          <w:tcPr>
            <w:tcW w:w="865" w:type="dxa"/>
            <w:tcBorders>
              <w:top w:val="nil"/>
              <w:left w:val="nil"/>
              <w:bottom w:val="nil"/>
              <w:right w:val="nil"/>
            </w:tcBorders>
            <w:shd w:val="clear" w:color="auto" w:fill="auto"/>
            <w:noWrap/>
            <w:vAlign w:val="center"/>
            <w:hideMark/>
            <w:tcPrChange w:id="827" w:author="Ben.Williams" w:date="2020-10-30T14:19:00Z">
              <w:tcPr>
                <w:tcW w:w="925" w:type="dxa"/>
                <w:tcBorders>
                  <w:top w:val="nil"/>
                  <w:left w:val="nil"/>
                  <w:bottom w:val="nil"/>
                  <w:right w:val="nil"/>
                </w:tcBorders>
                <w:shd w:val="clear" w:color="auto" w:fill="auto"/>
                <w:noWrap/>
                <w:vAlign w:val="center"/>
                <w:hideMark/>
              </w:tcPr>
            </w:tcPrChange>
          </w:tcPr>
          <w:p w14:paraId="4C83C68B" w14:textId="2C436094" w:rsidR="00263444" w:rsidRPr="00C466C4" w:rsidRDefault="00263444" w:rsidP="004B43F2">
            <w:pPr>
              <w:spacing w:after="0"/>
              <w:jc w:val="center"/>
              <w:rPr>
                <w:color w:val="000000"/>
                <w:szCs w:val="22"/>
              </w:rPr>
            </w:pPr>
            <w:r>
              <w:rPr>
                <w:color w:val="000000"/>
                <w:szCs w:val="22"/>
              </w:rPr>
              <w:t>0.02</w:t>
            </w:r>
          </w:p>
        </w:tc>
        <w:tc>
          <w:tcPr>
            <w:tcW w:w="865" w:type="dxa"/>
            <w:tcBorders>
              <w:top w:val="nil"/>
              <w:left w:val="nil"/>
              <w:bottom w:val="nil"/>
              <w:right w:val="nil"/>
            </w:tcBorders>
            <w:shd w:val="clear" w:color="auto" w:fill="auto"/>
            <w:noWrap/>
            <w:vAlign w:val="center"/>
            <w:hideMark/>
            <w:tcPrChange w:id="828" w:author="Ben.Williams" w:date="2020-10-30T14:19:00Z">
              <w:tcPr>
                <w:tcW w:w="925" w:type="dxa"/>
                <w:tcBorders>
                  <w:top w:val="nil"/>
                  <w:left w:val="nil"/>
                  <w:bottom w:val="nil"/>
                  <w:right w:val="nil"/>
                </w:tcBorders>
                <w:shd w:val="clear" w:color="auto" w:fill="auto"/>
                <w:noWrap/>
                <w:vAlign w:val="center"/>
                <w:hideMark/>
              </w:tcPr>
            </w:tcPrChange>
          </w:tcPr>
          <w:p w14:paraId="76649C8F" w14:textId="45B9F8FE"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829" w:author="Ben.Williams" w:date="2020-10-30T14:19:00Z">
              <w:tcPr>
                <w:tcW w:w="925" w:type="dxa"/>
                <w:tcBorders>
                  <w:top w:val="nil"/>
                  <w:left w:val="nil"/>
                  <w:bottom w:val="nil"/>
                  <w:right w:val="nil"/>
                </w:tcBorders>
                <w:shd w:val="clear" w:color="auto" w:fill="auto"/>
                <w:noWrap/>
                <w:vAlign w:val="center"/>
                <w:hideMark/>
              </w:tcPr>
            </w:tcPrChange>
          </w:tcPr>
          <w:p w14:paraId="0CD70088" w14:textId="1FC9744D" w:rsidR="00263444" w:rsidRPr="00C466C4" w:rsidRDefault="00263444" w:rsidP="004B43F2">
            <w:pPr>
              <w:spacing w:after="0"/>
              <w:jc w:val="center"/>
              <w:rPr>
                <w:color w:val="000000"/>
                <w:szCs w:val="22"/>
              </w:rPr>
            </w:pPr>
            <w:r>
              <w:rPr>
                <w:color w:val="000000"/>
                <w:szCs w:val="22"/>
              </w:rPr>
              <w:t>0.02</w:t>
            </w:r>
          </w:p>
        </w:tc>
        <w:tc>
          <w:tcPr>
            <w:tcW w:w="865" w:type="dxa"/>
            <w:tcBorders>
              <w:top w:val="nil"/>
              <w:left w:val="nil"/>
              <w:bottom w:val="nil"/>
              <w:right w:val="nil"/>
            </w:tcBorders>
            <w:shd w:val="clear" w:color="auto" w:fill="auto"/>
            <w:noWrap/>
            <w:vAlign w:val="center"/>
            <w:hideMark/>
            <w:tcPrChange w:id="830" w:author="Ben.Williams" w:date="2020-10-30T14:19:00Z">
              <w:tcPr>
                <w:tcW w:w="925" w:type="dxa"/>
                <w:tcBorders>
                  <w:top w:val="nil"/>
                  <w:left w:val="nil"/>
                  <w:bottom w:val="nil"/>
                  <w:right w:val="nil"/>
                </w:tcBorders>
                <w:shd w:val="clear" w:color="auto" w:fill="auto"/>
                <w:noWrap/>
                <w:vAlign w:val="center"/>
                <w:hideMark/>
              </w:tcPr>
            </w:tcPrChange>
          </w:tcPr>
          <w:p w14:paraId="2F3C0825" w14:textId="4C3F771B" w:rsidR="00263444" w:rsidRPr="00C466C4" w:rsidRDefault="00263444" w:rsidP="004B43F2">
            <w:pPr>
              <w:spacing w:after="0"/>
              <w:jc w:val="center"/>
              <w:rPr>
                <w:color w:val="000000"/>
                <w:szCs w:val="22"/>
              </w:rPr>
            </w:pPr>
            <w:r>
              <w:rPr>
                <w:color w:val="000000"/>
                <w:szCs w:val="22"/>
              </w:rPr>
              <w:t>0.02</w:t>
            </w:r>
          </w:p>
        </w:tc>
        <w:tc>
          <w:tcPr>
            <w:tcW w:w="865" w:type="dxa"/>
            <w:tcBorders>
              <w:top w:val="nil"/>
              <w:left w:val="nil"/>
              <w:bottom w:val="nil"/>
              <w:right w:val="nil"/>
            </w:tcBorders>
            <w:shd w:val="clear" w:color="auto" w:fill="auto"/>
            <w:noWrap/>
            <w:vAlign w:val="center"/>
            <w:hideMark/>
            <w:tcPrChange w:id="831" w:author="Ben.Williams" w:date="2020-10-30T14:19:00Z">
              <w:tcPr>
                <w:tcW w:w="925" w:type="dxa"/>
                <w:tcBorders>
                  <w:top w:val="nil"/>
                  <w:left w:val="nil"/>
                  <w:bottom w:val="nil"/>
                  <w:right w:val="nil"/>
                </w:tcBorders>
                <w:shd w:val="clear" w:color="auto" w:fill="auto"/>
                <w:noWrap/>
                <w:vAlign w:val="center"/>
                <w:hideMark/>
              </w:tcPr>
            </w:tcPrChange>
          </w:tcPr>
          <w:p w14:paraId="2D1149C3" w14:textId="75ED5B57" w:rsidR="00263444" w:rsidRPr="00C466C4" w:rsidRDefault="00263444" w:rsidP="004B43F2">
            <w:pPr>
              <w:spacing w:after="0"/>
              <w:jc w:val="center"/>
              <w:rPr>
                <w:color w:val="000000"/>
                <w:szCs w:val="22"/>
              </w:rPr>
            </w:pPr>
            <w:r>
              <w:rPr>
                <w:color w:val="000000"/>
                <w:szCs w:val="22"/>
              </w:rPr>
              <w:t>0.02</w:t>
            </w:r>
          </w:p>
        </w:tc>
        <w:tc>
          <w:tcPr>
            <w:tcW w:w="865" w:type="dxa"/>
            <w:tcBorders>
              <w:top w:val="nil"/>
              <w:left w:val="nil"/>
              <w:bottom w:val="nil"/>
              <w:right w:val="nil"/>
            </w:tcBorders>
            <w:shd w:val="clear" w:color="auto" w:fill="auto"/>
            <w:noWrap/>
            <w:vAlign w:val="center"/>
            <w:hideMark/>
            <w:tcPrChange w:id="832" w:author="Ben.Williams" w:date="2020-10-30T14:19:00Z">
              <w:tcPr>
                <w:tcW w:w="925" w:type="dxa"/>
                <w:tcBorders>
                  <w:top w:val="nil"/>
                  <w:left w:val="nil"/>
                  <w:bottom w:val="nil"/>
                  <w:right w:val="nil"/>
                </w:tcBorders>
                <w:shd w:val="clear" w:color="auto" w:fill="auto"/>
                <w:noWrap/>
                <w:vAlign w:val="center"/>
                <w:hideMark/>
              </w:tcPr>
            </w:tcPrChange>
          </w:tcPr>
          <w:p w14:paraId="0B477AE9" w14:textId="0A996254" w:rsidR="00263444" w:rsidRPr="00C466C4" w:rsidRDefault="00263444" w:rsidP="004B43F2">
            <w:pPr>
              <w:spacing w:after="0"/>
              <w:jc w:val="center"/>
              <w:rPr>
                <w:color w:val="000000"/>
                <w:szCs w:val="22"/>
              </w:rPr>
            </w:pPr>
            <w:r>
              <w:rPr>
                <w:color w:val="000000"/>
                <w:szCs w:val="22"/>
              </w:rPr>
              <w:t>0.01</w:t>
            </w:r>
          </w:p>
        </w:tc>
      </w:tr>
      <w:tr w:rsidR="00263444" w:rsidRPr="00D75D21" w14:paraId="3D0354A3" w14:textId="77777777" w:rsidTr="00E777C3">
        <w:trPr>
          <w:trHeight w:val="286"/>
          <w:trPrChange w:id="833" w:author="Ben.Williams" w:date="2020-10-30T14:19:00Z">
            <w:trPr>
              <w:trHeight w:val="286"/>
            </w:trPr>
          </w:trPrChange>
        </w:trPr>
        <w:tc>
          <w:tcPr>
            <w:tcW w:w="943" w:type="dxa"/>
            <w:tcBorders>
              <w:top w:val="nil"/>
              <w:left w:val="nil"/>
              <w:bottom w:val="nil"/>
              <w:right w:val="nil"/>
            </w:tcBorders>
            <w:shd w:val="clear" w:color="auto" w:fill="auto"/>
            <w:noWrap/>
            <w:vAlign w:val="center"/>
            <w:hideMark/>
            <w:tcPrChange w:id="834" w:author="Ben.Williams" w:date="2020-10-30T14:19:00Z">
              <w:tcPr>
                <w:tcW w:w="1009" w:type="dxa"/>
                <w:tcBorders>
                  <w:top w:val="nil"/>
                  <w:left w:val="nil"/>
                  <w:bottom w:val="nil"/>
                  <w:right w:val="nil"/>
                </w:tcBorders>
                <w:shd w:val="clear" w:color="auto" w:fill="auto"/>
                <w:noWrap/>
                <w:vAlign w:val="center"/>
                <w:hideMark/>
              </w:tcPr>
            </w:tcPrChange>
          </w:tcPr>
          <w:p w14:paraId="3339447A" w14:textId="77777777" w:rsidR="00263444" w:rsidRPr="00D75D21" w:rsidRDefault="00263444" w:rsidP="00263444">
            <w:pPr>
              <w:spacing w:after="0"/>
              <w:jc w:val="center"/>
              <w:rPr>
                <w:color w:val="000000"/>
                <w:szCs w:val="22"/>
              </w:rPr>
            </w:pPr>
            <w:r w:rsidRPr="00D75D21">
              <w:rPr>
                <w:color w:val="000000"/>
                <w:szCs w:val="22"/>
              </w:rPr>
              <w:t>32</w:t>
            </w:r>
          </w:p>
        </w:tc>
        <w:tc>
          <w:tcPr>
            <w:tcW w:w="788" w:type="dxa"/>
            <w:tcBorders>
              <w:top w:val="nil"/>
              <w:left w:val="nil"/>
              <w:bottom w:val="nil"/>
              <w:right w:val="nil"/>
            </w:tcBorders>
            <w:shd w:val="clear" w:color="auto" w:fill="auto"/>
            <w:noWrap/>
            <w:vAlign w:val="center"/>
            <w:hideMark/>
            <w:tcPrChange w:id="835" w:author="Ben.Williams" w:date="2020-10-30T14:19:00Z">
              <w:tcPr>
                <w:tcW w:w="840" w:type="dxa"/>
                <w:tcBorders>
                  <w:top w:val="nil"/>
                  <w:left w:val="nil"/>
                  <w:bottom w:val="nil"/>
                  <w:right w:val="nil"/>
                </w:tcBorders>
                <w:shd w:val="clear" w:color="auto" w:fill="auto"/>
                <w:noWrap/>
                <w:vAlign w:val="center"/>
                <w:hideMark/>
              </w:tcPr>
            </w:tcPrChange>
          </w:tcPr>
          <w:p w14:paraId="3704D423" w14:textId="6544D34F" w:rsidR="00263444" w:rsidRPr="00C466C4" w:rsidRDefault="00263444" w:rsidP="004B43F2">
            <w:pPr>
              <w:spacing w:after="0"/>
              <w:jc w:val="center"/>
              <w:rPr>
                <w:color w:val="000000"/>
                <w:szCs w:val="22"/>
              </w:rPr>
            </w:pPr>
            <w:r>
              <w:rPr>
                <w:color w:val="000000"/>
                <w:szCs w:val="22"/>
              </w:rPr>
              <w:t>0.02</w:t>
            </w:r>
          </w:p>
        </w:tc>
        <w:tc>
          <w:tcPr>
            <w:tcW w:w="787" w:type="dxa"/>
            <w:tcBorders>
              <w:top w:val="nil"/>
              <w:left w:val="nil"/>
              <w:bottom w:val="nil"/>
              <w:right w:val="nil"/>
            </w:tcBorders>
            <w:shd w:val="clear" w:color="auto" w:fill="auto"/>
            <w:noWrap/>
            <w:vAlign w:val="center"/>
            <w:hideMark/>
            <w:tcPrChange w:id="836" w:author="Ben.Williams" w:date="2020-10-30T14:19:00Z">
              <w:tcPr>
                <w:tcW w:w="840" w:type="dxa"/>
                <w:tcBorders>
                  <w:top w:val="nil"/>
                  <w:left w:val="nil"/>
                  <w:bottom w:val="nil"/>
                  <w:right w:val="nil"/>
                </w:tcBorders>
                <w:shd w:val="clear" w:color="auto" w:fill="auto"/>
                <w:noWrap/>
                <w:vAlign w:val="center"/>
                <w:hideMark/>
              </w:tcPr>
            </w:tcPrChange>
          </w:tcPr>
          <w:p w14:paraId="4F4B180F" w14:textId="613A4A90" w:rsidR="00263444" w:rsidRPr="00C466C4" w:rsidRDefault="00263444" w:rsidP="004B43F2">
            <w:pPr>
              <w:spacing w:after="0"/>
              <w:jc w:val="center"/>
              <w:rPr>
                <w:color w:val="000000"/>
                <w:szCs w:val="22"/>
              </w:rPr>
            </w:pPr>
            <w:r>
              <w:rPr>
                <w:color w:val="000000"/>
                <w:szCs w:val="22"/>
              </w:rPr>
              <w:t>0.02</w:t>
            </w:r>
          </w:p>
        </w:tc>
        <w:tc>
          <w:tcPr>
            <w:tcW w:w="865" w:type="dxa"/>
            <w:tcBorders>
              <w:top w:val="nil"/>
              <w:left w:val="nil"/>
              <w:bottom w:val="nil"/>
              <w:right w:val="nil"/>
            </w:tcBorders>
            <w:shd w:val="clear" w:color="auto" w:fill="auto"/>
            <w:noWrap/>
            <w:vAlign w:val="center"/>
            <w:hideMark/>
            <w:tcPrChange w:id="837" w:author="Ben.Williams" w:date="2020-10-30T14:19:00Z">
              <w:tcPr>
                <w:tcW w:w="925" w:type="dxa"/>
                <w:tcBorders>
                  <w:top w:val="nil"/>
                  <w:left w:val="nil"/>
                  <w:bottom w:val="nil"/>
                  <w:right w:val="nil"/>
                </w:tcBorders>
                <w:shd w:val="clear" w:color="auto" w:fill="auto"/>
                <w:noWrap/>
                <w:vAlign w:val="center"/>
                <w:hideMark/>
              </w:tcPr>
            </w:tcPrChange>
          </w:tcPr>
          <w:p w14:paraId="0EE6CD05" w14:textId="2D989CEE" w:rsidR="00263444" w:rsidRPr="00C466C4" w:rsidRDefault="00263444" w:rsidP="004B43F2">
            <w:pPr>
              <w:spacing w:after="0"/>
              <w:jc w:val="center"/>
              <w:rPr>
                <w:color w:val="000000"/>
                <w:szCs w:val="22"/>
              </w:rPr>
            </w:pPr>
            <w:r>
              <w:rPr>
                <w:color w:val="000000"/>
                <w:szCs w:val="22"/>
              </w:rPr>
              <w:t>0.01</w:t>
            </w:r>
          </w:p>
        </w:tc>
        <w:tc>
          <w:tcPr>
            <w:tcW w:w="847" w:type="dxa"/>
            <w:tcBorders>
              <w:top w:val="nil"/>
              <w:left w:val="nil"/>
              <w:bottom w:val="nil"/>
              <w:right w:val="nil"/>
            </w:tcBorders>
            <w:shd w:val="clear" w:color="auto" w:fill="auto"/>
            <w:noWrap/>
            <w:vAlign w:val="center"/>
            <w:hideMark/>
            <w:tcPrChange w:id="838" w:author="Ben.Williams" w:date="2020-10-30T14:19:00Z">
              <w:tcPr>
                <w:tcW w:w="840" w:type="dxa"/>
                <w:tcBorders>
                  <w:top w:val="nil"/>
                  <w:left w:val="nil"/>
                  <w:bottom w:val="nil"/>
                  <w:right w:val="nil"/>
                </w:tcBorders>
                <w:shd w:val="clear" w:color="auto" w:fill="auto"/>
                <w:noWrap/>
                <w:vAlign w:val="center"/>
                <w:hideMark/>
              </w:tcPr>
            </w:tcPrChange>
          </w:tcPr>
          <w:p w14:paraId="4753FCED" w14:textId="07D0D3DE" w:rsidR="00263444" w:rsidRPr="00C466C4" w:rsidRDefault="00263444" w:rsidP="004B43F2">
            <w:pPr>
              <w:spacing w:after="0"/>
              <w:jc w:val="center"/>
              <w:rPr>
                <w:color w:val="000000"/>
                <w:szCs w:val="22"/>
              </w:rPr>
            </w:pPr>
            <w:r>
              <w:rPr>
                <w:color w:val="000000"/>
                <w:szCs w:val="22"/>
              </w:rPr>
              <w:t>0.03</w:t>
            </w:r>
          </w:p>
        </w:tc>
        <w:tc>
          <w:tcPr>
            <w:tcW w:w="865" w:type="dxa"/>
            <w:tcBorders>
              <w:top w:val="nil"/>
              <w:left w:val="nil"/>
              <w:bottom w:val="nil"/>
              <w:right w:val="nil"/>
            </w:tcBorders>
            <w:shd w:val="clear" w:color="auto" w:fill="auto"/>
            <w:noWrap/>
            <w:vAlign w:val="center"/>
            <w:hideMark/>
            <w:tcPrChange w:id="839" w:author="Ben.Williams" w:date="2020-10-30T14:19:00Z">
              <w:tcPr>
                <w:tcW w:w="925" w:type="dxa"/>
                <w:tcBorders>
                  <w:top w:val="nil"/>
                  <w:left w:val="nil"/>
                  <w:bottom w:val="nil"/>
                  <w:right w:val="nil"/>
                </w:tcBorders>
                <w:shd w:val="clear" w:color="auto" w:fill="auto"/>
                <w:noWrap/>
                <w:vAlign w:val="center"/>
                <w:hideMark/>
              </w:tcPr>
            </w:tcPrChange>
          </w:tcPr>
          <w:p w14:paraId="7C1AEE34" w14:textId="0B98E60C" w:rsidR="00263444" w:rsidRPr="00C466C4" w:rsidRDefault="00263444" w:rsidP="004B43F2">
            <w:pPr>
              <w:spacing w:after="0"/>
              <w:jc w:val="center"/>
              <w:rPr>
                <w:color w:val="000000"/>
                <w:szCs w:val="22"/>
              </w:rPr>
            </w:pPr>
            <w:r>
              <w:rPr>
                <w:color w:val="000000"/>
                <w:szCs w:val="22"/>
              </w:rPr>
              <w:t>0.02</w:t>
            </w:r>
          </w:p>
        </w:tc>
        <w:tc>
          <w:tcPr>
            <w:tcW w:w="865" w:type="dxa"/>
            <w:tcBorders>
              <w:top w:val="nil"/>
              <w:left w:val="nil"/>
              <w:bottom w:val="nil"/>
              <w:right w:val="nil"/>
            </w:tcBorders>
            <w:shd w:val="clear" w:color="auto" w:fill="auto"/>
            <w:noWrap/>
            <w:vAlign w:val="center"/>
            <w:hideMark/>
            <w:tcPrChange w:id="840" w:author="Ben.Williams" w:date="2020-10-30T14:19:00Z">
              <w:tcPr>
                <w:tcW w:w="925" w:type="dxa"/>
                <w:tcBorders>
                  <w:top w:val="nil"/>
                  <w:left w:val="nil"/>
                  <w:bottom w:val="nil"/>
                  <w:right w:val="nil"/>
                </w:tcBorders>
                <w:shd w:val="clear" w:color="auto" w:fill="auto"/>
                <w:noWrap/>
                <w:vAlign w:val="center"/>
                <w:hideMark/>
              </w:tcPr>
            </w:tcPrChange>
          </w:tcPr>
          <w:p w14:paraId="3031467D" w14:textId="2E33D042" w:rsidR="00263444" w:rsidRPr="00C466C4" w:rsidRDefault="00263444" w:rsidP="004B43F2">
            <w:pPr>
              <w:spacing w:after="0"/>
              <w:jc w:val="center"/>
              <w:rPr>
                <w:color w:val="000000"/>
                <w:szCs w:val="22"/>
              </w:rPr>
            </w:pPr>
            <w:r>
              <w:rPr>
                <w:color w:val="000000"/>
                <w:szCs w:val="22"/>
              </w:rPr>
              <w:t>0.02</w:t>
            </w:r>
          </w:p>
        </w:tc>
        <w:tc>
          <w:tcPr>
            <w:tcW w:w="865" w:type="dxa"/>
            <w:tcBorders>
              <w:top w:val="nil"/>
              <w:left w:val="nil"/>
              <w:bottom w:val="nil"/>
              <w:right w:val="nil"/>
            </w:tcBorders>
            <w:shd w:val="clear" w:color="auto" w:fill="auto"/>
            <w:noWrap/>
            <w:vAlign w:val="center"/>
            <w:hideMark/>
            <w:tcPrChange w:id="841" w:author="Ben.Williams" w:date="2020-10-30T14:19:00Z">
              <w:tcPr>
                <w:tcW w:w="925" w:type="dxa"/>
                <w:tcBorders>
                  <w:top w:val="nil"/>
                  <w:left w:val="nil"/>
                  <w:bottom w:val="nil"/>
                  <w:right w:val="nil"/>
                </w:tcBorders>
                <w:shd w:val="clear" w:color="auto" w:fill="auto"/>
                <w:noWrap/>
                <w:vAlign w:val="center"/>
                <w:hideMark/>
              </w:tcPr>
            </w:tcPrChange>
          </w:tcPr>
          <w:p w14:paraId="6D69FE27" w14:textId="091A23D8" w:rsidR="00263444" w:rsidRPr="00C466C4" w:rsidRDefault="00263444" w:rsidP="004B43F2">
            <w:pPr>
              <w:spacing w:after="0"/>
              <w:jc w:val="center"/>
              <w:rPr>
                <w:color w:val="000000"/>
                <w:szCs w:val="22"/>
              </w:rPr>
            </w:pPr>
            <w:r>
              <w:rPr>
                <w:color w:val="000000"/>
                <w:szCs w:val="22"/>
              </w:rPr>
              <w:t>0.03</w:t>
            </w:r>
          </w:p>
        </w:tc>
        <w:tc>
          <w:tcPr>
            <w:tcW w:w="865" w:type="dxa"/>
            <w:tcBorders>
              <w:top w:val="nil"/>
              <w:left w:val="nil"/>
              <w:bottom w:val="nil"/>
              <w:right w:val="nil"/>
            </w:tcBorders>
            <w:shd w:val="clear" w:color="auto" w:fill="auto"/>
            <w:noWrap/>
            <w:vAlign w:val="center"/>
            <w:hideMark/>
            <w:tcPrChange w:id="842" w:author="Ben.Williams" w:date="2020-10-30T14:19:00Z">
              <w:tcPr>
                <w:tcW w:w="925" w:type="dxa"/>
                <w:tcBorders>
                  <w:top w:val="nil"/>
                  <w:left w:val="nil"/>
                  <w:bottom w:val="nil"/>
                  <w:right w:val="nil"/>
                </w:tcBorders>
                <w:shd w:val="clear" w:color="auto" w:fill="auto"/>
                <w:noWrap/>
                <w:vAlign w:val="center"/>
                <w:hideMark/>
              </w:tcPr>
            </w:tcPrChange>
          </w:tcPr>
          <w:p w14:paraId="164808B8" w14:textId="39787D54" w:rsidR="00263444" w:rsidRPr="00C466C4" w:rsidRDefault="00263444" w:rsidP="004B43F2">
            <w:pPr>
              <w:spacing w:after="0"/>
              <w:jc w:val="center"/>
              <w:rPr>
                <w:color w:val="000000"/>
                <w:szCs w:val="22"/>
              </w:rPr>
            </w:pPr>
            <w:r>
              <w:rPr>
                <w:color w:val="000000"/>
                <w:szCs w:val="22"/>
              </w:rPr>
              <w:t>0.03</w:t>
            </w:r>
          </w:p>
        </w:tc>
        <w:tc>
          <w:tcPr>
            <w:tcW w:w="865" w:type="dxa"/>
            <w:tcBorders>
              <w:top w:val="nil"/>
              <w:left w:val="nil"/>
              <w:bottom w:val="nil"/>
              <w:right w:val="nil"/>
            </w:tcBorders>
            <w:shd w:val="clear" w:color="auto" w:fill="auto"/>
            <w:noWrap/>
            <w:vAlign w:val="center"/>
            <w:hideMark/>
            <w:tcPrChange w:id="843" w:author="Ben.Williams" w:date="2020-10-30T14:19:00Z">
              <w:tcPr>
                <w:tcW w:w="925" w:type="dxa"/>
                <w:tcBorders>
                  <w:top w:val="nil"/>
                  <w:left w:val="nil"/>
                  <w:bottom w:val="nil"/>
                  <w:right w:val="nil"/>
                </w:tcBorders>
                <w:shd w:val="clear" w:color="auto" w:fill="auto"/>
                <w:noWrap/>
                <w:vAlign w:val="center"/>
                <w:hideMark/>
              </w:tcPr>
            </w:tcPrChange>
          </w:tcPr>
          <w:p w14:paraId="648339B5" w14:textId="0F8DD8BC" w:rsidR="00263444" w:rsidRPr="00C466C4" w:rsidRDefault="00263444" w:rsidP="004B43F2">
            <w:pPr>
              <w:spacing w:after="0"/>
              <w:jc w:val="center"/>
              <w:rPr>
                <w:color w:val="000000"/>
                <w:szCs w:val="22"/>
              </w:rPr>
            </w:pPr>
            <w:r>
              <w:rPr>
                <w:color w:val="000000"/>
                <w:szCs w:val="22"/>
              </w:rPr>
              <w:t>0.03</w:t>
            </w:r>
          </w:p>
        </w:tc>
        <w:tc>
          <w:tcPr>
            <w:tcW w:w="865" w:type="dxa"/>
            <w:tcBorders>
              <w:top w:val="nil"/>
              <w:left w:val="nil"/>
              <w:bottom w:val="nil"/>
              <w:right w:val="nil"/>
            </w:tcBorders>
            <w:shd w:val="clear" w:color="auto" w:fill="auto"/>
            <w:noWrap/>
            <w:vAlign w:val="center"/>
            <w:hideMark/>
            <w:tcPrChange w:id="844" w:author="Ben.Williams" w:date="2020-10-30T14:19:00Z">
              <w:tcPr>
                <w:tcW w:w="925" w:type="dxa"/>
                <w:tcBorders>
                  <w:top w:val="nil"/>
                  <w:left w:val="nil"/>
                  <w:bottom w:val="nil"/>
                  <w:right w:val="nil"/>
                </w:tcBorders>
                <w:shd w:val="clear" w:color="auto" w:fill="auto"/>
                <w:noWrap/>
                <w:vAlign w:val="center"/>
                <w:hideMark/>
              </w:tcPr>
            </w:tcPrChange>
          </w:tcPr>
          <w:p w14:paraId="1949BDCE" w14:textId="23893ADC" w:rsidR="00263444" w:rsidRPr="00C466C4" w:rsidRDefault="00263444" w:rsidP="004B43F2">
            <w:pPr>
              <w:spacing w:after="0"/>
              <w:jc w:val="center"/>
              <w:rPr>
                <w:color w:val="000000"/>
                <w:szCs w:val="22"/>
              </w:rPr>
            </w:pPr>
            <w:r>
              <w:rPr>
                <w:color w:val="000000"/>
                <w:szCs w:val="22"/>
              </w:rPr>
              <w:t>0.02</w:t>
            </w:r>
          </w:p>
        </w:tc>
      </w:tr>
      <w:tr w:rsidR="00263444" w:rsidRPr="00D75D21" w14:paraId="16452957" w14:textId="77777777" w:rsidTr="00E777C3">
        <w:trPr>
          <w:trHeight w:val="286"/>
          <w:trPrChange w:id="845" w:author="Ben.Williams" w:date="2020-10-30T14:19:00Z">
            <w:trPr>
              <w:trHeight w:val="286"/>
            </w:trPr>
          </w:trPrChange>
        </w:trPr>
        <w:tc>
          <w:tcPr>
            <w:tcW w:w="943" w:type="dxa"/>
            <w:tcBorders>
              <w:top w:val="nil"/>
              <w:left w:val="nil"/>
              <w:bottom w:val="nil"/>
              <w:right w:val="nil"/>
            </w:tcBorders>
            <w:shd w:val="clear" w:color="auto" w:fill="auto"/>
            <w:noWrap/>
            <w:vAlign w:val="center"/>
            <w:hideMark/>
            <w:tcPrChange w:id="846" w:author="Ben.Williams" w:date="2020-10-30T14:19:00Z">
              <w:tcPr>
                <w:tcW w:w="1009" w:type="dxa"/>
                <w:tcBorders>
                  <w:top w:val="nil"/>
                  <w:left w:val="nil"/>
                  <w:bottom w:val="nil"/>
                  <w:right w:val="nil"/>
                </w:tcBorders>
                <w:shd w:val="clear" w:color="auto" w:fill="auto"/>
                <w:noWrap/>
                <w:vAlign w:val="center"/>
                <w:hideMark/>
              </w:tcPr>
            </w:tcPrChange>
          </w:tcPr>
          <w:p w14:paraId="43D2D206" w14:textId="77777777" w:rsidR="00263444" w:rsidRPr="00D75D21" w:rsidRDefault="00263444" w:rsidP="00263444">
            <w:pPr>
              <w:spacing w:after="0"/>
              <w:jc w:val="center"/>
              <w:rPr>
                <w:color w:val="000000"/>
                <w:szCs w:val="22"/>
              </w:rPr>
            </w:pPr>
            <w:r w:rsidRPr="00D75D21">
              <w:rPr>
                <w:color w:val="000000"/>
                <w:szCs w:val="22"/>
              </w:rPr>
              <w:t>33</w:t>
            </w:r>
          </w:p>
        </w:tc>
        <w:tc>
          <w:tcPr>
            <w:tcW w:w="788" w:type="dxa"/>
            <w:tcBorders>
              <w:top w:val="nil"/>
              <w:left w:val="nil"/>
              <w:bottom w:val="nil"/>
              <w:right w:val="nil"/>
            </w:tcBorders>
            <w:shd w:val="clear" w:color="auto" w:fill="auto"/>
            <w:noWrap/>
            <w:vAlign w:val="center"/>
            <w:hideMark/>
            <w:tcPrChange w:id="847" w:author="Ben.Williams" w:date="2020-10-30T14:19:00Z">
              <w:tcPr>
                <w:tcW w:w="840" w:type="dxa"/>
                <w:tcBorders>
                  <w:top w:val="nil"/>
                  <w:left w:val="nil"/>
                  <w:bottom w:val="nil"/>
                  <w:right w:val="nil"/>
                </w:tcBorders>
                <w:shd w:val="clear" w:color="auto" w:fill="auto"/>
                <w:noWrap/>
                <w:vAlign w:val="center"/>
                <w:hideMark/>
              </w:tcPr>
            </w:tcPrChange>
          </w:tcPr>
          <w:p w14:paraId="09CFFDBC" w14:textId="4043B11B" w:rsidR="00263444" w:rsidRPr="00C466C4" w:rsidRDefault="00263444" w:rsidP="004B43F2">
            <w:pPr>
              <w:spacing w:after="0"/>
              <w:jc w:val="center"/>
              <w:rPr>
                <w:color w:val="000000"/>
                <w:szCs w:val="22"/>
              </w:rPr>
            </w:pPr>
            <w:r>
              <w:rPr>
                <w:color w:val="000000"/>
                <w:szCs w:val="22"/>
              </w:rPr>
              <w:t>0.03</w:t>
            </w:r>
          </w:p>
        </w:tc>
        <w:tc>
          <w:tcPr>
            <w:tcW w:w="787" w:type="dxa"/>
            <w:tcBorders>
              <w:top w:val="nil"/>
              <w:left w:val="nil"/>
              <w:bottom w:val="nil"/>
              <w:right w:val="nil"/>
            </w:tcBorders>
            <w:shd w:val="clear" w:color="auto" w:fill="auto"/>
            <w:noWrap/>
            <w:vAlign w:val="center"/>
            <w:hideMark/>
            <w:tcPrChange w:id="848" w:author="Ben.Williams" w:date="2020-10-30T14:19:00Z">
              <w:tcPr>
                <w:tcW w:w="840" w:type="dxa"/>
                <w:tcBorders>
                  <w:top w:val="nil"/>
                  <w:left w:val="nil"/>
                  <w:bottom w:val="nil"/>
                  <w:right w:val="nil"/>
                </w:tcBorders>
                <w:shd w:val="clear" w:color="auto" w:fill="auto"/>
                <w:noWrap/>
                <w:vAlign w:val="center"/>
                <w:hideMark/>
              </w:tcPr>
            </w:tcPrChange>
          </w:tcPr>
          <w:p w14:paraId="0B45C8B4" w14:textId="6D56BBCA" w:rsidR="00263444" w:rsidRPr="00C466C4" w:rsidRDefault="00263444" w:rsidP="004B43F2">
            <w:pPr>
              <w:spacing w:after="0"/>
              <w:jc w:val="center"/>
              <w:rPr>
                <w:color w:val="000000"/>
                <w:szCs w:val="22"/>
              </w:rPr>
            </w:pPr>
            <w:r>
              <w:rPr>
                <w:color w:val="000000"/>
                <w:szCs w:val="22"/>
              </w:rPr>
              <w:t>0.03</w:t>
            </w:r>
          </w:p>
        </w:tc>
        <w:tc>
          <w:tcPr>
            <w:tcW w:w="865" w:type="dxa"/>
            <w:tcBorders>
              <w:top w:val="nil"/>
              <w:left w:val="nil"/>
              <w:bottom w:val="nil"/>
              <w:right w:val="nil"/>
            </w:tcBorders>
            <w:shd w:val="clear" w:color="auto" w:fill="auto"/>
            <w:noWrap/>
            <w:vAlign w:val="center"/>
            <w:hideMark/>
            <w:tcPrChange w:id="849" w:author="Ben.Williams" w:date="2020-10-30T14:19:00Z">
              <w:tcPr>
                <w:tcW w:w="925" w:type="dxa"/>
                <w:tcBorders>
                  <w:top w:val="nil"/>
                  <w:left w:val="nil"/>
                  <w:bottom w:val="nil"/>
                  <w:right w:val="nil"/>
                </w:tcBorders>
                <w:shd w:val="clear" w:color="auto" w:fill="auto"/>
                <w:noWrap/>
                <w:vAlign w:val="center"/>
                <w:hideMark/>
              </w:tcPr>
            </w:tcPrChange>
          </w:tcPr>
          <w:p w14:paraId="0F3145BC" w14:textId="48E2D709" w:rsidR="00263444" w:rsidRPr="00C466C4" w:rsidRDefault="00263444" w:rsidP="004B43F2">
            <w:pPr>
              <w:spacing w:after="0"/>
              <w:jc w:val="center"/>
              <w:rPr>
                <w:color w:val="000000"/>
                <w:szCs w:val="22"/>
              </w:rPr>
            </w:pPr>
            <w:r>
              <w:rPr>
                <w:color w:val="000000"/>
                <w:szCs w:val="22"/>
              </w:rPr>
              <w:t>0.02</w:t>
            </w:r>
          </w:p>
        </w:tc>
        <w:tc>
          <w:tcPr>
            <w:tcW w:w="847" w:type="dxa"/>
            <w:tcBorders>
              <w:top w:val="nil"/>
              <w:left w:val="nil"/>
              <w:bottom w:val="nil"/>
              <w:right w:val="nil"/>
            </w:tcBorders>
            <w:shd w:val="clear" w:color="auto" w:fill="auto"/>
            <w:noWrap/>
            <w:vAlign w:val="center"/>
            <w:hideMark/>
            <w:tcPrChange w:id="850" w:author="Ben.Williams" w:date="2020-10-30T14:19:00Z">
              <w:tcPr>
                <w:tcW w:w="840" w:type="dxa"/>
                <w:tcBorders>
                  <w:top w:val="nil"/>
                  <w:left w:val="nil"/>
                  <w:bottom w:val="nil"/>
                  <w:right w:val="nil"/>
                </w:tcBorders>
                <w:shd w:val="clear" w:color="auto" w:fill="auto"/>
                <w:noWrap/>
                <w:vAlign w:val="center"/>
                <w:hideMark/>
              </w:tcPr>
            </w:tcPrChange>
          </w:tcPr>
          <w:p w14:paraId="704CF471" w14:textId="28E8DF98" w:rsidR="00263444" w:rsidRPr="00C466C4" w:rsidRDefault="00263444" w:rsidP="004B43F2">
            <w:pPr>
              <w:spacing w:after="0"/>
              <w:jc w:val="center"/>
              <w:rPr>
                <w:color w:val="000000"/>
                <w:szCs w:val="22"/>
              </w:rPr>
            </w:pPr>
            <w:r>
              <w:rPr>
                <w:color w:val="000000"/>
                <w:szCs w:val="22"/>
              </w:rPr>
              <w:t>0.03</w:t>
            </w:r>
          </w:p>
        </w:tc>
        <w:tc>
          <w:tcPr>
            <w:tcW w:w="865" w:type="dxa"/>
            <w:tcBorders>
              <w:top w:val="nil"/>
              <w:left w:val="nil"/>
              <w:bottom w:val="nil"/>
              <w:right w:val="nil"/>
            </w:tcBorders>
            <w:shd w:val="clear" w:color="auto" w:fill="auto"/>
            <w:noWrap/>
            <w:vAlign w:val="center"/>
            <w:hideMark/>
            <w:tcPrChange w:id="851" w:author="Ben.Williams" w:date="2020-10-30T14:19:00Z">
              <w:tcPr>
                <w:tcW w:w="925" w:type="dxa"/>
                <w:tcBorders>
                  <w:top w:val="nil"/>
                  <w:left w:val="nil"/>
                  <w:bottom w:val="nil"/>
                  <w:right w:val="nil"/>
                </w:tcBorders>
                <w:shd w:val="clear" w:color="auto" w:fill="auto"/>
                <w:noWrap/>
                <w:vAlign w:val="center"/>
                <w:hideMark/>
              </w:tcPr>
            </w:tcPrChange>
          </w:tcPr>
          <w:p w14:paraId="534A8744" w14:textId="28AC3B4F" w:rsidR="00263444" w:rsidRPr="00C466C4" w:rsidRDefault="00263444" w:rsidP="004B43F2">
            <w:pPr>
              <w:spacing w:after="0"/>
              <w:jc w:val="center"/>
              <w:rPr>
                <w:color w:val="000000"/>
                <w:szCs w:val="22"/>
              </w:rPr>
            </w:pPr>
            <w:r>
              <w:rPr>
                <w:color w:val="000000"/>
                <w:szCs w:val="22"/>
              </w:rPr>
              <w:t>0.03</w:t>
            </w:r>
          </w:p>
        </w:tc>
        <w:tc>
          <w:tcPr>
            <w:tcW w:w="865" w:type="dxa"/>
            <w:tcBorders>
              <w:top w:val="nil"/>
              <w:left w:val="nil"/>
              <w:bottom w:val="nil"/>
              <w:right w:val="nil"/>
            </w:tcBorders>
            <w:shd w:val="clear" w:color="auto" w:fill="auto"/>
            <w:noWrap/>
            <w:vAlign w:val="center"/>
            <w:hideMark/>
            <w:tcPrChange w:id="852" w:author="Ben.Williams" w:date="2020-10-30T14:19:00Z">
              <w:tcPr>
                <w:tcW w:w="925" w:type="dxa"/>
                <w:tcBorders>
                  <w:top w:val="nil"/>
                  <w:left w:val="nil"/>
                  <w:bottom w:val="nil"/>
                  <w:right w:val="nil"/>
                </w:tcBorders>
                <w:shd w:val="clear" w:color="auto" w:fill="auto"/>
                <w:noWrap/>
                <w:vAlign w:val="center"/>
                <w:hideMark/>
              </w:tcPr>
            </w:tcPrChange>
          </w:tcPr>
          <w:p w14:paraId="6D340B0D" w14:textId="38FFE2EF" w:rsidR="00263444" w:rsidRPr="00C466C4" w:rsidRDefault="00263444" w:rsidP="004B43F2">
            <w:pPr>
              <w:spacing w:after="0"/>
              <w:jc w:val="center"/>
              <w:rPr>
                <w:color w:val="000000"/>
                <w:szCs w:val="22"/>
              </w:rPr>
            </w:pPr>
            <w:r>
              <w:rPr>
                <w:color w:val="000000"/>
                <w:szCs w:val="22"/>
              </w:rPr>
              <w:t>0.04</w:t>
            </w:r>
          </w:p>
        </w:tc>
        <w:tc>
          <w:tcPr>
            <w:tcW w:w="865" w:type="dxa"/>
            <w:tcBorders>
              <w:top w:val="nil"/>
              <w:left w:val="nil"/>
              <w:bottom w:val="nil"/>
              <w:right w:val="nil"/>
            </w:tcBorders>
            <w:shd w:val="clear" w:color="auto" w:fill="auto"/>
            <w:noWrap/>
            <w:vAlign w:val="center"/>
            <w:hideMark/>
            <w:tcPrChange w:id="853" w:author="Ben.Williams" w:date="2020-10-30T14:19:00Z">
              <w:tcPr>
                <w:tcW w:w="925" w:type="dxa"/>
                <w:tcBorders>
                  <w:top w:val="nil"/>
                  <w:left w:val="nil"/>
                  <w:bottom w:val="nil"/>
                  <w:right w:val="nil"/>
                </w:tcBorders>
                <w:shd w:val="clear" w:color="auto" w:fill="auto"/>
                <w:noWrap/>
                <w:vAlign w:val="center"/>
                <w:hideMark/>
              </w:tcPr>
            </w:tcPrChange>
          </w:tcPr>
          <w:p w14:paraId="0098D947" w14:textId="7E6238F6" w:rsidR="00263444" w:rsidRPr="00C466C4" w:rsidRDefault="00263444" w:rsidP="004B43F2">
            <w:pPr>
              <w:spacing w:after="0"/>
              <w:jc w:val="center"/>
              <w:rPr>
                <w:color w:val="000000"/>
                <w:szCs w:val="22"/>
              </w:rPr>
            </w:pPr>
            <w:r>
              <w:rPr>
                <w:color w:val="000000"/>
                <w:szCs w:val="22"/>
              </w:rPr>
              <w:t>0.05</w:t>
            </w:r>
          </w:p>
        </w:tc>
        <w:tc>
          <w:tcPr>
            <w:tcW w:w="865" w:type="dxa"/>
            <w:tcBorders>
              <w:top w:val="nil"/>
              <w:left w:val="nil"/>
              <w:bottom w:val="nil"/>
              <w:right w:val="nil"/>
            </w:tcBorders>
            <w:shd w:val="clear" w:color="auto" w:fill="auto"/>
            <w:noWrap/>
            <w:vAlign w:val="center"/>
            <w:hideMark/>
            <w:tcPrChange w:id="854" w:author="Ben.Williams" w:date="2020-10-30T14:19:00Z">
              <w:tcPr>
                <w:tcW w:w="925" w:type="dxa"/>
                <w:tcBorders>
                  <w:top w:val="nil"/>
                  <w:left w:val="nil"/>
                  <w:bottom w:val="nil"/>
                  <w:right w:val="nil"/>
                </w:tcBorders>
                <w:shd w:val="clear" w:color="auto" w:fill="auto"/>
                <w:noWrap/>
                <w:vAlign w:val="center"/>
                <w:hideMark/>
              </w:tcPr>
            </w:tcPrChange>
          </w:tcPr>
          <w:p w14:paraId="02D42D79" w14:textId="67508D22" w:rsidR="00263444" w:rsidRPr="00C466C4" w:rsidRDefault="00263444" w:rsidP="004B43F2">
            <w:pPr>
              <w:spacing w:after="0"/>
              <w:jc w:val="center"/>
              <w:rPr>
                <w:color w:val="000000"/>
                <w:szCs w:val="22"/>
              </w:rPr>
            </w:pPr>
            <w:r>
              <w:rPr>
                <w:color w:val="000000"/>
                <w:szCs w:val="22"/>
              </w:rPr>
              <w:t>0.06</w:t>
            </w:r>
          </w:p>
        </w:tc>
        <w:tc>
          <w:tcPr>
            <w:tcW w:w="865" w:type="dxa"/>
            <w:tcBorders>
              <w:top w:val="nil"/>
              <w:left w:val="nil"/>
              <w:bottom w:val="nil"/>
              <w:right w:val="nil"/>
            </w:tcBorders>
            <w:shd w:val="clear" w:color="auto" w:fill="auto"/>
            <w:noWrap/>
            <w:vAlign w:val="center"/>
            <w:hideMark/>
            <w:tcPrChange w:id="855" w:author="Ben.Williams" w:date="2020-10-30T14:19:00Z">
              <w:tcPr>
                <w:tcW w:w="925" w:type="dxa"/>
                <w:tcBorders>
                  <w:top w:val="nil"/>
                  <w:left w:val="nil"/>
                  <w:bottom w:val="nil"/>
                  <w:right w:val="nil"/>
                </w:tcBorders>
                <w:shd w:val="clear" w:color="auto" w:fill="auto"/>
                <w:noWrap/>
                <w:vAlign w:val="center"/>
                <w:hideMark/>
              </w:tcPr>
            </w:tcPrChange>
          </w:tcPr>
          <w:p w14:paraId="20E122AC" w14:textId="65275999" w:rsidR="00263444" w:rsidRPr="00C466C4" w:rsidRDefault="00263444" w:rsidP="004B43F2">
            <w:pPr>
              <w:spacing w:after="0"/>
              <w:jc w:val="center"/>
              <w:rPr>
                <w:color w:val="000000"/>
                <w:szCs w:val="22"/>
              </w:rPr>
            </w:pPr>
            <w:r>
              <w:rPr>
                <w:color w:val="000000"/>
                <w:szCs w:val="22"/>
              </w:rPr>
              <w:t>0.05</w:t>
            </w:r>
          </w:p>
        </w:tc>
        <w:tc>
          <w:tcPr>
            <w:tcW w:w="865" w:type="dxa"/>
            <w:tcBorders>
              <w:top w:val="nil"/>
              <w:left w:val="nil"/>
              <w:bottom w:val="nil"/>
              <w:right w:val="nil"/>
            </w:tcBorders>
            <w:shd w:val="clear" w:color="auto" w:fill="auto"/>
            <w:noWrap/>
            <w:vAlign w:val="center"/>
            <w:hideMark/>
            <w:tcPrChange w:id="856" w:author="Ben.Williams" w:date="2020-10-30T14:19:00Z">
              <w:tcPr>
                <w:tcW w:w="925" w:type="dxa"/>
                <w:tcBorders>
                  <w:top w:val="nil"/>
                  <w:left w:val="nil"/>
                  <w:bottom w:val="nil"/>
                  <w:right w:val="nil"/>
                </w:tcBorders>
                <w:shd w:val="clear" w:color="auto" w:fill="auto"/>
                <w:noWrap/>
                <w:vAlign w:val="center"/>
                <w:hideMark/>
              </w:tcPr>
            </w:tcPrChange>
          </w:tcPr>
          <w:p w14:paraId="77FBE9CC" w14:textId="29E662E1" w:rsidR="00263444" w:rsidRPr="00C466C4" w:rsidRDefault="00263444" w:rsidP="004B43F2">
            <w:pPr>
              <w:spacing w:after="0"/>
              <w:jc w:val="center"/>
              <w:rPr>
                <w:color w:val="000000"/>
                <w:szCs w:val="22"/>
              </w:rPr>
            </w:pPr>
            <w:r>
              <w:rPr>
                <w:color w:val="000000"/>
                <w:szCs w:val="22"/>
              </w:rPr>
              <w:t>0.04</w:t>
            </w:r>
          </w:p>
        </w:tc>
      </w:tr>
      <w:tr w:rsidR="00263444" w:rsidRPr="00D75D21" w14:paraId="47B16F99" w14:textId="77777777" w:rsidTr="00E777C3">
        <w:trPr>
          <w:trHeight w:val="286"/>
          <w:trPrChange w:id="857" w:author="Ben.Williams" w:date="2020-10-30T14:19:00Z">
            <w:trPr>
              <w:trHeight w:val="286"/>
            </w:trPr>
          </w:trPrChange>
        </w:trPr>
        <w:tc>
          <w:tcPr>
            <w:tcW w:w="943" w:type="dxa"/>
            <w:tcBorders>
              <w:top w:val="nil"/>
              <w:left w:val="nil"/>
              <w:bottom w:val="nil"/>
              <w:right w:val="nil"/>
            </w:tcBorders>
            <w:shd w:val="clear" w:color="auto" w:fill="auto"/>
            <w:noWrap/>
            <w:vAlign w:val="center"/>
            <w:hideMark/>
            <w:tcPrChange w:id="858" w:author="Ben.Williams" w:date="2020-10-30T14:19:00Z">
              <w:tcPr>
                <w:tcW w:w="1009" w:type="dxa"/>
                <w:tcBorders>
                  <w:top w:val="nil"/>
                  <w:left w:val="nil"/>
                  <w:bottom w:val="nil"/>
                  <w:right w:val="nil"/>
                </w:tcBorders>
                <w:shd w:val="clear" w:color="auto" w:fill="auto"/>
                <w:noWrap/>
                <w:vAlign w:val="center"/>
                <w:hideMark/>
              </w:tcPr>
            </w:tcPrChange>
          </w:tcPr>
          <w:p w14:paraId="764FB1F7" w14:textId="77777777" w:rsidR="00263444" w:rsidRPr="00D75D21" w:rsidRDefault="00263444" w:rsidP="00263444">
            <w:pPr>
              <w:spacing w:after="0"/>
              <w:jc w:val="center"/>
              <w:rPr>
                <w:color w:val="000000"/>
                <w:szCs w:val="22"/>
              </w:rPr>
            </w:pPr>
            <w:r w:rsidRPr="00D75D21">
              <w:rPr>
                <w:color w:val="000000"/>
                <w:szCs w:val="22"/>
              </w:rPr>
              <w:t>34</w:t>
            </w:r>
          </w:p>
        </w:tc>
        <w:tc>
          <w:tcPr>
            <w:tcW w:w="788" w:type="dxa"/>
            <w:tcBorders>
              <w:top w:val="nil"/>
              <w:left w:val="nil"/>
              <w:bottom w:val="nil"/>
              <w:right w:val="nil"/>
            </w:tcBorders>
            <w:shd w:val="clear" w:color="auto" w:fill="auto"/>
            <w:noWrap/>
            <w:vAlign w:val="center"/>
            <w:hideMark/>
            <w:tcPrChange w:id="859" w:author="Ben.Williams" w:date="2020-10-30T14:19:00Z">
              <w:tcPr>
                <w:tcW w:w="840" w:type="dxa"/>
                <w:tcBorders>
                  <w:top w:val="nil"/>
                  <w:left w:val="nil"/>
                  <w:bottom w:val="nil"/>
                  <w:right w:val="nil"/>
                </w:tcBorders>
                <w:shd w:val="clear" w:color="auto" w:fill="auto"/>
                <w:noWrap/>
                <w:vAlign w:val="center"/>
                <w:hideMark/>
              </w:tcPr>
            </w:tcPrChange>
          </w:tcPr>
          <w:p w14:paraId="6A6B35E2" w14:textId="7980FB9B" w:rsidR="00263444" w:rsidRPr="00C466C4" w:rsidRDefault="00263444" w:rsidP="004B43F2">
            <w:pPr>
              <w:spacing w:after="0"/>
              <w:jc w:val="center"/>
              <w:rPr>
                <w:color w:val="000000"/>
                <w:szCs w:val="22"/>
              </w:rPr>
            </w:pPr>
            <w:r>
              <w:rPr>
                <w:color w:val="000000"/>
                <w:szCs w:val="22"/>
              </w:rPr>
              <w:t>0.06</w:t>
            </w:r>
          </w:p>
        </w:tc>
        <w:tc>
          <w:tcPr>
            <w:tcW w:w="787" w:type="dxa"/>
            <w:tcBorders>
              <w:top w:val="nil"/>
              <w:left w:val="nil"/>
              <w:bottom w:val="nil"/>
              <w:right w:val="nil"/>
            </w:tcBorders>
            <w:shd w:val="clear" w:color="auto" w:fill="auto"/>
            <w:noWrap/>
            <w:vAlign w:val="center"/>
            <w:hideMark/>
            <w:tcPrChange w:id="860" w:author="Ben.Williams" w:date="2020-10-30T14:19:00Z">
              <w:tcPr>
                <w:tcW w:w="840" w:type="dxa"/>
                <w:tcBorders>
                  <w:top w:val="nil"/>
                  <w:left w:val="nil"/>
                  <w:bottom w:val="nil"/>
                  <w:right w:val="nil"/>
                </w:tcBorders>
                <w:shd w:val="clear" w:color="auto" w:fill="auto"/>
                <w:noWrap/>
                <w:vAlign w:val="center"/>
                <w:hideMark/>
              </w:tcPr>
            </w:tcPrChange>
          </w:tcPr>
          <w:p w14:paraId="2DFF0155" w14:textId="3B518595" w:rsidR="00263444" w:rsidRPr="00C466C4" w:rsidRDefault="00263444" w:rsidP="004B43F2">
            <w:pPr>
              <w:spacing w:after="0"/>
              <w:jc w:val="center"/>
              <w:rPr>
                <w:color w:val="000000"/>
                <w:szCs w:val="22"/>
              </w:rPr>
            </w:pPr>
            <w:r>
              <w:rPr>
                <w:color w:val="000000"/>
                <w:szCs w:val="22"/>
              </w:rPr>
              <w:t>0.05</w:t>
            </w:r>
          </w:p>
        </w:tc>
        <w:tc>
          <w:tcPr>
            <w:tcW w:w="865" w:type="dxa"/>
            <w:tcBorders>
              <w:top w:val="nil"/>
              <w:left w:val="nil"/>
              <w:bottom w:val="nil"/>
              <w:right w:val="nil"/>
            </w:tcBorders>
            <w:shd w:val="clear" w:color="auto" w:fill="auto"/>
            <w:noWrap/>
            <w:vAlign w:val="center"/>
            <w:hideMark/>
            <w:tcPrChange w:id="861" w:author="Ben.Williams" w:date="2020-10-30T14:19:00Z">
              <w:tcPr>
                <w:tcW w:w="925" w:type="dxa"/>
                <w:tcBorders>
                  <w:top w:val="nil"/>
                  <w:left w:val="nil"/>
                  <w:bottom w:val="nil"/>
                  <w:right w:val="nil"/>
                </w:tcBorders>
                <w:shd w:val="clear" w:color="auto" w:fill="auto"/>
                <w:noWrap/>
                <w:vAlign w:val="center"/>
                <w:hideMark/>
              </w:tcPr>
            </w:tcPrChange>
          </w:tcPr>
          <w:p w14:paraId="2AE2F8BD" w14:textId="2D275E46" w:rsidR="00263444" w:rsidRPr="00C466C4" w:rsidRDefault="00263444" w:rsidP="004B43F2">
            <w:pPr>
              <w:spacing w:after="0"/>
              <w:jc w:val="center"/>
              <w:rPr>
                <w:color w:val="000000"/>
                <w:szCs w:val="22"/>
              </w:rPr>
            </w:pPr>
            <w:r>
              <w:rPr>
                <w:color w:val="000000"/>
                <w:szCs w:val="22"/>
              </w:rPr>
              <w:t>0.03</w:t>
            </w:r>
          </w:p>
        </w:tc>
        <w:tc>
          <w:tcPr>
            <w:tcW w:w="847" w:type="dxa"/>
            <w:tcBorders>
              <w:top w:val="nil"/>
              <w:left w:val="nil"/>
              <w:bottom w:val="nil"/>
              <w:right w:val="nil"/>
            </w:tcBorders>
            <w:shd w:val="clear" w:color="auto" w:fill="auto"/>
            <w:noWrap/>
            <w:vAlign w:val="center"/>
            <w:hideMark/>
            <w:tcPrChange w:id="862" w:author="Ben.Williams" w:date="2020-10-30T14:19:00Z">
              <w:tcPr>
                <w:tcW w:w="840" w:type="dxa"/>
                <w:tcBorders>
                  <w:top w:val="nil"/>
                  <w:left w:val="nil"/>
                  <w:bottom w:val="nil"/>
                  <w:right w:val="nil"/>
                </w:tcBorders>
                <w:shd w:val="clear" w:color="auto" w:fill="auto"/>
                <w:noWrap/>
                <w:vAlign w:val="center"/>
                <w:hideMark/>
              </w:tcPr>
            </w:tcPrChange>
          </w:tcPr>
          <w:p w14:paraId="606D42D9" w14:textId="104BEBEC" w:rsidR="00263444" w:rsidRPr="00C466C4" w:rsidRDefault="00263444" w:rsidP="004B43F2">
            <w:pPr>
              <w:spacing w:after="0"/>
              <w:jc w:val="center"/>
              <w:rPr>
                <w:color w:val="000000"/>
                <w:szCs w:val="22"/>
              </w:rPr>
            </w:pPr>
            <w:r>
              <w:rPr>
                <w:color w:val="000000"/>
                <w:szCs w:val="22"/>
              </w:rPr>
              <w:t>0.04</w:t>
            </w:r>
          </w:p>
        </w:tc>
        <w:tc>
          <w:tcPr>
            <w:tcW w:w="865" w:type="dxa"/>
            <w:tcBorders>
              <w:top w:val="nil"/>
              <w:left w:val="nil"/>
              <w:bottom w:val="nil"/>
              <w:right w:val="nil"/>
            </w:tcBorders>
            <w:shd w:val="clear" w:color="auto" w:fill="auto"/>
            <w:noWrap/>
            <w:vAlign w:val="center"/>
            <w:hideMark/>
            <w:tcPrChange w:id="863" w:author="Ben.Williams" w:date="2020-10-30T14:19:00Z">
              <w:tcPr>
                <w:tcW w:w="925" w:type="dxa"/>
                <w:tcBorders>
                  <w:top w:val="nil"/>
                  <w:left w:val="nil"/>
                  <w:bottom w:val="nil"/>
                  <w:right w:val="nil"/>
                </w:tcBorders>
                <w:shd w:val="clear" w:color="auto" w:fill="auto"/>
                <w:noWrap/>
                <w:vAlign w:val="center"/>
                <w:hideMark/>
              </w:tcPr>
            </w:tcPrChange>
          </w:tcPr>
          <w:p w14:paraId="5AAA7704" w14:textId="4C0EAF12" w:rsidR="00263444" w:rsidRPr="00C466C4" w:rsidRDefault="00263444" w:rsidP="004B43F2">
            <w:pPr>
              <w:spacing w:after="0"/>
              <w:jc w:val="center"/>
              <w:rPr>
                <w:color w:val="000000"/>
                <w:szCs w:val="22"/>
              </w:rPr>
            </w:pPr>
            <w:r>
              <w:rPr>
                <w:color w:val="000000"/>
                <w:szCs w:val="22"/>
              </w:rPr>
              <w:t>0.05</w:t>
            </w:r>
          </w:p>
        </w:tc>
        <w:tc>
          <w:tcPr>
            <w:tcW w:w="865" w:type="dxa"/>
            <w:tcBorders>
              <w:top w:val="nil"/>
              <w:left w:val="nil"/>
              <w:bottom w:val="nil"/>
              <w:right w:val="nil"/>
            </w:tcBorders>
            <w:shd w:val="clear" w:color="auto" w:fill="auto"/>
            <w:noWrap/>
            <w:vAlign w:val="center"/>
            <w:hideMark/>
            <w:tcPrChange w:id="864" w:author="Ben.Williams" w:date="2020-10-30T14:19:00Z">
              <w:tcPr>
                <w:tcW w:w="925" w:type="dxa"/>
                <w:tcBorders>
                  <w:top w:val="nil"/>
                  <w:left w:val="nil"/>
                  <w:bottom w:val="nil"/>
                  <w:right w:val="nil"/>
                </w:tcBorders>
                <w:shd w:val="clear" w:color="auto" w:fill="auto"/>
                <w:noWrap/>
                <w:vAlign w:val="center"/>
                <w:hideMark/>
              </w:tcPr>
            </w:tcPrChange>
          </w:tcPr>
          <w:p w14:paraId="58A4BBC7" w14:textId="61265CAC" w:rsidR="00263444" w:rsidRPr="00C466C4" w:rsidRDefault="00263444" w:rsidP="004B43F2">
            <w:pPr>
              <w:spacing w:after="0"/>
              <w:jc w:val="center"/>
              <w:rPr>
                <w:color w:val="000000"/>
                <w:szCs w:val="22"/>
              </w:rPr>
            </w:pPr>
            <w:r>
              <w:rPr>
                <w:color w:val="000000"/>
                <w:szCs w:val="22"/>
              </w:rPr>
              <w:t>0.07</w:t>
            </w:r>
          </w:p>
        </w:tc>
        <w:tc>
          <w:tcPr>
            <w:tcW w:w="865" w:type="dxa"/>
            <w:tcBorders>
              <w:top w:val="nil"/>
              <w:left w:val="nil"/>
              <w:bottom w:val="nil"/>
              <w:right w:val="nil"/>
            </w:tcBorders>
            <w:shd w:val="clear" w:color="auto" w:fill="auto"/>
            <w:noWrap/>
            <w:vAlign w:val="center"/>
            <w:hideMark/>
            <w:tcPrChange w:id="865" w:author="Ben.Williams" w:date="2020-10-30T14:19:00Z">
              <w:tcPr>
                <w:tcW w:w="925" w:type="dxa"/>
                <w:tcBorders>
                  <w:top w:val="nil"/>
                  <w:left w:val="nil"/>
                  <w:bottom w:val="nil"/>
                  <w:right w:val="nil"/>
                </w:tcBorders>
                <w:shd w:val="clear" w:color="auto" w:fill="auto"/>
                <w:noWrap/>
                <w:vAlign w:val="center"/>
                <w:hideMark/>
              </w:tcPr>
            </w:tcPrChange>
          </w:tcPr>
          <w:p w14:paraId="42C4ADA4" w14:textId="731C249A" w:rsidR="00263444" w:rsidRPr="00C466C4" w:rsidRDefault="00263444" w:rsidP="004B43F2">
            <w:pPr>
              <w:spacing w:after="0"/>
              <w:jc w:val="center"/>
              <w:rPr>
                <w:color w:val="000000"/>
                <w:szCs w:val="22"/>
              </w:rPr>
            </w:pPr>
            <w:r>
              <w:rPr>
                <w:color w:val="000000"/>
                <w:szCs w:val="22"/>
              </w:rPr>
              <w:t>0.09</w:t>
            </w:r>
          </w:p>
        </w:tc>
        <w:tc>
          <w:tcPr>
            <w:tcW w:w="865" w:type="dxa"/>
            <w:tcBorders>
              <w:top w:val="nil"/>
              <w:left w:val="nil"/>
              <w:bottom w:val="nil"/>
              <w:right w:val="nil"/>
            </w:tcBorders>
            <w:shd w:val="clear" w:color="auto" w:fill="auto"/>
            <w:noWrap/>
            <w:vAlign w:val="center"/>
            <w:hideMark/>
            <w:tcPrChange w:id="866" w:author="Ben.Williams" w:date="2020-10-30T14:19:00Z">
              <w:tcPr>
                <w:tcW w:w="925" w:type="dxa"/>
                <w:tcBorders>
                  <w:top w:val="nil"/>
                  <w:left w:val="nil"/>
                  <w:bottom w:val="nil"/>
                  <w:right w:val="nil"/>
                </w:tcBorders>
                <w:shd w:val="clear" w:color="auto" w:fill="auto"/>
                <w:noWrap/>
                <w:vAlign w:val="center"/>
                <w:hideMark/>
              </w:tcPr>
            </w:tcPrChange>
          </w:tcPr>
          <w:p w14:paraId="0E463915" w14:textId="560E68C2" w:rsidR="00263444" w:rsidRPr="00C466C4" w:rsidRDefault="00263444" w:rsidP="004B43F2">
            <w:pPr>
              <w:spacing w:after="0"/>
              <w:jc w:val="center"/>
              <w:rPr>
                <w:color w:val="000000"/>
                <w:szCs w:val="22"/>
              </w:rPr>
            </w:pPr>
            <w:r>
              <w:rPr>
                <w:color w:val="000000"/>
                <w:szCs w:val="22"/>
              </w:rPr>
              <w:t>0.09</w:t>
            </w:r>
          </w:p>
        </w:tc>
        <w:tc>
          <w:tcPr>
            <w:tcW w:w="865" w:type="dxa"/>
            <w:tcBorders>
              <w:top w:val="nil"/>
              <w:left w:val="nil"/>
              <w:bottom w:val="nil"/>
              <w:right w:val="nil"/>
            </w:tcBorders>
            <w:shd w:val="clear" w:color="auto" w:fill="auto"/>
            <w:noWrap/>
            <w:vAlign w:val="center"/>
            <w:hideMark/>
            <w:tcPrChange w:id="867" w:author="Ben.Williams" w:date="2020-10-30T14:19:00Z">
              <w:tcPr>
                <w:tcW w:w="925" w:type="dxa"/>
                <w:tcBorders>
                  <w:top w:val="nil"/>
                  <w:left w:val="nil"/>
                  <w:bottom w:val="nil"/>
                  <w:right w:val="nil"/>
                </w:tcBorders>
                <w:shd w:val="clear" w:color="auto" w:fill="auto"/>
                <w:noWrap/>
                <w:vAlign w:val="center"/>
                <w:hideMark/>
              </w:tcPr>
            </w:tcPrChange>
          </w:tcPr>
          <w:p w14:paraId="37089F90" w14:textId="02A9489B" w:rsidR="00263444" w:rsidRPr="00C466C4" w:rsidRDefault="00263444" w:rsidP="004B43F2">
            <w:pPr>
              <w:spacing w:after="0"/>
              <w:jc w:val="center"/>
              <w:rPr>
                <w:color w:val="000000"/>
                <w:szCs w:val="22"/>
              </w:rPr>
            </w:pPr>
            <w:r>
              <w:rPr>
                <w:color w:val="000000"/>
                <w:szCs w:val="22"/>
              </w:rPr>
              <w:t>0.08</w:t>
            </w:r>
          </w:p>
        </w:tc>
        <w:tc>
          <w:tcPr>
            <w:tcW w:w="865" w:type="dxa"/>
            <w:tcBorders>
              <w:top w:val="nil"/>
              <w:left w:val="nil"/>
              <w:bottom w:val="nil"/>
              <w:right w:val="nil"/>
            </w:tcBorders>
            <w:shd w:val="clear" w:color="auto" w:fill="auto"/>
            <w:noWrap/>
            <w:vAlign w:val="center"/>
            <w:hideMark/>
            <w:tcPrChange w:id="868" w:author="Ben.Williams" w:date="2020-10-30T14:19:00Z">
              <w:tcPr>
                <w:tcW w:w="925" w:type="dxa"/>
                <w:tcBorders>
                  <w:top w:val="nil"/>
                  <w:left w:val="nil"/>
                  <w:bottom w:val="nil"/>
                  <w:right w:val="nil"/>
                </w:tcBorders>
                <w:shd w:val="clear" w:color="auto" w:fill="auto"/>
                <w:noWrap/>
                <w:vAlign w:val="center"/>
                <w:hideMark/>
              </w:tcPr>
            </w:tcPrChange>
          </w:tcPr>
          <w:p w14:paraId="60DE3559" w14:textId="13C59C39" w:rsidR="00263444" w:rsidRPr="00C466C4" w:rsidRDefault="00263444" w:rsidP="004B43F2">
            <w:pPr>
              <w:spacing w:after="0"/>
              <w:jc w:val="center"/>
              <w:rPr>
                <w:color w:val="000000"/>
                <w:szCs w:val="22"/>
              </w:rPr>
            </w:pPr>
            <w:r>
              <w:rPr>
                <w:color w:val="000000"/>
                <w:szCs w:val="22"/>
              </w:rPr>
              <w:t>0.07</w:t>
            </w:r>
          </w:p>
        </w:tc>
      </w:tr>
      <w:tr w:rsidR="00263444" w:rsidRPr="00D75D21" w14:paraId="23ECBA42" w14:textId="77777777" w:rsidTr="00E777C3">
        <w:trPr>
          <w:trHeight w:val="286"/>
          <w:trPrChange w:id="869" w:author="Ben.Williams" w:date="2020-10-30T14:19:00Z">
            <w:trPr>
              <w:trHeight w:val="286"/>
            </w:trPr>
          </w:trPrChange>
        </w:trPr>
        <w:tc>
          <w:tcPr>
            <w:tcW w:w="943" w:type="dxa"/>
            <w:tcBorders>
              <w:top w:val="nil"/>
              <w:left w:val="nil"/>
              <w:bottom w:val="nil"/>
              <w:right w:val="nil"/>
            </w:tcBorders>
            <w:shd w:val="clear" w:color="auto" w:fill="auto"/>
            <w:noWrap/>
            <w:vAlign w:val="center"/>
            <w:hideMark/>
            <w:tcPrChange w:id="870" w:author="Ben.Williams" w:date="2020-10-30T14:19:00Z">
              <w:tcPr>
                <w:tcW w:w="1009" w:type="dxa"/>
                <w:tcBorders>
                  <w:top w:val="nil"/>
                  <w:left w:val="nil"/>
                  <w:bottom w:val="nil"/>
                  <w:right w:val="nil"/>
                </w:tcBorders>
                <w:shd w:val="clear" w:color="auto" w:fill="auto"/>
                <w:noWrap/>
                <w:vAlign w:val="center"/>
                <w:hideMark/>
              </w:tcPr>
            </w:tcPrChange>
          </w:tcPr>
          <w:p w14:paraId="7D13195E" w14:textId="77777777" w:rsidR="00263444" w:rsidRPr="00D75D21" w:rsidRDefault="00263444" w:rsidP="00263444">
            <w:pPr>
              <w:spacing w:after="0"/>
              <w:jc w:val="center"/>
              <w:rPr>
                <w:color w:val="000000"/>
                <w:szCs w:val="22"/>
              </w:rPr>
            </w:pPr>
            <w:r w:rsidRPr="00D75D21">
              <w:rPr>
                <w:color w:val="000000"/>
                <w:szCs w:val="22"/>
              </w:rPr>
              <w:t>35</w:t>
            </w:r>
          </w:p>
        </w:tc>
        <w:tc>
          <w:tcPr>
            <w:tcW w:w="788" w:type="dxa"/>
            <w:tcBorders>
              <w:top w:val="nil"/>
              <w:left w:val="nil"/>
              <w:bottom w:val="nil"/>
              <w:right w:val="nil"/>
            </w:tcBorders>
            <w:shd w:val="clear" w:color="auto" w:fill="auto"/>
            <w:noWrap/>
            <w:vAlign w:val="center"/>
            <w:hideMark/>
            <w:tcPrChange w:id="871" w:author="Ben.Williams" w:date="2020-10-30T14:19:00Z">
              <w:tcPr>
                <w:tcW w:w="840" w:type="dxa"/>
                <w:tcBorders>
                  <w:top w:val="nil"/>
                  <w:left w:val="nil"/>
                  <w:bottom w:val="nil"/>
                  <w:right w:val="nil"/>
                </w:tcBorders>
                <w:shd w:val="clear" w:color="auto" w:fill="auto"/>
                <w:noWrap/>
                <w:vAlign w:val="center"/>
                <w:hideMark/>
              </w:tcPr>
            </w:tcPrChange>
          </w:tcPr>
          <w:p w14:paraId="60C134B7" w14:textId="66056DBF" w:rsidR="00263444" w:rsidRPr="00C466C4" w:rsidRDefault="00263444" w:rsidP="004B43F2">
            <w:pPr>
              <w:spacing w:after="0"/>
              <w:jc w:val="center"/>
              <w:rPr>
                <w:color w:val="000000"/>
                <w:szCs w:val="22"/>
              </w:rPr>
            </w:pPr>
            <w:r>
              <w:rPr>
                <w:color w:val="000000"/>
                <w:szCs w:val="22"/>
              </w:rPr>
              <w:t>0.10</w:t>
            </w:r>
          </w:p>
        </w:tc>
        <w:tc>
          <w:tcPr>
            <w:tcW w:w="787" w:type="dxa"/>
            <w:tcBorders>
              <w:top w:val="nil"/>
              <w:left w:val="nil"/>
              <w:bottom w:val="nil"/>
              <w:right w:val="nil"/>
            </w:tcBorders>
            <w:shd w:val="clear" w:color="auto" w:fill="auto"/>
            <w:noWrap/>
            <w:vAlign w:val="center"/>
            <w:hideMark/>
            <w:tcPrChange w:id="872" w:author="Ben.Williams" w:date="2020-10-30T14:19:00Z">
              <w:tcPr>
                <w:tcW w:w="840" w:type="dxa"/>
                <w:tcBorders>
                  <w:top w:val="nil"/>
                  <w:left w:val="nil"/>
                  <w:bottom w:val="nil"/>
                  <w:right w:val="nil"/>
                </w:tcBorders>
                <w:shd w:val="clear" w:color="auto" w:fill="auto"/>
                <w:noWrap/>
                <w:vAlign w:val="center"/>
                <w:hideMark/>
              </w:tcPr>
            </w:tcPrChange>
          </w:tcPr>
          <w:p w14:paraId="6F103D33" w14:textId="126D2F00" w:rsidR="00263444" w:rsidRPr="00C466C4" w:rsidRDefault="00263444" w:rsidP="004B43F2">
            <w:pPr>
              <w:spacing w:after="0"/>
              <w:jc w:val="center"/>
              <w:rPr>
                <w:color w:val="000000"/>
                <w:szCs w:val="22"/>
              </w:rPr>
            </w:pPr>
            <w:r>
              <w:rPr>
                <w:color w:val="000000"/>
                <w:szCs w:val="22"/>
              </w:rPr>
              <w:t>0.09</w:t>
            </w:r>
          </w:p>
        </w:tc>
        <w:tc>
          <w:tcPr>
            <w:tcW w:w="865" w:type="dxa"/>
            <w:tcBorders>
              <w:top w:val="nil"/>
              <w:left w:val="nil"/>
              <w:bottom w:val="nil"/>
              <w:right w:val="nil"/>
            </w:tcBorders>
            <w:shd w:val="clear" w:color="auto" w:fill="auto"/>
            <w:noWrap/>
            <w:vAlign w:val="center"/>
            <w:hideMark/>
            <w:tcPrChange w:id="873" w:author="Ben.Williams" w:date="2020-10-30T14:19:00Z">
              <w:tcPr>
                <w:tcW w:w="925" w:type="dxa"/>
                <w:tcBorders>
                  <w:top w:val="nil"/>
                  <w:left w:val="nil"/>
                  <w:bottom w:val="nil"/>
                  <w:right w:val="nil"/>
                </w:tcBorders>
                <w:shd w:val="clear" w:color="auto" w:fill="auto"/>
                <w:noWrap/>
                <w:vAlign w:val="center"/>
                <w:hideMark/>
              </w:tcPr>
            </w:tcPrChange>
          </w:tcPr>
          <w:p w14:paraId="5D08BCDF" w14:textId="7758F55E" w:rsidR="00263444" w:rsidRPr="00C466C4" w:rsidRDefault="00263444" w:rsidP="004B43F2">
            <w:pPr>
              <w:spacing w:after="0"/>
              <w:jc w:val="center"/>
              <w:rPr>
                <w:color w:val="000000"/>
                <w:szCs w:val="22"/>
              </w:rPr>
            </w:pPr>
            <w:r>
              <w:rPr>
                <w:color w:val="000000"/>
                <w:szCs w:val="22"/>
              </w:rPr>
              <w:t>0.06</w:t>
            </w:r>
          </w:p>
        </w:tc>
        <w:tc>
          <w:tcPr>
            <w:tcW w:w="847" w:type="dxa"/>
            <w:tcBorders>
              <w:top w:val="nil"/>
              <w:left w:val="nil"/>
              <w:bottom w:val="nil"/>
              <w:right w:val="nil"/>
            </w:tcBorders>
            <w:shd w:val="clear" w:color="auto" w:fill="auto"/>
            <w:noWrap/>
            <w:vAlign w:val="center"/>
            <w:hideMark/>
            <w:tcPrChange w:id="874" w:author="Ben.Williams" w:date="2020-10-30T14:19:00Z">
              <w:tcPr>
                <w:tcW w:w="840" w:type="dxa"/>
                <w:tcBorders>
                  <w:top w:val="nil"/>
                  <w:left w:val="nil"/>
                  <w:bottom w:val="nil"/>
                  <w:right w:val="nil"/>
                </w:tcBorders>
                <w:shd w:val="clear" w:color="auto" w:fill="auto"/>
                <w:noWrap/>
                <w:vAlign w:val="center"/>
                <w:hideMark/>
              </w:tcPr>
            </w:tcPrChange>
          </w:tcPr>
          <w:p w14:paraId="33428DDB" w14:textId="232BA030" w:rsidR="00263444" w:rsidRPr="00C466C4" w:rsidRDefault="00263444" w:rsidP="004B43F2">
            <w:pPr>
              <w:spacing w:after="0"/>
              <w:jc w:val="center"/>
              <w:rPr>
                <w:color w:val="000000"/>
                <w:szCs w:val="22"/>
              </w:rPr>
            </w:pPr>
            <w:r>
              <w:rPr>
                <w:color w:val="000000"/>
                <w:szCs w:val="22"/>
              </w:rPr>
              <w:t>0.07</w:t>
            </w:r>
          </w:p>
        </w:tc>
        <w:tc>
          <w:tcPr>
            <w:tcW w:w="865" w:type="dxa"/>
            <w:tcBorders>
              <w:top w:val="nil"/>
              <w:left w:val="nil"/>
              <w:bottom w:val="nil"/>
              <w:right w:val="nil"/>
            </w:tcBorders>
            <w:shd w:val="clear" w:color="auto" w:fill="auto"/>
            <w:noWrap/>
            <w:vAlign w:val="center"/>
            <w:hideMark/>
            <w:tcPrChange w:id="875" w:author="Ben.Williams" w:date="2020-10-30T14:19:00Z">
              <w:tcPr>
                <w:tcW w:w="925" w:type="dxa"/>
                <w:tcBorders>
                  <w:top w:val="nil"/>
                  <w:left w:val="nil"/>
                  <w:bottom w:val="nil"/>
                  <w:right w:val="nil"/>
                </w:tcBorders>
                <w:shd w:val="clear" w:color="auto" w:fill="auto"/>
                <w:noWrap/>
                <w:vAlign w:val="center"/>
                <w:hideMark/>
              </w:tcPr>
            </w:tcPrChange>
          </w:tcPr>
          <w:p w14:paraId="1B48D20B" w14:textId="18A7EAEA" w:rsidR="00263444" w:rsidRPr="00C466C4" w:rsidRDefault="00263444" w:rsidP="004B43F2">
            <w:pPr>
              <w:spacing w:after="0"/>
              <w:jc w:val="center"/>
              <w:rPr>
                <w:color w:val="000000"/>
                <w:szCs w:val="22"/>
              </w:rPr>
            </w:pPr>
            <w:r>
              <w:rPr>
                <w:color w:val="000000"/>
                <w:szCs w:val="22"/>
              </w:rPr>
              <w:t>0.07</w:t>
            </w:r>
          </w:p>
        </w:tc>
        <w:tc>
          <w:tcPr>
            <w:tcW w:w="865" w:type="dxa"/>
            <w:tcBorders>
              <w:top w:val="nil"/>
              <w:left w:val="nil"/>
              <w:bottom w:val="nil"/>
              <w:right w:val="nil"/>
            </w:tcBorders>
            <w:shd w:val="clear" w:color="auto" w:fill="auto"/>
            <w:noWrap/>
            <w:vAlign w:val="center"/>
            <w:hideMark/>
            <w:tcPrChange w:id="876" w:author="Ben.Williams" w:date="2020-10-30T14:19:00Z">
              <w:tcPr>
                <w:tcW w:w="925" w:type="dxa"/>
                <w:tcBorders>
                  <w:top w:val="nil"/>
                  <w:left w:val="nil"/>
                  <w:bottom w:val="nil"/>
                  <w:right w:val="nil"/>
                </w:tcBorders>
                <w:shd w:val="clear" w:color="auto" w:fill="auto"/>
                <w:noWrap/>
                <w:vAlign w:val="center"/>
                <w:hideMark/>
              </w:tcPr>
            </w:tcPrChange>
          </w:tcPr>
          <w:p w14:paraId="53AEAE69" w14:textId="7D63A69E" w:rsidR="00263444" w:rsidRPr="00C466C4" w:rsidRDefault="00263444" w:rsidP="004B43F2">
            <w:pPr>
              <w:spacing w:after="0"/>
              <w:jc w:val="center"/>
              <w:rPr>
                <w:color w:val="000000"/>
                <w:szCs w:val="22"/>
              </w:rPr>
            </w:pPr>
            <w:r>
              <w:rPr>
                <w:color w:val="000000"/>
                <w:szCs w:val="22"/>
              </w:rPr>
              <w:t>0.09</w:t>
            </w:r>
          </w:p>
        </w:tc>
        <w:tc>
          <w:tcPr>
            <w:tcW w:w="865" w:type="dxa"/>
            <w:tcBorders>
              <w:top w:val="nil"/>
              <w:left w:val="nil"/>
              <w:bottom w:val="nil"/>
              <w:right w:val="nil"/>
            </w:tcBorders>
            <w:shd w:val="clear" w:color="auto" w:fill="auto"/>
            <w:noWrap/>
            <w:vAlign w:val="center"/>
            <w:hideMark/>
            <w:tcPrChange w:id="877" w:author="Ben.Williams" w:date="2020-10-30T14:19:00Z">
              <w:tcPr>
                <w:tcW w:w="925" w:type="dxa"/>
                <w:tcBorders>
                  <w:top w:val="nil"/>
                  <w:left w:val="nil"/>
                  <w:bottom w:val="nil"/>
                  <w:right w:val="nil"/>
                </w:tcBorders>
                <w:shd w:val="clear" w:color="auto" w:fill="auto"/>
                <w:noWrap/>
                <w:vAlign w:val="center"/>
                <w:hideMark/>
              </w:tcPr>
            </w:tcPrChange>
          </w:tcPr>
          <w:p w14:paraId="6F65D7BF" w14:textId="498E0212" w:rsidR="00263444" w:rsidRPr="00C466C4" w:rsidRDefault="00263444" w:rsidP="004B43F2">
            <w:pPr>
              <w:spacing w:after="0"/>
              <w:jc w:val="center"/>
              <w:rPr>
                <w:color w:val="000000"/>
                <w:szCs w:val="22"/>
              </w:rPr>
            </w:pPr>
            <w:r>
              <w:rPr>
                <w:color w:val="000000"/>
                <w:szCs w:val="22"/>
              </w:rPr>
              <w:t>0.11</w:t>
            </w:r>
          </w:p>
        </w:tc>
        <w:tc>
          <w:tcPr>
            <w:tcW w:w="865" w:type="dxa"/>
            <w:tcBorders>
              <w:top w:val="nil"/>
              <w:left w:val="nil"/>
              <w:bottom w:val="nil"/>
              <w:right w:val="nil"/>
            </w:tcBorders>
            <w:shd w:val="clear" w:color="auto" w:fill="auto"/>
            <w:noWrap/>
            <w:vAlign w:val="center"/>
            <w:hideMark/>
            <w:tcPrChange w:id="878" w:author="Ben.Williams" w:date="2020-10-30T14:19:00Z">
              <w:tcPr>
                <w:tcW w:w="925" w:type="dxa"/>
                <w:tcBorders>
                  <w:top w:val="nil"/>
                  <w:left w:val="nil"/>
                  <w:bottom w:val="nil"/>
                  <w:right w:val="nil"/>
                </w:tcBorders>
                <w:shd w:val="clear" w:color="auto" w:fill="auto"/>
                <w:noWrap/>
                <w:vAlign w:val="center"/>
                <w:hideMark/>
              </w:tcPr>
            </w:tcPrChange>
          </w:tcPr>
          <w:p w14:paraId="31129FEA" w14:textId="52CDDC91" w:rsidR="00263444" w:rsidRPr="00C466C4" w:rsidRDefault="00263444" w:rsidP="004B43F2">
            <w:pPr>
              <w:spacing w:after="0"/>
              <w:jc w:val="center"/>
              <w:rPr>
                <w:color w:val="000000"/>
                <w:szCs w:val="22"/>
              </w:rPr>
            </w:pPr>
            <w:r>
              <w:rPr>
                <w:color w:val="000000"/>
                <w:szCs w:val="22"/>
              </w:rPr>
              <w:t>0.11</w:t>
            </w:r>
          </w:p>
        </w:tc>
        <w:tc>
          <w:tcPr>
            <w:tcW w:w="865" w:type="dxa"/>
            <w:tcBorders>
              <w:top w:val="nil"/>
              <w:left w:val="nil"/>
              <w:bottom w:val="nil"/>
              <w:right w:val="nil"/>
            </w:tcBorders>
            <w:shd w:val="clear" w:color="auto" w:fill="auto"/>
            <w:noWrap/>
            <w:vAlign w:val="center"/>
            <w:hideMark/>
            <w:tcPrChange w:id="879" w:author="Ben.Williams" w:date="2020-10-30T14:19:00Z">
              <w:tcPr>
                <w:tcW w:w="925" w:type="dxa"/>
                <w:tcBorders>
                  <w:top w:val="nil"/>
                  <w:left w:val="nil"/>
                  <w:bottom w:val="nil"/>
                  <w:right w:val="nil"/>
                </w:tcBorders>
                <w:shd w:val="clear" w:color="auto" w:fill="auto"/>
                <w:noWrap/>
                <w:vAlign w:val="center"/>
                <w:hideMark/>
              </w:tcPr>
            </w:tcPrChange>
          </w:tcPr>
          <w:p w14:paraId="328DB2A5" w14:textId="3D87C4AD" w:rsidR="00263444" w:rsidRPr="00C466C4" w:rsidRDefault="00263444" w:rsidP="004B43F2">
            <w:pPr>
              <w:spacing w:after="0"/>
              <w:jc w:val="center"/>
              <w:rPr>
                <w:color w:val="000000"/>
                <w:szCs w:val="22"/>
              </w:rPr>
            </w:pPr>
            <w:r>
              <w:rPr>
                <w:color w:val="000000"/>
                <w:szCs w:val="22"/>
              </w:rPr>
              <w:t>0.12</w:t>
            </w:r>
          </w:p>
        </w:tc>
        <w:tc>
          <w:tcPr>
            <w:tcW w:w="865" w:type="dxa"/>
            <w:tcBorders>
              <w:top w:val="nil"/>
              <w:left w:val="nil"/>
              <w:bottom w:val="nil"/>
              <w:right w:val="nil"/>
            </w:tcBorders>
            <w:shd w:val="clear" w:color="auto" w:fill="auto"/>
            <w:noWrap/>
            <w:vAlign w:val="center"/>
            <w:hideMark/>
            <w:tcPrChange w:id="880" w:author="Ben.Williams" w:date="2020-10-30T14:19:00Z">
              <w:tcPr>
                <w:tcW w:w="925" w:type="dxa"/>
                <w:tcBorders>
                  <w:top w:val="nil"/>
                  <w:left w:val="nil"/>
                  <w:bottom w:val="nil"/>
                  <w:right w:val="nil"/>
                </w:tcBorders>
                <w:shd w:val="clear" w:color="auto" w:fill="auto"/>
                <w:noWrap/>
                <w:vAlign w:val="center"/>
                <w:hideMark/>
              </w:tcPr>
            </w:tcPrChange>
          </w:tcPr>
          <w:p w14:paraId="010B273B" w14:textId="7E8C9F06" w:rsidR="00263444" w:rsidRPr="00C466C4" w:rsidRDefault="00263444" w:rsidP="004B43F2">
            <w:pPr>
              <w:spacing w:after="0"/>
              <w:jc w:val="center"/>
              <w:rPr>
                <w:color w:val="000000"/>
                <w:szCs w:val="22"/>
              </w:rPr>
            </w:pPr>
            <w:r>
              <w:rPr>
                <w:color w:val="000000"/>
                <w:szCs w:val="22"/>
              </w:rPr>
              <w:t>0.10</w:t>
            </w:r>
          </w:p>
        </w:tc>
      </w:tr>
      <w:tr w:rsidR="00263444" w:rsidRPr="00D75D21" w14:paraId="3F659B25" w14:textId="77777777" w:rsidTr="00E777C3">
        <w:trPr>
          <w:trHeight w:val="286"/>
          <w:trPrChange w:id="881" w:author="Ben.Williams" w:date="2020-10-30T14:19:00Z">
            <w:trPr>
              <w:trHeight w:val="286"/>
            </w:trPr>
          </w:trPrChange>
        </w:trPr>
        <w:tc>
          <w:tcPr>
            <w:tcW w:w="943" w:type="dxa"/>
            <w:tcBorders>
              <w:top w:val="nil"/>
              <w:left w:val="nil"/>
              <w:bottom w:val="nil"/>
              <w:right w:val="nil"/>
            </w:tcBorders>
            <w:shd w:val="clear" w:color="auto" w:fill="auto"/>
            <w:noWrap/>
            <w:vAlign w:val="center"/>
            <w:hideMark/>
            <w:tcPrChange w:id="882" w:author="Ben.Williams" w:date="2020-10-30T14:19:00Z">
              <w:tcPr>
                <w:tcW w:w="1009" w:type="dxa"/>
                <w:tcBorders>
                  <w:top w:val="nil"/>
                  <w:left w:val="nil"/>
                  <w:bottom w:val="nil"/>
                  <w:right w:val="nil"/>
                </w:tcBorders>
                <w:shd w:val="clear" w:color="auto" w:fill="auto"/>
                <w:noWrap/>
                <w:vAlign w:val="center"/>
                <w:hideMark/>
              </w:tcPr>
            </w:tcPrChange>
          </w:tcPr>
          <w:p w14:paraId="4BB235D1" w14:textId="77777777" w:rsidR="00263444" w:rsidRPr="00D75D21" w:rsidRDefault="00263444" w:rsidP="00263444">
            <w:pPr>
              <w:spacing w:after="0"/>
              <w:jc w:val="center"/>
              <w:rPr>
                <w:color w:val="000000"/>
                <w:szCs w:val="22"/>
              </w:rPr>
            </w:pPr>
            <w:r w:rsidRPr="00D75D21">
              <w:rPr>
                <w:color w:val="000000"/>
                <w:szCs w:val="22"/>
              </w:rPr>
              <w:t>36</w:t>
            </w:r>
          </w:p>
        </w:tc>
        <w:tc>
          <w:tcPr>
            <w:tcW w:w="788" w:type="dxa"/>
            <w:tcBorders>
              <w:top w:val="nil"/>
              <w:left w:val="nil"/>
              <w:bottom w:val="nil"/>
              <w:right w:val="nil"/>
            </w:tcBorders>
            <w:shd w:val="clear" w:color="auto" w:fill="auto"/>
            <w:noWrap/>
            <w:vAlign w:val="center"/>
            <w:hideMark/>
            <w:tcPrChange w:id="883" w:author="Ben.Williams" w:date="2020-10-30T14:19:00Z">
              <w:tcPr>
                <w:tcW w:w="840" w:type="dxa"/>
                <w:tcBorders>
                  <w:top w:val="nil"/>
                  <w:left w:val="nil"/>
                  <w:bottom w:val="nil"/>
                  <w:right w:val="nil"/>
                </w:tcBorders>
                <w:shd w:val="clear" w:color="auto" w:fill="auto"/>
                <w:noWrap/>
                <w:vAlign w:val="center"/>
                <w:hideMark/>
              </w:tcPr>
            </w:tcPrChange>
          </w:tcPr>
          <w:p w14:paraId="0EC76EFB" w14:textId="4CB93620" w:rsidR="00263444" w:rsidRPr="00C466C4" w:rsidRDefault="00263444" w:rsidP="004B43F2">
            <w:pPr>
              <w:spacing w:after="0"/>
              <w:jc w:val="center"/>
              <w:rPr>
                <w:color w:val="000000"/>
                <w:szCs w:val="22"/>
              </w:rPr>
            </w:pPr>
            <w:r>
              <w:rPr>
                <w:color w:val="000000"/>
                <w:szCs w:val="22"/>
              </w:rPr>
              <w:t>0.14</w:t>
            </w:r>
          </w:p>
        </w:tc>
        <w:tc>
          <w:tcPr>
            <w:tcW w:w="787" w:type="dxa"/>
            <w:tcBorders>
              <w:top w:val="nil"/>
              <w:left w:val="nil"/>
              <w:bottom w:val="nil"/>
              <w:right w:val="nil"/>
            </w:tcBorders>
            <w:shd w:val="clear" w:color="auto" w:fill="auto"/>
            <w:noWrap/>
            <w:vAlign w:val="center"/>
            <w:hideMark/>
            <w:tcPrChange w:id="884" w:author="Ben.Williams" w:date="2020-10-30T14:19:00Z">
              <w:tcPr>
                <w:tcW w:w="840" w:type="dxa"/>
                <w:tcBorders>
                  <w:top w:val="nil"/>
                  <w:left w:val="nil"/>
                  <w:bottom w:val="nil"/>
                  <w:right w:val="nil"/>
                </w:tcBorders>
                <w:shd w:val="clear" w:color="auto" w:fill="auto"/>
                <w:noWrap/>
                <w:vAlign w:val="center"/>
                <w:hideMark/>
              </w:tcPr>
            </w:tcPrChange>
          </w:tcPr>
          <w:p w14:paraId="13F9391A" w14:textId="54E72B89" w:rsidR="00263444" w:rsidRPr="00C466C4" w:rsidRDefault="00263444" w:rsidP="004B43F2">
            <w:pPr>
              <w:spacing w:after="0"/>
              <w:jc w:val="center"/>
              <w:rPr>
                <w:color w:val="000000"/>
                <w:szCs w:val="22"/>
              </w:rPr>
            </w:pPr>
            <w:r>
              <w:rPr>
                <w:color w:val="000000"/>
                <w:szCs w:val="22"/>
              </w:rPr>
              <w:t>0.13</w:t>
            </w:r>
          </w:p>
        </w:tc>
        <w:tc>
          <w:tcPr>
            <w:tcW w:w="865" w:type="dxa"/>
            <w:tcBorders>
              <w:top w:val="nil"/>
              <w:left w:val="nil"/>
              <w:bottom w:val="nil"/>
              <w:right w:val="nil"/>
            </w:tcBorders>
            <w:shd w:val="clear" w:color="auto" w:fill="auto"/>
            <w:noWrap/>
            <w:vAlign w:val="center"/>
            <w:hideMark/>
            <w:tcPrChange w:id="885" w:author="Ben.Williams" w:date="2020-10-30T14:19:00Z">
              <w:tcPr>
                <w:tcW w:w="925" w:type="dxa"/>
                <w:tcBorders>
                  <w:top w:val="nil"/>
                  <w:left w:val="nil"/>
                  <w:bottom w:val="nil"/>
                  <w:right w:val="nil"/>
                </w:tcBorders>
                <w:shd w:val="clear" w:color="auto" w:fill="auto"/>
                <w:noWrap/>
                <w:vAlign w:val="center"/>
                <w:hideMark/>
              </w:tcPr>
            </w:tcPrChange>
          </w:tcPr>
          <w:p w14:paraId="5B104A79" w14:textId="582301B7" w:rsidR="00263444" w:rsidRPr="00C466C4" w:rsidRDefault="00263444" w:rsidP="004B43F2">
            <w:pPr>
              <w:spacing w:after="0"/>
              <w:jc w:val="center"/>
              <w:rPr>
                <w:color w:val="000000"/>
                <w:szCs w:val="22"/>
              </w:rPr>
            </w:pPr>
            <w:r>
              <w:rPr>
                <w:color w:val="000000"/>
                <w:szCs w:val="22"/>
              </w:rPr>
              <w:t>0.12</w:t>
            </w:r>
          </w:p>
        </w:tc>
        <w:tc>
          <w:tcPr>
            <w:tcW w:w="847" w:type="dxa"/>
            <w:tcBorders>
              <w:top w:val="nil"/>
              <w:left w:val="nil"/>
              <w:bottom w:val="nil"/>
              <w:right w:val="nil"/>
            </w:tcBorders>
            <w:shd w:val="clear" w:color="auto" w:fill="auto"/>
            <w:noWrap/>
            <w:vAlign w:val="center"/>
            <w:hideMark/>
            <w:tcPrChange w:id="886" w:author="Ben.Williams" w:date="2020-10-30T14:19:00Z">
              <w:tcPr>
                <w:tcW w:w="840" w:type="dxa"/>
                <w:tcBorders>
                  <w:top w:val="nil"/>
                  <w:left w:val="nil"/>
                  <w:bottom w:val="nil"/>
                  <w:right w:val="nil"/>
                </w:tcBorders>
                <w:shd w:val="clear" w:color="auto" w:fill="auto"/>
                <w:noWrap/>
                <w:vAlign w:val="center"/>
                <w:hideMark/>
              </w:tcPr>
            </w:tcPrChange>
          </w:tcPr>
          <w:p w14:paraId="1B05EE5C" w14:textId="40C6EAE3" w:rsidR="00263444" w:rsidRPr="00C466C4" w:rsidRDefault="00263444" w:rsidP="004B43F2">
            <w:pPr>
              <w:spacing w:after="0"/>
              <w:jc w:val="center"/>
              <w:rPr>
                <w:color w:val="000000"/>
                <w:szCs w:val="22"/>
              </w:rPr>
            </w:pPr>
            <w:r>
              <w:rPr>
                <w:color w:val="000000"/>
                <w:szCs w:val="22"/>
              </w:rPr>
              <w:t>0.11</w:t>
            </w:r>
          </w:p>
        </w:tc>
        <w:tc>
          <w:tcPr>
            <w:tcW w:w="865" w:type="dxa"/>
            <w:tcBorders>
              <w:top w:val="nil"/>
              <w:left w:val="nil"/>
              <w:bottom w:val="nil"/>
              <w:right w:val="nil"/>
            </w:tcBorders>
            <w:shd w:val="clear" w:color="auto" w:fill="auto"/>
            <w:noWrap/>
            <w:vAlign w:val="center"/>
            <w:hideMark/>
            <w:tcPrChange w:id="887" w:author="Ben.Williams" w:date="2020-10-30T14:19:00Z">
              <w:tcPr>
                <w:tcW w:w="925" w:type="dxa"/>
                <w:tcBorders>
                  <w:top w:val="nil"/>
                  <w:left w:val="nil"/>
                  <w:bottom w:val="nil"/>
                  <w:right w:val="nil"/>
                </w:tcBorders>
                <w:shd w:val="clear" w:color="auto" w:fill="auto"/>
                <w:noWrap/>
                <w:vAlign w:val="center"/>
                <w:hideMark/>
              </w:tcPr>
            </w:tcPrChange>
          </w:tcPr>
          <w:p w14:paraId="4D95F033" w14:textId="3DAF5A40" w:rsidR="00263444" w:rsidRPr="00C466C4" w:rsidRDefault="00263444" w:rsidP="004B43F2">
            <w:pPr>
              <w:spacing w:after="0"/>
              <w:jc w:val="center"/>
              <w:rPr>
                <w:color w:val="000000"/>
                <w:szCs w:val="22"/>
              </w:rPr>
            </w:pPr>
            <w:r>
              <w:rPr>
                <w:color w:val="000000"/>
                <w:szCs w:val="22"/>
              </w:rPr>
              <w:t>0.10</w:t>
            </w:r>
          </w:p>
        </w:tc>
        <w:tc>
          <w:tcPr>
            <w:tcW w:w="865" w:type="dxa"/>
            <w:tcBorders>
              <w:top w:val="nil"/>
              <w:left w:val="nil"/>
              <w:bottom w:val="nil"/>
              <w:right w:val="nil"/>
            </w:tcBorders>
            <w:shd w:val="clear" w:color="auto" w:fill="auto"/>
            <w:noWrap/>
            <w:vAlign w:val="center"/>
            <w:hideMark/>
            <w:tcPrChange w:id="888" w:author="Ben.Williams" w:date="2020-10-30T14:19:00Z">
              <w:tcPr>
                <w:tcW w:w="925" w:type="dxa"/>
                <w:tcBorders>
                  <w:top w:val="nil"/>
                  <w:left w:val="nil"/>
                  <w:bottom w:val="nil"/>
                  <w:right w:val="nil"/>
                </w:tcBorders>
                <w:shd w:val="clear" w:color="auto" w:fill="auto"/>
                <w:noWrap/>
                <w:vAlign w:val="center"/>
                <w:hideMark/>
              </w:tcPr>
            </w:tcPrChange>
          </w:tcPr>
          <w:p w14:paraId="0C2CB7E3" w14:textId="4E7C594A" w:rsidR="00263444" w:rsidRPr="00C466C4" w:rsidRDefault="00263444" w:rsidP="004B43F2">
            <w:pPr>
              <w:spacing w:after="0"/>
              <w:jc w:val="center"/>
              <w:rPr>
                <w:color w:val="000000"/>
                <w:szCs w:val="22"/>
              </w:rPr>
            </w:pPr>
            <w:r>
              <w:rPr>
                <w:color w:val="000000"/>
                <w:szCs w:val="22"/>
              </w:rPr>
              <w:t>0.12</w:t>
            </w:r>
          </w:p>
        </w:tc>
        <w:tc>
          <w:tcPr>
            <w:tcW w:w="865" w:type="dxa"/>
            <w:tcBorders>
              <w:top w:val="nil"/>
              <w:left w:val="nil"/>
              <w:bottom w:val="nil"/>
              <w:right w:val="nil"/>
            </w:tcBorders>
            <w:shd w:val="clear" w:color="auto" w:fill="auto"/>
            <w:noWrap/>
            <w:vAlign w:val="center"/>
            <w:hideMark/>
            <w:tcPrChange w:id="889" w:author="Ben.Williams" w:date="2020-10-30T14:19:00Z">
              <w:tcPr>
                <w:tcW w:w="925" w:type="dxa"/>
                <w:tcBorders>
                  <w:top w:val="nil"/>
                  <w:left w:val="nil"/>
                  <w:bottom w:val="nil"/>
                  <w:right w:val="nil"/>
                </w:tcBorders>
                <w:shd w:val="clear" w:color="auto" w:fill="auto"/>
                <w:noWrap/>
                <w:vAlign w:val="center"/>
                <w:hideMark/>
              </w:tcPr>
            </w:tcPrChange>
          </w:tcPr>
          <w:p w14:paraId="2A972D66" w14:textId="5589939A" w:rsidR="00263444" w:rsidRPr="00C466C4" w:rsidRDefault="00263444" w:rsidP="004B43F2">
            <w:pPr>
              <w:spacing w:after="0"/>
              <w:jc w:val="center"/>
              <w:rPr>
                <w:color w:val="000000"/>
                <w:szCs w:val="22"/>
              </w:rPr>
            </w:pPr>
            <w:r>
              <w:rPr>
                <w:color w:val="000000"/>
                <w:szCs w:val="22"/>
              </w:rPr>
              <w:t>0.12</w:t>
            </w:r>
          </w:p>
        </w:tc>
        <w:tc>
          <w:tcPr>
            <w:tcW w:w="865" w:type="dxa"/>
            <w:tcBorders>
              <w:top w:val="nil"/>
              <w:left w:val="nil"/>
              <w:bottom w:val="nil"/>
              <w:right w:val="nil"/>
            </w:tcBorders>
            <w:shd w:val="clear" w:color="auto" w:fill="auto"/>
            <w:noWrap/>
            <w:vAlign w:val="center"/>
            <w:hideMark/>
            <w:tcPrChange w:id="890" w:author="Ben.Williams" w:date="2020-10-30T14:19:00Z">
              <w:tcPr>
                <w:tcW w:w="925" w:type="dxa"/>
                <w:tcBorders>
                  <w:top w:val="nil"/>
                  <w:left w:val="nil"/>
                  <w:bottom w:val="nil"/>
                  <w:right w:val="nil"/>
                </w:tcBorders>
                <w:shd w:val="clear" w:color="auto" w:fill="auto"/>
                <w:noWrap/>
                <w:vAlign w:val="center"/>
                <w:hideMark/>
              </w:tcPr>
            </w:tcPrChange>
          </w:tcPr>
          <w:p w14:paraId="04B562CC" w14:textId="34982D31" w:rsidR="00263444" w:rsidRPr="00C466C4" w:rsidRDefault="00263444" w:rsidP="004B43F2">
            <w:pPr>
              <w:spacing w:after="0"/>
              <w:jc w:val="center"/>
              <w:rPr>
                <w:color w:val="000000"/>
                <w:szCs w:val="22"/>
              </w:rPr>
            </w:pPr>
            <w:r>
              <w:rPr>
                <w:color w:val="000000"/>
                <w:szCs w:val="22"/>
              </w:rPr>
              <w:t>0.13</w:t>
            </w:r>
          </w:p>
        </w:tc>
        <w:tc>
          <w:tcPr>
            <w:tcW w:w="865" w:type="dxa"/>
            <w:tcBorders>
              <w:top w:val="nil"/>
              <w:left w:val="nil"/>
              <w:bottom w:val="nil"/>
              <w:right w:val="nil"/>
            </w:tcBorders>
            <w:shd w:val="clear" w:color="auto" w:fill="auto"/>
            <w:noWrap/>
            <w:vAlign w:val="center"/>
            <w:hideMark/>
            <w:tcPrChange w:id="891" w:author="Ben.Williams" w:date="2020-10-30T14:19:00Z">
              <w:tcPr>
                <w:tcW w:w="925" w:type="dxa"/>
                <w:tcBorders>
                  <w:top w:val="nil"/>
                  <w:left w:val="nil"/>
                  <w:bottom w:val="nil"/>
                  <w:right w:val="nil"/>
                </w:tcBorders>
                <w:shd w:val="clear" w:color="auto" w:fill="auto"/>
                <w:noWrap/>
                <w:vAlign w:val="center"/>
                <w:hideMark/>
              </w:tcPr>
            </w:tcPrChange>
          </w:tcPr>
          <w:p w14:paraId="3D9BDD30" w14:textId="2711174A" w:rsidR="00263444" w:rsidRPr="00C466C4" w:rsidRDefault="00263444" w:rsidP="004B43F2">
            <w:pPr>
              <w:spacing w:after="0"/>
              <w:jc w:val="center"/>
              <w:rPr>
                <w:color w:val="000000"/>
                <w:szCs w:val="22"/>
              </w:rPr>
            </w:pPr>
            <w:r>
              <w:rPr>
                <w:color w:val="000000"/>
                <w:szCs w:val="22"/>
              </w:rPr>
              <w:t>0.14</w:t>
            </w:r>
          </w:p>
        </w:tc>
        <w:tc>
          <w:tcPr>
            <w:tcW w:w="865" w:type="dxa"/>
            <w:tcBorders>
              <w:top w:val="nil"/>
              <w:left w:val="nil"/>
              <w:bottom w:val="nil"/>
              <w:right w:val="nil"/>
            </w:tcBorders>
            <w:shd w:val="clear" w:color="auto" w:fill="auto"/>
            <w:noWrap/>
            <w:vAlign w:val="center"/>
            <w:hideMark/>
            <w:tcPrChange w:id="892" w:author="Ben.Williams" w:date="2020-10-30T14:19:00Z">
              <w:tcPr>
                <w:tcW w:w="925" w:type="dxa"/>
                <w:tcBorders>
                  <w:top w:val="nil"/>
                  <w:left w:val="nil"/>
                  <w:bottom w:val="nil"/>
                  <w:right w:val="nil"/>
                </w:tcBorders>
                <w:shd w:val="clear" w:color="auto" w:fill="auto"/>
                <w:noWrap/>
                <w:vAlign w:val="center"/>
                <w:hideMark/>
              </w:tcPr>
            </w:tcPrChange>
          </w:tcPr>
          <w:p w14:paraId="1F81534E" w14:textId="6FE737A8" w:rsidR="00263444" w:rsidRPr="00C466C4" w:rsidRDefault="00263444" w:rsidP="004B43F2">
            <w:pPr>
              <w:spacing w:after="0"/>
              <w:jc w:val="center"/>
              <w:rPr>
                <w:color w:val="000000"/>
                <w:szCs w:val="22"/>
              </w:rPr>
            </w:pPr>
            <w:r>
              <w:rPr>
                <w:color w:val="000000"/>
                <w:szCs w:val="22"/>
              </w:rPr>
              <w:t>0.13</w:t>
            </w:r>
          </w:p>
        </w:tc>
      </w:tr>
      <w:tr w:rsidR="00263444" w:rsidRPr="00D75D21" w14:paraId="5939D02A" w14:textId="77777777" w:rsidTr="00E777C3">
        <w:trPr>
          <w:trHeight w:val="286"/>
          <w:trPrChange w:id="893" w:author="Ben.Williams" w:date="2020-10-30T14:19:00Z">
            <w:trPr>
              <w:trHeight w:val="286"/>
            </w:trPr>
          </w:trPrChange>
        </w:trPr>
        <w:tc>
          <w:tcPr>
            <w:tcW w:w="943" w:type="dxa"/>
            <w:tcBorders>
              <w:top w:val="nil"/>
              <w:left w:val="nil"/>
              <w:bottom w:val="nil"/>
              <w:right w:val="nil"/>
            </w:tcBorders>
            <w:shd w:val="clear" w:color="auto" w:fill="auto"/>
            <w:noWrap/>
            <w:vAlign w:val="center"/>
            <w:hideMark/>
            <w:tcPrChange w:id="894" w:author="Ben.Williams" w:date="2020-10-30T14:19:00Z">
              <w:tcPr>
                <w:tcW w:w="1009" w:type="dxa"/>
                <w:tcBorders>
                  <w:top w:val="nil"/>
                  <w:left w:val="nil"/>
                  <w:bottom w:val="nil"/>
                  <w:right w:val="nil"/>
                </w:tcBorders>
                <w:shd w:val="clear" w:color="auto" w:fill="auto"/>
                <w:noWrap/>
                <w:vAlign w:val="center"/>
                <w:hideMark/>
              </w:tcPr>
            </w:tcPrChange>
          </w:tcPr>
          <w:p w14:paraId="37FDC30B" w14:textId="77777777" w:rsidR="00263444" w:rsidRPr="00D75D21" w:rsidRDefault="00263444" w:rsidP="00263444">
            <w:pPr>
              <w:spacing w:after="0"/>
              <w:jc w:val="center"/>
              <w:rPr>
                <w:color w:val="000000"/>
                <w:szCs w:val="22"/>
              </w:rPr>
            </w:pPr>
            <w:r w:rsidRPr="00D75D21">
              <w:rPr>
                <w:color w:val="000000"/>
                <w:szCs w:val="22"/>
              </w:rPr>
              <w:t>37</w:t>
            </w:r>
          </w:p>
        </w:tc>
        <w:tc>
          <w:tcPr>
            <w:tcW w:w="788" w:type="dxa"/>
            <w:tcBorders>
              <w:top w:val="nil"/>
              <w:left w:val="nil"/>
              <w:bottom w:val="nil"/>
              <w:right w:val="nil"/>
            </w:tcBorders>
            <w:shd w:val="clear" w:color="auto" w:fill="auto"/>
            <w:noWrap/>
            <w:vAlign w:val="center"/>
            <w:hideMark/>
            <w:tcPrChange w:id="895" w:author="Ben.Williams" w:date="2020-10-30T14:19:00Z">
              <w:tcPr>
                <w:tcW w:w="840" w:type="dxa"/>
                <w:tcBorders>
                  <w:top w:val="nil"/>
                  <w:left w:val="nil"/>
                  <w:bottom w:val="nil"/>
                  <w:right w:val="nil"/>
                </w:tcBorders>
                <w:shd w:val="clear" w:color="auto" w:fill="auto"/>
                <w:noWrap/>
                <w:vAlign w:val="center"/>
                <w:hideMark/>
              </w:tcPr>
            </w:tcPrChange>
          </w:tcPr>
          <w:p w14:paraId="1D30465A" w14:textId="3BDE5682" w:rsidR="00263444" w:rsidRPr="00C466C4" w:rsidRDefault="00263444" w:rsidP="004B43F2">
            <w:pPr>
              <w:spacing w:after="0"/>
              <w:jc w:val="center"/>
              <w:rPr>
                <w:color w:val="000000"/>
                <w:szCs w:val="22"/>
              </w:rPr>
            </w:pPr>
            <w:r>
              <w:rPr>
                <w:color w:val="000000"/>
                <w:szCs w:val="22"/>
              </w:rPr>
              <w:t>0.16</w:t>
            </w:r>
          </w:p>
        </w:tc>
        <w:tc>
          <w:tcPr>
            <w:tcW w:w="787" w:type="dxa"/>
            <w:tcBorders>
              <w:top w:val="nil"/>
              <w:left w:val="nil"/>
              <w:bottom w:val="nil"/>
              <w:right w:val="nil"/>
            </w:tcBorders>
            <w:shd w:val="clear" w:color="auto" w:fill="auto"/>
            <w:noWrap/>
            <w:vAlign w:val="center"/>
            <w:hideMark/>
            <w:tcPrChange w:id="896" w:author="Ben.Williams" w:date="2020-10-30T14:19:00Z">
              <w:tcPr>
                <w:tcW w:w="840" w:type="dxa"/>
                <w:tcBorders>
                  <w:top w:val="nil"/>
                  <w:left w:val="nil"/>
                  <w:bottom w:val="nil"/>
                  <w:right w:val="nil"/>
                </w:tcBorders>
                <w:shd w:val="clear" w:color="auto" w:fill="auto"/>
                <w:noWrap/>
                <w:vAlign w:val="center"/>
                <w:hideMark/>
              </w:tcPr>
            </w:tcPrChange>
          </w:tcPr>
          <w:p w14:paraId="6007BDDD" w14:textId="1544D04A" w:rsidR="00263444" w:rsidRPr="00C466C4" w:rsidRDefault="00263444" w:rsidP="004B43F2">
            <w:pPr>
              <w:spacing w:after="0"/>
              <w:jc w:val="center"/>
              <w:rPr>
                <w:color w:val="000000"/>
                <w:szCs w:val="22"/>
              </w:rPr>
            </w:pPr>
            <w:r>
              <w:rPr>
                <w:color w:val="000000"/>
                <w:szCs w:val="22"/>
              </w:rPr>
              <w:t>0.16</w:t>
            </w:r>
          </w:p>
        </w:tc>
        <w:tc>
          <w:tcPr>
            <w:tcW w:w="865" w:type="dxa"/>
            <w:tcBorders>
              <w:top w:val="nil"/>
              <w:left w:val="nil"/>
              <w:bottom w:val="nil"/>
              <w:right w:val="nil"/>
            </w:tcBorders>
            <w:shd w:val="clear" w:color="auto" w:fill="auto"/>
            <w:noWrap/>
            <w:vAlign w:val="center"/>
            <w:hideMark/>
            <w:tcPrChange w:id="897" w:author="Ben.Williams" w:date="2020-10-30T14:19:00Z">
              <w:tcPr>
                <w:tcW w:w="925" w:type="dxa"/>
                <w:tcBorders>
                  <w:top w:val="nil"/>
                  <w:left w:val="nil"/>
                  <w:bottom w:val="nil"/>
                  <w:right w:val="nil"/>
                </w:tcBorders>
                <w:shd w:val="clear" w:color="auto" w:fill="auto"/>
                <w:noWrap/>
                <w:vAlign w:val="center"/>
                <w:hideMark/>
              </w:tcPr>
            </w:tcPrChange>
          </w:tcPr>
          <w:p w14:paraId="240BB8F4" w14:textId="2ACB332C" w:rsidR="00263444" w:rsidRPr="00C466C4" w:rsidRDefault="00263444" w:rsidP="004B43F2">
            <w:pPr>
              <w:spacing w:after="0"/>
              <w:jc w:val="center"/>
              <w:rPr>
                <w:color w:val="000000"/>
                <w:szCs w:val="22"/>
              </w:rPr>
            </w:pPr>
            <w:r>
              <w:rPr>
                <w:color w:val="000000"/>
                <w:szCs w:val="22"/>
              </w:rPr>
              <w:t>0.15</w:t>
            </w:r>
          </w:p>
        </w:tc>
        <w:tc>
          <w:tcPr>
            <w:tcW w:w="847" w:type="dxa"/>
            <w:tcBorders>
              <w:top w:val="nil"/>
              <w:left w:val="nil"/>
              <w:bottom w:val="nil"/>
              <w:right w:val="nil"/>
            </w:tcBorders>
            <w:shd w:val="clear" w:color="auto" w:fill="auto"/>
            <w:noWrap/>
            <w:vAlign w:val="center"/>
            <w:hideMark/>
            <w:tcPrChange w:id="898" w:author="Ben.Williams" w:date="2020-10-30T14:19:00Z">
              <w:tcPr>
                <w:tcW w:w="840" w:type="dxa"/>
                <w:tcBorders>
                  <w:top w:val="nil"/>
                  <w:left w:val="nil"/>
                  <w:bottom w:val="nil"/>
                  <w:right w:val="nil"/>
                </w:tcBorders>
                <w:shd w:val="clear" w:color="auto" w:fill="auto"/>
                <w:noWrap/>
                <w:vAlign w:val="center"/>
                <w:hideMark/>
              </w:tcPr>
            </w:tcPrChange>
          </w:tcPr>
          <w:p w14:paraId="70C3312B" w14:textId="7F6B25DD" w:rsidR="00263444" w:rsidRPr="00C466C4" w:rsidRDefault="00263444" w:rsidP="004B43F2">
            <w:pPr>
              <w:spacing w:after="0"/>
              <w:jc w:val="center"/>
              <w:rPr>
                <w:color w:val="000000"/>
                <w:szCs w:val="22"/>
              </w:rPr>
            </w:pPr>
            <w:r>
              <w:rPr>
                <w:color w:val="000000"/>
                <w:szCs w:val="22"/>
              </w:rPr>
              <w:t>0.15</w:t>
            </w:r>
          </w:p>
        </w:tc>
        <w:tc>
          <w:tcPr>
            <w:tcW w:w="865" w:type="dxa"/>
            <w:tcBorders>
              <w:top w:val="nil"/>
              <w:left w:val="nil"/>
              <w:bottom w:val="nil"/>
              <w:right w:val="nil"/>
            </w:tcBorders>
            <w:shd w:val="clear" w:color="auto" w:fill="auto"/>
            <w:noWrap/>
            <w:vAlign w:val="center"/>
            <w:hideMark/>
            <w:tcPrChange w:id="899" w:author="Ben.Williams" w:date="2020-10-30T14:19:00Z">
              <w:tcPr>
                <w:tcW w:w="925" w:type="dxa"/>
                <w:tcBorders>
                  <w:top w:val="nil"/>
                  <w:left w:val="nil"/>
                  <w:bottom w:val="nil"/>
                  <w:right w:val="nil"/>
                </w:tcBorders>
                <w:shd w:val="clear" w:color="auto" w:fill="auto"/>
                <w:noWrap/>
                <w:vAlign w:val="center"/>
                <w:hideMark/>
              </w:tcPr>
            </w:tcPrChange>
          </w:tcPr>
          <w:p w14:paraId="0B42383C" w14:textId="1377E394" w:rsidR="00263444" w:rsidRPr="00C466C4" w:rsidRDefault="00263444" w:rsidP="004B43F2">
            <w:pPr>
              <w:spacing w:after="0"/>
              <w:jc w:val="center"/>
              <w:rPr>
                <w:color w:val="000000"/>
                <w:szCs w:val="22"/>
              </w:rPr>
            </w:pPr>
            <w:r>
              <w:rPr>
                <w:color w:val="000000"/>
                <w:szCs w:val="22"/>
              </w:rPr>
              <w:t>0.13</w:t>
            </w:r>
          </w:p>
        </w:tc>
        <w:tc>
          <w:tcPr>
            <w:tcW w:w="865" w:type="dxa"/>
            <w:tcBorders>
              <w:top w:val="nil"/>
              <w:left w:val="nil"/>
              <w:bottom w:val="nil"/>
              <w:right w:val="nil"/>
            </w:tcBorders>
            <w:shd w:val="clear" w:color="auto" w:fill="auto"/>
            <w:noWrap/>
            <w:vAlign w:val="center"/>
            <w:hideMark/>
            <w:tcPrChange w:id="900" w:author="Ben.Williams" w:date="2020-10-30T14:19:00Z">
              <w:tcPr>
                <w:tcW w:w="925" w:type="dxa"/>
                <w:tcBorders>
                  <w:top w:val="nil"/>
                  <w:left w:val="nil"/>
                  <w:bottom w:val="nil"/>
                  <w:right w:val="nil"/>
                </w:tcBorders>
                <w:shd w:val="clear" w:color="auto" w:fill="auto"/>
                <w:noWrap/>
                <w:vAlign w:val="center"/>
                <w:hideMark/>
              </w:tcPr>
            </w:tcPrChange>
          </w:tcPr>
          <w:p w14:paraId="067401C9" w14:textId="4C3C3B91" w:rsidR="00263444" w:rsidRPr="00C466C4" w:rsidRDefault="00263444" w:rsidP="004B43F2">
            <w:pPr>
              <w:spacing w:after="0"/>
              <w:jc w:val="center"/>
              <w:rPr>
                <w:color w:val="000000"/>
                <w:szCs w:val="22"/>
              </w:rPr>
            </w:pPr>
            <w:r>
              <w:rPr>
                <w:color w:val="000000"/>
                <w:szCs w:val="22"/>
              </w:rPr>
              <w:t>0.14</w:t>
            </w:r>
          </w:p>
        </w:tc>
        <w:tc>
          <w:tcPr>
            <w:tcW w:w="865" w:type="dxa"/>
            <w:tcBorders>
              <w:top w:val="nil"/>
              <w:left w:val="nil"/>
              <w:bottom w:val="nil"/>
              <w:right w:val="nil"/>
            </w:tcBorders>
            <w:shd w:val="clear" w:color="auto" w:fill="auto"/>
            <w:noWrap/>
            <w:vAlign w:val="center"/>
            <w:hideMark/>
            <w:tcPrChange w:id="901" w:author="Ben.Williams" w:date="2020-10-30T14:19:00Z">
              <w:tcPr>
                <w:tcW w:w="925" w:type="dxa"/>
                <w:tcBorders>
                  <w:top w:val="nil"/>
                  <w:left w:val="nil"/>
                  <w:bottom w:val="nil"/>
                  <w:right w:val="nil"/>
                </w:tcBorders>
                <w:shd w:val="clear" w:color="auto" w:fill="auto"/>
                <w:noWrap/>
                <w:vAlign w:val="center"/>
                <w:hideMark/>
              </w:tcPr>
            </w:tcPrChange>
          </w:tcPr>
          <w:p w14:paraId="2B752109" w14:textId="7128691F" w:rsidR="00263444" w:rsidRPr="00C466C4" w:rsidRDefault="00263444" w:rsidP="004B43F2">
            <w:pPr>
              <w:spacing w:after="0"/>
              <w:jc w:val="center"/>
              <w:rPr>
                <w:color w:val="000000"/>
                <w:szCs w:val="22"/>
              </w:rPr>
            </w:pPr>
            <w:r>
              <w:rPr>
                <w:color w:val="000000"/>
                <w:szCs w:val="22"/>
              </w:rPr>
              <w:t>0.13</w:t>
            </w:r>
          </w:p>
        </w:tc>
        <w:tc>
          <w:tcPr>
            <w:tcW w:w="865" w:type="dxa"/>
            <w:tcBorders>
              <w:top w:val="nil"/>
              <w:left w:val="nil"/>
              <w:bottom w:val="nil"/>
              <w:right w:val="nil"/>
            </w:tcBorders>
            <w:shd w:val="clear" w:color="auto" w:fill="auto"/>
            <w:noWrap/>
            <w:vAlign w:val="center"/>
            <w:hideMark/>
            <w:tcPrChange w:id="902" w:author="Ben.Williams" w:date="2020-10-30T14:19:00Z">
              <w:tcPr>
                <w:tcW w:w="925" w:type="dxa"/>
                <w:tcBorders>
                  <w:top w:val="nil"/>
                  <w:left w:val="nil"/>
                  <w:bottom w:val="nil"/>
                  <w:right w:val="nil"/>
                </w:tcBorders>
                <w:shd w:val="clear" w:color="auto" w:fill="auto"/>
                <w:noWrap/>
                <w:vAlign w:val="center"/>
                <w:hideMark/>
              </w:tcPr>
            </w:tcPrChange>
          </w:tcPr>
          <w:p w14:paraId="478125C5" w14:textId="12E09904" w:rsidR="00263444" w:rsidRPr="00C466C4" w:rsidRDefault="00263444" w:rsidP="004B43F2">
            <w:pPr>
              <w:spacing w:after="0"/>
              <w:jc w:val="center"/>
              <w:rPr>
                <w:color w:val="000000"/>
                <w:szCs w:val="22"/>
              </w:rPr>
            </w:pPr>
            <w:r>
              <w:rPr>
                <w:color w:val="000000"/>
                <w:szCs w:val="22"/>
              </w:rPr>
              <w:t>0.13</w:t>
            </w:r>
          </w:p>
        </w:tc>
        <w:tc>
          <w:tcPr>
            <w:tcW w:w="865" w:type="dxa"/>
            <w:tcBorders>
              <w:top w:val="nil"/>
              <w:left w:val="nil"/>
              <w:bottom w:val="nil"/>
              <w:right w:val="nil"/>
            </w:tcBorders>
            <w:shd w:val="clear" w:color="auto" w:fill="auto"/>
            <w:noWrap/>
            <w:vAlign w:val="center"/>
            <w:hideMark/>
            <w:tcPrChange w:id="903" w:author="Ben.Williams" w:date="2020-10-30T14:19:00Z">
              <w:tcPr>
                <w:tcW w:w="925" w:type="dxa"/>
                <w:tcBorders>
                  <w:top w:val="nil"/>
                  <w:left w:val="nil"/>
                  <w:bottom w:val="nil"/>
                  <w:right w:val="nil"/>
                </w:tcBorders>
                <w:shd w:val="clear" w:color="auto" w:fill="auto"/>
                <w:noWrap/>
                <w:vAlign w:val="center"/>
                <w:hideMark/>
              </w:tcPr>
            </w:tcPrChange>
          </w:tcPr>
          <w:p w14:paraId="4092C5B1" w14:textId="356BB8AC" w:rsidR="00263444" w:rsidRPr="00C466C4" w:rsidRDefault="00263444" w:rsidP="004B43F2">
            <w:pPr>
              <w:spacing w:after="0"/>
              <w:jc w:val="center"/>
              <w:rPr>
                <w:color w:val="000000"/>
                <w:szCs w:val="22"/>
              </w:rPr>
            </w:pPr>
            <w:r>
              <w:rPr>
                <w:color w:val="000000"/>
                <w:szCs w:val="22"/>
              </w:rPr>
              <w:t>0.13</w:t>
            </w:r>
          </w:p>
        </w:tc>
        <w:tc>
          <w:tcPr>
            <w:tcW w:w="865" w:type="dxa"/>
            <w:tcBorders>
              <w:top w:val="nil"/>
              <w:left w:val="nil"/>
              <w:bottom w:val="nil"/>
              <w:right w:val="nil"/>
            </w:tcBorders>
            <w:shd w:val="clear" w:color="auto" w:fill="auto"/>
            <w:noWrap/>
            <w:vAlign w:val="center"/>
            <w:hideMark/>
            <w:tcPrChange w:id="904" w:author="Ben.Williams" w:date="2020-10-30T14:19:00Z">
              <w:tcPr>
                <w:tcW w:w="925" w:type="dxa"/>
                <w:tcBorders>
                  <w:top w:val="nil"/>
                  <w:left w:val="nil"/>
                  <w:bottom w:val="nil"/>
                  <w:right w:val="nil"/>
                </w:tcBorders>
                <w:shd w:val="clear" w:color="auto" w:fill="auto"/>
                <w:noWrap/>
                <w:vAlign w:val="center"/>
                <w:hideMark/>
              </w:tcPr>
            </w:tcPrChange>
          </w:tcPr>
          <w:p w14:paraId="59B6E9F2" w14:textId="74723824" w:rsidR="00263444" w:rsidRPr="00C466C4" w:rsidRDefault="00263444" w:rsidP="004B43F2">
            <w:pPr>
              <w:spacing w:after="0"/>
              <w:jc w:val="center"/>
              <w:rPr>
                <w:color w:val="000000"/>
                <w:szCs w:val="22"/>
              </w:rPr>
            </w:pPr>
            <w:r>
              <w:rPr>
                <w:color w:val="000000"/>
                <w:szCs w:val="22"/>
              </w:rPr>
              <w:t>0.13</w:t>
            </w:r>
          </w:p>
        </w:tc>
      </w:tr>
      <w:tr w:rsidR="00263444" w:rsidRPr="00D75D21" w14:paraId="597EB5D2" w14:textId="77777777" w:rsidTr="00E777C3">
        <w:trPr>
          <w:trHeight w:val="286"/>
          <w:trPrChange w:id="905" w:author="Ben.Williams" w:date="2020-10-30T14:19:00Z">
            <w:trPr>
              <w:trHeight w:val="286"/>
            </w:trPr>
          </w:trPrChange>
        </w:trPr>
        <w:tc>
          <w:tcPr>
            <w:tcW w:w="943" w:type="dxa"/>
            <w:tcBorders>
              <w:top w:val="nil"/>
              <w:left w:val="nil"/>
              <w:bottom w:val="nil"/>
              <w:right w:val="nil"/>
            </w:tcBorders>
            <w:shd w:val="clear" w:color="auto" w:fill="auto"/>
            <w:noWrap/>
            <w:vAlign w:val="center"/>
            <w:hideMark/>
            <w:tcPrChange w:id="906" w:author="Ben.Williams" w:date="2020-10-30T14:19:00Z">
              <w:tcPr>
                <w:tcW w:w="1009" w:type="dxa"/>
                <w:tcBorders>
                  <w:top w:val="nil"/>
                  <w:left w:val="nil"/>
                  <w:bottom w:val="nil"/>
                  <w:right w:val="nil"/>
                </w:tcBorders>
                <w:shd w:val="clear" w:color="auto" w:fill="auto"/>
                <w:noWrap/>
                <w:vAlign w:val="center"/>
                <w:hideMark/>
              </w:tcPr>
            </w:tcPrChange>
          </w:tcPr>
          <w:p w14:paraId="19F3C0A3" w14:textId="77777777" w:rsidR="00263444" w:rsidRPr="00D75D21" w:rsidRDefault="00263444" w:rsidP="00263444">
            <w:pPr>
              <w:spacing w:after="0"/>
              <w:jc w:val="center"/>
              <w:rPr>
                <w:color w:val="000000"/>
                <w:szCs w:val="22"/>
              </w:rPr>
            </w:pPr>
            <w:r w:rsidRPr="00D75D21">
              <w:rPr>
                <w:color w:val="000000"/>
                <w:szCs w:val="22"/>
              </w:rPr>
              <w:t>38</w:t>
            </w:r>
          </w:p>
        </w:tc>
        <w:tc>
          <w:tcPr>
            <w:tcW w:w="788" w:type="dxa"/>
            <w:tcBorders>
              <w:top w:val="nil"/>
              <w:left w:val="nil"/>
              <w:bottom w:val="nil"/>
              <w:right w:val="nil"/>
            </w:tcBorders>
            <w:shd w:val="clear" w:color="auto" w:fill="auto"/>
            <w:noWrap/>
            <w:vAlign w:val="center"/>
            <w:hideMark/>
            <w:tcPrChange w:id="907" w:author="Ben.Williams" w:date="2020-10-30T14:19:00Z">
              <w:tcPr>
                <w:tcW w:w="840" w:type="dxa"/>
                <w:tcBorders>
                  <w:top w:val="nil"/>
                  <w:left w:val="nil"/>
                  <w:bottom w:val="nil"/>
                  <w:right w:val="nil"/>
                </w:tcBorders>
                <w:shd w:val="clear" w:color="auto" w:fill="auto"/>
                <w:noWrap/>
                <w:vAlign w:val="center"/>
                <w:hideMark/>
              </w:tcPr>
            </w:tcPrChange>
          </w:tcPr>
          <w:p w14:paraId="3731FDD7" w14:textId="32718B66" w:rsidR="00263444" w:rsidRPr="00C466C4" w:rsidRDefault="00263444" w:rsidP="004B43F2">
            <w:pPr>
              <w:spacing w:after="0"/>
              <w:jc w:val="center"/>
              <w:rPr>
                <w:color w:val="000000"/>
                <w:szCs w:val="22"/>
              </w:rPr>
            </w:pPr>
            <w:r>
              <w:rPr>
                <w:color w:val="000000"/>
                <w:szCs w:val="22"/>
              </w:rPr>
              <w:t>0.15</w:t>
            </w:r>
          </w:p>
        </w:tc>
        <w:tc>
          <w:tcPr>
            <w:tcW w:w="787" w:type="dxa"/>
            <w:tcBorders>
              <w:top w:val="nil"/>
              <w:left w:val="nil"/>
              <w:bottom w:val="nil"/>
              <w:right w:val="nil"/>
            </w:tcBorders>
            <w:shd w:val="clear" w:color="auto" w:fill="auto"/>
            <w:noWrap/>
            <w:vAlign w:val="center"/>
            <w:hideMark/>
            <w:tcPrChange w:id="908" w:author="Ben.Williams" w:date="2020-10-30T14:19:00Z">
              <w:tcPr>
                <w:tcW w:w="840" w:type="dxa"/>
                <w:tcBorders>
                  <w:top w:val="nil"/>
                  <w:left w:val="nil"/>
                  <w:bottom w:val="nil"/>
                  <w:right w:val="nil"/>
                </w:tcBorders>
                <w:shd w:val="clear" w:color="auto" w:fill="auto"/>
                <w:noWrap/>
                <w:vAlign w:val="center"/>
                <w:hideMark/>
              </w:tcPr>
            </w:tcPrChange>
          </w:tcPr>
          <w:p w14:paraId="13E3E5AB" w14:textId="41D766CA" w:rsidR="00263444" w:rsidRPr="00C466C4" w:rsidRDefault="00263444" w:rsidP="004B43F2">
            <w:pPr>
              <w:spacing w:after="0"/>
              <w:jc w:val="center"/>
              <w:rPr>
                <w:color w:val="000000"/>
                <w:szCs w:val="22"/>
              </w:rPr>
            </w:pPr>
            <w:r>
              <w:rPr>
                <w:color w:val="000000"/>
                <w:szCs w:val="22"/>
              </w:rPr>
              <w:t>0.14</w:t>
            </w:r>
          </w:p>
        </w:tc>
        <w:tc>
          <w:tcPr>
            <w:tcW w:w="865" w:type="dxa"/>
            <w:tcBorders>
              <w:top w:val="nil"/>
              <w:left w:val="nil"/>
              <w:bottom w:val="nil"/>
              <w:right w:val="nil"/>
            </w:tcBorders>
            <w:shd w:val="clear" w:color="auto" w:fill="auto"/>
            <w:noWrap/>
            <w:vAlign w:val="center"/>
            <w:hideMark/>
            <w:tcPrChange w:id="909" w:author="Ben.Williams" w:date="2020-10-30T14:19:00Z">
              <w:tcPr>
                <w:tcW w:w="925" w:type="dxa"/>
                <w:tcBorders>
                  <w:top w:val="nil"/>
                  <w:left w:val="nil"/>
                  <w:bottom w:val="nil"/>
                  <w:right w:val="nil"/>
                </w:tcBorders>
                <w:shd w:val="clear" w:color="auto" w:fill="auto"/>
                <w:noWrap/>
                <w:vAlign w:val="center"/>
                <w:hideMark/>
              </w:tcPr>
            </w:tcPrChange>
          </w:tcPr>
          <w:p w14:paraId="28EE8C51" w14:textId="34A1000B" w:rsidR="00263444" w:rsidRPr="00C466C4" w:rsidRDefault="00263444" w:rsidP="004B43F2">
            <w:pPr>
              <w:spacing w:after="0"/>
              <w:jc w:val="center"/>
              <w:rPr>
                <w:color w:val="000000"/>
                <w:szCs w:val="22"/>
              </w:rPr>
            </w:pPr>
            <w:r>
              <w:rPr>
                <w:color w:val="000000"/>
                <w:szCs w:val="22"/>
              </w:rPr>
              <w:t>0.16</w:t>
            </w:r>
          </w:p>
        </w:tc>
        <w:tc>
          <w:tcPr>
            <w:tcW w:w="847" w:type="dxa"/>
            <w:tcBorders>
              <w:top w:val="nil"/>
              <w:left w:val="nil"/>
              <w:bottom w:val="nil"/>
              <w:right w:val="nil"/>
            </w:tcBorders>
            <w:shd w:val="clear" w:color="auto" w:fill="auto"/>
            <w:noWrap/>
            <w:vAlign w:val="center"/>
            <w:hideMark/>
            <w:tcPrChange w:id="910" w:author="Ben.Williams" w:date="2020-10-30T14:19:00Z">
              <w:tcPr>
                <w:tcW w:w="840" w:type="dxa"/>
                <w:tcBorders>
                  <w:top w:val="nil"/>
                  <w:left w:val="nil"/>
                  <w:bottom w:val="nil"/>
                  <w:right w:val="nil"/>
                </w:tcBorders>
                <w:shd w:val="clear" w:color="auto" w:fill="auto"/>
                <w:noWrap/>
                <w:vAlign w:val="center"/>
                <w:hideMark/>
              </w:tcPr>
            </w:tcPrChange>
          </w:tcPr>
          <w:p w14:paraId="6289C5EE" w14:textId="417B370A" w:rsidR="00263444" w:rsidRPr="00C466C4" w:rsidRDefault="00263444" w:rsidP="004B43F2">
            <w:pPr>
              <w:spacing w:after="0"/>
              <w:jc w:val="center"/>
              <w:rPr>
                <w:color w:val="000000"/>
                <w:szCs w:val="22"/>
              </w:rPr>
            </w:pPr>
            <w:r>
              <w:rPr>
                <w:color w:val="000000"/>
                <w:szCs w:val="22"/>
              </w:rPr>
              <w:t>0.15</w:t>
            </w:r>
          </w:p>
        </w:tc>
        <w:tc>
          <w:tcPr>
            <w:tcW w:w="865" w:type="dxa"/>
            <w:tcBorders>
              <w:top w:val="nil"/>
              <w:left w:val="nil"/>
              <w:bottom w:val="nil"/>
              <w:right w:val="nil"/>
            </w:tcBorders>
            <w:shd w:val="clear" w:color="auto" w:fill="auto"/>
            <w:noWrap/>
            <w:vAlign w:val="center"/>
            <w:hideMark/>
            <w:tcPrChange w:id="911" w:author="Ben.Williams" w:date="2020-10-30T14:19:00Z">
              <w:tcPr>
                <w:tcW w:w="925" w:type="dxa"/>
                <w:tcBorders>
                  <w:top w:val="nil"/>
                  <w:left w:val="nil"/>
                  <w:bottom w:val="nil"/>
                  <w:right w:val="nil"/>
                </w:tcBorders>
                <w:shd w:val="clear" w:color="auto" w:fill="auto"/>
                <w:noWrap/>
                <w:vAlign w:val="center"/>
                <w:hideMark/>
              </w:tcPr>
            </w:tcPrChange>
          </w:tcPr>
          <w:p w14:paraId="5A7B38BD" w14:textId="7D121E89" w:rsidR="00263444" w:rsidRPr="00C466C4" w:rsidRDefault="00263444" w:rsidP="004B43F2">
            <w:pPr>
              <w:spacing w:after="0"/>
              <w:jc w:val="center"/>
              <w:rPr>
                <w:color w:val="000000"/>
                <w:szCs w:val="22"/>
              </w:rPr>
            </w:pPr>
            <w:r>
              <w:rPr>
                <w:color w:val="000000"/>
                <w:szCs w:val="22"/>
              </w:rPr>
              <w:t>0.15</w:t>
            </w:r>
          </w:p>
        </w:tc>
        <w:tc>
          <w:tcPr>
            <w:tcW w:w="865" w:type="dxa"/>
            <w:tcBorders>
              <w:top w:val="nil"/>
              <w:left w:val="nil"/>
              <w:bottom w:val="nil"/>
              <w:right w:val="nil"/>
            </w:tcBorders>
            <w:shd w:val="clear" w:color="auto" w:fill="auto"/>
            <w:noWrap/>
            <w:vAlign w:val="center"/>
            <w:hideMark/>
            <w:tcPrChange w:id="912" w:author="Ben.Williams" w:date="2020-10-30T14:19:00Z">
              <w:tcPr>
                <w:tcW w:w="925" w:type="dxa"/>
                <w:tcBorders>
                  <w:top w:val="nil"/>
                  <w:left w:val="nil"/>
                  <w:bottom w:val="nil"/>
                  <w:right w:val="nil"/>
                </w:tcBorders>
                <w:shd w:val="clear" w:color="auto" w:fill="auto"/>
                <w:noWrap/>
                <w:vAlign w:val="center"/>
                <w:hideMark/>
              </w:tcPr>
            </w:tcPrChange>
          </w:tcPr>
          <w:p w14:paraId="443C9F79" w14:textId="66A4315F" w:rsidR="00263444" w:rsidRPr="00C466C4" w:rsidRDefault="00263444" w:rsidP="004B43F2">
            <w:pPr>
              <w:spacing w:after="0"/>
              <w:jc w:val="center"/>
              <w:rPr>
                <w:color w:val="000000"/>
                <w:szCs w:val="22"/>
              </w:rPr>
            </w:pPr>
            <w:r>
              <w:rPr>
                <w:color w:val="000000"/>
                <w:szCs w:val="22"/>
              </w:rPr>
              <w:t>0.14</w:t>
            </w:r>
          </w:p>
        </w:tc>
        <w:tc>
          <w:tcPr>
            <w:tcW w:w="865" w:type="dxa"/>
            <w:tcBorders>
              <w:top w:val="nil"/>
              <w:left w:val="nil"/>
              <w:bottom w:val="nil"/>
              <w:right w:val="nil"/>
            </w:tcBorders>
            <w:shd w:val="clear" w:color="auto" w:fill="auto"/>
            <w:noWrap/>
            <w:vAlign w:val="center"/>
            <w:hideMark/>
            <w:tcPrChange w:id="913" w:author="Ben.Williams" w:date="2020-10-30T14:19:00Z">
              <w:tcPr>
                <w:tcW w:w="925" w:type="dxa"/>
                <w:tcBorders>
                  <w:top w:val="nil"/>
                  <w:left w:val="nil"/>
                  <w:bottom w:val="nil"/>
                  <w:right w:val="nil"/>
                </w:tcBorders>
                <w:shd w:val="clear" w:color="auto" w:fill="auto"/>
                <w:noWrap/>
                <w:vAlign w:val="center"/>
                <w:hideMark/>
              </w:tcPr>
            </w:tcPrChange>
          </w:tcPr>
          <w:p w14:paraId="64BEC59D" w14:textId="5D1522C3" w:rsidR="00263444" w:rsidRPr="00C466C4" w:rsidRDefault="00263444" w:rsidP="004B43F2">
            <w:pPr>
              <w:spacing w:after="0"/>
              <w:jc w:val="center"/>
              <w:rPr>
                <w:color w:val="000000"/>
                <w:szCs w:val="22"/>
              </w:rPr>
            </w:pPr>
            <w:r>
              <w:rPr>
                <w:color w:val="000000"/>
                <w:szCs w:val="22"/>
              </w:rPr>
              <w:t>0.12</w:t>
            </w:r>
          </w:p>
        </w:tc>
        <w:tc>
          <w:tcPr>
            <w:tcW w:w="865" w:type="dxa"/>
            <w:tcBorders>
              <w:top w:val="nil"/>
              <w:left w:val="nil"/>
              <w:bottom w:val="nil"/>
              <w:right w:val="nil"/>
            </w:tcBorders>
            <w:shd w:val="clear" w:color="auto" w:fill="auto"/>
            <w:noWrap/>
            <w:vAlign w:val="center"/>
            <w:hideMark/>
            <w:tcPrChange w:id="914" w:author="Ben.Williams" w:date="2020-10-30T14:19:00Z">
              <w:tcPr>
                <w:tcW w:w="925" w:type="dxa"/>
                <w:tcBorders>
                  <w:top w:val="nil"/>
                  <w:left w:val="nil"/>
                  <w:bottom w:val="nil"/>
                  <w:right w:val="nil"/>
                </w:tcBorders>
                <w:shd w:val="clear" w:color="auto" w:fill="auto"/>
                <w:noWrap/>
                <w:vAlign w:val="center"/>
                <w:hideMark/>
              </w:tcPr>
            </w:tcPrChange>
          </w:tcPr>
          <w:p w14:paraId="05AFFE04" w14:textId="49A154C8" w:rsidR="00263444" w:rsidRPr="00C466C4" w:rsidRDefault="00263444" w:rsidP="004B43F2">
            <w:pPr>
              <w:spacing w:after="0"/>
              <w:jc w:val="center"/>
              <w:rPr>
                <w:color w:val="000000"/>
                <w:szCs w:val="22"/>
              </w:rPr>
            </w:pPr>
            <w:r>
              <w:rPr>
                <w:color w:val="000000"/>
                <w:szCs w:val="22"/>
              </w:rPr>
              <w:t>0.11</w:t>
            </w:r>
          </w:p>
        </w:tc>
        <w:tc>
          <w:tcPr>
            <w:tcW w:w="865" w:type="dxa"/>
            <w:tcBorders>
              <w:top w:val="nil"/>
              <w:left w:val="nil"/>
              <w:bottom w:val="nil"/>
              <w:right w:val="nil"/>
            </w:tcBorders>
            <w:shd w:val="clear" w:color="auto" w:fill="auto"/>
            <w:noWrap/>
            <w:vAlign w:val="center"/>
            <w:hideMark/>
            <w:tcPrChange w:id="915" w:author="Ben.Williams" w:date="2020-10-30T14:19:00Z">
              <w:tcPr>
                <w:tcW w:w="925" w:type="dxa"/>
                <w:tcBorders>
                  <w:top w:val="nil"/>
                  <w:left w:val="nil"/>
                  <w:bottom w:val="nil"/>
                  <w:right w:val="nil"/>
                </w:tcBorders>
                <w:shd w:val="clear" w:color="auto" w:fill="auto"/>
                <w:noWrap/>
                <w:vAlign w:val="center"/>
                <w:hideMark/>
              </w:tcPr>
            </w:tcPrChange>
          </w:tcPr>
          <w:p w14:paraId="4BB09B18" w14:textId="6D972024" w:rsidR="00263444" w:rsidRPr="00C466C4" w:rsidRDefault="00263444" w:rsidP="004B43F2">
            <w:pPr>
              <w:spacing w:after="0"/>
              <w:jc w:val="center"/>
              <w:rPr>
                <w:color w:val="000000"/>
                <w:szCs w:val="22"/>
              </w:rPr>
            </w:pPr>
            <w:r>
              <w:rPr>
                <w:color w:val="000000"/>
                <w:szCs w:val="22"/>
              </w:rPr>
              <w:t>0.13</w:t>
            </w:r>
          </w:p>
        </w:tc>
        <w:tc>
          <w:tcPr>
            <w:tcW w:w="865" w:type="dxa"/>
            <w:tcBorders>
              <w:top w:val="nil"/>
              <w:left w:val="nil"/>
              <w:bottom w:val="nil"/>
              <w:right w:val="nil"/>
            </w:tcBorders>
            <w:shd w:val="clear" w:color="auto" w:fill="auto"/>
            <w:noWrap/>
            <w:vAlign w:val="center"/>
            <w:hideMark/>
            <w:tcPrChange w:id="916" w:author="Ben.Williams" w:date="2020-10-30T14:19:00Z">
              <w:tcPr>
                <w:tcW w:w="925" w:type="dxa"/>
                <w:tcBorders>
                  <w:top w:val="nil"/>
                  <w:left w:val="nil"/>
                  <w:bottom w:val="nil"/>
                  <w:right w:val="nil"/>
                </w:tcBorders>
                <w:shd w:val="clear" w:color="auto" w:fill="auto"/>
                <w:noWrap/>
                <w:vAlign w:val="center"/>
                <w:hideMark/>
              </w:tcPr>
            </w:tcPrChange>
          </w:tcPr>
          <w:p w14:paraId="513AD809" w14:textId="26327930" w:rsidR="00263444" w:rsidRPr="00C466C4" w:rsidRDefault="00263444" w:rsidP="004B43F2">
            <w:pPr>
              <w:spacing w:after="0"/>
              <w:jc w:val="center"/>
              <w:rPr>
                <w:color w:val="000000"/>
                <w:szCs w:val="22"/>
              </w:rPr>
            </w:pPr>
            <w:r>
              <w:rPr>
                <w:color w:val="000000"/>
                <w:szCs w:val="22"/>
              </w:rPr>
              <w:t>0.12</w:t>
            </w:r>
          </w:p>
        </w:tc>
      </w:tr>
      <w:tr w:rsidR="00263444" w:rsidRPr="00D75D21" w14:paraId="7454C1F5" w14:textId="77777777" w:rsidTr="00E777C3">
        <w:trPr>
          <w:trHeight w:val="286"/>
          <w:trPrChange w:id="917" w:author="Ben.Williams" w:date="2020-10-30T14:19:00Z">
            <w:trPr>
              <w:trHeight w:val="286"/>
            </w:trPr>
          </w:trPrChange>
        </w:trPr>
        <w:tc>
          <w:tcPr>
            <w:tcW w:w="943" w:type="dxa"/>
            <w:tcBorders>
              <w:top w:val="nil"/>
              <w:left w:val="nil"/>
              <w:bottom w:val="nil"/>
              <w:right w:val="nil"/>
            </w:tcBorders>
            <w:shd w:val="clear" w:color="auto" w:fill="auto"/>
            <w:noWrap/>
            <w:vAlign w:val="center"/>
            <w:hideMark/>
            <w:tcPrChange w:id="918" w:author="Ben.Williams" w:date="2020-10-30T14:19:00Z">
              <w:tcPr>
                <w:tcW w:w="1009" w:type="dxa"/>
                <w:tcBorders>
                  <w:top w:val="nil"/>
                  <w:left w:val="nil"/>
                  <w:bottom w:val="nil"/>
                  <w:right w:val="nil"/>
                </w:tcBorders>
                <w:shd w:val="clear" w:color="auto" w:fill="auto"/>
                <w:noWrap/>
                <w:vAlign w:val="center"/>
                <w:hideMark/>
              </w:tcPr>
            </w:tcPrChange>
          </w:tcPr>
          <w:p w14:paraId="6D123059" w14:textId="77777777" w:rsidR="00263444" w:rsidRPr="00D75D21" w:rsidRDefault="00263444" w:rsidP="00263444">
            <w:pPr>
              <w:spacing w:after="0"/>
              <w:jc w:val="center"/>
              <w:rPr>
                <w:color w:val="000000"/>
                <w:szCs w:val="22"/>
              </w:rPr>
            </w:pPr>
            <w:r w:rsidRPr="00D75D21">
              <w:rPr>
                <w:color w:val="000000"/>
                <w:szCs w:val="22"/>
              </w:rPr>
              <w:t>39</w:t>
            </w:r>
          </w:p>
        </w:tc>
        <w:tc>
          <w:tcPr>
            <w:tcW w:w="788" w:type="dxa"/>
            <w:tcBorders>
              <w:top w:val="nil"/>
              <w:left w:val="nil"/>
              <w:bottom w:val="nil"/>
              <w:right w:val="nil"/>
            </w:tcBorders>
            <w:shd w:val="clear" w:color="auto" w:fill="auto"/>
            <w:noWrap/>
            <w:vAlign w:val="center"/>
            <w:hideMark/>
            <w:tcPrChange w:id="919" w:author="Ben.Williams" w:date="2020-10-30T14:19:00Z">
              <w:tcPr>
                <w:tcW w:w="840" w:type="dxa"/>
                <w:tcBorders>
                  <w:top w:val="nil"/>
                  <w:left w:val="nil"/>
                  <w:bottom w:val="nil"/>
                  <w:right w:val="nil"/>
                </w:tcBorders>
                <w:shd w:val="clear" w:color="auto" w:fill="auto"/>
                <w:noWrap/>
                <w:vAlign w:val="center"/>
                <w:hideMark/>
              </w:tcPr>
            </w:tcPrChange>
          </w:tcPr>
          <w:p w14:paraId="6DD5B838" w14:textId="72032074" w:rsidR="00263444" w:rsidRPr="00C466C4" w:rsidRDefault="00263444" w:rsidP="004B43F2">
            <w:pPr>
              <w:spacing w:after="0"/>
              <w:jc w:val="center"/>
              <w:rPr>
                <w:color w:val="000000"/>
                <w:szCs w:val="22"/>
              </w:rPr>
            </w:pPr>
            <w:r>
              <w:rPr>
                <w:color w:val="000000"/>
                <w:szCs w:val="22"/>
              </w:rPr>
              <w:t>0.11</w:t>
            </w:r>
          </w:p>
        </w:tc>
        <w:tc>
          <w:tcPr>
            <w:tcW w:w="787" w:type="dxa"/>
            <w:tcBorders>
              <w:top w:val="nil"/>
              <w:left w:val="nil"/>
              <w:bottom w:val="nil"/>
              <w:right w:val="nil"/>
            </w:tcBorders>
            <w:shd w:val="clear" w:color="auto" w:fill="auto"/>
            <w:noWrap/>
            <w:vAlign w:val="center"/>
            <w:hideMark/>
            <w:tcPrChange w:id="920" w:author="Ben.Williams" w:date="2020-10-30T14:19:00Z">
              <w:tcPr>
                <w:tcW w:w="840" w:type="dxa"/>
                <w:tcBorders>
                  <w:top w:val="nil"/>
                  <w:left w:val="nil"/>
                  <w:bottom w:val="nil"/>
                  <w:right w:val="nil"/>
                </w:tcBorders>
                <w:shd w:val="clear" w:color="auto" w:fill="auto"/>
                <w:noWrap/>
                <w:vAlign w:val="center"/>
                <w:hideMark/>
              </w:tcPr>
            </w:tcPrChange>
          </w:tcPr>
          <w:p w14:paraId="3B094025" w14:textId="2B75F3B3" w:rsidR="00263444" w:rsidRPr="00C466C4" w:rsidRDefault="00263444" w:rsidP="004B43F2">
            <w:pPr>
              <w:spacing w:after="0"/>
              <w:jc w:val="center"/>
              <w:rPr>
                <w:color w:val="000000"/>
                <w:szCs w:val="22"/>
              </w:rPr>
            </w:pPr>
            <w:r>
              <w:rPr>
                <w:color w:val="000000"/>
                <w:szCs w:val="22"/>
              </w:rPr>
              <w:t>0.11</w:t>
            </w:r>
          </w:p>
        </w:tc>
        <w:tc>
          <w:tcPr>
            <w:tcW w:w="865" w:type="dxa"/>
            <w:tcBorders>
              <w:top w:val="nil"/>
              <w:left w:val="nil"/>
              <w:bottom w:val="nil"/>
              <w:right w:val="nil"/>
            </w:tcBorders>
            <w:shd w:val="clear" w:color="auto" w:fill="auto"/>
            <w:noWrap/>
            <w:vAlign w:val="center"/>
            <w:hideMark/>
            <w:tcPrChange w:id="921" w:author="Ben.Williams" w:date="2020-10-30T14:19:00Z">
              <w:tcPr>
                <w:tcW w:w="925" w:type="dxa"/>
                <w:tcBorders>
                  <w:top w:val="nil"/>
                  <w:left w:val="nil"/>
                  <w:bottom w:val="nil"/>
                  <w:right w:val="nil"/>
                </w:tcBorders>
                <w:shd w:val="clear" w:color="auto" w:fill="auto"/>
                <w:noWrap/>
                <w:vAlign w:val="center"/>
                <w:hideMark/>
              </w:tcPr>
            </w:tcPrChange>
          </w:tcPr>
          <w:p w14:paraId="6CEE9265" w14:textId="5A53BDA7" w:rsidR="00263444" w:rsidRPr="00C466C4" w:rsidRDefault="00263444" w:rsidP="004B43F2">
            <w:pPr>
              <w:spacing w:after="0"/>
              <w:jc w:val="center"/>
              <w:rPr>
                <w:color w:val="000000"/>
                <w:szCs w:val="22"/>
              </w:rPr>
            </w:pPr>
            <w:r>
              <w:rPr>
                <w:color w:val="000000"/>
                <w:szCs w:val="22"/>
              </w:rPr>
              <w:t>0.13</w:t>
            </w:r>
          </w:p>
        </w:tc>
        <w:tc>
          <w:tcPr>
            <w:tcW w:w="847" w:type="dxa"/>
            <w:tcBorders>
              <w:top w:val="nil"/>
              <w:left w:val="nil"/>
              <w:bottom w:val="nil"/>
              <w:right w:val="nil"/>
            </w:tcBorders>
            <w:shd w:val="clear" w:color="auto" w:fill="auto"/>
            <w:noWrap/>
            <w:vAlign w:val="center"/>
            <w:hideMark/>
            <w:tcPrChange w:id="922" w:author="Ben.Williams" w:date="2020-10-30T14:19:00Z">
              <w:tcPr>
                <w:tcW w:w="840" w:type="dxa"/>
                <w:tcBorders>
                  <w:top w:val="nil"/>
                  <w:left w:val="nil"/>
                  <w:bottom w:val="nil"/>
                  <w:right w:val="nil"/>
                </w:tcBorders>
                <w:shd w:val="clear" w:color="auto" w:fill="auto"/>
                <w:noWrap/>
                <w:vAlign w:val="center"/>
                <w:hideMark/>
              </w:tcPr>
            </w:tcPrChange>
          </w:tcPr>
          <w:p w14:paraId="17732D6C" w14:textId="57851C3E" w:rsidR="00263444" w:rsidRPr="00C466C4" w:rsidRDefault="00263444" w:rsidP="004B43F2">
            <w:pPr>
              <w:spacing w:after="0"/>
              <w:jc w:val="center"/>
              <w:rPr>
                <w:color w:val="000000"/>
                <w:szCs w:val="22"/>
              </w:rPr>
            </w:pPr>
            <w:r>
              <w:rPr>
                <w:color w:val="000000"/>
                <w:szCs w:val="22"/>
              </w:rPr>
              <w:t>0.13</w:t>
            </w:r>
          </w:p>
        </w:tc>
        <w:tc>
          <w:tcPr>
            <w:tcW w:w="865" w:type="dxa"/>
            <w:tcBorders>
              <w:top w:val="nil"/>
              <w:left w:val="nil"/>
              <w:bottom w:val="nil"/>
              <w:right w:val="nil"/>
            </w:tcBorders>
            <w:shd w:val="clear" w:color="auto" w:fill="auto"/>
            <w:noWrap/>
            <w:vAlign w:val="center"/>
            <w:hideMark/>
            <w:tcPrChange w:id="923" w:author="Ben.Williams" w:date="2020-10-30T14:19:00Z">
              <w:tcPr>
                <w:tcW w:w="925" w:type="dxa"/>
                <w:tcBorders>
                  <w:top w:val="nil"/>
                  <w:left w:val="nil"/>
                  <w:bottom w:val="nil"/>
                  <w:right w:val="nil"/>
                </w:tcBorders>
                <w:shd w:val="clear" w:color="auto" w:fill="auto"/>
                <w:noWrap/>
                <w:vAlign w:val="center"/>
                <w:hideMark/>
              </w:tcPr>
            </w:tcPrChange>
          </w:tcPr>
          <w:p w14:paraId="38A23E1C" w14:textId="20056AEC" w:rsidR="00263444" w:rsidRPr="00C466C4" w:rsidRDefault="00263444" w:rsidP="004B43F2">
            <w:pPr>
              <w:spacing w:after="0"/>
              <w:jc w:val="center"/>
              <w:rPr>
                <w:color w:val="000000"/>
                <w:szCs w:val="22"/>
              </w:rPr>
            </w:pPr>
            <w:r>
              <w:rPr>
                <w:color w:val="000000"/>
                <w:szCs w:val="22"/>
              </w:rPr>
              <w:t>0.14</w:t>
            </w:r>
          </w:p>
        </w:tc>
        <w:tc>
          <w:tcPr>
            <w:tcW w:w="865" w:type="dxa"/>
            <w:tcBorders>
              <w:top w:val="nil"/>
              <w:left w:val="nil"/>
              <w:bottom w:val="nil"/>
              <w:right w:val="nil"/>
            </w:tcBorders>
            <w:shd w:val="clear" w:color="auto" w:fill="auto"/>
            <w:noWrap/>
            <w:vAlign w:val="center"/>
            <w:hideMark/>
            <w:tcPrChange w:id="924" w:author="Ben.Williams" w:date="2020-10-30T14:19:00Z">
              <w:tcPr>
                <w:tcW w:w="925" w:type="dxa"/>
                <w:tcBorders>
                  <w:top w:val="nil"/>
                  <w:left w:val="nil"/>
                  <w:bottom w:val="nil"/>
                  <w:right w:val="nil"/>
                </w:tcBorders>
                <w:shd w:val="clear" w:color="auto" w:fill="auto"/>
                <w:noWrap/>
                <w:vAlign w:val="center"/>
                <w:hideMark/>
              </w:tcPr>
            </w:tcPrChange>
          </w:tcPr>
          <w:p w14:paraId="433582A7" w14:textId="5770D1D7" w:rsidR="00263444" w:rsidRPr="00C466C4" w:rsidRDefault="00263444" w:rsidP="004B43F2">
            <w:pPr>
              <w:spacing w:after="0"/>
              <w:jc w:val="center"/>
              <w:rPr>
                <w:color w:val="000000"/>
                <w:szCs w:val="22"/>
              </w:rPr>
            </w:pPr>
            <w:r>
              <w:rPr>
                <w:color w:val="000000"/>
                <w:szCs w:val="22"/>
              </w:rPr>
              <w:t>0.12</w:t>
            </w:r>
          </w:p>
        </w:tc>
        <w:tc>
          <w:tcPr>
            <w:tcW w:w="865" w:type="dxa"/>
            <w:tcBorders>
              <w:top w:val="nil"/>
              <w:left w:val="nil"/>
              <w:bottom w:val="nil"/>
              <w:right w:val="nil"/>
            </w:tcBorders>
            <w:shd w:val="clear" w:color="auto" w:fill="auto"/>
            <w:noWrap/>
            <w:vAlign w:val="center"/>
            <w:hideMark/>
            <w:tcPrChange w:id="925" w:author="Ben.Williams" w:date="2020-10-30T14:19:00Z">
              <w:tcPr>
                <w:tcW w:w="925" w:type="dxa"/>
                <w:tcBorders>
                  <w:top w:val="nil"/>
                  <w:left w:val="nil"/>
                  <w:bottom w:val="nil"/>
                  <w:right w:val="nil"/>
                </w:tcBorders>
                <w:shd w:val="clear" w:color="auto" w:fill="auto"/>
                <w:noWrap/>
                <w:vAlign w:val="center"/>
                <w:hideMark/>
              </w:tcPr>
            </w:tcPrChange>
          </w:tcPr>
          <w:p w14:paraId="76E20945" w14:textId="0D8F893A" w:rsidR="00263444" w:rsidRPr="00C466C4" w:rsidRDefault="00263444" w:rsidP="004B43F2">
            <w:pPr>
              <w:spacing w:after="0"/>
              <w:jc w:val="center"/>
              <w:rPr>
                <w:color w:val="000000"/>
                <w:szCs w:val="22"/>
              </w:rPr>
            </w:pPr>
            <w:r>
              <w:rPr>
                <w:color w:val="000000"/>
                <w:szCs w:val="22"/>
              </w:rPr>
              <w:t>0.11</w:t>
            </w:r>
          </w:p>
        </w:tc>
        <w:tc>
          <w:tcPr>
            <w:tcW w:w="865" w:type="dxa"/>
            <w:tcBorders>
              <w:top w:val="nil"/>
              <w:left w:val="nil"/>
              <w:bottom w:val="nil"/>
              <w:right w:val="nil"/>
            </w:tcBorders>
            <w:shd w:val="clear" w:color="auto" w:fill="auto"/>
            <w:noWrap/>
            <w:vAlign w:val="center"/>
            <w:hideMark/>
            <w:tcPrChange w:id="926" w:author="Ben.Williams" w:date="2020-10-30T14:19:00Z">
              <w:tcPr>
                <w:tcW w:w="925" w:type="dxa"/>
                <w:tcBorders>
                  <w:top w:val="nil"/>
                  <w:left w:val="nil"/>
                  <w:bottom w:val="nil"/>
                  <w:right w:val="nil"/>
                </w:tcBorders>
                <w:shd w:val="clear" w:color="auto" w:fill="auto"/>
                <w:noWrap/>
                <w:vAlign w:val="center"/>
                <w:hideMark/>
              </w:tcPr>
            </w:tcPrChange>
          </w:tcPr>
          <w:p w14:paraId="588A9CA4" w14:textId="720FC31E" w:rsidR="00263444" w:rsidRPr="00C466C4" w:rsidRDefault="00263444" w:rsidP="004B43F2">
            <w:pPr>
              <w:spacing w:after="0"/>
              <w:jc w:val="center"/>
              <w:rPr>
                <w:color w:val="000000"/>
                <w:szCs w:val="22"/>
              </w:rPr>
            </w:pPr>
            <w:r>
              <w:rPr>
                <w:color w:val="000000"/>
                <w:szCs w:val="22"/>
              </w:rPr>
              <w:t>0.10</w:t>
            </w:r>
          </w:p>
        </w:tc>
        <w:tc>
          <w:tcPr>
            <w:tcW w:w="865" w:type="dxa"/>
            <w:tcBorders>
              <w:top w:val="nil"/>
              <w:left w:val="nil"/>
              <w:bottom w:val="nil"/>
              <w:right w:val="nil"/>
            </w:tcBorders>
            <w:shd w:val="clear" w:color="auto" w:fill="auto"/>
            <w:noWrap/>
            <w:vAlign w:val="center"/>
            <w:hideMark/>
            <w:tcPrChange w:id="927" w:author="Ben.Williams" w:date="2020-10-30T14:19:00Z">
              <w:tcPr>
                <w:tcW w:w="925" w:type="dxa"/>
                <w:tcBorders>
                  <w:top w:val="nil"/>
                  <w:left w:val="nil"/>
                  <w:bottom w:val="nil"/>
                  <w:right w:val="nil"/>
                </w:tcBorders>
                <w:shd w:val="clear" w:color="auto" w:fill="auto"/>
                <w:noWrap/>
                <w:vAlign w:val="center"/>
                <w:hideMark/>
              </w:tcPr>
            </w:tcPrChange>
          </w:tcPr>
          <w:p w14:paraId="58A83417" w14:textId="354CCFD6" w:rsidR="00263444" w:rsidRPr="00C466C4" w:rsidRDefault="00263444" w:rsidP="004B43F2">
            <w:pPr>
              <w:spacing w:after="0"/>
              <w:jc w:val="center"/>
              <w:rPr>
                <w:color w:val="000000"/>
                <w:szCs w:val="22"/>
              </w:rPr>
            </w:pPr>
            <w:r>
              <w:rPr>
                <w:color w:val="000000"/>
                <w:szCs w:val="22"/>
              </w:rPr>
              <w:t>0.10</w:t>
            </w:r>
          </w:p>
        </w:tc>
        <w:tc>
          <w:tcPr>
            <w:tcW w:w="865" w:type="dxa"/>
            <w:tcBorders>
              <w:top w:val="nil"/>
              <w:left w:val="nil"/>
              <w:bottom w:val="nil"/>
              <w:right w:val="nil"/>
            </w:tcBorders>
            <w:shd w:val="clear" w:color="auto" w:fill="auto"/>
            <w:noWrap/>
            <w:vAlign w:val="center"/>
            <w:hideMark/>
            <w:tcPrChange w:id="928" w:author="Ben.Williams" w:date="2020-10-30T14:19:00Z">
              <w:tcPr>
                <w:tcW w:w="925" w:type="dxa"/>
                <w:tcBorders>
                  <w:top w:val="nil"/>
                  <w:left w:val="nil"/>
                  <w:bottom w:val="nil"/>
                  <w:right w:val="nil"/>
                </w:tcBorders>
                <w:shd w:val="clear" w:color="auto" w:fill="auto"/>
                <w:noWrap/>
                <w:vAlign w:val="center"/>
                <w:hideMark/>
              </w:tcPr>
            </w:tcPrChange>
          </w:tcPr>
          <w:p w14:paraId="47E34181" w14:textId="20701A3B" w:rsidR="00263444" w:rsidRPr="00C466C4" w:rsidRDefault="00263444" w:rsidP="004B43F2">
            <w:pPr>
              <w:spacing w:after="0"/>
              <w:jc w:val="center"/>
              <w:rPr>
                <w:color w:val="000000"/>
                <w:szCs w:val="22"/>
              </w:rPr>
            </w:pPr>
            <w:r>
              <w:rPr>
                <w:color w:val="000000"/>
                <w:szCs w:val="22"/>
              </w:rPr>
              <w:t>0.12</w:t>
            </w:r>
          </w:p>
        </w:tc>
      </w:tr>
      <w:tr w:rsidR="00263444" w:rsidRPr="00D75D21" w14:paraId="0E186FBA" w14:textId="77777777" w:rsidTr="00E777C3">
        <w:trPr>
          <w:trHeight w:val="286"/>
          <w:trPrChange w:id="929" w:author="Ben.Williams" w:date="2020-10-30T14:19:00Z">
            <w:trPr>
              <w:trHeight w:val="286"/>
            </w:trPr>
          </w:trPrChange>
        </w:trPr>
        <w:tc>
          <w:tcPr>
            <w:tcW w:w="943" w:type="dxa"/>
            <w:tcBorders>
              <w:top w:val="nil"/>
              <w:left w:val="nil"/>
              <w:bottom w:val="nil"/>
              <w:right w:val="nil"/>
            </w:tcBorders>
            <w:shd w:val="clear" w:color="auto" w:fill="auto"/>
            <w:noWrap/>
            <w:vAlign w:val="center"/>
            <w:hideMark/>
            <w:tcPrChange w:id="930" w:author="Ben.Williams" w:date="2020-10-30T14:19:00Z">
              <w:tcPr>
                <w:tcW w:w="1009" w:type="dxa"/>
                <w:tcBorders>
                  <w:top w:val="nil"/>
                  <w:left w:val="nil"/>
                  <w:bottom w:val="nil"/>
                  <w:right w:val="nil"/>
                </w:tcBorders>
                <w:shd w:val="clear" w:color="auto" w:fill="auto"/>
                <w:noWrap/>
                <w:vAlign w:val="center"/>
                <w:hideMark/>
              </w:tcPr>
            </w:tcPrChange>
          </w:tcPr>
          <w:p w14:paraId="72A1DADF" w14:textId="77777777" w:rsidR="00263444" w:rsidRPr="00D75D21" w:rsidRDefault="00263444" w:rsidP="00263444">
            <w:pPr>
              <w:spacing w:after="0"/>
              <w:jc w:val="center"/>
              <w:rPr>
                <w:color w:val="000000"/>
                <w:szCs w:val="22"/>
              </w:rPr>
            </w:pPr>
            <w:r w:rsidRPr="00D75D21">
              <w:rPr>
                <w:color w:val="000000"/>
                <w:szCs w:val="22"/>
              </w:rPr>
              <w:t>40</w:t>
            </w:r>
          </w:p>
        </w:tc>
        <w:tc>
          <w:tcPr>
            <w:tcW w:w="788" w:type="dxa"/>
            <w:tcBorders>
              <w:top w:val="nil"/>
              <w:left w:val="nil"/>
              <w:bottom w:val="nil"/>
              <w:right w:val="nil"/>
            </w:tcBorders>
            <w:shd w:val="clear" w:color="auto" w:fill="auto"/>
            <w:noWrap/>
            <w:vAlign w:val="center"/>
            <w:hideMark/>
            <w:tcPrChange w:id="931" w:author="Ben.Williams" w:date="2020-10-30T14:19:00Z">
              <w:tcPr>
                <w:tcW w:w="840" w:type="dxa"/>
                <w:tcBorders>
                  <w:top w:val="nil"/>
                  <w:left w:val="nil"/>
                  <w:bottom w:val="nil"/>
                  <w:right w:val="nil"/>
                </w:tcBorders>
                <w:shd w:val="clear" w:color="auto" w:fill="auto"/>
                <w:noWrap/>
                <w:vAlign w:val="center"/>
                <w:hideMark/>
              </w:tcPr>
            </w:tcPrChange>
          </w:tcPr>
          <w:p w14:paraId="46569B6A" w14:textId="48E2C3B8" w:rsidR="00263444" w:rsidRPr="00C466C4" w:rsidRDefault="00263444" w:rsidP="004B43F2">
            <w:pPr>
              <w:spacing w:after="0"/>
              <w:jc w:val="center"/>
              <w:rPr>
                <w:color w:val="000000"/>
                <w:szCs w:val="22"/>
              </w:rPr>
            </w:pPr>
            <w:r>
              <w:rPr>
                <w:color w:val="000000"/>
                <w:szCs w:val="22"/>
              </w:rPr>
              <w:t>0.08</w:t>
            </w:r>
          </w:p>
        </w:tc>
        <w:tc>
          <w:tcPr>
            <w:tcW w:w="787" w:type="dxa"/>
            <w:tcBorders>
              <w:top w:val="nil"/>
              <w:left w:val="nil"/>
              <w:bottom w:val="nil"/>
              <w:right w:val="nil"/>
            </w:tcBorders>
            <w:shd w:val="clear" w:color="auto" w:fill="auto"/>
            <w:noWrap/>
            <w:vAlign w:val="center"/>
            <w:hideMark/>
            <w:tcPrChange w:id="932" w:author="Ben.Williams" w:date="2020-10-30T14:19:00Z">
              <w:tcPr>
                <w:tcW w:w="840" w:type="dxa"/>
                <w:tcBorders>
                  <w:top w:val="nil"/>
                  <w:left w:val="nil"/>
                  <w:bottom w:val="nil"/>
                  <w:right w:val="nil"/>
                </w:tcBorders>
                <w:shd w:val="clear" w:color="auto" w:fill="auto"/>
                <w:noWrap/>
                <w:vAlign w:val="center"/>
                <w:hideMark/>
              </w:tcPr>
            </w:tcPrChange>
          </w:tcPr>
          <w:p w14:paraId="03951BD6" w14:textId="1781DD89" w:rsidR="00263444" w:rsidRPr="00C466C4" w:rsidRDefault="00263444" w:rsidP="004B43F2">
            <w:pPr>
              <w:spacing w:after="0"/>
              <w:jc w:val="center"/>
              <w:rPr>
                <w:color w:val="000000"/>
                <w:szCs w:val="22"/>
              </w:rPr>
            </w:pPr>
            <w:r>
              <w:rPr>
                <w:color w:val="000000"/>
                <w:szCs w:val="22"/>
              </w:rPr>
              <w:t>0.07</w:t>
            </w:r>
          </w:p>
        </w:tc>
        <w:tc>
          <w:tcPr>
            <w:tcW w:w="865" w:type="dxa"/>
            <w:tcBorders>
              <w:top w:val="nil"/>
              <w:left w:val="nil"/>
              <w:bottom w:val="nil"/>
              <w:right w:val="nil"/>
            </w:tcBorders>
            <w:shd w:val="clear" w:color="auto" w:fill="auto"/>
            <w:noWrap/>
            <w:vAlign w:val="center"/>
            <w:hideMark/>
            <w:tcPrChange w:id="933" w:author="Ben.Williams" w:date="2020-10-30T14:19:00Z">
              <w:tcPr>
                <w:tcW w:w="925" w:type="dxa"/>
                <w:tcBorders>
                  <w:top w:val="nil"/>
                  <w:left w:val="nil"/>
                  <w:bottom w:val="nil"/>
                  <w:right w:val="nil"/>
                </w:tcBorders>
                <w:shd w:val="clear" w:color="auto" w:fill="auto"/>
                <w:noWrap/>
                <w:vAlign w:val="center"/>
                <w:hideMark/>
              </w:tcPr>
            </w:tcPrChange>
          </w:tcPr>
          <w:p w14:paraId="0A598A8E" w14:textId="20CD2B3D" w:rsidR="00263444" w:rsidRPr="00C466C4" w:rsidRDefault="00263444" w:rsidP="004B43F2">
            <w:pPr>
              <w:spacing w:after="0"/>
              <w:jc w:val="center"/>
              <w:rPr>
                <w:color w:val="000000"/>
                <w:szCs w:val="22"/>
              </w:rPr>
            </w:pPr>
            <w:r>
              <w:rPr>
                <w:color w:val="000000"/>
                <w:szCs w:val="22"/>
              </w:rPr>
              <w:t>0.09</w:t>
            </w:r>
          </w:p>
        </w:tc>
        <w:tc>
          <w:tcPr>
            <w:tcW w:w="847" w:type="dxa"/>
            <w:tcBorders>
              <w:top w:val="nil"/>
              <w:left w:val="nil"/>
              <w:bottom w:val="nil"/>
              <w:right w:val="nil"/>
            </w:tcBorders>
            <w:shd w:val="clear" w:color="auto" w:fill="auto"/>
            <w:noWrap/>
            <w:vAlign w:val="center"/>
            <w:hideMark/>
            <w:tcPrChange w:id="934" w:author="Ben.Williams" w:date="2020-10-30T14:19:00Z">
              <w:tcPr>
                <w:tcW w:w="840" w:type="dxa"/>
                <w:tcBorders>
                  <w:top w:val="nil"/>
                  <w:left w:val="nil"/>
                  <w:bottom w:val="nil"/>
                  <w:right w:val="nil"/>
                </w:tcBorders>
                <w:shd w:val="clear" w:color="auto" w:fill="auto"/>
                <w:noWrap/>
                <w:vAlign w:val="center"/>
                <w:hideMark/>
              </w:tcPr>
            </w:tcPrChange>
          </w:tcPr>
          <w:p w14:paraId="28252AB3" w14:textId="7ED9DCA0" w:rsidR="00263444" w:rsidRPr="00C466C4" w:rsidRDefault="00263444" w:rsidP="004B43F2">
            <w:pPr>
              <w:spacing w:after="0"/>
              <w:jc w:val="center"/>
              <w:rPr>
                <w:color w:val="000000"/>
                <w:szCs w:val="22"/>
              </w:rPr>
            </w:pPr>
            <w:r>
              <w:rPr>
                <w:color w:val="000000"/>
                <w:szCs w:val="22"/>
              </w:rPr>
              <w:t>0.09</w:t>
            </w:r>
          </w:p>
        </w:tc>
        <w:tc>
          <w:tcPr>
            <w:tcW w:w="865" w:type="dxa"/>
            <w:tcBorders>
              <w:top w:val="nil"/>
              <w:left w:val="nil"/>
              <w:bottom w:val="nil"/>
              <w:right w:val="nil"/>
            </w:tcBorders>
            <w:shd w:val="clear" w:color="auto" w:fill="auto"/>
            <w:noWrap/>
            <w:vAlign w:val="center"/>
            <w:hideMark/>
            <w:tcPrChange w:id="935" w:author="Ben.Williams" w:date="2020-10-30T14:19:00Z">
              <w:tcPr>
                <w:tcW w:w="925" w:type="dxa"/>
                <w:tcBorders>
                  <w:top w:val="nil"/>
                  <w:left w:val="nil"/>
                  <w:bottom w:val="nil"/>
                  <w:right w:val="nil"/>
                </w:tcBorders>
                <w:shd w:val="clear" w:color="auto" w:fill="auto"/>
                <w:noWrap/>
                <w:vAlign w:val="center"/>
                <w:hideMark/>
              </w:tcPr>
            </w:tcPrChange>
          </w:tcPr>
          <w:p w14:paraId="34E3E8F3" w14:textId="07D08545" w:rsidR="00263444" w:rsidRPr="00C466C4" w:rsidRDefault="00263444" w:rsidP="004B43F2">
            <w:pPr>
              <w:spacing w:after="0"/>
              <w:jc w:val="center"/>
              <w:rPr>
                <w:color w:val="000000"/>
                <w:szCs w:val="22"/>
              </w:rPr>
            </w:pPr>
            <w:r>
              <w:rPr>
                <w:color w:val="000000"/>
                <w:szCs w:val="22"/>
              </w:rPr>
              <w:t>0.10</w:t>
            </w:r>
          </w:p>
        </w:tc>
        <w:tc>
          <w:tcPr>
            <w:tcW w:w="865" w:type="dxa"/>
            <w:tcBorders>
              <w:top w:val="nil"/>
              <w:left w:val="nil"/>
              <w:bottom w:val="nil"/>
              <w:right w:val="nil"/>
            </w:tcBorders>
            <w:shd w:val="clear" w:color="auto" w:fill="auto"/>
            <w:noWrap/>
            <w:vAlign w:val="center"/>
            <w:hideMark/>
            <w:tcPrChange w:id="936" w:author="Ben.Williams" w:date="2020-10-30T14:19:00Z">
              <w:tcPr>
                <w:tcW w:w="925" w:type="dxa"/>
                <w:tcBorders>
                  <w:top w:val="nil"/>
                  <w:left w:val="nil"/>
                  <w:bottom w:val="nil"/>
                  <w:right w:val="nil"/>
                </w:tcBorders>
                <w:shd w:val="clear" w:color="auto" w:fill="auto"/>
                <w:noWrap/>
                <w:vAlign w:val="center"/>
                <w:hideMark/>
              </w:tcPr>
            </w:tcPrChange>
          </w:tcPr>
          <w:p w14:paraId="266C768A" w14:textId="2BC66D9D" w:rsidR="00263444" w:rsidRPr="00C466C4" w:rsidRDefault="00263444" w:rsidP="004B43F2">
            <w:pPr>
              <w:spacing w:after="0"/>
              <w:jc w:val="center"/>
              <w:rPr>
                <w:color w:val="000000"/>
                <w:szCs w:val="22"/>
              </w:rPr>
            </w:pPr>
            <w:r>
              <w:rPr>
                <w:color w:val="000000"/>
                <w:szCs w:val="22"/>
              </w:rPr>
              <w:t>0.09</w:t>
            </w:r>
          </w:p>
        </w:tc>
        <w:tc>
          <w:tcPr>
            <w:tcW w:w="865" w:type="dxa"/>
            <w:tcBorders>
              <w:top w:val="nil"/>
              <w:left w:val="nil"/>
              <w:bottom w:val="nil"/>
              <w:right w:val="nil"/>
            </w:tcBorders>
            <w:shd w:val="clear" w:color="auto" w:fill="auto"/>
            <w:noWrap/>
            <w:vAlign w:val="center"/>
            <w:hideMark/>
            <w:tcPrChange w:id="937" w:author="Ben.Williams" w:date="2020-10-30T14:19:00Z">
              <w:tcPr>
                <w:tcW w:w="925" w:type="dxa"/>
                <w:tcBorders>
                  <w:top w:val="nil"/>
                  <w:left w:val="nil"/>
                  <w:bottom w:val="nil"/>
                  <w:right w:val="nil"/>
                </w:tcBorders>
                <w:shd w:val="clear" w:color="auto" w:fill="auto"/>
                <w:noWrap/>
                <w:vAlign w:val="center"/>
                <w:hideMark/>
              </w:tcPr>
            </w:tcPrChange>
          </w:tcPr>
          <w:p w14:paraId="2A0C51D1" w14:textId="09D666FF" w:rsidR="00263444" w:rsidRPr="00C466C4" w:rsidRDefault="00263444" w:rsidP="004B43F2">
            <w:pPr>
              <w:spacing w:after="0"/>
              <w:jc w:val="center"/>
              <w:rPr>
                <w:color w:val="000000"/>
                <w:szCs w:val="22"/>
              </w:rPr>
            </w:pPr>
            <w:r>
              <w:rPr>
                <w:color w:val="000000"/>
                <w:szCs w:val="22"/>
              </w:rPr>
              <w:t>0.08</w:t>
            </w:r>
          </w:p>
        </w:tc>
        <w:tc>
          <w:tcPr>
            <w:tcW w:w="865" w:type="dxa"/>
            <w:tcBorders>
              <w:top w:val="nil"/>
              <w:left w:val="nil"/>
              <w:bottom w:val="nil"/>
              <w:right w:val="nil"/>
            </w:tcBorders>
            <w:shd w:val="clear" w:color="auto" w:fill="auto"/>
            <w:noWrap/>
            <w:vAlign w:val="center"/>
            <w:hideMark/>
            <w:tcPrChange w:id="938" w:author="Ben.Williams" w:date="2020-10-30T14:19:00Z">
              <w:tcPr>
                <w:tcW w:w="925" w:type="dxa"/>
                <w:tcBorders>
                  <w:top w:val="nil"/>
                  <w:left w:val="nil"/>
                  <w:bottom w:val="nil"/>
                  <w:right w:val="nil"/>
                </w:tcBorders>
                <w:shd w:val="clear" w:color="auto" w:fill="auto"/>
                <w:noWrap/>
                <w:vAlign w:val="center"/>
                <w:hideMark/>
              </w:tcPr>
            </w:tcPrChange>
          </w:tcPr>
          <w:p w14:paraId="35AB95EB" w14:textId="27D9433E" w:rsidR="00263444" w:rsidRPr="00C466C4" w:rsidRDefault="00263444" w:rsidP="004B43F2">
            <w:pPr>
              <w:spacing w:after="0"/>
              <w:jc w:val="center"/>
              <w:rPr>
                <w:color w:val="000000"/>
                <w:szCs w:val="22"/>
              </w:rPr>
            </w:pPr>
            <w:r>
              <w:rPr>
                <w:color w:val="000000"/>
                <w:szCs w:val="22"/>
              </w:rPr>
              <w:t>0.07</w:t>
            </w:r>
          </w:p>
        </w:tc>
        <w:tc>
          <w:tcPr>
            <w:tcW w:w="865" w:type="dxa"/>
            <w:tcBorders>
              <w:top w:val="nil"/>
              <w:left w:val="nil"/>
              <w:bottom w:val="nil"/>
              <w:right w:val="nil"/>
            </w:tcBorders>
            <w:shd w:val="clear" w:color="auto" w:fill="auto"/>
            <w:noWrap/>
            <w:vAlign w:val="center"/>
            <w:hideMark/>
            <w:tcPrChange w:id="939" w:author="Ben.Williams" w:date="2020-10-30T14:19:00Z">
              <w:tcPr>
                <w:tcW w:w="925" w:type="dxa"/>
                <w:tcBorders>
                  <w:top w:val="nil"/>
                  <w:left w:val="nil"/>
                  <w:bottom w:val="nil"/>
                  <w:right w:val="nil"/>
                </w:tcBorders>
                <w:shd w:val="clear" w:color="auto" w:fill="auto"/>
                <w:noWrap/>
                <w:vAlign w:val="center"/>
                <w:hideMark/>
              </w:tcPr>
            </w:tcPrChange>
          </w:tcPr>
          <w:p w14:paraId="12A32DCB" w14:textId="67AA460B" w:rsidR="00263444" w:rsidRPr="00C466C4" w:rsidRDefault="00263444" w:rsidP="004B43F2">
            <w:pPr>
              <w:spacing w:after="0"/>
              <w:jc w:val="center"/>
              <w:rPr>
                <w:color w:val="000000"/>
                <w:szCs w:val="22"/>
              </w:rPr>
            </w:pPr>
            <w:r>
              <w:rPr>
                <w:color w:val="000000"/>
                <w:szCs w:val="22"/>
              </w:rPr>
              <w:t>0.08</w:t>
            </w:r>
          </w:p>
        </w:tc>
        <w:tc>
          <w:tcPr>
            <w:tcW w:w="865" w:type="dxa"/>
            <w:tcBorders>
              <w:top w:val="nil"/>
              <w:left w:val="nil"/>
              <w:bottom w:val="nil"/>
              <w:right w:val="nil"/>
            </w:tcBorders>
            <w:shd w:val="clear" w:color="auto" w:fill="auto"/>
            <w:noWrap/>
            <w:vAlign w:val="center"/>
            <w:hideMark/>
            <w:tcPrChange w:id="940" w:author="Ben.Williams" w:date="2020-10-30T14:19:00Z">
              <w:tcPr>
                <w:tcW w:w="925" w:type="dxa"/>
                <w:tcBorders>
                  <w:top w:val="nil"/>
                  <w:left w:val="nil"/>
                  <w:bottom w:val="nil"/>
                  <w:right w:val="nil"/>
                </w:tcBorders>
                <w:shd w:val="clear" w:color="auto" w:fill="auto"/>
                <w:noWrap/>
                <w:vAlign w:val="center"/>
                <w:hideMark/>
              </w:tcPr>
            </w:tcPrChange>
          </w:tcPr>
          <w:p w14:paraId="19207AEC" w14:textId="6EF6EAE1" w:rsidR="00263444" w:rsidRPr="00C466C4" w:rsidRDefault="00263444" w:rsidP="004B43F2">
            <w:pPr>
              <w:spacing w:after="0"/>
              <w:jc w:val="center"/>
              <w:rPr>
                <w:color w:val="000000"/>
                <w:szCs w:val="22"/>
              </w:rPr>
            </w:pPr>
            <w:r>
              <w:rPr>
                <w:color w:val="000000"/>
                <w:szCs w:val="22"/>
              </w:rPr>
              <w:t>0.10</w:t>
            </w:r>
          </w:p>
        </w:tc>
      </w:tr>
      <w:tr w:rsidR="00263444" w:rsidRPr="00D75D21" w14:paraId="6F764E8D" w14:textId="77777777" w:rsidTr="00E777C3">
        <w:trPr>
          <w:trHeight w:val="286"/>
          <w:trPrChange w:id="941" w:author="Ben.Williams" w:date="2020-10-30T14:19:00Z">
            <w:trPr>
              <w:trHeight w:val="286"/>
            </w:trPr>
          </w:trPrChange>
        </w:trPr>
        <w:tc>
          <w:tcPr>
            <w:tcW w:w="943" w:type="dxa"/>
            <w:tcBorders>
              <w:top w:val="nil"/>
              <w:left w:val="nil"/>
              <w:bottom w:val="nil"/>
              <w:right w:val="nil"/>
            </w:tcBorders>
            <w:shd w:val="clear" w:color="auto" w:fill="auto"/>
            <w:noWrap/>
            <w:vAlign w:val="center"/>
            <w:hideMark/>
            <w:tcPrChange w:id="942" w:author="Ben.Williams" w:date="2020-10-30T14:19:00Z">
              <w:tcPr>
                <w:tcW w:w="1009" w:type="dxa"/>
                <w:tcBorders>
                  <w:top w:val="nil"/>
                  <w:left w:val="nil"/>
                  <w:bottom w:val="nil"/>
                  <w:right w:val="nil"/>
                </w:tcBorders>
                <w:shd w:val="clear" w:color="auto" w:fill="auto"/>
                <w:noWrap/>
                <w:vAlign w:val="center"/>
                <w:hideMark/>
              </w:tcPr>
            </w:tcPrChange>
          </w:tcPr>
          <w:p w14:paraId="5A82EAB1" w14:textId="77777777" w:rsidR="00263444" w:rsidRPr="00D75D21" w:rsidRDefault="00263444" w:rsidP="00263444">
            <w:pPr>
              <w:spacing w:after="0"/>
              <w:jc w:val="center"/>
              <w:rPr>
                <w:color w:val="000000"/>
                <w:szCs w:val="22"/>
              </w:rPr>
            </w:pPr>
            <w:r w:rsidRPr="00D75D21">
              <w:rPr>
                <w:color w:val="000000"/>
                <w:szCs w:val="22"/>
              </w:rPr>
              <w:t>41</w:t>
            </w:r>
          </w:p>
        </w:tc>
        <w:tc>
          <w:tcPr>
            <w:tcW w:w="788" w:type="dxa"/>
            <w:tcBorders>
              <w:top w:val="nil"/>
              <w:left w:val="nil"/>
              <w:bottom w:val="nil"/>
              <w:right w:val="nil"/>
            </w:tcBorders>
            <w:shd w:val="clear" w:color="auto" w:fill="auto"/>
            <w:noWrap/>
            <w:vAlign w:val="center"/>
            <w:hideMark/>
            <w:tcPrChange w:id="943" w:author="Ben.Williams" w:date="2020-10-30T14:19:00Z">
              <w:tcPr>
                <w:tcW w:w="840" w:type="dxa"/>
                <w:tcBorders>
                  <w:top w:val="nil"/>
                  <w:left w:val="nil"/>
                  <w:bottom w:val="nil"/>
                  <w:right w:val="nil"/>
                </w:tcBorders>
                <w:shd w:val="clear" w:color="auto" w:fill="auto"/>
                <w:noWrap/>
                <w:vAlign w:val="center"/>
                <w:hideMark/>
              </w:tcPr>
            </w:tcPrChange>
          </w:tcPr>
          <w:p w14:paraId="6B726403" w14:textId="6A100E70" w:rsidR="00263444" w:rsidRPr="00C466C4" w:rsidRDefault="00263444" w:rsidP="004B43F2">
            <w:pPr>
              <w:spacing w:after="0"/>
              <w:jc w:val="center"/>
              <w:rPr>
                <w:color w:val="000000"/>
                <w:szCs w:val="22"/>
              </w:rPr>
            </w:pPr>
            <w:r>
              <w:rPr>
                <w:color w:val="000000"/>
                <w:szCs w:val="22"/>
              </w:rPr>
              <w:t>0.05</w:t>
            </w:r>
          </w:p>
        </w:tc>
        <w:tc>
          <w:tcPr>
            <w:tcW w:w="787" w:type="dxa"/>
            <w:tcBorders>
              <w:top w:val="nil"/>
              <w:left w:val="nil"/>
              <w:bottom w:val="nil"/>
              <w:right w:val="nil"/>
            </w:tcBorders>
            <w:shd w:val="clear" w:color="auto" w:fill="auto"/>
            <w:noWrap/>
            <w:vAlign w:val="center"/>
            <w:hideMark/>
            <w:tcPrChange w:id="944" w:author="Ben.Williams" w:date="2020-10-30T14:19:00Z">
              <w:tcPr>
                <w:tcW w:w="840" w:type="dxa"/>
                <w:tcBorders>
                  <w:top w:val="nil"/>
                  <w:left w:val="nil"/>
                  <w:bottom w:val="nil"/>
                  <w:right w:val="nil"/>
                </w:tcBorders>
                <w:shd w:val="clear" w:color="auto" w:fill="auto"/>
                <w:noWrap/>
                <w:vAlign w:val="center"/>
                <w:hideMark/>
              </w:tcPr>
            </w:tcPrChange>
          </w:tcPr>
          <w:p w14:paraId="1E73AD85" w14:textId="709C6549" w:rsidR="00263444" w:rsidRPr="00C466C4" w:rsidRDefault="00263444" w:rsidP="004B43F2">
            <w:pPr>
              <w:spacing w:after="0"/>
              <w:jc w:val="center"/>
              <w:rPr>
                <w:color w:val="000000"/>
                <w:szCs w:val="22"/>
              </w:rPr>
            </w:pPr>
            <w:r>
              <w:rPr>
                <w:color w:val="000000"/>
                <w:szCs w:val="22"/>
              </w:rPr>
              <w:t>0.04</w:t>
            </w:r>
          </w:p>
        </w:tc>
        <w:tc>
          <w:tcPr>
            <w:tcW w:w="865" w:type="dxa"/>
            <w:tcBorders>
              <w:top w:val="nil"/>
              <w:left w:val="nil"/>
              <w:bottom w:val="nil"/>
              <w:right w:val="nil"/>
            </w:tcBorders>
            <w:shd w:val="clear" w:color="auto" w:fill="auto"/>
            <w:noWrap/>
            <w:vAlign w:val="center"/>
            <w:hideMark/>
            <w:tcPrChange w:id="945" w:author="Ben.Williams" w:date="2020-10-30T14:19:00Z">
              <w:tcPr>
                <w:tcW w:w="925" w:type="dxa"/>
                <w:tcBorders>
                  <w:top w:val="nil"/>
                  <w:left w:val="nil"/>
                  <w:bottom w:val="nil"/>
                  <w:right w:val="nil"/>
                </w:tcBorders>
                <w:shd w:val="clear" w:color="auto" w:fill="auto"/>
                <w:noWrap/>
                <w:vAlign w:val="center"/>
                <w:hideMark/>
              </w:tcPr>
            </w:tcPrChange>
          </w:tcPr>
          <w:p w14:paraId="56D4867B" w14:textId="3C2D6F82" w:rsidR="00263444" w:rsidRPr="00C466C4" w:rsidRDefault="00263444" w:rsidP="004B43F2">
            <w:pPr>
              <w:spacing w:after="0"/>
              <w:jc w:val="center"/>
              <w:rPr>
                <w:color w:val="000000"/>
                <w:szCs w:val="22"/>
              </w:rPr>
            </w:pPr>
            <w:r>
              <w:rPr>
                <w:color w:val="000000"/>
                <w:szCs w:val="22"/>
              </w:rPr>
              <w:t>0.06</w:t>
            </w:r>
          </w:p>
        </w:tc>
        <w:tc>
          <w:tcPr>
            <w:tcW w:w="847" w:type="dxa"/>
            <w:tcBorders>
              <w:top w:val="nil"/>
              <w:left w:val="nil"/>
              <w:bottom w:val="nil"/>
              <w:right w:val="nil"/>
            </w:tcBorders>
            <w:shd w:val="clear" w:color="auto" w:fill="auto"/>
            <w:noWrap/>
            <w:vAlign w:val="center"/>
            <w:hideMark/>
            <w:tcPrChange w:id="946" w:author="Ben.Williams" w:date="2020-10-30T14:19:00Z">
              <w:tcPr>
                <w:tcW w:w="840" w:type="dxa"/>
                <w:tcBorders>
                  <w:top w:val="nil"/>
                  <w:left w:val="nil"/>
                  <w:bottom w:val="nil"/>
                  <w:right w:val="nil"/>
                </w:tcBorders>
                <w:shd w:val="clear" w:color="auto" w:fill="auto"/>
                <w:noWrap/>
                <w:vAlign w:val="center"/>
                <w:hideMark/>
              </w:tcPr>
            </w:tcPrChange>
          </w:tcPr>
          <w:p w14:paraId="3237FB3F" w14:textId="5FEB7040" w:rsidR="00263444" w:rsidRPr="00C466C4" w:rsidRDefault="00263444" w:rsidP="004B43F2">
            <w:pPr>
              <w:spacing w:after="0"/>
              <w:jc w:val="center"/>
              <w:rPr>
                <w:color w:val="000000"/>
                <w:szCs w:val="22"/>
              </w:rPr>
            </w:pPr>
            <w:r>
              <w:rPr>
                <w:color w:val="000000"/>
                <w:szCs w:val="22"/>
              </w:rPr>
              <w:t>0.06</w:t>
            </w:r>
          </w:p>
        </w:tc>
        <w:tc>
          <w:tcPr>
            <w:tcW w:w="865" w:type="dxa"/>
            <w:tcBorders>
              <w:top w:val="nil"/>
              <w:left w:val="nil"/>
              <w:bottom w:val="nil"/>
              <w:right w:val="nil"/>
            </w:tcBorders>
            <w:shd w:val="clear" w:color="auto" w:fill="auto"/>
            <w:noWrap/>
            <w:vAlign w:val="center"/>
            <w:hideMark/>
            <w:tcPrChange w:id="947" w:author="Ben.Williams" w:date="2020-10-30T14:19:00Z">
              <w:tcPr>
                <w:tcW w:w="925" w:type="dxa"/>
                <w:tcBorders>
                  <w:top w:val="nil"/>
                  <w:left w:val="nil"/>
                  <w:bottom w:val="nil"/>
                  <w:right w:val="nil"/>
                </w:tcBorders>
                <w:shd w:val="clear" w:color="auto" w:fill="auto"/>
                <w:noWrap/>
                <w:vAlign w:val="center"/>
                <w:hideMark/>
              </w:tcPr>
            </w:tcPrChange>
          </w:tcPr>
          <w:p w14:paraId="28AE5C35" w14:textId="78D01DCB" w:rsidR="00263444" w:rsidRPr="00C466C4" w:rsidRDefault="00263444" w:rsidP="004B43F2">
            <w:pPr>
              <w:spacing w:after="0"/>
              <w:jc w:val="center"/>
              <w:rPr>
                <w:color w:val="000000"/>
                <w:szCs w:val="22"/>
              </w:rPr>
            </w:pPr>
            <w:r>
              <w:rPr>
                <w:color w:val="000000"/>
                <w:szCs w:val="22"/>
              </w:rPr>
              <w:t>0.07</w:t>
            </w:r>
          </w:p>
        </w:tc>
        <w:tc>
          <w:tcPr>
            <w:tcW w:w="865" w:type="dxa"/>
            <w:tcBorders>
              <w:top w:val="nil"/>
              <w:left w:val="nil"/>
              <w:bottom w:val="nil"/>
              <w:right w:val="nil"/>
            </w:tcBorders>
            <w:shd w:val="clear" w:color="auto" w:fill="auto"/>
            <w:noWrap/>
            <w:vAlign w:val="center"/>
            <w:hideMark/>
            <w:tcPrChange w:id="948" w:author="Ben.Williams" w:date="2020-10-30T14:19:00Z">
              <w:tcPr>
                <w:tcW w:w="925" w:type="dxa"/>
                <w:tcBorders>
                  <w:top w:val="nil"/>
                  <w:left w:val="nil"/>
                  <w:bottom w:val="nil"/>
                  <w:right w:val="nil"/>
                </w:tcBorders>
                <w:shd w:val="clear" w:color="auto" w:fill="auto"/>
                <w:noWrap/>
                <w:vAlign w:val="center"/>
                <w:hideMark/>
              </w:tcPr>
            </w:tcPrChange>
          </w:tcPr>
          <w:p w14:paraId="44141932" w14:textId="0BA6AE46" w:rsidR="00263444" w:rsidRPr="00C466C4" w:rsidRDefault="00263444" w:rsidP="004B43F2">
            <w:pPr>
              <w:spacing w:after="0"/>
              <w:jc w:val="center"/>
              <w:rPr>
                <w:color w:val="000000"/>
                <w:szCs w:val="22"/>
              </w:rPr>
            </w:pPr>
            <w:r>
              <w:rPr>
                <w:color w:val="000000"/>
                <w:szCs w:val="22"/>
              </w:rPr>
              <w:t>0.06</w:t>
            </w:r>
          </w:p>
        </w:tc>
        <w:tc>
          <w:tcPr>
            <w:tcW w:w="865" w:type="dxa"/>
            <w:tcBorders>
              <w:top w:val="nil"/>
              <w:left w:val="nil"/>
              <w:bottom w:val="nil"/>
              <w:right w:val="nil"/>
            </w:tcBorders>
            <w:shd w:val="clear" w:color="auto" w:fill="auto"/>
            <w:noWrap/>
            <w:vAlign w:val="center"/>
            <w:hideMark/>
            <w:tcPrChange w:id="949" w:author="Ben.Williams" w:date="2020-10-30T14:19:00Z">
              <w:tcPr>
                <w:tcW w:w="925" w:type="dxa"/>
                <w:tcBorders>
                  <w:top w:val="nil"/>
                  <w:left w:val="nil"/>
                  <w:bottom w:val="nil"/>
                  <w:right w:val="nil"/>
                </w:tcBorders>
                <w:shd w:val="clear" w:color="auto" w:fill="auto"/>
                <w:noWrap/>
                <w:vAlign w:val="center"/>
                <w:hideMark/>
              </w:tcPr>
            </w:tcPrChange>
          </w:tcPr>
          <w:p w14:paraId="521778FE" w14:textId="6858D7BD" w:rsidR="00263444" w:rsidRPr="00C466C4" w:rsidRDefault="00263444" w:rsidP="004B43F2">
            <w:pPr>
              <w:spacing w:after="0"/>
              <w:jc w:val="center"/>
              <w:rPr>
                <w:color w:val="000000"/>
                <w:szCs w:val="22"/>
              </w:rPr>
            </w:pPr>
            <w:r>
              <w:rPr>
                <w:color w:val="000000"/>
                <w:szCs w:val="22"/>
              </w:rPr>
              <w:t>0.05</w:t>
            </w:r>
          </w:p>
        </w:tc>
        <w:tc>
          <w:tcPr>
            <w:tcW w:w="865" w:type="dxa"/>
            <w:tcBorders>
              <w:top w:val="nil"/>
              <w:left w:val="nil"/>
              <w:bottom w:val="nil"/>
              <w:right w:val="nil"/>
            </w:tcBorders>
            <w:shd w:val="clear" w:color="auto" w:fill="auto"/>
            <w:noWrap/>
            <w:vAlign w:val="center"/>
            <w:hideMark/>
            <w:tcPrChange w:id="950" w:author="Ben.Williams" w:date="2020-10-30T14:19:00Z">
              <w:tcPr>
                <w:tcW w:w="925" w:type="dxa"/>
                <w:tcBorders>
                  <w:top w:val="nil"/>
                  <w:left w:val="nil"/>
                  <w:bottom w:val="nil"/>
                  <w:right w:val="nil"/>
                </w:tcBorders>
                <w:shd w:val="clear" w:color="auto" w:fill="auto"/>
                <w:noWrap/>
                <w:vAlign w:val="center"/>
                <w:hideMark/>
              </w:tcPr>
            </w:tcPrChange>
          </w:tcPr>
          <w:p w14:paraId="69897C57" w14:textId="05888F1D" w:rsidR="00263444" w:rsidRPr="00C466C4" w:rsidRDefault="00263444" w:rsidP="004B43F2">
            <w:pPr>
              <w:spacing w:after="0"/>
              <w:jc w:val="center"/>
              <w:rPr>
                <w:color w:val="000000"/>
                <w:szCs w:val="22"/>
              </w:rPr>
            </w:pPr>
            <w:r>
              <w:rPr>
                <w:color w:val="000000"/>
                <w:szCs w:val="22"/>
              </w:rPr>
              <w:t>0.05</w:t>
            </w:r>
          </w:p>
        </w:tc>
        <w:tc>
          <w:tcPr>
            <w:tcW w:w="865" w:type="dxa"/>
            <w:tcBorders>
              <w:top w:val="nil"/>
              <w:left w:val="nil"/>
              <w:bottom w:val="nil"/>
              <w:right w:val="nil"/>
            </w:tcBorders>
            <w:shd w:val="clear" w:color="auto" w:fill="auto"/>
            <w:noWrap/>
            <w:vAlign w:val="center"/>
            <w:hideMark/>
            <w:tcPrChange w:id="951" w:author="Ben.Williams" w:date="2020-10-30T14:19:00Z">
              <w:tcPr>
                <w:tcW w:w="925" w:type="dxa"/>
                <w:tcBorders>
                  <w:top w:val="nil"/>
                  <w:left w:val="nil"/>
                  <w:bottom w:val="nil"/>
                  <w:right w:val="nil"/>
                </w:tcBorders>
                <w:shd w:val="clear" w:color="auto" w:fill="auto"/>
                <w:noWrap/>
                <w:vAlign w:val="center"/>
                <w:hideMark/>
              </w:tcPr>
            </w:tcPrChange>
          </w:tcPr>
          <w:p w14:paraId="5A740E2A" w14:textId="50F79D1A" w:rsidR="00263444" w:rsidRPr="00C466C4" w:rsidRDefault="00263444" w:rsidP="004B43F2">
            <w:pPr>
              <w:spacing w:after="0"/>
              <w:jc w:val="center"/>
              <w:rPr>
                <w:color w:val="000000"/>
                <w:szCs w:val="22"/>
              </w:rPr>
            </w:pPr>
            <w:r>
              <w:rPr>
                <w:color w:val="000000"/>
                <w:szCs w:val="22"/>
              </w:rPr>
              <w:t>0.05</w:t>
            </w:r>
          </w:p>
        </w:tc>
        <w:tc>
          <w:tcPr>
            <w:tcW w:w="865" w:type="dxa"/>
            <w:tcBorders>
              <w:top w:val="nil"/>
              <w:left w:val="nil"/>
              <w:bottom w:val="nil"/>
              <w:right w:val="nil"/>
            </w:tcBorders>
            <w:shd w:val="clear" w:color="auto" w:fill="auto"/>
            <w:noWrap/>
            <w:vAlign w:val="center"/>
            <w:hideMark/>
            <w:tcPrChange w:id="952" w:author="Ben.Williams" w:date="2020-10-30T14:19:00Z">
              <w:tcPr>
                <w:tcW w:w="925" w:type="dxa"/>
                <w:tcBorders>
                  <w:top w:val="nil"/>
                  <w:left w:val="nil"/>
                  <w:bottom w:val="nil"/>
                  <w:right w:val="nil"/>
                </w:tcBorders>
                <w:shd w:val="clear" w:color="auto" w:fill="auto"/>
                <w:noWrap/>
                <w:vAlign w:val="center"/>
                <w:hideMark/>
              </w:tcPr>
            </w:tcPrChange>
          </w:tcPr>
          <w:p w14:paraId="31504510" w14:textId="6F33DD33" w:rsidR="00263444" w:rsidRPr="00C466C4" w:rsidRDefault="00263444" w:rsidP="004B43F2">
            <w:pPr>
              <w:spacing w:after="0"/>
              <w:jc w:val="center"/>
              <w:rPr>
                <w:color w:val="000000"/>
                <w:szCs w:val="22"/>
              </w:rPr>
            </w:pPr>
            <w:r>
              <w:rPr>
                <w:color w:val="000000"/>
                <w:szCs w:val="22"/>
              </w:rPr>
              <w:t>0.07</w:t>
            </w:r>
          </w:p>
        </w:tc>
      </w:tr>
      <w:tr w:rsidR="00263444" w:rsidRPr="00D75D21" w14:paraId="3B7385C7" w14:textId="77777777" w:rsidTr="00E777C3">
        <w:trPr>
          <w:trHeight w:val="286"/>
          <w:trPrChange w:id="953" w:author="Ben.Williams" w:date="2020-10-30T14:19:00Z">
            <w:trPr>
              <w:trHeight w:val="286"/>
            </w:trPr>
          </w:trPrChange>
        </w:trPr>
        <w:tc>
          <w:tcPr>
            <w:tcW w:w="943" w:type="dxa"/>
            <w:tcBorders>
              <w:top w:val="nil"/>
              <w:left w:val="nil"/>
              <w:bottom w:val="nil"/>
              <w:right w:val="nil"/>
            </w:tcBorders>
            <w:shd w:val="clear" w:color="auto" w:fill="auto"/>
            <w:noWrap/>
            <w:vAlign w:val="center"/>
            <w:hideMark/>
            <w:tcPrChange w:id="954" w:author="Ben.Williams" w:date="2020-10-30T14:19:00Z">
              <w:tcPr>
                <w:tcW w:w="1009" w:type="dxa"/>
                <w:tcBorders>
                  <w:top w:val="nil"/>
                  <w:left w:val="nil"/>
                  <w:bottom w:val="nil"/>
                  <w:right w:val="nil"/>
                </w:tcBorders>
                <w:shd w:val="clear" w:color="auto" w:fill="auto"/>
                <w:noWrap/>
                <w:vAlign w:val="center"/>
                <w:hideMark/>
              </w:tcPr>
            </w:tcPrChange>
          </w:tcPr>
          <w:p w14:paraId="28B06BF6" w14:textId="77777777" w:rsidR="00263444" w:rsidRPr="00D75D21" w:rsidRDefault="00263444" w:rsidP="00263444">
            <w:pPr>
              <w:spacing w:after="0"/>
              <w:jc w:val="center"/>
              <w:rPr>
                <w:color w:val="000000"/>
                <w:szCs w:val="22"/>
              </w:rPr>
            </w:pPr>
            <w:r w:rsidRPr="00D75D21">
              <w:rPr>
                <w:color w:val="000000"/>
                <w:szCs w:val="22"/>
              </w:rPr>
              <w:t>42</w:t>
            </w:r>
          </w:p>
        </w:tc>
        <w:tc>
          <w:tcPr>
            <w:tcW w:w="788" w:type="dxa"/>
            <w:tcBorders>
              <w:top w:val="nil"/>
              <w:left w:val="nil"/>
              <w:bottom w:val="nil"/>
              <w:right w:val="nil"/>
            </w:tcBorders>
            <w:shd w:val="clear" w:color="auto" w:fill="auto"/>
            <w:noWrap/>
            <w:vAlign w:val="center"/>
            <w:hideMark/>
            <w:tcPrChange w:id="955" w:author="Ben.Williams" w:date="2020-10-30T14:19:00Z">
              <w:tcPr>
                <w:tcW w:w="840" w:type="dxa"/>
                <w:tcBorders>
                  <w:top w:val="nil"/>
                  <w:left w:val="nil"/>
                  <w:bottom w:val="nil"/>
                  <w:right w:val="nil"/>
                </w:tcBorders>
                <w:shd w:val="clear" w:color="auto" w:fill="auto"/>
                <w:noWrap/>
                <w:vAlign w:val="center"/>
                <w:hideMark/>
              </w:tcPr>
            </w:tcPrChange>
          </w:tcPr>
          <w:p w14:paraId="132A9636" w14:textId="7D9D1F5E" w:rsidR="00263444" w:rsidRPr="00C466C4" w:rsidRDefault="00263444" w:rsidP="004B43F2">
            <w:pPr>
              <w:spacing w:after="0"/>
              <w:jc w:val="center"/>
              <w:rPr>
                <w:color w:val="000000"/>
                <w:szCs w:val="22"/>
              </w:rPr>
            </w:pPr>
            <w:r>
              <w:rPr>
                <w:color w:val="000000"/>
                <w:szCs w:val="22"/>
              </w:rPr>
              <w:t>0.03</w:t>
            </w:r>
          </w:p>
        </w:tc>
        <w:tc>
          <w:tcPr>
            <w:tcW w:w="787" w:type="dxa"/>
            <w:tcBorders>
              <w:top w:val="nil"/>
              <w:left w:val="nil"/>
              <w:bottom w:val="nil"/>
              <w:right w:val="nil"/>
            </w:tcBorders>
            <w:shd w:val="clear" w:color="auto" w:fill="auto"/>
            <w:noWrap/>
            <w:vAlign w:val="center"/>
            <w:hideMark/>
            <w:tcPrChange w:id="956" w:author="Ben.Williams" w:date="2020-10-30T14:19:00Z">
              <w:tcPr>
                <w:tcW w:w="840" w:type="dxa"/>
                <w:tcBorders>
                  <w:top w:val="nil"/>
                  <w:left w:val="nil"/>
                  <w:bottom w:val="nil"/>
                  <w:right w:val="nil"/>
                </w:tcBorders>
                <w:shd w:val="clear" w:color="auto" w:fill="auto"/>
                <w:noWrap/>
                <w:vAlign w:val="center"/>
                <w:hideMark/>
              </w:tcPr>
            </w:tcPrChange>
          </w:tcPr>
          <w:p w14:paraId="63D140ED" w14:textId="37876546" w:rsidR="00263444" w:rsidRPr="00C466C4" w:rsidRDefault="00263444" w:rsidP="004B43F2">
            <w:pPr>
              <w:spacing w:after="0"/>
              <w:jc w:val="center"/>
              <w:rPr>
                <w:color w:val="000000"/>
                <w:szCs w:val="22"/>
              </w:rPr>
            </w:pPr>
            <w:r>
              <w:rPr>
                <w:color w:val="000000"/>
                <w:szCs w:val="22"/>
              </w:rPr>
              <w:t>0.03</w:t>
            </w:r>
          </w:p>
        </w:tc>
        <w:tc>
          <w:tcPr>
            <w:tcW w:w="865" w:type="dxa"/>
            <w:tcBorders>
              <w:top w:val="nil"/>
              <w:left w:val="nil"/>
              <w:bottom w:val="nil"/>
              <w:right w:val="nil"/>
            </w:tcBorders>
            <w:shd w:val="clear" w:color="auto" w:fill="auto"/>
            <w:noWrap/>
            <w:vAlign w:val="center"/>
            <w:hideMark/>
            <w:tcPrChange w:id="957" w:author="Ben.Williams" w:date="2020-10-30T14:19:00Z">
              <w:tcPr>
                <w:tcW w:w="925" w:type="dxa"/>
                <w:tcBorders>
                  <w:top w:val="nil"/>
                  <w:left w:val="nil"/>
                  <w:bottom w:val="nil"/>
                  <w:right w:val="nil"/>
                </w:tcBorders>
                <w:shd w:val="clear" w:color="auto" w:fill="auto"/>
                <w:noWrap/>
                <w:vAlign w:val="center"/>
                <w:hideMark/>
              </w:tcPr>
            </w:tcPrChange>
          </w:tcPr>
          <w:p w14:paraId="6DB49D7C" w14:textId="4FD75937" w:rsidR="00263444" w:rsidRPr="00C466C4" w:rsidRDefault="00263444" w:rsidP="004B43F2">
            <w:pPr>
              <w:spacing w:after="0"/>
              <w:jc w:val="center"/>
              <w:rPr>
                <w:color w:val="000000"/>
                <w:szCs w:val="22"/>
              </w:rPr>
            </w:pPr>
            <w:r>
              <w:rPr>
                <w:color w:val="000000"/>
                <w:szCs w:val="22"/>
              </w:rPr>
              <w:t>0.03</w:t>
            </w:r>
          </w:p>
        </w:tc>
        <w:tc>
          <w:tcPr>
            <w:tcW w:w="847" w:type="dxa"/>
            <w:tcBorders>
              <w:top w:val="nil"/>
              <w:left w:val="nil"/>
              <w:bottom w:val="nil"/>
              <w:right w:val="nil"/>
            </w:tcBorders>
            <w:shd w:val="clear" w:color="auto" w:fill="auto"/>
            <w:noWrap/>
            <w:vAlign w:val="center"/>
            <w:hideMark/>
            <w:tcPrChange w:id="958" w:author="Ben.Williams" w:date="2020-10-30T14:19:00Z">
              <w:tcPr>
                <w:tcW w:w="840" w:type="dxa"/>
                <w:tcBorders>
                  <w:top w:val="nil"/>
                  <w:left w:val="nil"/>
                  <w:bottom w:val="nil"/>
                  <w:right w:val="nil"/>
                </w:tcBorders>
                <w:shd w:val="clear" w:color="auto" w:fill="auto"/>
                <w:noWrap/>
                <w:vAlign w:val="center"/>
                <w:hideMark/>
              </w:tcPr>
            </w:tcPrChange>
          </w:tcPr>
          <w:p w14:paraId="450A92A3" w14:textId="2A8D3D7C" w:rsidR="00263444" w:rsidRPr="00C466C4" w:rsidRDefault="00263444" w:rsidP="004B43F2">
            <w:pPr>
              <w:spacing w:after="0"/>
              <w:jc w:val="center"/>
              <w:rPr>
                <w:color w:val="000000"/>
                <w:szCs w:val="22"/>
              </w:rPr>
            </w:pPr>
            <w:r>
              <w:rPr>
                <w:color w:val="000000"/>
                <w:szCs w:val="22"/>
              </w:rPr>
              <w:t>0.03</w:t>
            </w:r>
          </w:p>
        </w:tc>
        <w:tc>
          <w:tcPr>
            <w:tcW w:w="865" w:type="dxa"/>
            <w:tcBorders>
              <w:top w:val="nil"/>
              <w:left w:val="nil"/>
              <w:bottom w:val="nil"/>
              <w:right w:val="nil"/>
            </w:tcBorders>
            <w:shd w:val="clear" w:color="auto" w:fill="auto"/>
            <w:noWrap/>
            <w:vAlign w:val="center"/>
            <w:hideMark/>
            <w:tcPrChange w:id="959" w:author="Ben.Williams" w:date="2020-10-30T14:19:00Z">
              <w:tcPr>
                <w:tcW w:w="925" w:type="dxa"/>
                <w:tcBorders>
                  <w:top w:val="nil"/>
                  <w:left w:val="nil"/>
                  <w:bottom w:val="nil"/>
                  <w:right w:val="nil"/>
                </w:tcBorders>
                <w:shd w:val="clear" w:color="auto" w:fill="auto"/>
                <w:noWrap/>
                <w:vAlign w:val="center"/>
                <w:hideMark/>
              </w:tcPr>
            </w:tcPrChange>
          </w:tcPr>
          <w:p w14:paraId="41A842F8" w14:textId="4E357B2B" w:rsidR="00263444" w:rsidRPr="00C466C4" w:rsidRDefault="00263444" w:rsidP="004B43F2">
            <w:pPr>
              <w:spacing w:after="0"/>
              <w:jc w:val="center"/>
              <w:rPr>
                <w:color w:val="000000"/>
                <w:szCs w:val="22"/>
              </w:rPr>
            </w:pPr>
            <w:r>
              <w:rPr>
                <w:color w:val="000000"/>
                <w:szCs w:val="22"/>
              </w:rPr>
              <w:t>0.03</w:t>
            </w:r>
          </w:p>
        </w:tc>
        <w:tc>
          <w:tcPr>
            <w:tcW w:w="865" w:type="dxa"/>
            <w:tcBorders>
              <w:top w:val="nil"/>
              <w:left w:val="nil"/>
              <w:bottom w:val="nil"/>
              <w:right w:val="nil"/>
            </w:tcBorders>
            <w:shd w:val="clear" w:color="auto" w:fill="auto"/>
            <w:noWrap/>
            <w:vAlign w:val="center"/>
            <w:hideMark/>
            <w:tcPrChange w:id="960" w:author="Ben.Williams" w:date="2020-10-30T14:19:00Z">
              <w:tcPr>
                <w:tcW w:w="925" w:type="dxa"/>
                <w:tcBorders>
                  <w:top w:val="nil"/>
                  <w:left w:val="nil"/>
                  <w:bottom w:val="nil"/>
                  <w:right w:val="nil"/>
                </w:tcBorders>
                <w:shd w:val="clear" w:color="auto" w:fill="auto"/>
                <w:noWrap/>
                <w:vAlign w:val="center"/>
                <w:hideMark/>
              </w:tcPr>
            </w:tcPrChange>
          </w:tcPr>
          <w:p w14:paraId="6F1DF012" w14:textId="767CB922" w:rsidR="00263444" w:rsidRPr="00C466C4" w:rsidRDefault="00263444" w:rsidP="004B43F2">
            <w:pPr>
              <w:spacing w:after="0"/>
              <w:jc w:val="center"/>
              <w:rPr>
                <w:color w:val="000000"/>
                <w:szCs w:val="22"/>
              </w:rPr>
            </w:pPr>
            <w:r>
              <w:rPr>
                <w:color w:val="000000"/>
                <w:szCs w:val="22"/>
              </w:rPr>
              <w:t>0.03</w:t>
            </w:r>
          </w:p>
        </w:tc>
        <w:tc>
          <w:tcPr>
            <w:tcW w:w="865" w:type="dxa"/>
            <w:tcBorders>
              <w:top w:val="nil"/>
              <w:left w:val="nil"/>
              <w:bottom w:val="nil"/>
              <w:right w:val="nil"/>
            </w:tcBorders>
            <w:shd w:val="clear" w:color="auto" w:fill="auto"/>
            <w:noWrap/>
            <w:vAlign w:val="center"/>
            <w:hideMark/>
            <w:tcPrChange w:id="961" w:author="Ben.Williams" w:date="2020-10-30T14:19:00Z">
              <w:tcPr>
                <w:tcW w:w="925" w:type="dxa"/>
                <w:tcBorders>
                  <w:top w:val="nil"/>
                  <w:left w:val="nil"/>
                  <w:bottom w:val="nil"/>
                  <w:right w:val="nil"/>
                </w:tcBorders>
                <w:shd w:val="clear" w:color="auto" w:fill="auto"/>
                <w:noWrap/>
                <w:vAlign w:val="center"/>
                <w:hideMark/>
              </w:tcPr>
            </w:tcPrChange>
          </w:tcPr>
          <w:p w14:paraId="6A8FC36B" w14:textId="40B93582" w:rsidR="00263444" w:rsidRPr="00C466C4" w:rsidRDefault="00263444" w:rsidP="004B43F2">
            <w:pPr>
              <w:spacing w:after="0"/>
              <w:jc w:val="center"/>
              <w:rPr>
                <w:color w:val="000000"/>
                <w:szCs w:val="22"/>
              </w:rPr>
            </w:pPr>
            <w:r>
              <w:rPr>
                <w:color w:val="000000"/>
                <w:szCs w:val="22"/>
              </w:rPr>
              <w:t>0.03</w:t>
            </w:r>
          </w:p>
        </w:tc>
        <w:tc>
          <w:tcPr>
            <w:tcW w:w="865" w:type="dxa"/>
            <w:tcBorders>
              <w:top w:val="nil"/>
              <w:left w:val="nil"/>
              <w:bottom w:val="nil"/>
              <w:right w:val="nil"/>
            </w:tcBorders>
            <w:shd w:val="clear" w:color="auto" w:fill="auto"/>
            <w:noWrap/>
            <w:vAlign w:val="center"/>
            <w:hideMark/>
            <w:tcPrChange w:id="962" w:author="Ben.Williams" w:date="2020-10-30T14:19:00Z">
              <w:tcPr>
                <w:tcW w:w="925" w:type="dxa"/>
                <w:tcBorders>
                  <w:top w:val="nil"/>
                  <w:left w:val="nil"/>
                  <w:bottom w:val="nil"/>
                  <w:right w:val="nil"/>
                </w:tcBorders>
                <w:shd w:val="clear" w:color="auto" w:fill="auto"/>
                <w:noWrap/>
                <w:vAlign w:val="center"/>
                <w:hideMark/>
              </w:tcPr>
            </w:tcPrChange>
          </w:tcPr>
          <w:p w14:paraId="2848DAD5" w14:textId="5D33E21C" w:rsidR="00263444" w:rsidRPr="00C466C4" w:rsidRDefault="00263444" w:rsidP="004B43F2">
            <w:pPr>
              <w:spacing w:after="0"/>
              <w:jc w:val="center"/>
              <w:rPr>
                <w:color w:val="000000"/>
                <w:szCs w:val="22"/>
              </w:rPr>
            </w:pPr>
            <w:r>
              <w:rPr>
                <w:color w:val="000000"/>
                <w:szCs w:val="22"/>
              </w:rPr>
              <w:t>0.03</w:t>
            </w:r>
          </w:p>
        </w:tc>
        <w:tc>
          <w:tcPr>
            <w:tcW w:w="865" w:type="dxa"/>
            <w:tcBorders>
              <w:top w:val="nil"/>
              <w:left w:val="nil"/>
              <w:bottom w:val="nil"/>
              <w:right w:val="nil"/>
            </w:tcBorders>
            <w:shd w:val="clear" w:color="auto" w:fill="auto"/>
            <w:noWrap/>
            <w:vAlign w:val="center"/>
            <w:hideMark/>
            <w:tcPrChange w:id="963" w:author="Ben.Williams" w:date="2020-10-30T14:19:00Z">
              <w:tcPr>
                <w:tcW w:w="925" w:type="dxa"/>
                <w:tcBorders>
                  <w:top w:val="nil"/>
                  <w:left w:val="nil"/>
                  <w:bottom w:val="nil"/>
                  <w:right w:val="nil"/>
                </w:tcBorders>
                <w:shd w:val="clear" w:color="auto" w:fill="auto"/>
                <w:noWrap/>
                <w:vAlign w:val="center"/>
                <w:hideMark/>
              </w:tcPr>
            </w:tcPrChange>
          </w:tcPr>
          <w:p w14:paraId="0DFFD3A1" w14:textId="1520CA49" w:rsidR="00263444" w:rsidRPr="00C466C4" w:rsidRDefault="00263444" w:rsidP="004B43F2">
            <w:pPr>
              <w:spacing w:after="0"/>
              <w:jc w:val="center"/>
              <w:rPr>
                <w:color w:val="000000"/>
                <w:szCs w:val="22"/>
              </w:rPr>
            </w:pPr>
            <w:r>
              <w:rPr>
                <w:color w:val="000000"/>
                <w:szCs w:val="22"/>
              </w:rPr>
              <w:t>0.03</w:t>
            </w:r>
          </w:p>
        </w:tc>
        <w:tc>
          <w:tcPr>
            <w:tcW w:w="865" w:type="dxa"/>
            <w:tcBorders>
              <w:top w:val="nil"/>
              <w:left w:val="nil"/>
              <w:bottom w:val="nil"/>
              <w:right w:val="nil"/>
            </w:tcBorders>
            <w:shd w:val="clear" w:color="auto" w:fill="auto"/>
            <w:noWrap/>
            <w:vAlign w:val="center"/>
            <w:hideMark/>
            <w:tcPrChange w:id="964" w:author="Ben.Williams" w:date="2020-10-30T14:19:00Z">
              <w:tcPr>
                <w:tcW w:w="925" w:type="dxa"/>
                <w:tcBorders>
                  <w:top w:val="nil"/>
                  <w:left w:val="nil"/>
                  <w:bottom w:val="nil"/>
                  <w:right w:val="nil"/>
                </w:tcBorders>
                <w:shd w:val="clear" w:color="auto" w:fill="auto"/>
                <w:noWrap/>
                <w:vAlign w:val="center"/>
                <w:hideMark/>
              </w:tcPr>
            </w:tcPrChange>
          </w:tcPr>
          <w:p w14:paraId="2A668E72" w14:textId="78F5611F" w:rsidR="00263444" w:rsidRPr="00C466C4" w:rsidRDefault="00263444" w:rsidP="004B43F2">
            <w:pPr>
              <w:spacing w:after="0"/>
              <w:jc w:val="center"/>
              <w:rPr>
                <w:color w:val="000000"/>
                <w:szCs w:val="22"/>
              </w:rPr>
            </w:pPr>
            <w:r>
              <w:rPr>
                <w:color w:val="000000"/>
                <w:szCs w:val="22"/>
              </w:rPr>
              <w:t>0.04</w:t>
            </w:r>
          </w:p>
        </w:tc>
      </w:tr>
      <w:tr w:rsidR="00263444" w:rsidRPr="00D75D21" w14:paraId="68CB3004" w14:textId="77777777" w:rsidTr="00E777C3">
        <w:trPr>
          <w:trHeight w:val="286"/>
          <w:trPrChange w:id="965" w:author="Ben.Williams" w:date="2020-10-30T14:19:00Z">
            <w:trPr>
              <w:trHeight w:val="286"/>
            </w:trPr>
          </w:trPrChange>
        </w:trPr>
        <w:tc>
          <w:tcPr>
            <w:tcW w:w="943" w:type="dxa"/>
            <w:tcBorders>
              <w:top w:val="nil"/>
              <w:left w:val="nil"/>
              <w:bottom w:val="nil"/>
              <w:right w:val="nil"/>
            </w:tcBorders>
            <w:shd w:val="clear" w:color="auto" w:fill="auto"/>
            <w:noWrap/>
            <w:vAlign w:val="center"/>
            <w:hideMark/>
            <w:tcPrChange w:id="966" w:author="Ben.Williams" w:date="2020-10-30T14:19:00Z">
              <w:tcPr>
                <w:tcW w:w="1009" w:type="dxa"/>
                <w:tcBorders>
                  <w:top w:val="nil"/>
                  <w:left w:val="nil"/>
                  <w:bottom w:val="nil"/>
                  <w:right w:val="nil"/>
                </w:tcBorders>
                <w:shd w:val="clear" w:color="auto" w:fill="auto"/>
                <w:noWrap/>
                <w:vAlign w:val="center"/>
                <w:hideMark/>
              </w:tcPr>
            </w:tcPrChange>
          </w:tcPr>
          <w:p w14:paraId="59DFFF61" w14:textId="77777777" w:rsidR="00263444" w:rsidRPr="00D75D21" w:rsidRDefault="00263444" w:rsidP="00263444">
            <w:pPr>
              <w:spacing w:after="0"/>
              <w:jc w:val="center"/>
              <w:rPr>
                <w:color w:val="000000"/>
                <w:szCs w:val="22"/>
              </w:rPr>
            </w:pPr>
            <w:r w:rsidRPr="00D75D21">
              <w:rPr>
                <w:color w:val="000000"/>
                <w:szCs w:val="22"/>
              </w:rPr>
              <w:t>43</w:t>
            </w:r>
          </w:p>
        </w:tc>
        <w:tc>
          <w:tcPr>
            <w:tcW w:w="788" w:type="dxa"/>
            <w:tcBorders>
              <w:top w:val="nil"/>
              <w:left w:val="nil"/>
              <w:bottom w:val="nil"/>
              <w:right w:val="nil"/>
            </w:tcBorders>
            <w:shd w:val="clear" w:color="auto" w:fill="auto"/>
            <w:noWrap/>
            <w:vAlign w:val="center"/>
            <w:hideMark/>
            <w:tcPrChange w:id="967" w:author="Ben.Williams" w:date="2020-10-30T14:19:00Z">
              <w:tcPr>
                <w:tcW w:w="840" w:type="dxa"/>
                <w:tcBorders>
                  <w:top w:val="nil"/>
                  <w:left w:val="nil"/>
                  <w:bottom w:val="nil"/>
                  <w:right w:val="nil"/>
                </w:tcBorders>
                <w:shd w:val="clear" w:color="auto" w:fill="auto"/>
                <w:noWrap/>
                <w:vAlign w:val="center"/>
                <w:hideMark/>
              </w:tcPr>
            </w:tcPrChange>
          </w:tcPr>
          <w:p w14:paraId="01550F26" w14:textId="0EB92780" w:rsidR="00263444" w:rsidRPr="00C466C4" w:rsidRDefault="00263444" w:rsidP="004B43F2">
            <w:pPr>
              <w:spacing w:after="0"/>
              <w:jc w:val="center"/>
              <w:rPr>
                <w:color w:val="000000"/>
                <w:szCs w:val="22"/>
              </w:rPr>
            </w:pPr>
            <w:r>
              <w:rPr>
                <w:color w:val="000000"/>
                <w:szCs w:val="22"/>
              </w:rPr>
              <w:t>0.01</w:t>
            </w:r>
          </w:p>
        </w:tc>
        <w:tc>
          <w:tcPr>
            <w:tcW w:w="787" w:type="dxa"/>
            <w:tcBorders>
              <w:top w:val="nil"/>
              <w:left w:val="nil"/>
              <w:bottom w:val="nil"/>
              <w:right w:val="nil"/>
            </w:tcBorders>
            <w:shd w:val="clear" w:color="auto" w:fill="auto"/>
            <w:noWrap/>
            <w:vAlign w:val="center"/>
            <w:hideMark/>
            <w:tcPrChange w:id="968" w:author="Ben.Williams" w:date="2020-10-30T14:19:00Z">
              <w:tcPr>
                <w:tcW w:w="840" w:type="dxa"/>
                <w:tcBorders>
                  <w:top w:val="nil"/>
                  <w:left w:val="nil"/>
                  <w:bottom w:val="nil"/>
                  <w:right w:val="nil"/>
                </w:tcBorders>
                <w:shd w:val="clear" w:color="auto" w:fill="auto"/>
                <w:noWrap/>
                <w:vAlign w:val="center"/>
                <w:hideMark/>
              </w:tcPr>
            </w:tcPrChange>
          </w:tcPr>
          <w:p w14:paraId="3732CF4A" w14:textId="0E098575"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969" w:author="Ben.Williams" w:date="2020-10-30T14:19:00Z">
              <w:tcPr>
                <w:tcW w:w="925" w:type="dxa"/>
                <w:tcBorders>
                  <w:top w:val="nil"/>
                  <w:left w:val="nil"/>
                  <w:bottom w:val="nil"/>
                  <w:right w:val="nil"/>
                </w:tcBorders>
                <w:shd w:val="clear" w:color="auto" w:fill="auto"/>
                <w:noWrap/>
                <w:vAlign w:val="center"/>
                <w:hideMark/>
              </w:tcPr>
            </w:tcPrChange>
          </w:tcPr>
          <w:p w14:paraId="33472359" w14:textId="3AD0BCE4" w:rsidR="00263444" w:rsidRPr="00C466C4" w:rsidRDefault="00263444" w:rsidP="004B43F2">
            <w:pPr>
              <w:spacing w:after="0"/>
              <w:jc w:val="center"/>
              <w:rPr>
                <w:color w:val="000000"/>
                <w:szCs w:val="22"/>
              </w:rPr>
            </w:pPr>
            <w:r>
              <w:rPr>
                <w:color w:val="000000"/>
                <w:szCs w:val="22"/>
              </w:rPr>
              <w:t>0.02</w:t>
            </w:r>
          </w:p>
        </w:tc>
        <w:tc>
          <w:tcPr>
            <w:tcW w:w="847" w:type="dxa"/>
            <w:tcBorders>
              <w:top w:val="nil"/>
              <w:left w:val="nil"/>
              <w:bottom w:val="nil"/>
              <w:right w:val="nil"/>
            </w:tcBorders>
            <w:shd w:val="clear" w:color="auto" w:fill="auto"/>
            <w:noWrap/>
            <w:vAlign w:val="center"/>
            <w:hideMark/>
            <w:tcPrChange w:id="970" w:author="Ben.Williams" w:date="2020-10-30T14:19:00Z">
              <w:tcPr>
                <w:tcW w:w="840" w:type="dxa"/>
                <w:tcBorders>
                  <w:top w:val="nil"/>
                  <w:left w:val="nil"/>
                  <w:bottom w:val="nil"/>
                  <w:right w:val="nil"/>
                </w:tcBorders>
                <w:shd w:val="clear" w:color="auto" w:fill="auto"/>
                <w:noWrap/>
                <w:vAlign w:val="center"/>
                <w:hideMark/>
              </w:tcPr>
            </w:tcPrChange>
          </w:tcPr>
          <w:p w14:paraId="4B23EDFD" w14:textId="7EFBEA66" w:rsidR="00263444" w:rsidRPr="00C466C4" w:rsidRDefault="00263444" w:rsidP="004B43F2">
            <w:pPr>
              <w:spacing w:after="0"/>
              <w:jc w:val="center"/>
              <w:rPr>
                <w:color w:val="000000"/>
                <w:szCs w:val="22"/>
              </w:rPr>
            </w:pPr>
            <w:r>
              <w:rPr>
                <w:color w:val="000000"/>
                <w:szCs w:val="22"/>
              </w:rPr>
              <w:t>0.02</w:t>
            </w:r>
          </w:p>
        </w:tc>
        <w:tc>
          <w:tcPr>
            <w:tcW w:w="865" w:type="dxa"/>
            <w:tcBorders>
              <w:top w:val="nil"/>
              <w:left w:val="nil"/>
              <w:bottom w:val="nil"/>
              <w:right w:val="nil"/>
            </w:tcBorders>
            <w:shd w:val="clear" w:color="auto" w:fill="auto"/>
            <w:noWrap/>
            <w:vAlign w:val="center"/>
            <w:hideMark/>
            <w:tcPrChange w:id="971" w:author="Ben.Williams" w:date="2020-10-30T14:19:00Z">
              <w:tcPr>
                <w:tcW w:w="925" w:type="dxa"/>
                <w:tcBorders>
                  <w:top w:val="nil"/>
                  <w:left w:val="nil"/>
                  <w:bottom w:val="nil"/>
                  <w:right w:val="nil"/>
                </w:tcBorders>
                <w:shd w:val="clear" w:color="auto" w:fill="auto"/>
                <w:noWrap/>
                <w:vAlign w:val="center"/>
                <w:hideMark/>
              </w:tcPr>
            </w:tcPrChange>
          </w:tcPr>
          <w:p w14:paraId="3C6DE8E3" w14:textId="6B220758" w:rsidR="00263444" w:rsidRPr="00C466C4" w:rsidRDefault="00263444" w:rsidP="004B43F2">
            <w:pPr>
              <w:spacing w:after="0"/>
              <w:jc w:val="center"/>
              <w:rPr>
                <w:color w:val="000000"/>
                <w:szCs w:val="22"/>
              </w:rPr>
            </w:pPr>
            <w:r>
              <w:rPr>
                <w:color w:val="000000"/>
                <w:szCs w:val="22"/>
              </w:rPr>
              <w:t>0.02</w:t>
            </w:r>
          </w:p>
        </w:tc>
        <w:tc>
          <w:tcPr>
            <w:tcW w:w="865" w:type="dxa"/>
            <w:tcBorders>
              <w:top w:val="nil"/>
              <w:left w:val="nil"/>
              <w:bottom w:val="nil"/>
              <w:right w:val="nil"/>
            </w:tcBorders>
            <w:shd w:val="clear" w:color="auto" w:fill="auto"/>
            <w:noWrap/>
            <w:vAlign w:val="center"/>
            <w:hideMark/>
            <w:tcPrChange w:id="972" w:author="Ben.Williams" w:date="2020-10-30T14:19:00Z">
              <w:tcPr>
                <w:tcW w:w="925" w:type="dxa"/>
                <w:tcBorders>
                  <w:top w:val="nil"/>
                  <w:left w:val="nil"/>
                  <w:bottom w:val="nil"/>
                  <w:right w:val="nil"/>
                </w:tcBorders>
                <w:shd w:val="clear" w:color="auto" w:fill="auto"/>
                <w:noWrap/>
                <w:vAlign w:val="center"/>
                <w:hideMark/>
              </w:tcPr>
            </w:tcPrChange>
          </w:tcPr>
          <w:p w14:paraId="5F8C2E78" w14:textId="4A8590BB"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973" w:author="Ben.Williams" w:date="2020-10-30T14:19:00Z">
              <w:tcPr>
                <w:tcW w:w="925" w:type="dxa"/>
                <w:tcBorders>
                  <w:top w:val="nil"/>
                  <w:left w:val="nil"/>
                  <w:bottom w:val="nil"/>
                  <w:right w:val="nil"/>
                </w:tcBorders>
                <w:shd w:val="clear" w:color="auto" w:fill="auto"/>
                <w:noWrap/>
                <w:vAlign w:val="center"/>
                <w:hideMark/>
              </w:tcPr>
            </w:tcPrChange>
          </w:tcPr>
          <w:p w14:paraId="1FDFA1EA" w14:textId="199621BB"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974" w:author="Ben.Williams" w:date="2020-10-30T14:19:00Z">
              <w:tcPr>
                <w:tcW w:w="925" w:type="dxa"/>
                <w:tcBorders>
                  <w:top w:val="nil"/>
                  <w:left w:val="nil"/>
                  <w:bottom w:val="nil"/>
                  <w:right w:val="nil"/>
                </w:tcBorders>
                <w:shd w:val="clear" w:color="auto" w:fill="auto"/>
                <w:noWrap/>
                <w:vAlign w:val="center"/>
                <w:hideMark/>
              </w:tcPr>
            </w:tcPrChange>
          </w:tcPr>
          <w:p w14:paraId="61534C32" w14:textId="1440ED4A"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975" w:author="Ben.Williams" w:date="2020-10-30T14:19:00Z">
              <w:tcPr>
                <w:tcW w:w="925" w:type="dxa"/>
                <w:tcBorders>
                  <w:top w:val="nil"/>
                  <w:left w:val="nil"/>
                  <w:bottom w:val="nil"/>
                  <w:right w:val="nil"/>
                </w:tcBorders>
                <w:shd w:val="clear" w:color="auto" w:fill="auto"/>
                <w:noWrap/>
                <w:vAlign w:val="center"/>
                <w:hideMark/>
              </w:tcPr>
            </w:tcPrChange>
          </w:tcPr>
          <w:p w14:paraId="539F1139" w14:textId="265023C5"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976" w:author="Ben.Williams" w:date="2020-10-30T14:19:00Z">
              <w:tcPr>
                <w:tcW w:w="925" w:type="dxa"/>
                <w:tcBorders>
                  <w:top w:val="nil"/>
                  <w:left w:val="nil"/>
                  <w:bottom w:val="nil"/>
                  <w:right w:val="nil"/>
                </w:tcBorders>
                <w:shd w:val="clear" w:color="auto" w:fill="auto"/>
                <w:noWrap/>
                <w:vAlign w:val="center"/>
                <w:hideMark/>
              </w:tcPr>
            </w:tcPrChange>
          </w:tcPr>
          <w:p w14:paraId="1864A99A" w14:textId="1B5403F3" w:rsidR="00263444" w:rsidRPr="00C466C4" w:rsidRDefault="00263444" w:rsidP="004B43F2">
            <w:pPr>
              <w:spacing w:after="0"/>
              <w:jc w:val="center"/>
              <w:rPr>
                <w:color w:val="000000"/>
                <w:szCs w:val="22"/>
              </w:rPr>
            </w:pPr>
            <w:r>
              <w:rPr>
                <w:color w:val="000000"/>
                <w:szCs w:val="22"/>
              </w:rPr>
              <w:t>0.02</w:t>
            </w:r>
          </w:p>
        </w:tc>
      </w:tr>
      <w:tr w:rsidR="00263444" w:rsidRPr="00D75D21" w14:paraId="4729733C" w14:textId="77777777" w:rsidTr="00E777C3">
        <w:trPr>
          <w:trHeight w:val="286"/>
          <w:trPrChange w:id="977" w:author="Ben.Williams" w:date="2020-10-30T14:19:00Z">
            <w:trPr>
              <w:trHeight w:val="286"/>
            </w:trPr>
          </w:trPrChange>
        </w:trPr>
        <w:tc>
          <w:tcPr>
            <w:tcW w:w="943" w:type="dxa"/>
            <w:tcBorders>
              <w:top w:val="nil"/>
              <w:left w:val="nil"/>
              <w:bottom w:val="nil"/>
              <w:right w:val="nil"/>
            </w:tcBorders>
            <w:shd w:val="clear" w:color="auto" w:fill="auto"/>
            <w:noWrap/>
            <w:vAlign w:val="center"/>
            <w:hideMark/>
            <w:tcPrChange w:id="978" w:author="Ben.Williams" w:date="2020-10-30T14:19:00Z">
              <w:tcPr>
                <w:tcW w:w="1009" w:type="dxa"/>
                <w:tcBorders>
                  <w:top w:val="nil"/>
                  <w:left w:val="nil"/>
                  <w:bottom w:val="nil"/>
                  <w:right w:val="nil"/>
                </w:tcBorders>
                <w:shd w:val="clear" w:color="auto" w:fill="auto"/>
                <w:noWrap/>
                <w:vAlign w:val="center"/>
                <w:hideMark/>
              </w:tcPr>
            </w:tcPrChange>
          </w:tcPr>
          <w:p w14:paraId="55FDF6B3" w14:textId="77777777" w:rsidR="00263444" w:rsidRPr="00D75D21" w:rsidRDefault="00263444" w:rsidP="00263444">
            <w:pPr>
              <w:spacing w:after="0"/>
              <w:jc w:val="center"/>
              <w:rPr>
                <w:color w:val="000000"/>
                <w:szCs w:val="22"/>
              </w:rPr>
            </w:pPr>
            <w:r w:rsidRPr="00D75D21">
              <w:rPr>
                <w:color w:val="000000"/>
                <w:szCs w:val="22"/>
              </w:rPr>
              <w:t>44</w:t>
            </w:r>
          </w:p>
        </w:tc>
        <w:tc>
          <w:tcPr>
            <w:tcW w:w="788" w:type="dxa"/>
            <w:tcBorders>
              <w:top w:val="nil"/>
              <w:left w:val="nil"/>
              <w:bottom w:val="nil"/>
              <w:right w:val="nil"/>
            </w:tcBorders>
            <w:shd w:val="clear" w:color="auto" w:fill="auto"/>
            <w:noWrap/>
            <w:vAlign w:val="center"/>
            <w:hideMark/>
            <w:tcPrChange w:id="979" w:author="Ben.Williams" w:date="2020-10-30T14:19:00Z">
              <w:tcPr>
                <w:tcW w:w="840" w:type="dxa"/>
                <w:tcBorders>
                  <w:top w:val="nil"/>
                  <w:left w:val="nil"/>
                  <w:bottom w:val="nil"/>
                  <w:right w:val="nil"/>
                </w:tcBorders>
                <w:shd w:val="clear" w:color="auto" w:fill="auto"/>
                <w:noWrap/>
                <w:vAlign w:val="center"/>
                <w:hideMark/>
              </w:tcPr>
            </w:tcPrChange>
          </w:tcPr>
          <w:p w14:paraId="0AEE046D" w14:textId="7F1D9A8A" w:rsidR="00263444" w:rsidRPr="00C466C4" w:rsidRDefault="00263444" w:rsidP="004B43F2">
            <w:pPr>
              <w:spacing w:after="0"/>
              <w:jc w:val="center"/>
              <w:rPr>
                <w:color w:val="000000"/>
                <w:szCs w:val="22"/>
              </w:rPr>
            </w:pPr>
            <w:r>
              <w:rPr>
                <w:color w:val="000000"/>
                <w:szCs w:val="22"/>
              </w:rPr>
              <w:t>0.01</w:t>
            </w:r>
          </w:p>
        </w:tc>
        <w:tc>
          <w:tcPr>
            <w:tcW w:w="787" w:type="dxa"/>
            <w:tcBorders>
              <w:top w:val="nil"/>
              <w:left w:val="nil"/>
              <w:bottom w:val="nil"/>
              <w:right w:val="nil"/>
            </w:tcBorders>
            <w:shd w:val="clear" w:color="auto" w:fill="auto"/>
            <w:noWrap/>
            <w:vAlign w:val="center"/>
            <w:hideMark/>
            <w:tcPrChange w:id="980" w:author="Ben.Williams" w:date="2020-10-30T14:19:00Z">
              <w:tcPr>
                <w:tcW w:w="840" w:type="dxa"/>
                <w:tcBorders>
                  <w:top w:val="nil"/>
                  <w:left w:val="nil"/>
                  <w:bottom w:val="nil"/>
                  <w:right w:val="nil"/>
                </w:tcBorders>
                <w:shd w:val="clear" w:color="auto" w:fill="auto"/>
                <w:noWrap/>
                <w:vAlign w:val="center"/>
                <w:hideMark/>
              </w:tcPr>
            </w:tcPrChange>
          </w:tcPr>
          <w:p w14:paraId="682C8371" w14:textId="04F1A258" w:rsidR="00263444" w:rsidRPr="00C466C4" w:rsidRDefault="00263444" w:rsidP="004B43F2">
            <w:pPr>
              <w:spacing w:after="0"/>
              <w:jc w:val="center"/>
              <w:rPr>
                <w:color w:val="000000"/>
                <w:szCs w:val="22"/>
              </w:rPr>
            </w:pPr>
            <w:r>
              <w:rPr>
                <w:color w:val="000000"/>
                <w:szCs w:val="22"/>
              </w:rPr>
              <w:t>0.00</w:t>
            </w:r>
          </w:p>
        </w:tc>
        <w:tc>
          <w:tcPr>
            <w:tcW w:w="865" w:type="dxa"/>
            <w:tcBorders>
              <w:top w:val="nil"/>
              <w:left w:val="nil"/>
              <w:bottom w:val="nil"/>
              <w:right w:val="nil"/>
            </w:tcBorders>
            <w:shd w:val="clear" w:color="auto" w:fill="auto"/>
            <w:noWrap/>
            <w:vAlign w:val="center"/>
            <w:hideMark/>
            <w:tcPrChange w:id="981" w:author="Ben.Williams" w:date="2020-10-30T14:19:00Z">
              <w:tcPr>
                <w:tcW w:w="925" w:type="dxa"/>
                <w:tcBorders>
                  <w:top w:val="nil"/>
                  <w:left w:val="nil"/>
                  <w:bottom w:val="nil"/>
                  <w:right w:val="nil"/>
                </w:tcBorders>
                <w:shd w:val="clear" w:color="auto" w:fill="auto"/>
                <w:noWrap/>
                <w:vAlign w:val="center"/>
                <w:hideMark/>
              </w:tcPr>
            </w:tcPrChange>
          </w:tcPr>
          <w:p w14:paraId="0EBB6896" w14:textId="6D81477E" w:rsidR="00263444" w:rsidRPr="00C466C4" w:rsidRDefault="00263444" w:rsidP="004B43F2">
            <w:pPr>
              <w:spacing w:after="0"/>
              <w:jc w:val="center"/>
              <w:rPr>
                <w:color w:val="000000"/>
                <w:szCs w:val="22"/>
              </w:rPr>
            </w:pPr>
            <w:r>
              <w:rPr>
                <w:color w:val="000000"/>
                <w:szCs w:val="22"/>
              </w:rPr>
              <w:t>0.01</w:t>
            </w:r>
          </w:p>
        </w:tc>
        <w:tc>
          <w:tcPr>
            <w:tcW w:w="847" w:type="dxa"/>
            <w:tcBorders>
              <w:top w:val="nil"/>
              <w:left w:val="nil"/>
              <w:bottom w:val="nil"/>
              <w:right w:val="nil"/>
            </w:tcBorders>
            <w:shd w:val="clear" w:color="auto" w:fill="auto"/>
            <w:noWrap/>
            <w:vAlign w:val="center"/>
            <w:hideMark/>
            <w:tcPrChange w:id="982" w:author="Ben.Williams" w:date="2020-10-30T14:19:00Z">
              <w:tcPr>
                <w:tcW w:w="840" w:type="dxa"/>
                <w:tcBorders>
                  <w:top w:val="nil"/>
                  <w:left w:val="nil"/>
                  <w:bottom w:val="nil"/>
                  <w:right w:val="nil"/>
                </w:tcBorders>
                <w:shd w:val="clear" w:color="auto" w:fill="auto"/>
                <w:noWrap/>
                <w:vAlign w:val="center"/>
                <w:hideMark/>
              </w:tcPr>
            </w:tcPrChange>
          </w:tcPr>
          <w:p w14:paraId="46A7F080" w14:textId="12D44A21"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983" w:author="Ben.Williams" w:date="2020-10-30T14:19:00Z">
              <w:tcPr>
                <w:tcW w:w="925" w:type="dxa"/>
                <w:tcBorders>
                  <w:top w:val="nil"/>
                  <w:left w:val="nil"/>
                  <w:bottom w:val="nil"/>
                  <w:right w:val="nil"/>
                </w:tcBorders>
                <w:shd w:val="clear" w:color="auto" w:fill="auto"/>
                <w:noWrap/>
                <w:vAlign w:val="center"/>
                <w:hideMark/>
              </w:tcPr>
            </w:tcPrChange>
          </w:tcPr>
          <w:p w14:paraId="33C22635" w14:textId="49C2C17A"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984" w:author="Ben.Williams" w:date="2020-10-30T14:19:00Z">
              <w:tcPr>
                <w:tcW w:w="925" w:type="dxa"/>
                <w:tcBorders>
                  <w:top w:val="nil"/>
                  <w:left w:val="nil"/>
                  <w:bottom w:val="nil"/>
                  <w:right w:val="nil"/>
                </w:tcBorders>
                <w:shd w:val="clear" w:color="auto" w:fill="auto"/>
                <w:noWrap/>
                <w:vAlign w:val="center"/>
                <w:hideMark/>
              </w:tcPr>
            </w:tcPrChange>
          </w:tcPr>
          <w:p w14:paraId="3A409293" w14:textId="47D4828C"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985" w:author="Ben.Williams" w:date="2020-10-30T14:19:00Z">
              <w:tcPr>
                <w:tcW w:w="925" w:type="dxa"/>
                <w:tcBorders>
                  <w:top w:val="nil"/>
                  <w:left w:val="nil"/>
                  <w:bottom w:val="nil"/>
                  <w:right w:val="nil"/>
                </w:tcBorders>
                <w:shd w:val="clear" w:color="auto" w:fill="auto"/>
                <w:noWrap/>
                <w:vAlign w:val="center"/>
                <w:hideMark/>
              </w:tcPr>
            </w:tcPrChange>
          </w:tcPr>
          <w:p w14:paraId="5A43EAA4" w14:textId="42FA437E"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986" w:author="Ben.Williams" w:date="2020-10-30T14:19:00Z">
              <w:tcPr>
                <w:tcW w:w="925" w:type="dxa"/>
                <w:tcBorders>
                  <w:top w:val="nil"/>
                  <w:left w:val="nil"/>
                  <w:bottom w:val="nil"/>
                  <w:right w:val="nil"/>
                </w:tcBorders>
                <w:shd w:val="clear" w:color="auto" w:fill="auto"/>
                <w:noWrap/>
                <w:vAlign w:val="center"/>
                <w:hideMark/>
              </w:tcPr>
            </w:tcPrChange>
          </w:tcPr>
          <w:p w14:paraId="7A8D7C3A" w14:textId="04120F50"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987" w:author="Ben.Williams" w:date="2020-10-30T14:19:00Z">
              <w:tcPr>
                <w:tcW w:w="925" w:type="dxa"/>
                <w:tcBorders>
                  <w:top w:val="nil"/>
                  <w:left w:val="nil"/>
                  <w:bottom w:val="nil"/>
                  <w:right w:val="nil"/>
                </w:tcBorders>
                <w:shd w:val="clear" w:color="auto" w:fill="auto"/>
                <w:noWrap/>
                <w:vAlign w:val="center"/>
                <w:hideMark/>
              </w:tcPr>
            </w:tcPrChange>
          </w:tcPr>
          <w:p w14:paraId="20E3B76E" w14:textId="54C23F15"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nil"/>
              <w:right w:val="nil"/>
            </w:tcBorders>
            <w:shd w:val="clear" w:color="auto" w:fill="auto"/>
            <w:noWrap/>
            <w:vAlign w:val="center"/>
            <w:hideMark/>
            <w:tcPrChange w:id="988" w:author="Ben.Williams" w:date="2020-10-30T14:19:00Z">
              <w:tcPr>
                <w:tcW w:w="925" w:type="dxa"/>
                <w:tcBorders>
                  <w:top w:val="nil"/>
                  <w:left w:val="nil"/>
                  <w:bottom w:val="nil"/>
                  <w:right w:val="nil"/>
                </w:tcBorders>
                <w:shd w:val="clear" w:color="auto" w:fill="auto"/>
                <w:noWrap/>
                <w:vAlign w:val="center"/>
                <w:hideMark/>
              </w:tcPr>
            </w:tcPrChange>
          </w:tcPr>
          <w:p w14:paraId="5B00C243" w14:textId="4505B052" w:rsidR="00263444" w:rsidRPr="00C466C4" w:rsidRDefault="00263444" w:rsidP="004B43F2">
            <w:pPr>
              <w:spacing w:after="0"/>
              <w:jc w:val="center"/>
              <w:rPr>
                <w:color w:val="000000"/>
                <w:szCs w:val="22"/>
              </w:rPr>
            </w:pPr>
            <w:r>
              <w:rPr>
                <w:color w:val="000000"/>
                <w:szCs w:val="22"/>
              </w:rPr>
              <w:t>0.01</w:t>
            </w:r>
          </w:p>
        </w:tc>
      </w:tr>
      <w:tr w:rsidR="00263444" w:rsidRPr="00D75D21" w14:paraId="6DD448B5" w14:textId="77777777" w:rsidTr="00E777C3">
        <w:trPr>
          <w:trHeight w:val="286"/>
          <w:trPrChange w:id="989" w:author="Ben.Williams" w:date="2020-10-30T14:19:00Z">
            <w:trPr>
              <w:trHeight w:val="286"/>
            </w:trPr>
          </w:trPrChange>
        </w:trPr>
        <w:tc>
          <w:tcPr>
            <w:tcW w:w="943" w:type="dxa"/>
            <w:tcBorders>
              <w:top w:val="nil"/>
              <w:left w:val="nil"/>
              <w:bottom w:val="single" w:sz="4" w:space="0" w:color="auto"/>
              <w:right w:val="nil"/>
            </w:tcBorders>
            <w:shd w:val="clear" w:color="auto" w:fill="auto"/>
            <w:noWrap/>
            <w:vAlign w:val="center"/>
            <w:hideMark/>
            <w:tcPrChange w:id="990" w:author="Ben.Williams" w:date="2020-10-30T14:19:00Z">
              <w:tcPr>
                <w:tcW w:w="1009" w:type="dxa"/>
                <w:tcBorders>
                  <w:top w:val="nil"/>
                  <w:left w:val="nil"/>
                  <w:bottom w:val="single" w:sz="4" w:space="0" w:color="auto"/>
                  <w:right w:val="nil"/>
                </w:tcBorders>
                <w:shd w:val="clear" w:color="auto" w:fill="auto"/>
                <w:noWrap/>
                <w:vAlign w:val="center"/>
                <w:hideMark/>
              </w:tcPr>
            </w:tcPrChange>
          </w:tcPr>
          <w:p w14:paraId="1C36980B" w14:textId="77777777" w:rsidR="00263444" w:rsidRPr="00D75D21" w:rsidRDefault="00263444" w:rsidP="00263444">
            <w:pPr>
              <w:spacing w:after="0"/>
              <w:jc w:val="center"/>
              <w:rPr>
                <w:color w:val="000000"/>
                <w:szCs w:val="22"/>
              </w:rPr>
            </w:pPr>
            <w:r w:rsidRPr="00D75D21">
              <w:rPr>
                <w:color w:val="000000"/>
                <w:szCs w:val="22"/>
              </w:rPr>
              <w:t>≥45</w:t>
            </w:r>
          </w:p>
        </w:tc>
        <w:tc>
          <w:tcPr>
            <w:tcW w:w="788" w:type="dxa"/>
            <w:tcBorders>
              <w:top w:val="nil"/>
              <w:left w:val="nil"/>
              <w:bottom w:val="single" w:sz="4" w:space="0" w:color="auto"/>
              <w:right w:val="nil"/>
            </w:tcBorders>
            <w:shd w:val="clear" w:color="auto" w:fill="auto"/>
            <w:noWrap/>
            <w:vAlign w:val="center"/>
            <w:hideMark/>
            <w:tcPrChange w:id="991" w:author="Ben.Williams" w:date="2020-10-30T14:19:00Z">
              <w:tcPr>
                <w:tcW w:w="840" w:type="dxa"/>
                <w:tcBorders>
                  <w:top w:val="nil"/>
                  <w:left w:val="nil"/>
                  <w:bottom w:val="single" w:sz="4" w:space="0" w:color="auto"/>
                  <w:right w:val="nil"/>
                </w:tcBorders>
                <w:shd w:val="clear" w:color="auto" w:fill="auto"/>
                <w:noWrap/>
                <w:vAlign w:val="center"/>
                <w:hideMark/>
              </w:tcPr>
            </w:tcPrChange>
          </w:tcPr>
          <w:p w14:paraId="7573B044" w14:textId="600B79C0" w:rsidR="00263444" w:rsidRPr="00C466C4" w:rsidRDefault="00263444" w:rsidP="004B43F2">
            <w:pPr>
              <w:spacing w:after="0"/>
              <w:jc w:val="center"/>
              <w:rPr>
                <w:color w:val="000000"/>
                <w:szCs w:val="22"/>
              </w:rPr>
            </w:pPr>
            <w:r>
              <w:rPr>
                <w:color w:val="000000"/>
                <w:szCs w:val="22"/>
              </w:rPr>
              <w:t>0.01</w:t>
            </w:r>
          </w:p>
        </w:tc>
        <w:tc>
          <w:tcPr>
            <w:tcW w:w="787" w:type="dxa"/>
            <w:tcBorders>
              <w:top w:val="nil"/>
              <w:left w:val="nil"/>
              <w:bottom w:val="single" w:sz="4" w:space="0" w:color="auto"/>
              <w:right w:val="nil"/>
            </w:tcBorders>
            <w:shd w:val="clear" w:color="auto" w:fill="auto"/>
            <w:noWrap/>
            <w:vAlign w:val="center"/>
            <w:hideMark/>
            <w:tcPrChange w:id="992" w:author="Ben.Williams" w:date="2020-10-30T14:19:00Z">
              <w:tcPr>
                <w:tcW w:w="840" w:type="dxa"/>
                <w:tcBorders>
                  <w:top w:val="nil"/>
                  <w:left w:val="nil"/>
                  <w:bottom w:val="single" w:sz="4" w:space="0" w:color="auto"/>
                  <w:right w:val="nil"/>
                </w:tcBorders>
                <w:shd w:val="clear" w:color="auto" w:fill="auto"/>
                <w:noWrap/>
                <w:vAlign w:val="center"/>
                <w:hideMark/>
              </w:tcPr>
            </w:tcPrChange>
          </w:tcPr>
          <w:p w14:paraId="723E0B79" w14:textId="4F8972A6"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single" w:sz="4" w:space="0" w:color="auto"/>
              <w:right w:val="nil"/>
            </w:tcBorders>
            <w:shd w:val="clear" w:color="auto" w:fill="auto"/>
            <w:noWrap/>
            <w:vAlign w:val="center"/>
            <w:hideMark/>
            <w:tcPrChange w:id="993" w:author="Ben.Williams" w:date="2020-10-30T14:19:00Z">
              <w:tcPr>
                <w:tcW w:w="925" w:type="dxa"/>
                <w:tcBorders>
                  <w:top w:val="nil"/>
                  <w:left w:val="nil"/>
                  <w:bottom w:val="single" w:sz="4" w:space="0" w:color="auto"/>
                  <w:right w:val="nil"/>
                </w:tcBorders>
                <w:shd w:val="clear" w:color="auto" w:fill="auto"/>
                <w:noWrap/>
                <w:vAlign w:val="center"/>
                <w:hideMark/>
              </w:tcPr>
            </w:tcPrChange>
          </w:tcPr>
          <w:p w14:paraId="514B1B04" w14:textId="0A1E80A3" w:rsidR="00263444" w:rsidRPr="00C466C4" w:rsidRDefault="00263444" w:rsidP="004B43F2">
            <w:pPr>
              <w:spacing w:after="0"/>
              <w:jc w:val="center"/>
              <w:rPr>
                <w:color w:val="000000"/>
                <w:szCs w:val="22"/>
              </w:rPr>
            </w:pPr>
            <w:r>
              <w:rPr>
                <w:color w:val="000000"/>
                <w:szCs w:val="22"/>
              </w:rPr>
              <w:t>0</w:t>
            </w:r>
          </w:p>
        </w:tc>
        <w:tc>
          <w:tcPr>
            <w:tcW w:w="847" w:type="dxa"/>
            <w:tcBorders>
              <w:top w:val="nil"/>
              <w:left w:val="nil"/>
              <w:bottom w:val="single" w:sz="4" w:space="0" w:color="auto"/>
              <w:right w:val="nil"/>
            </w:tcBorders>
            <w:shd w:val="clear" w:color="auto" w:fill="auto"/>
            <w:noWrap/>
            <w:vAlign w:val="center"/>
            <w:hideMark/>
            <w:tcPrChange w:id="994" w:author="Ben.Williams" w:date="2020-10-30T14:19:00Z">
              <w:tcPr>
                <w:tcW w:w="840" w:type="dxa"/>
                <w:tcBorders>
                  <w:top w:val="nil"/>
                  <w:left w:val="nil"/>
                  <w:bottom w:val="single" w:sz="4" w:space="0" w:color="auto"/>
                  <w:right w:val="nil"/>
                </w:tcBorders>
                <w:shd w:val="clear" w:color="auto" w:fill="auto"/>
                <w:noWrap/>
                <w:vAlign w:val="center"/>
                <w:hideMark/>
              </w:tcPr>
            </w:tcPrChange>
          </w:tcPr>
          <w:p w14:paraId="49583E3F" w14:textId="70243FFD"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single" w:sz="4" w:space="0" w:color="auto"/>
              <w:right w:val="nil"/>
            </w:tcBorders>
            <w:shd w:val="clear" w:color="auto" w:fill="auto"/>
            <w:noWrap/>
            <w:vAlign w:val="center"/>
            <w:hideMark/>
            <w:tcPrChange w:id="995" w:author="Ben.Williams" w:date="2020-10-30T14:19:00Z">
              <w:tcPr>
                <w:tcW w:w="925" w:type="dxa"/>
                <w:tcBorders>
                  <w:top w:val="nil"/>
                  <w:left w:val="nil"/>
                  <w:bottom w:val="single" w:sz="4" w:space="0" w:color="auto"/>
                  <w:right w:val="nil"/>
                </w:tcBorders>
                <w:shd w:val="clear" w:color="auto" w:fill="auto"/>
                <w:noWrap/>
                <w:vAlign w:val="center"/>
                <w:hideMark/>
              </w:tcPr>
            </w:tcPrChange>
          </w:tcPr>
          <w:p w14:paraId="5958CFE6" w14:textId="593F3A8F"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single" w:sz="4" w:space="0" w:color="auto"/>
              <w:right w:val="nil"/>
            </w:tcBorders>
            <w:shd w:val="clear" w:color="auto" w:fill="auto"/>
            <w:noWrap/>
            <w:vAlign w:val="center"/>
            <w:hideMark/>
            <w:tcPrChange w:id="996" w:author="Ben.Williams" w:date="2020-10-30T14:19:00Z">
              <w:tcPr>
                <w:tcW w:w="925" w:type="dxa"/>
                <w:tcBorders>
                  <w:top w:val="nil"/>
                  <w:left w:val="nil"/>
                  <w:bottom w:val="single" w:sz="4" w:space="0" w:color="auto"/>
                  <w:right w:val="nil"/>
                </w:tcBorders>
                <w:shd w:val="clear" w:color="auto" w:fill="auto"/>
                <w:noWrap/>
                <w:vAlign w:val="center"/>
                <w:hideMark/>
              </w:tcPr>
            </w:tcPrChange>
          </w:tcPr>
          <w:p w14:paraId="3F2CA2AA" w14:textId="1687EA90"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single" w:sz="4" w:space="0" w:color="auto"/>
              <w:right w:val="nil"/>
            </w:tcBorders>
            <w:shd w:val="clear" w:color="auto" w:fill="auto"/>
            <w:noWrap/>
            <w:vAlign w:val="center"/>
            <w:hideMark/>
            <w:tcPrChange w:id="997" w:author="Ben.Williams" w:date="2020-10-30T14:19:00Z">
              <w:tcPr>
                <w:tcW w:w="925" w:type="dxa"/>
                <w:tcBorders>
                  <w:top w:val="nil"/>
                  <w:left w:val="nil"/>
                  <w:bottom w:val="single" w:sz="4" w:space="0" w:color="auto"/>
                  <w:right w:val="nil"/>
                </w:tcBorders>
                <w:shd w:val="clear" w:color="auto" w:fill="auto"/>
                <w:noWrap/>
                <w:vAlign w:val="center"/>
                <w:hideMark/>
              </w:tcPr>
            </w:tcPrChange>
          </w:tcPr>
          <w:p w14:paraId="2E69341E" w14:textId="2C95F110"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single" w:sz="4" w:space="0" w:color="auto"/>
              <w:right w:val="nil"/>
            </w:tcBorders>
            <w:shd w:val="clear" w:color="auto" w:fill="auto"/>
            <w:noWrap/>
            <w:vAlign w:val="center"/>
            <w:hideMark/>
            <w:tcPrChange w:id="998" w:author="Ben.Williams" w:date="2020-10-30T14:19:00Z">
              <w:tcPr>
                <w:tcW w:w="925" w:type="dxa"/>
                <w:tcBorders>
                  <w:top w:val="nil"/>
                  <w:left w:val="nil"/>
                  <w:bottom w:val="single" w:sz="4" w:space="0" w:color="auto"/>
                  <w:right w:val="nil"/>
                </w:tcBorders>
                <w:shd w:val="clear" w:color="auto" w:fill="auto"/>
                <w:noWrap/>
                <w:vAlign w:val="center"/>
                <w:hideMark/>
              </w:tcPr>
            </w:tcPrChange>
          </w:tcPr>
          <w:p w14:paraId="15012D01" w14:textId="35E1FDA7" w:rsidR="00263444" w:rsidRPr="00C466C4" w:rsidRDefault="00263444" w:rsidP="004B43F2">
            <w:pPr>
              <w:spacing w:after="0"/>
              <w:jc w:val="center"/>
              <w:rPr>
                <w:color w:val="000000"/>
                <w:szCs w:val="22"/>
              </w:rPr>
            </w:pPr>
            <w:r>
              <w:rPr>
                <w:color w:val="000000"/>
                <w:szCs w:val="22"/>
              </w:rPr>
              <w:t>0.01</w:t>
            </w:r>
          </w:p>
        </w:tc>
        <w:tc>
          <w:tcPr>
            <w:tcW w:w="865" w:type="dxa"/>
            <w:tcBorders>
              <w:top w:val="nil"/>
              <w:left w:val="nil"/>
              <w:bottom w:val="single" w:sz="4" w:space="0" w:color="auto"/>
              <w:right w:val="nil"/>
            </w:tcBorders>
            <w:shd w:val="clear" w:color="auto" w:fill="auto"/>
            <w:noWrap/>
            <w:vAlign w:val="center"/>
            <w:hideMark/>
            <w:tcPrChange w:id="999" w:author="Ben.Williams" w:date="2020-10-30T14:19:00Z">
              <w:tcPr>
                <w:tcW w:w="925" w:type="dxa"/>
                <w:tcBorders>
                  <w:top w:val="nil"/>
                  <w:left w:val="nil"/>
                  <w:bottom w:val="single" w:sz="4" w:space="0" w:color="auto"/>
                  <w:right w:val="nil"/>
                </w:tcBorders>
                <w:shd w:val="clear" w:color="auto" w:fill="auto"/>
                <w:noWrap/>
                <w:vAlign w:val="center"/>
                <w:hideMark/>
              </w:tcPr>
            </w:tcPrChange>
          </w:tcPr>
          <w:p w14:paraId="69284B7D" w14:textId="7EC32442" w:rsidR="00263444" w:rsidRPr="00C466C4" w:rsidRDefault="00263444" w:rsidP="004B43F2">
            <w:pPr>
              <w:spacing w:after="0"/>
              <w:jc w:val="center"/>
              <w:rPr>
                <w:color w:val="000000"/>
                <w:szCs w:val="22"/>
              </w:rPr>
            </w:pPr>
            <w:r>
              <w:rPr>
                <w:color w:val="000000"/>
                <w:szCs w:val="22"/>
              </w:rPr>
              <w:t>0</w:t>
            </w:r>
          </w:p>
        </w:tc>
        <w:tc>
          <w:tcPr>
            <w:tcW w:w="865" w:type="dxa"/>
            <w:tcBorders>
              <w:top w:val="nil"/>
              <w:left w:val="nil"/>
              <w:bottom w:val="single" w:sz="4" w:space="0" w:color="auto"/>
              <w:right w:val="nil"/>
            </w:tcBorders>
            <w:shd w:val="clear" w:color="auto" w:fill="auto"/>
            <w:noWrap/>
            <w:vAlign w:val="center"/>
            <w:hideMark/>
            <w:tcPrChange w:id="1000" w:author="Ben.Williams" w:date="2020-10-30T14:19:00Z">
              <w:tcPr>
                <w:tcW w:w="925" w:type="dxa"/>
                <w:tcBorders>
                  <w:top w:val="nil"/>
                  <w:left w:val="nil"/>
                  <w:bottom w:val="single" w:sz="4" w:space="0" w:color="auto"/>
                  <w:right w:val="nil"/>
                </w:tcBorders>
                <w:shd w:val="clear" w:color="auto" w:fill="auto"/>
                <w:noWrap/>
                <w:vAlign w:val="center"/>
                <w:hideMark/>
              </w:tcPr>
            </w:tcPrChange>
          </w:tcPr>
          <w:p w14:paraId="49E4E93B" w14:textId="4E6C3E6C" w:rsidR="00263444" w:rsidRPr="00C466C4" w:rsidRDefault="00263444" w:rsidP="004B43F2">
            <w:pPr>
              <w:spacing w:after="0"/>
              <w:jc w:val="center"/>
              <w:rPr>
                <w:color w:val="000000"/>
                <w:szCs w:val="22"/>
              </w:rPr>
            </w:pPr>
            <w:r>
              <w:rPr>
                <w:color w:val="000000"/>
                <w:szCs w:val="22"/>
              </w:rPr>
              <w:t>0</w:t>
            </w:r>
          </w:p>
        </w:tc>
      </w:tr>
      <w:tr w:rsidR="00263444" w:rsidRPr="00D75D21" w14:paraId="58CCC240" w14:textId="77777777" w:rsidTr="00E777C3">
        <w:trPr>
          <w:trHeight w:val="286"/>
          <w:trPrChange w:id="1001" w:author="Ben.Williams" w:date="2020-10-30T14:19:00Z">
            <w:trPr>
              <w:trHeight w:val="286"/>
            </w:trPr>
          </w:trPrChange>
        </w:trPr>
        <w:tc>
          <w:tcPr>
            <w:tcW w:w="943" w:type="dxa"/>
            <w:tcBorders>
              <w:top w:val="single" w:sz="4" w:space="0" w:color="auto"/>
              <w:left w:val="nil"/>
              <w:bottom w:val="single" w:sz="4" w:space="0" w:color="auto"/>
              <w:right w:val="nil"/>
            </w:tcBorders>
            <w:shd w:val="clear" w:color="auto" w:fill="auto"/>
            <w:noWrap/>
            <w:vAlign w:val="center"/>
            <w:hideMark/>
            <w:tcPrChange w:id="1002" w:author="Ben.Williams" w:date="2020-10-30T14:19:00Z">
              <w:tcPr>
                <w:tcW w:w="1009" w:type="dxa"/>
                <w:tcBorders>
                  <w:top w:val="single" w:sz="4" w:space="0" w:color="auto"/>
                  <w:left w:val="nil"/>
                  <w:bottom w:val="single" w:sz="4" w:space="0" w:color="auto"/>
                  <w:right w:val="nil"/>
                </w:tcBorders>
                <w:shd w:val="clear" w:color="auto" w:fill="auto"/>
                <w:noWrap/>
                <w:vAlign w:val="center"/>
                <w:hideMark/>
              </w:tcPr>
            </w:tcPrChange>
          </w:tcPr>
          <w:p w14:paraId="03F64483" w14:textId="77777777" w:rsidR="00263444" w:rsidRPr="00D75D21" w:rsidRDefault="00263444" w:rsidP="00263444">
            <w:pPr>
              <w:spacing w:after="0"/>
              <w:jc w:val="center"/>
              <w:rPr>
                <w:color w:val="000000"/>
                <w:szCs w:val="22"/>
              </w:rPr>
            </w:pPr>
            <w:r w:rsidRPr="00D75D21">
              <w:rPr>
                <w:color w:val="000000"/>
                <w:szCs w:val="22"/>
              </w:rPr>
              <w:t>Total</w:t>
            </w:r>
          </w:p>
        </w:tc>
        <w:tc>
          <w:tcPr>
            <w:tcW w:w="788" w:type="dxa"/>
            <w:tcBorders>
              <w:top w:val="single" w:sz="4" w:space="0" w:color="auto"/>
              <w:left w:val="nil"/>
              <w:bottom w:val="single" w:sz="4" w:space="0" w:color="auto"/>
              <w:right w:val="nil"/>
            </w:tcBorders>
            <w:shd w:val="clear" w:color="auto" w:fill="auto"/>
            <w:noWrap/>
            <w:vAlign w:val="center"/>
            <w:hideMark/>
            <w:tcPrChange w:id="1003" w:author="Ben.Williams" w:date="2020-10-30T14:19:00Z">
              <w:tcPr>
                <w:tcW w:w="840" w:type="dxa"/>
                <w:tcBorders>
                  <w:top w:val="single" w:sz="4" w:space="0" w:color="auto"/>
                  <w:left w:val="nil"/>
                  <w:bottom w:val="single" w:sz="4" w:space="0" w:color="auto"/>
                  <w:right w:val="nil"/>
                </w:tcBorders>
                <w:shd w:val="clear" w:color="auto" w:fill="auto"/>
                <w:noWrap/>
                <w:vAlign w:val="center"/>
                <w:hideMark/>
              </w:tcPr>
            </w:tcPrChange>
          </w:tcPr>
          <w:p w14:paraId="19AF19B4" w14:textId="00F9D1D8" w:rsidR="00263444" w:rsidRPr="00C466C4" w:rsidRDefault="00263444" w:rsidP="004B43F2">
            <w:pPr>
              <w:spacing w:after="0"/>
              <w:jc w:val="center"/>
              <w:rPr>
                <w:color w:val="000000"/>
                <w:szCs w:val="22"/>
              </w:rPr>
            </w:pPr>
            <w:r>
              <w:rPr>
                <w:color w:val="000000"/>
                <w:szCs w:val="22"/>
              </w:rPr>
              <w:t>8,732</w:t>
            </w:r>
          </w:p>
        </w:tc>
        <w:tc>
          <w:tcPr>
            <w:tcW w:w="787" w:type="dxa"/>
            <w:tcBorders>
              <w:top w:val="single" w:sz="4" w:space="0" w:color="auto"/>
              <w:left w:val="nil"/>
              <w:bottom w:val="single" w:sz="4" w:space="0" w:color="auto"/>
              <w:right w:val="nil"/>
            </w:tcBorders>
            <w:shd w:val="clear" w:color="auto" w:fill="auto"/>
            <w:noWrap/>
            <w:vAlign w:val="center"/>
            <w:hideMark/>
            <w:tcPrChange w:id="1004" w:author="Ben.Williams" w:date="2020-10-30T14:19:00Z">
              <w:tcPr>
                <w:tcW w:w="840" w:type="dxa"/>
                <w:tcBorders>
                  <w:top w:val="single" w:sz="4" w:space="0" w:color="auto"/>
                  <w:left w:val="nil"/>
                  <w:bottom w:val="single" w:sz="4" w:space="0" w:color="auto"/>
                  <w:right w:val="nil"/>
                </w:tcBorders>
                <w:shd w:val="clear" w:color="auto" w:fill="auto"/>
                <w:noWrap/>
                <w:vAlign w:val="center"/>
                <w:hideMark/>
              </w:tcPr>
            </w:tcPrChange>
          </w:tcPr>
          <w:p w14:paraId="6D79C623" w14:textId="4AB6DC0C" w:rsidR="00263444" w:rsidRPr="00C466C4" w:rsidRDefault="00263444" w:rsidP="004B43F2">
            <w:pPr>
              <w:spacing w:after="0"/>
              <w:jc w:val="center"/>
              <w:rPr>
                <w:color w:val="000000"/>
                <w:szCs w:val="22"/>
              </w:rPr>
            </w:pPr>
            <w:r>
              <w:rPr>
                <w:color w:val="000000"/>
                <w:szCs w:val="22"/>
              </w:rPr>
              <w:t>11,727</w:t>
            </w:r>
          </w:p>
        </w:tc>
        <w:tc>
          <w:tcPr>
            <w:tcW w:w="865" w:type="dxa"/>
            <w:tcBorders>
              <w:top w:val="single" w:sz="4" w:space="0" w:color="auto"/>
              <w:left w:val="nil"/>
              <w:bottom w:val="single" w:sz="4" w:space="0" w:color="auto"/>
              <w:right w:val="nil"/>
            </w:tcBorders>
            <w:shd w:val="clear" w:color="auto" w:fill="auto"/>
            <w:noWrap/>
            <w:vAlign w:val="center"/>
            <w:hideMark/>
            <w:tcPrChange w:id="1005" w:author="Ben.Williams" w:date="2020-10-30T14:19:00Z">
              <w:tcPr>
                <w:tcW w:w="925" w:type="dxa"/>
                <w:tcBorders>
                  <w:top w:val="single" w:sz="4" w:space="0" w:color="auto"/>
                  <w:left w:val="nil"/>
                  <w:bottom w:val="single" w:sz="4" w:space="0" w:color="auto"/>
                  <w:right w:val="nil"/>
                </w:tcBorders>
                <w:shd w:val="clear" w:color="auto" w:fill="auto"/>
                <w:noWrap/>
                <w:vAlign w:val="center"/>
                <w:hideMark/>
              </w:tcPr>
            </w:tcPrChange>
          </w:tcPr>
          <w:p w14:paraId="73B30BF2" w14:textId="6B7ADF8B" w:rsidR="00263444" w:rsidRPr="00C466C4" w:rsidRDefault="00263444" w:rsidP="004B43F2">
            <w:pPr>
              <w:spacing w:after="0"/>
              <w:jc w:val="center"/>
              <w:rPr>
                <w:color w:val="000000"/>
                <w:szCs w:val="22"/>
              </w:rPr>
            </w:pPr>
            <w:r>
              <w:rPr>
                <w:color w:val="000000"/>
                <w:szCs w:val="22"/>
              </w:rPr>
              <w:t>9,630</w:t>
            </w:r>
          </w:p>
        </w:tc>
        <w:tc>
          <w:tcPr>
            <w:tcW w:w="847" w:type="dxa"/>
            <w:tcBorders>
              <w:top w:val="single" w:sz="4" w:space="0" w:color="auto"/>
              <w:left w:val="nil"/>
              <w:bottom w:val="single" w:sz="4" w:space="0" w:color="auto"/>
              <w:right w:val="nil"/>
            </w:tcBorders>
            <w:shd w:val="clear" w:color="auto" w:fill="auto"/>
            <w:noWrap/>
            <w:vAlign w:val="center"/>
            <w:hideMark/>
            <w:tcPrChange w:id="1006" w:author="Ben.Williams" w:date="2020-10-30T14:19:00Z">
              <w:tcPr>
                <w:tcW w:w="840" w:type="dxa"/>
                <w:tcBorders>
                  <w:top w:val="single" w:sz="4" w:space="0" w:color="auto"/>
                  <w:left w:val="nil"/>
                  <w:bottom w:val="single" w:sz="4" w:space="0" w:color="auto"/>
                  <w:right w:val="nil"/>
                </w:tcBorders>
                <w:shd w:val="clear" w:color="auto" w:fill="auto"/>
                <w:noWrap/>
                <w:vAlign w:val="center"/>
                <w:hideMark/>
              </w:tcPr>
            </w:tcPrChange>
          </w:tcPr>
          <w:p w14:paraId="36DE3E06" w14:textId="71CFFBC7" w:rsidR="00263444" w:rsidRPr="00C466C4" w:rsidRDefault="00263444" w:rsidP="004B43F2">
            <w:pPr>
              <w:spacing w:after="0"/>
              <w:jc w:val="center"/>
              <w:rPr>
                <w:color w:val="000000"/>
                <w:szCs w:val="22"/>
              </w:rPr>
            </w:pPr>
            <w:r>
              <w:rPr>
                <w:color w:val="000000"/>
                <w:szCs w:val="22"/>
              </w:rPr>
              <w:t>12,500</w:t>
            </w:r>
          </w:p>
        </w:tc>
        <w:tc>
          <w:tcPr>
            <w:tcW w:w="865" w:type="dxa"/>
            <w:tcBorders>
              <w:top w:val="single" w:sz="4" w:space="0" w:color="auto"/>
              <w:left w:val="nil"/>
              <w:bottom w:val="single" w:sz="4" w:space="0" w:color="auto"/>
              <w:right w:val="nil"/>
            </w:tcBorders>
            <w:shd w:val="clear" w:color="auto" w:fill="auto"/>
            <w:noWrap/>
            <w:vAlign w:val="center"/>
            <w:hideMark/>
            <w:tcPrChange w:id="1007" w:author="Ben.Williams" w:date="2020-10-30T14:19:00Z">
              <w:tcPr>
                <w:tcW w:w="925" w:type="dxa"/>
                <w:tcBorders>
                  <w:top w:val="single" w:sz="4" w:space="0" w:color="auto"/>
                  <w:left w:val="nil"/>
                  <w:bottom w:val="single" w:sz="4" w:space="0" w:color="auto"/>
                  <w:right w:val="nil"/>
                </w:tcBorders>
                <w:shd w:val="clear" w:color="auto" w:fill="auto"/>
                <w:noWrap/>
                <w:vAlign w:val="center"/>
                <w:hideMark/>
              </w:tcPr>
            </w:tcPrChange>
          </w:tcPr>
          <w:p w14:paraId="06FE3071" w14:textId="0289560F" w:rsidR="00263444" w:rsidRPr="00C466C4" w:rsidRDefault="00263444" w:rsidP="004B43F2">
            <w:pPr>
              <w:spacing w:after="0"/>
              <w:jc w:val="center"/>
              <w:rPr>
                <w:color w:val="000000"/>
                <w:szCs w:val="22"/>
              </w:rPr>
            </w:pPr>
            <w:r>
              <w:rPr>
                <w:color w:val="000000"/>
                <w:szCs w:val="22"/>
              </w:rPr>
              <w:t>13,110</w:t>
            </w:r>
          </w:p>
        </w:tc>
        <w:tc>
          <w:tcPr>
            <w:tcW w:w="865" w:type="dxa"/>
            <w:tcBorders>
              <w:top w:val="single" w:sz="4" w:space="0" w:color="auto"/>
              <w:left w:val="nil"/>
              <w:bottom w:val="single" w:sz="4" w:space="0" w:color="auto"/>
              <w:right w:val="nil"/>
            </w:tcBorders>
            <w:shd w:val="clear" w:color="auto" w:fill="auto"/>
            <w:noWrap/>
            <w:vAlign w:val="center"/>
            <w:hideMark/>
            <w:tcPrChange w:id="1008" w:author="Ben.Williams" w:date="2020-10-30T14:19:00Z">
              <w:tcPr>
                <w:tcW w:w="925" w:type="dxa"/>
                <w:tcBorders>
                  <w:top w:val="single" w:sz="4" w:space="0" w:color="auto"/>
                  <w:left w:val="nil"/>
                  <w:bottom w:val="single" w:sz="4" w:space="0" w:color="auto"/>
                  <w:right w:val="nil"/>
                </w:tcBorders>
                <w:shd w:val="clear" w:color="auto" w:fill="auto"/>
                <w:noWrap/>
                <w:vAlign w:val="center"/>
                <w:hideMark/>
              </w:tcPr>
            </w:tcPrChange>
          </w:tcPr>
          <w:p w14:paraId="609524BC" w14:textId="318F8049" w:rsidR="00263444" w:rsidRPr="00C466C4" w:rsidRDefault="00263444" w:rsidP="004B43F2">
            <w:pPr>
              <w:spacing w:after="0"/>
              <w:jc w:val="center"/>
              <w:rPr>
                <w:color w:val="000000"/>
                <w:szCs w:val="22"/>
              </w:rPr>
            </w:pPr>
            <w:r>
              <w:rPr>
                <w:color w:val="000000"/>
                <w:szCs w:val="22"/>
              </w:rPr>
              <w:t>18,083</w:t>
            </w:r>
          </w:p>
        </w:tc>
        <w:tc>
          <w:tcPr>
            <w:tcW w:w="865" w:type="dxa"/>
            <w:tcBorders>
              <w:top w:val="single" w:sz="4" w:space="0" w:color="auto"/>
              <w:left w:val="nil"/>
              <w:bottom w:val="single" w:sz="4" w:space="0" w:color="auto"/>
              <w:right w:val="nil"/>
            </w:tcBorders>
            <w:shd w:val="clear" w:color="auto" w:fill="auto"/>
            <w:noWrap/>
            <w:vAlign w:val="center"/>
            <w:hideMark/>
            <w:tcPrChange w:id="1009" w:author="Ben.Williams" w:date="2020-10-30T14:19:00Z">
              <w:tcPr>
                <w:tcW w:w="925" w:type="dxa"/>
                <w:tcBorders>
                  <w:top w:val="single" w:sz="4" w:space="0" w:color="auto"/>
                  <w:left w:val="nil"/>
                  <w:bottom w:val="single" w:sz="4" w:space="0" w:color="auto"/>
                  <w:right w:val="nil"/>
                </w:tcBorders>
                <w:shd w:val="clear" w:color="auto" w:fill="auto"/>
                <w:noWrap/>
                <w:vAlign w:val="center"/>
                <w:hideMark/>
              </w:tcPr>
            </w:tcPrChange>
          </w:tcPr>
          <w:p w14:paraId="54AF174A" w14:textId="53A796F5" w:rsidR="00263444" w:rsidRPr="00C466C4" w:rsidRDefault="00263444" w:rsidP="004B43F2">
            <w:pPr>
              <w:spacing w:after="0"/>
              <w:jc w:val="center"/>
              <w:rPr>
                <w:color w:val="000000"/>
                <w:szCs w:val="22"/>
              </w:rPr>
            </w:pPr>
            <w:r>
              <w:rPr>
                <w:color w:val="000000"/>
                <w:szCs w:val="22"/>
              </w:rPr>
              <w:t>18,764</w:t>
            </w:r>
          </w:p>
        </w:tc>
        <w:tc>
          <w:tcPr>
            <w:tcW w:w="865" w:type="dxa"/>
            <w:tcBorders>
              <w:top w:val="single" w:sz="4" w:space="0" w:color="auto"/>
              <w:left w:val="nil"/>
              <w:bottom w:val="single" w:sz="4" w:space="0" w:color="auto"/>
              <w:right w:val="nil"/>
            </w:tcBorders>
            <w:shd w:val="clear" w:color="auto" w:fill="auto"/>
            <w:noWrap/>
            <w:vAlign w:val="center"/>
            <w:hideMark/>
            <w:tcPrChange w:id="1010" w:author="Ben.Williams" w:date="2020-10-30T14:19:00Z">
              <w:tcPr>
                <w:tcW w:w="925" w:type="dxa"/>
                <w:tcBorders>
                  <w:top w:val="single" w:sz="4" w:space="0" w:color="auto"/>
                  <w:left w:val="nil"/>
                  <w:bottom w:val="single" w:sz="4" w:space="0" w:color="auto"/>
                  <w:right w:val="nil"/>
                </w:tcBorders>
                <w:shd w:val="clear" w:color="auto" w:fill="auto"/>
                <w:noWrap/>
                <w:vAlign w:val="center"/>
                <w:hideMark/>
              </w:tcPr>
            </w:tcPrChange>
          </w:tcPr>
          <w:p w14:paraId="5C1D474D" w14:textId="2C98E6D8" w:rsidR="00263444" w:rsidRPr="00C466C4" w:rsidRDefault="00263444" w:rsidP="004B43F2">
            <w:pPr>
              <w:spacing w:after="0"/>
              <w:jc w:val="center"/>
              <w:rPr>
                <w:color w:val="000000"/>
                <w:szCs w:val="22"/>
              </w:rPr>
            </w:pPr>
            <w:r>
              <w:rPr>
                <w:color w:val="000000"/>
                <w:szCs w:val="22"/>
              </w:rPr>
              <w:t>19,787</w:t>
            </w:r>
          </w:p>
        </w:tc>
        <w:tc>
          <w:tcPr>
            <w:tcW w:w="865" w:type="dxa"/>
            <w:tcBorders>
              <w:top w:val="single" w:sz="4" w:space="0" w:color="auto"/>
              <w:left w:val="nil"/>
              <w:bottom w:val="single" w:sz="4" w:space="0" w:color="auto"/>
              <w:right w:val="nil"/>
            </w:tcBorders>
            <w:shd w:val="clear" w:color="auto" w:fill="auto"/>
            <w:noWrap/>
            <w:vAlign w:val="center"/>
            <w:hideMark/>
            <w:tcPrChange w:id="1011" w:author="Ben.Williams" w:date="2020-10-30T14:19:00Z">
              <w:tcPr>
                <w:tcW w:w="925" w:type="dxa"/>
                <w:tcBorders>
                  <w:top w:val="single" w:sz="4" w:space="0" w:color="auto"/>
                  <w:left w:val="nil"/>
                  <w:bottom w:val="single" w:sz="4" w:space="0" w:color="auto"/>
                  <w:right w:val="nil"/>
                </w:tcBorders>
                <w:shd w:val="clear" w:color="auto" w:fill="auto"/>
                <w:noWrap/>
                <w:vAlign w:val="center"/>
                <w:hideMark/>
              </w:tcPr>
            </w:tcPrChange>
          </w:tcPr>
          <w:p w14:paraId="6A453182" w14:textId="30A516E4" w:rsidR="00263444" w:rsidRPr="00C466C4" w:rsidRDefault="00263444" w:rsidP="004B43F2">
            <w:pPr>
              <w:spacing w:after="0"/>
              <w:jc w:val="center"/>
              <w:rPr>
                <w:color w:val="000000"/>
                <w:szCs w:val="22"/>
              </w:rPr>
            </w:pPr>
            <w:r>
              <w:rPr>
                <w:color w:val="000000"/>
                <w:szCs w:val="22"/>
              </w:rPr>
              <w:t>21,891</w:t>
            </w:r>
          </w:p>
        </w:tc>
        <w:tc>
          <w:tcPr>
            <w:tcW w:w="865" w:type="dxa"/>
            <w:tcBorders>
              <w:top w:val="single" w:sz="4" w:space="0" w:color="auto"/>
              <w:left w:val="nil"/>
              <w:bottom w:val="single" w:sz="4" w:space="0" w:color="auto"/>
              <w:right w:val="nil"/>
            </w:tcBorders>
            <w:shd w:val="clear" w:color="auto" w:fill="auto"/>
            <w:noWrap/>
            <w:vAlign w:val="center"/>
            <w:hideMark/>
            <w:tcPrChange w:id="1012" w:author="Ben.Williams" w:date="2020-10-30T14:19:00Z">
              <w:tcPr>
                <w:tcW w:w="925" w:type="dxa"/>
                <w:tcBorders>
                  <w:top w:val="single" w:sz="4" w:space="0" w:color="auto"/>
                  <w:left w:val="nil"/>
                  <w:bottom w:val="single" w:sz="4" w:space="0" w:color="auto"/>
                  <w:right w:val="nil"/>
                </w:tcBorders>
                <w:shd w:val="clear" w:color="auto" w:fill="auto"/>
                <w:noWrap/>
                <w:vAlign w:val="center"/>
                <w:hideMark/>
              </w:tcPr>
            </w:tcPrChange>
          </w:tcPr>
          <w:p w14:paraId="7B892E93" w14:textId="6F569DD5" w:rsidR="00263444" w:rsidRPr="00C466C4" w:rsidRDefault="00263444" w:rsidP="004B43F2">
            <w:pPr>
              <w:spacing w:after="0"/>
              <w:jc w:val="center"/>
              <w:rPr>
                <w:color w:val="000000"/>
                <w:szCs w:val="22"/>
              </w:rPr>
            </w:pPr>
            <w:r>
              <w:rPr>
                <w:color w:val="000000"/>
                <w:szCs w:val="22"/>
              </w:rPr>
              <w:t>12,976</w:t>
            </w:r>
          </w:p>
        </w:tc>
      </w:tr>
    </w:tbl>
    <w:p w14:paraId="4244ED0A" w14:textId="77777777" w:rsidR="00A92122" w:rsidRDefault="00A92122" w:rsidP="00A92122">
      <w:pPr>
        <w:spacing w:after="0"/>
      </w:pPr>
      <w:r>
        <w:br w:type="page"/>
      </w:r>
    </w:p>
    <w:p w14:paraId="69465FAA" w14:textId="27A278EE" w:rsidR="00A92122" w:rsidRDefault="00A92122" w:rsidP="00A92122">
      <w:pPr>
        <w:pStyle w:val="Heading5"/>
        <w:spacing w:before="0" w:after="120"/>
        <w:ind w:left="0" w:firstLine="0"/>
      </w:pPr>
      <w:r w:rsidRPr="009508EF">
        <w:lastRenderedPageBreak/>
        <w:t>Table 9-8.</w:t>
      </w:r>
      <w:r w:rsidR="00250964" w:rsidRPr="001D7668">
        <w:t xml:space="preserve"> </w:t>
      </w:r>
      <w:r w:rsidRPr="001D7668">
        <w:t>Fishery</w:t>
      </w:r>
      <w:r w:rsidRPr="008C4734">
        <w:t xml:space="preserve"> age compositions</w:t>
      </w:r>
      <w:r>
        <w:t xml:space="preserve"> for GOA </w:t>
      </w:r>
      <w:r w:rsidR="009B7831">
        <w:t>POP</w:t>
      </w:r>
      <w:r>
        <w:t xml:space="preserve"> </w:t>
      </w:r>
      <w:r w:rsidRPr="008C4734">
        <w:t>199</w:t>
      </w:r>
      <w:r w:rsidR="00250964">
        <w:t>0-2018</w:t>
      </w:r>
      <w:r w:rsidRPr="008C4734">
        <w:t>.</w:t>
      </w:r>
    </w:p>
    <w:tbl>
      <w:tblPr>
        <w:tblW w:w="10056" w:type="dxa"/>
        <w:tblLook w:val="04A0" w:firstRow="1" w:lastRow="0" w:firstColumn="1" w:lastColumn="0" w:noHBand="0" w:noVBand="1"/>
        <w:tblPrChange w:id="1013" w:author="Ben.Williams" w:date="2020-10-30T14:20:00Z">
          <w:tblPr>
            <w:tblW w:w="10037" w:type="dxa"/>
            <w:tblLook w:val="04A0" w:firstRow="1" w:lastRow="0" w:firstColumn="1" w:lastColumn="0" w:noHBand="0" w:noVBand="1"/>
          </w:tblPr>
        </w:tblPrChange>
      </w:tblPr>
      <w:tblGrid>
        <w:gridCol w:w="816"/>
        <w:gridCol w:w="616"/>
        <w:gridCol w:w="616"/>
        <w:gridCol w:w="616"/>
        <w:gridCol w:w="616"/>
        <w:gridCol w:w="616"/>
        <w:gridCol w:w="616"/>
        <w:gridCol w:w="616"/>
        <w:gridCol w:w="616"/>
        <w:gridCol w:w="616"/>
        <w:gridCol w:w="616"/>
        <w:gridCol w:w="616"/>
        <w:gridCol w:w="674"/>
        <w:gridCol w:w="616"/>
        <w:gridCol w:w="666"/>
        <w:gridCol w:w="666"/>
        <w:tblGridChange w:id="1014">
          <w:tblGrid>
            <w:gridCol w:w="816"/>
            <w:gridCol w:w="619"/>
            <w:gridCol w:w="619"/>
            <w:gridCol w:w="619"/>
            <w:gridCol w:w="619"/>
            <w:gridCol w:w="619"/>
            <w:gridCol w:w="619"/>
            <w:gridCol w:w="619"/>
            <w:gridCol w:w="619"/>
            <w:gridCol w:w="619"/>
            <w:gridCol w:w="619"/>
            <w:gridCol w:w="619"/>
            <w:gridCol w:w="619"/>
            <w:gridCol w:w="619"/>
            <w:gridCol w:w="619"/>
            <w:gridCol w:w="616"/>
          </w:tblGrid>
        </w:tblGridChange>
      </w:tblGrid>
      <w:tr w:rsidR="00311B2C" w:rsidRPr="00D75D21" w14:paraId="10B4F0E8" w14:textId="77777777" w:rsidTr="00E777C3">
        <w:trPr>
          <w:trHeight w:val="285"/>
          <w:trPrChange w:id="1015" w:author="Ben.Williams" w:date="2020-10-30T14:20:00Z">
            <w:trPr>
              <w:trHeight w:val="285"/>
            </w:trPr>
          </w:trPrChange>
        </w:trPr>
        <w:tc>
          <w:tcPr>
            <w:tcW w:w="816" w:type="dxa"/>
            <w:tcBorders>
              <w:top w:val="single" w:sz="4" w:space="0" w:color="auto"/>
              <w:left w:val="nil"/>
              <w:bottom w:val="single" w:sz="4" w:space="0" w:color="auto"/>
              <w:right w:val="nil"/>
            </w:tcBorders>
            <w:shd w:val="clear" w:color="auto" w:fill="auto"/>
            <w:noWrap/>
            <w:vAlign w:val="center"/>
            <w:hideMark/>
            <w:tcPrChange w:id="1016" w:author="Ben.Williams" w:date="2020-10-30T14:20:00Z">
              <w:tcPr>
                <w:tcW w:w="752" w:type="dxa"/>
                <w:tcBorders>
                  <w:top w:val="single" w:sz="4" w:space="0" w:color="auto"/>
                  <w:left w:val="nil"/>
                  <w:bottom w:val="single" w:sz="4" w:space="0" w:color="auto"/>
                  <w:right w:val="nil"/>
                </w:tcBorders>
                <w:shd w:val="clear" w:color="auto" w:fill="auto"/>
                <w:noWrap/>
                <w:vAlign w:val="center"/>
                <w:hideMark/>
              </w:tcPr>
            </w:tcPrChange>
          </w:tcPr>
          <w:p w14:paraId="533F465A" w14:textId="77777777" w:rsidR="00311B2C" w:rsidRPr="00D75D21" w:rsidRDefault="00311B2C" w:rsidP="00A332A3">
            <w:pPr>
              <w:spacing w:after="0"/>
              <w:rPr>
                <w:color w:val="000000"/>
                <w:sz w:val="20"/>
              </w:rPr>
            </w:pPr>
            <w:r w:rsidRPr="00D75D21">
              <w:rPr>
                <w:color w:val="000000"/>
                <w:sz w:val="20"/>
              </w:rPr>
              <w:t>Age</w:t>
            </w:r>
          </w:p>
        </w:tc>
        <w:tc>
          <w:tcPr>
            <w:tcW w:w="616" w:type="dxa"/>
            <w:tcBorders>
              <w:top w:val="single" w:sz="4" w:space="0" w:color="auto"/>
              <w:left w:val="nil"/>
              <w:bottom w:val="single" w:sz="4" w:space="0" w:color="auto"/>
              <w:right w:val="nil"/>
            </w:tcBorders>
            <w:shd w:val="clear" w:color="auto" w:fill="auto"/>
            <w:noWrap/>
            <w:vAlign w:val="center"/>
            <w:hideMark/>
            <w:tcPrChange w:id="1017" w:author="Ben.Williams" w:date="2020-10-30T14:20:00Z">
              <w:tcPr>
                <w:tcW w:w="619" w:type="dxa"/>
                <w:tcBorders>
                  <w:top w:val="single" w:sz="4" w:space="0" w:color="auto"/>
                  <w:left w:val="nil"/>
                  <w:bottom w:val="single" w:sz="4" w:space="0" w:color="auto"/>
                  <w:right w:val="nil"/>
                </w:tcBorders>
                <w:shd w:val="clear" w:color="auto" w:fill="auto"/>
                <w:noWrap/>
                <w:vAlign w:val="center"/>
                <w:hideMark/>
              </w:tcPr>
            </w:tcPrChange>
          </w:tcPr>
          <w:p w14:paraId="3D7AD7DE" w14:textId="77777777" w:rsidR="00311B2C" w:rsidRPr="00D75D21" w:rsidRDefault="00311B2C" w:rsidP="00A332A3">
            <w:pPr>
              <w:spacing w:after="0"/>
              <w:jc w:val="center"/>
              <w:rPr>
                <w:color w:val="000000"/>
                <w:sz w:val="20"/>
              </w:rPr>
            </w:pPr>
            <w:r w:rsidRPr="00D75D21">
              <w:rPr>
                <w:color w:val="000000"/>
                <w:sz w:val="20"/>
              </w:rPr>
              <w:t>1990</w:t>
            </w:r>
          </w:p>
        </w:tc>
        <w:tc>
          <w:tcPr>
            <w:tcW w:w="458" w:type="dxa"/>
            <w:tcBorders>
              <w:top w:val="single" w:sz="4" w:space="0" w:color="auto"/>
              <w:left w:val="nil"/>
              <w:bottom w:val="single" w:sz="4" w:space="0" w:color="auto"/>
              <w:right w:val="nil"/>
            </w:tcBorders>
            <w:shd w:val="clear" w:color="auto" w:fill="auto"/>
            <w:noWrap/>
            <w:vAlign w:val="center"/>
            <w:hideMark/>
            <w:tcPrChange w:id="1018" w:author="Ben.Williams" w:date="2020-10-30T14:20:00Z">
              <w:tcPr>
                <w:tcW w:w="619" w:type="dxa"/>
                <w:tcBorders>
                  <w:top w:val="single" w:sz="4" w:space="0" w:color="auto"/>
                  <w:left w:val="nil"/>
                  <w:bottom w:val="single" w:sz="4" w:space="0" w:color="auto"/>
                  <w:right w:val="nil"/>
                </w:tcBorders>
                <w:shd w:val="clear" w:color="auto" w:fill="auto"/>
                <w:noWrap/>
                <w:vAlign w:val="center"/>
                <w:hideMark/>
              </w:tcPr>
            </w:tcPrChange>
          </w:tcPr>
          <w:p w14:paraId="2CB82C14" w14:textId="77777777" w:rsidR="00311B2C" w:rsidRPr="00D75D21" w:rsidRDefault="00311B2C" w:rsidP="00A332A3">
            <w:pPr>
              <w:spacing w:after="0"/>
              <w:jc w:val="center"/>
              <w:rPr>
                <w:color w:val="000000"/>
                <w:sz w:val="20"/>
              </w:rPr>
            </w:pPr>
            <w:r w:rsidRPr="00D75D21">
              <w:rPr>
                <w:color w:val="000000"/>
                <w:sz w:val="20"/>
              </w:rPr>
              <w:t>1998</w:t>
            </w:r>
          </w:p>
        </w:tc>
        <w:tc>
          <w:tcPr>
            <w:tcW w:w="616" w:type="dxa"/>
            <w:tcBorders>
              <w:top w:val="single" w:sz="4" w:space="0" w:color="auto"/>
              <w:left w:val="nil"/>
              <w:bottom w:val="single" w:sz="4" w:space="0" w:color="auto"/>
              <w:right w:val="nil"/>
            </w:tcBorders>
            <w:shd w:val="clear" w:color="auto" w:fill="auto"/>
            <w:noWrap/>
            <w:vAlign w:val="center"/>
            <w:hideMark/>
            <w:tcPrChange w:id="1019" w:author="Ben.Williams" w:date="2020-10-30T14:20:00Z">
              <w:tcPr>
                <w:tcW w:w="619" w:type="dxa"/>
                <w:tcBorders>
                  <w:top w:val="single" w:sz="4" w:space="0" w:color="auto"/>
                  <w:left w:val="nil"/>
                  <w:bottom w:val="single" w:sz="4" w:space="0" w:color="auto"/>
                  <w:right w:val="nil"/>
                </w:tcBorders>
                <w:shd w:val="clear" w:color="auto" w:fill="auto"/>
                <w:noWrap/>
                <w:vAlign w:val="center"/>
                <w:hideMark/>
              </w:tcPr>
            </w:tcPrChange>
          </w:tcPr>
          <w:p w14:paraId="307FB93C" w14:textId="77777777" w:rsidR="00311B2C" w:rsidRPr="00D75D21" w:rsidRDefault="00311B2C" w:rsidP="00A332A3">
            <w:pPr>
              <w:spacing w:after="0"/>
              <w:jc w:val="center"/>
              <w:rPr>
                <w:color w:val="000000"/>
                <w:sz w:val="20"/>
              </w:rPr>
            </w:pPr>
            <w:r w:rsidRPr="00D75D21">
              <w:rPr>
                <w:color w:val="000000"/>
                <w:sz w:val="20"/>
              </w:rPr>
              <w:t>1999</w:t>
            </w:r>
          </w:p>
        </w:tc>
        <w:tc>
          <w:tcPr>
            <w:tcW w:w="616" w:type="dxa"/>
            <w:tcBorders>
              <w:top w:val="single" w:sz="4" w:space="0" w:color="auto"/>
              <w:left w:val="nil"/>
              <w:bottom w:val="single" w:sz="4" w:space="0" w:color="auto"/>
              <w:right w:val="nil"/>
            </w:tcBorders>
            <w:shd w:val="clear" w:color="auto" w:fill="auto"/>
            <w:noWrap/>
            <w:vAlign w:val="center"/>
            <w:hideMark/>
            <w:tcPrChange w:id="1020" w:author="Ben.Williams" w:date="2020-10-30T14:20:00Z">
              <w:tcPr>
                <w:tcW w:w="619" w:type="dxa"/>
                <w:tcBorders>
                  <w:top w:val="single" w:sz="4" w:space="0" w:color="auto"/>
                  <w:left w:val="nil"/>
                  <w:bottom w:val="single" w:sz="4" w:space="0" w:color="auto"/>
                  <w:right w:val="nil"/>
                </w:tcBorders>
                <w:shd w:val="clear" w:color="auto" w:fill="auto"/>
                <w:noWrap/>
                <w:vAlign w:val="center"/>
                <w:hideMark/>
              </w:tcPr>
            </w:tcPrChange>
          </w:tcPr>
          <w:p w14:paraId="2EF1EE97" w14:textId="77777777" w:rsidR="00311B2C" w:rsidRPr="00D75D21" w:rsidRDefault="00311B2C" w:rsidP="00A332A3">
            <w:pPr>
              <w:spacing w:after="0"/>
              <w:jc w:val="center"/>
              <w:rPr>
                <w:color w:val="000000"/>
                <w:sz w:val="20"/>
              </w:rPr>
            </w:pPr>
            <w:r w:rsidRPr="00D75D21">
              <w:rPr>
                <w:color w:val="000000"/>
                <w:sz w:val="20"/>
              </w:rPr>
              <w:t>2000</w:t>
            </w:r>
          </w:p>
        </w:tc>
        <w:tc>
          <w:tcPr>
            <w:tcW w:w="616" w:type="dxa"/>
            <w:tcBorders>
              <w:top w:val="single" w:sz="4" w:space="0" w:color="auto"/>
              <w:left w:val="nil"/>
              <w:bottom w:val="single" w:sz="4" w:space="0" w:color="auto"/>
              <w:right w:val="nil"/>
            </w:tcBorders>
            <w:shd w:val="clear" w:color="auto" w:fill="auto"/>
            <w:noWrap/>
            <w:vAlign w:val="center"/>
            <w:hideMark/>
            <w:tcPrChange w:id="1021" w:author="Ben.Williams" w:date="2020-10-30T14:20:00Z">
              <w:tcPr>
                <w:tcW w:w="619" w:type="dxa"/>
                <w:tcBorders>
                  <w:top w:val="single" w:sz="4" w:space="0" w:color="auto"/>
                  <w:left w:val="nil"/>
                  <w:bottom w:val="single" w:sz="4" w:space="0" w:color="auto"/>
                  <w:right w:val="nil"/>
                </w:tcBorders>
                <w:shd w:val="clear" w:color="auto" w:fill="auto"/>
                <w:noWrap/>
                <w:vAlign w:val="center"/>
                <w:hideMark/>
              </w:tcPr>
            </w:tcPrChange>
          </w:tcPr>
          <w:p w14:paraId="125AEEC0" w14:textId="77777777" w:rsidR="00311B2C" w:rsidRPr="00D75D21" w:rsidRDefault="00311B2C" w:rsidP="00A332A3">
            <w:pPr>
              <w:spacing w:after="0"/>
              <w:jc w:val="center"/>
              <w:rPr>
                <w:color w:val="000000"/>
                <w:sz w:val="20"/>
              </w:rPr>
            </w:pPr>
            <w:r w:rsidRPr="00D75D21">
              <w:rPr>
                <w:color w:val="000000"/>
                <w:sz w:val="20"/>
              </w:rPr>
              <w:t>2001</w:t>
            </w:r>
          </w:p>
        </w:tc>
        <w:tc>
          <w:tcPr>
            <w:tcW w:w="616" w:type="dxa"/>
            <w:tcBorders>
              <w:top w:val="single" w:sz="4" w:space="0" w:color="auto"/>
              <w:left w:val="nil"/>
              <w:bottom w:val="single" w:sz="4" w:space="0" w:color="auto"/>
              <w:right w:val="nil"/>
            </w:tcBorders>
            <w:shd w:val="clear" w:color="auto" w:fill="auto"/>
            <w:noWrap/>
            <w:vAlign w:val="center"/>
            <w:hideMark/>
            <w:tcPrChange w:id="1022" w:author="Ben.Williams" w:date="2020-10-30T14:20:00Z">
              <w:tcPr>
                <w:tcW w:w="619" w:type="dxa"/>
                <w:tcBorders>
                  <w:top w:val="single" w:sz="4" w:space="0" w:color="auto"/>
                  <w:left w:val="nil"/>
                  <w:bottom w:val="single" w:sz="4" w:space="0" w:color="auto"/>
                  <w:right w:val="nil"/>
                </w:tcBorders>
                <w:shd w:val="clear" w:color="auto" w:fill="auto"/>
                <w:noWrap/>
                <w:vAlign w:val="center"/>
                <w:hideMark/>
              </w:tcPr>
            </w:tcPrChange>
          </w:tcPr>
          <w:p w14:paraId="4585F1B3" w14:textId="77777777" w:rsidR="00311B2C" w:rsidRPr="00D75D21" w:rsidRDefault="00311B2C" w:rsidP="00A332A3">
            <w:pPr>
              <w:spacing w:after="0"/>
              <w:jc w:val="center"/>
              <w:rPr>
                <w:color w:val="000000"/>
                <w:sz w:val="20"/>
              </w:rPr>
            </w:pPr>
            <w:r w:rsidRPr="00D75D21">
              <w:rPr>
                <w:color w:val="000000"/>
                <w:sz w:val="20"/>
              </w:rPr>
              <w:t>2002</w:t>
            </w:r>
          </w:p>
        </w:tc>
        <w:tc>
          <w:tcPr>
            <w:tcW w:w="616" w:type="dxa"/>
            <w:tcBorders>
              <w:top w:val="single" w:sz="4" w:space="0" w:color="auto"/>
              <w:left w:val="nil"/>
              <w:bottom w:val="single" w:sz="4" w:space="0" w:color="auto"/>
              <w:right w:val="nil"/>
            </w:tcBorders>
            <w:shd w:val="clear" w:color="auto" w:fill="auto"/>
            <w:noWrap/>
            <w:vAlign w:val="center"/>
            <w:hideMark/>
            <w:tcPrChange w:id="1023" w:author="Ben.Williams" w:date="2020-10-30T14:20:00Z">
              <w:tcPr>
                <w:tcW w:w="619" w:type="dxa"/>
                <w:tcBorders>
                  <w:top w:val="single" w:sz="4" w:space="0" w:color="auto"/>
                  <w:left w:val="nil"/>
                  <w:bottom w:val="single" w:sz="4" w:space="0" w:color="auto"/>
                  <w:right w:val="nil"/>
                </w:tcBorders>
                <w:shd w:val="clear" w:color="auto" w:fill="auto"/>
                <w:noWrap/>
                <w:vAlign w:val="center"/>
                <w:hideMark/>
              </w:tcPr>
            </w:tcPrChange>
          </w:tcPr>
          <w:p w14:paraId="3E96317A" w14:textId="77777777" w:rsidR="00311B2C" w:rsidRPr="00D75D21" w:rsidRDefault="00311B2C" w:rsidP="00A332A3">
            <w:pPr>
              <w:spacing w:after="0"/>
              <w:jc w:val="center"/>
              <w:rPr>
                <w:color w:val="000000"/>
                <w:sz w:val="20"/>
              </w:rPr>
            </w:pPr>
            <w:r w:rsidRPr="00D75D21">
              <w:rPr>
                <w:color w:val="000000"/>
                <w:sz w:val="20"/>
              </w:rPr>
              <w:t>2004</w:t>
            </w:r>
          </w:p>
        </w:tc>
        <w:tc>
          <w:tcPr>
            <w:tcW w:w="616" w:type="dxa"/>
            <w:tcBorders>
              <w:top w:val="single" w:sz="4" w:space="0" w:color="auto"/>
              <w:left w:val="nil"/>
              <w:bottom w:val="single" w:sz="4" w:space="0" w:color="auto"/>
              <w:right w:val="nil"/>
            </w:tcBorders>
            <w:shd w:val="clear" w:color="auto" w:fill="auto"/>
            <w:noWrap/>
            <w:vAlign w:val="center"/>
            <w:hideMark/>
            <w:tcPrChange w:id="1024" w:author="Ben.Williams" w:date="2020-10-30T14:20:00Z">
              <w:tcPr>
                <w:tcW w:w="619" w:type="dxa"/>
                <w:tcBorders>
                  <w:top w:val="single" w:sz="4" w:space="0" w:color="auto"/>
                  <w:left w:val="nil"/>
                  <w:bottom w:val="single" w:sz="4" w:space="0" w:color="auto"/>
                  <w:right w:val="nil"/>
                </w:tcBorders>
                <w:shd w:val="clear" w:color="auto" w:fill="auto"/>
                <w:noWrap/>
                <w:vAlign w:val="center"/>
                <w:hideMark/>
              </w:tcPr>
            </w:tcPrChange>
          </w:tcPr>
          <w:p w14:paraId="22F4D9CF" w14:textId="77777777" w:rsidR="00311B2C" w:rsidRPr="00D75D21" w:rsidRDefault="00311B2C" w:rsidP="00A332A3">
            <w:pPr>
              <w:spacing w:after="0"/>
              <w:jc w:val="center"/>
              <w:rPr>
                <w:color w:val="000000"/>
                <w:sz w:val="20"/>
              </w:rPr>
            </w:pPr>
            <w:r w:rsidRPr="00D75D21">
              <w:rPr>
                <w:color w:val="000000"/>
                <w:sz w:val="20"/>
              </w:rPr>
              <w:t>2005</w:t>
            </w:r>
          </w:p>
        </w:tc>
        <w:tc>
          <w:tcPr>
            <w:tcW w:w="616" w:type="dxa"/>
            <w:tcBorders>
              <w:top w:val="single" w:sz="4" w:space="0" w:color="auto"/>
              <w:left w:val="nil"/>
              <w:bottom w:val="single" w:sz="4" w:space="0" w:color="auto"/>
              <w:right w:val="nil"/>
            </w:tcBorders>
            <w:shd w:val="clear" w:color="auto" w:fill="auto"/>
            <w:noWrap/>
            <w:vAlign w:val="center"/>
            <w:hideMark/>
            <w:tcPrChange w:id="1025" w:author="Ben.Williams" w:date="2020-10-30T14:20:00Z">
              <w:tcPr>
                <w:tcW w:w="619" w:type="dxa"/>
                <w:tcBorders>
                  <w:top w:val="single" w:sz="4" w:space="0" w:color="auto"/>
                  <w:left w:val="nil"/>
                  <w:bottom w:val="single" w:sz="4" w:space="0" w:color="auto"/>
                  <w:right w:val="nil"/>
                </w:tcBorders>
                <w:shd w:val="clear" w:color="auto" w:fill="auto"/>
                <w:noWrap/>
                <w:vAlign w:val="center"/>
                <w:hideMark/>
              </w:tcPr>
            </w:tcPrChange>
          </w:tcPr>
          <w:p w14:paraId="26548E6D" w14:textId="77777777" w:rsidR="00311B2C" w:rsidRPr="00D75D21" w:rsidRDefault="00311B2C" w:rsidP="00A332A3">
            <w:pPr>
              <w:spacing w:after="0"/>
              <w:jc w:val="center"/>
              <w:rPr>
                <w:color w:val="000000"/>
                <w:sz w:val="20"/>
              </w:rPr>
            </w:pPr>
            <w:r w:rsidRPr="00D75D21">
              <w:rPr>
                <w:color w:val="000000"/>
                <w:sz w:val="20"/>
              </w:rPr>
              <w:t>2006</w:t>
            </w:r>
          </w:p>
        </w:tc>
        <w:tc>
          <w:tcPr>
            <w:tcW w:w="616" w:type="dxa"/>
            <w:tcBorders>
              <w:top w:val="single" w:sz="4" w:space="0" w:color="auto"/>
              <w:left w:val="nil"/>
              <w:bottom w:val="single" w:sz="4" w:space="0" w:color="auto"/>
              <w:right w:val="nil"/>
            </w:tcBorders>
            <w:shd w:val="clear" w:color="auto" w:fill="auto"/>
            <w:noWrap/>
            <w:vAlign w:val="center"/>
            <w:hideMark/>
            <w:tcPrChange w:id="1026" w:author="Ben.Williams" w:date="2020-10-30T14:20:00Z">
              <w:tcPr>
                <w:tcW w:w="619" w:type="dxa"/>
                <w:tcBorders>
                  <w:top w:val="single" w:sz="4" w:space="0" w:color="auto"/>
                  <w:left w:val="nil"/>
                  <w:bottom w:val="single" w:sz="4" w:space="0" w:color="auto"/>
                  <w:right w:val="nil"/>
                </w:tcBorders>
                <w:shd w:val="clear" w:color="auto" w:fill="auto"/>
                <w:noWrap/>
                <w:vAlign w:val="center"/>
                <w:hideMark/>
              </w:tcPr>
            </w:tcPrChange>
          </w:tcPr>
          <w:p w14:paraId="14E8B63B" w14:textId="77777777" w:rsidR="00311B2C" w:rsidRPr="00D75D21" w:rsidRDefault="00311B2C" w:rsidP="00A332A3">
            <w:pPr>
              <w:spacing w:after="0"/>
              <w:jc w:val="center"/>
              <w:rPr>
                <w:color w:val="000000"/>
                <w:sz w:val="20"/>
              </w:rPr>
            </w:pPr>
            <w:r w:rsidRPr="00D75D21">
              <w:rPr>
                <w:color w:val="000000"/>
                <w:sz w:val="20"/>
              </w:rPr>
              <w:t>2008</w:t>
            </w:r>
          </w:p>
        </w:tc>
        <w:tc>
          <w:tcPr>
            <w:tcW w:w="616" w:type="dxa"/>
            <w:tcBorders>
              <w:top w:val="single" w:sz="4" w:space="0" w:color="auto"/>
              <w:left w:val="nil"/>
              <w:bottom w:val="single" w:sz="4" w:space="0" w:color="auto"/>
              <w:right w:val="nil"/>
            </w:tcBorders>
            <w:shd w:val="clear" w:color="auto" w:fill="auto"/>
            <w:noWrap/>
            <w:vAlign w:val="center"/>
            <w:hideMark/>
            <w:tcPrChange w:id="1027" w:author="Ben.Williams" w:date="2020-10-30T14:20:00Z">
              <w:tcPr>
                <w:tcW w:w="619" w:type="dxa"/>
                <w:tcBorders>
                  <w:top w:val="single" w:sz="4" w:space="0" w:color="auto"/>
                  <w:left w:val="nil"/>
                  <w:bottom w:val="single" w:sz="4" w:space="0" w:color="auto"/>
                  <w:right w:val="nil"/>
                </w:tcBorders>
                <w:shd w:val="clear" w:color="auto" w:fill="auto"/>
                <w:noWrap/>
                <w:vAlign w:val="center"/>
                <w:hideMark/>
              </w:tcPr>
            </w:tcPrChange>
          </w:tcPr>
          <w:p w14:paraId="3EA3A59D" w14:textId="77777777" w:rsidR="00311B2C" w:rsidRPr="00D75D21" w:rsidRDefault="00311B2C" w:rsidP="00A332A3">
            <w:pPr>
              <w:spacing w:after="0"/>
              <w:jc w:val="center"/>
              <w:rPr>
                <w:color w:val="000000"/>
                <w:sz w:val="20"/>
              </w:rPr>
            </w:pPr>
            <w:r w:rsidRPr="00D75D21">
              <w:rPr>
                <w:color w:val="000000"/>
                <w:sz w:val="20"/>
              </w:rPr>
              <w:t>2010</w:t>
            </w:r>
          </w:p>
        </w:tc>
        <w:tc>
          <w:tcPr>
            <w:tcW w:w="674" w:type="dxa"/>
            <w:tcBorders>
              <w:top w:val="single" w:sz="4" w:space="0" w:color="auto"/>
              <w:left w:val="nil"/>
              <w:bottom w:val="single" w:sz="4" w:space="0" w:color="auto"/>
              <w:right w:val="nil"/>
            </w:tcBorders>
            <w:shd w:val="clear" w:color="auto" w:fill="auto"/>
            <w:noWrap/>
            <w:vAlign w:val="center"/>
            <w:hideMark/>
            <w:tcPrChange w:id="1028" w:author="Ben.Williams" w:date="2020-10-30T14:20:00Z">
              <w:tcPr>
                <w:tcW w:w="619" w:type="dxa"/>
                <w:tcBorders>
                  <w:top w:val="single" w:sz="4" w:space="0" w:color="auto"/>
                  <w:left w:val="nil"/>
                  <w:bottom w:val="single" w:sz="4" w:space="0" w:color="auto"/>
                  <w:right w:val="nil"/>
                </w:tcBorders>
                <w:shd w:val="clear" w:color="auto" w:fill="auto"/>
                <w:noWrap/>
                <w:vAlign w:val="center"/>
                <w:hideMark/>
              </w:tcPr>
            </w:tcPrChange>
          </w:tcPr>
          <w:p w14:paraId="27154A02" w14:textId="77777777" w:rsidR="00311B2C" w:rsidRPr="00D75D21" w:rsidRDefault="00311B2C" w:rsidP="00A332A3">
            <w:pPr>
              <w:spacing w:after="0"/>
              <w:jc w:val="center"/>
              <w:rPr>
                <w:color w:val="000000"/>
                <w:sz w:val="20"/>
              </w:rPr>
            </w:pPr>
            <w:r w:rsidRPr="00D75D21">
              <w:rPr>
                <w:color w:val="000000"/>
                <w:sz w:val="20"/>
              </w:rPr>
              <w:t>2012</w:t>
            </w:r>
          </w:p>
        </w:tc>
        <w:tc>
          <w:tcPr>
            <w:tcW w:w="616" w:type="dxa"/>
            <w:tcBorders>
              <w:top w:val="single" w:sz="4" w:space="0" w:color="auto"/>
              <w:left w:val="nil"/>
              <w:bottom w:val="single" w:sz="4" w:space="0" w:color="auto"/>
              <w:right w:val="nil"/>
            </w:tcBorders>
            <w:shd w:val="clear" w:color="auto" w:fill="auto"/>
            <w:noWrap/>
            <w:vAlign w:val="center"/>
            <w:hideMark/>
            <w:tcPrChange w:id="1029" w:author="Ben.Williams" w:date="2020-10-30T14:20:00Z">
              <w:tcPr>
                <w:tcW w:w="619" w:type="dxa"/>
                <w:tcBorders>
                  <w:top w:val="single" w:sz="4" w:space="0" w:color="auto"/>
                  <w:left w:val="nil"/>
                  <w:bottom w:val="single" w:sz="4" w:space="0" w:color="auto"/>
                  <w:right w:val="nil"/>
                </w:tcBorders>
                <w:shd w:val="clear" w:color="auto" w:fill="auto"/>
                <w:noWrap/>
                <w:vAlign w:val="center"/>
                <w:hideMark/>
              </w:tcPr>
            </w:tcPrChange>
          </w:tcPr>
          <w:p w14:paraId="76C4FD9F" w14:textId="77777777" w:rsidR="00311B2C" w:rsidRPr="00D75D21" w:rsidRDefault="00311B2C" w:rsidP="00A332A3">
            <w:pPr>
              <w:spacing w:after="0"/>
              <w:jc w:val="center"/>
              <w:rPr>
                <w:color w:val="000000"/>
                <w:sz w:val="20"/>
              </w:rPr>
            </w:pPr>
            <w:r w:rsidRPr="00D75D21">
              <w:rPr>
                <w:color w:val="000000"/>
                <w:sz w:val="20"/>
              </w:rPr>
              <w:t>2014</w:t>
            </w:r>
          </w:p>
        </w:tc>
        <w:tc>
          <w:tcPr>
            <w:tcW w:w="666" w:type="dxa"/>
            <w:tcBorders>
              <w:top w:val="single" w:sz="4" w:space="0" w:color="auto"/>
              <w:left w:val="nil"/>
              <w:bottom w:val="single" w:sz="4" w:space="0" w:color="auto"/>
              <w:right w:val="nil"/>
            </w:tcBorders>
            <w:shd w:val="clear" w:color="auto" w:fill="auto"/>
            <w:noWrap/>
            <w:vAlign w:val="center"/>
            <w:hideMark/>
            <w:tcPrChange w:id="1030" w:author="Ben.Williams" w:date="2020-10-30T14:20:00Z">
              <w:tcPr>
                <w:tcW w:w="619" w:type="dxa"/>
                <w:tcBorders>
                  <w:top w:val="single" w:sz="4" w:space="0" w:color="auto"/>
                  <w:left w:val="nil"/>
                  <w:bottom w:val="single" w:sz="4" w:space="0" w:color="auto"/>
                  <w:right w:val="nil"/>
                </w:tcBorders>
                <w:shd w:val="clear" w:color="auto" w:fill="auto"/>
                <w:noWrap/>
                <w:vAlign w:val="center"/>
                <w:hideMark/>
              </w:tcPr>
            </w:tcPrChange>
          </w:tcPr>
          <w:p w14:paraId="7E42C73A" w14:textId="77777777" w:rsidR="00311B2C" w:rsidRPr="00D75D21" w:rsidRDefault="00311B2C" w:rsidP="00A332A3">
            <w:pPr>
              <w:spacing w:after="0"/>
              <w:jc w:val="center"/>
              <w:rPr>
                <w:color w:val="000000"/>
                <w:sz w:val="20"/>
              </w:rPr>
            </w:pPr>
            <w:r w:rsidRPr="00D75D21">
              <w:rPr>
                <w:color w:val="000000"/>
                <w:sz w:val="20"/>
              </w:rPr>
              <w:t>2016</w:t>
            </w:r>
          </w:p>
        </w:tc>
        <w:tc>
          <w:tcPr>
            <w:tcW w:w="666" w:type="dxa"/>
            <w:tcBorders>
              <w:top w:val="single" w:sz="4" w:space="0" w:color="auto"/>
              <w:left w:val="nil"/>
              <w:bottom w:val="single" w:sz="4" w:space="0" w:color="auto"/>
              <w:right w:val="nil"/>
            </w:tcBorders>
            <w:vAlign w:val="center"/>
            <w:tcPrChange w:id="1031" w:author="Ben.Williams" w:date="2020-10-30T14:20:00Z">
              <w:tcPr>
                <w:tcW w:w="619" w:type="dxa"/>
                <w:tcBorders>
                  <w:top w:val="single" w:sz="4" w:space="0" w:color="auto"/>
                  <w:left w:val="nil"/>
                  <w:bottom w:val="single" w:sz="4" w:space="0" w:color="auto"/>
                  <w:right w:val="nil"/>
                </w:tcBorders>
                <w:vAlign w:val="center"/>
              </w:tcPr>
            </w:tcPrChange>
          </w:tcPr>
          <w:p w14:paraId="62E1EFAF" w14:textId="77777777" w:rsidR="00311B2C" w:rsidRPr="00D75D21" w:rsidRDefault="00311B2C" w:rsidP="00A332A3">
            <w:pPr>
              <w:spacing w:after="0"/>
              <w:jc w:val="center"/>
              <w:rPr>
                <w:color w:val="000000"/>
                <w:sz w:val="20"/>
              </w:rPr>
            </w:pPr>
            <w:r>
              <w:rPr>
                <w:color w:val="000000"/>
                <w:sz w:val="20"/>
              </w:rPr>
              <w:t>2018</w:t>
            </w:r>
          </w:p>
        </w:tc>
      </w:tr>
      <w:tr w:rsidR="00311B2C" w:rsidRPr="00D75D21" w14:paraId="6DEE4E02" w14:textId="77777777" w:rsidTr="00E777C3">
        <w:trPr>
          <w:trHeight w:val="285"/>
          <w:trPrChange w:id="1032" w:author="Ben.Williams" w:date="2020-10-30T14:20:00Z">
            <w:trPr>
              <w:trHeight w:val="285"/>
            </w:trPr>
          </w:trPrChange>
        </w:trPr>
        <w:tc>
          <w:tcPr>
            <w:tcW w:w="816" w:type="dxa"/>
            <w:tcBorders>
              <w:top w:val="nil"/>
              <w:left w:val="nil"/>
              <w:bottom w:val="nil"/>
              <w:right w:val="nil"/>
            </w:tcBorders>
            <w:shd w:val="clear" w:color="auto" w:fill="auto"/>
            <w:noWrap/>
            <w:hideMark/>
            <w:tcPrChange w:id="1033" w:author="Ben.Williams" w:date="2020-10-30T14:20:00Z">
              <w:tcPr>
                <w:tcW w:w="752" w:type="dxa"/>
                <w:tcBorders>
                  <w:top w:val="nil"/>
                  <w:left w:val="nil"/>
                  <w:bottom w:val="nil"/>
                  <w:right w:val="nil"/>
                </w:tcBorders>
                <w:shd w:val="clear" w:color="auto" w:fill="auto"/>
                <w:noWrap/>
                <w:hideMark/>
              </w:tcPr>
            </w:tcPrChange>
          </w:tcPr>
          <w:p w14:paraId="088AB014" w14:textId="77777777" w:rsidR="00311B2C" w:rsidRPr="00D75D21" w:rsidRDefault="00311B2C" w:rsidP="00A332A3">
            <w:pPr>
              <w:spacing w:after="0"/>
              <w:rPr>
                <w:color w:val="000000"/>
                <w:sz w:val="20"/>
              </w:rPr>
            </w:pPr>
            <w:r w:rsidRPr="00D75D21">
              <w:rPr>
                <w:color w:val="000000"/>
                <w:sz w:val="20"/>
              </w:rPr>
              <w:t>2</w:t>
            </w:r>
          </w:p>
        </w:tc>
        <w:tc>
          <w:tcPr>
            <w:tcW w:w="616" w:type="dxa"/>
            <w:tcBorders>
              <w:top w:val="nil"/>
              <w:left w:val="nil"/>
              <w:bottom w:val="nil"/>
              <w:right w:val="nil"/>
            </w:tcBorders>
            <w:shd w:val="clear" w:color="auto" w:fill="auto"/>
            <w:noWrap/>
            <w:vAlign w:val="center"/>
            <w:hideMark/>
            <w:tcPrChange w:id="1034" w:author="Ben.Williams" w:date="2020-10-30T14:20:00Z">
              <w:tcPr>
                <w:tcW w:w="619" w:type="dxa"/>
                <w:tcBorders>
                  <w:top w:val="nil"/>
                  <w:left w:val="nil"/>
                  <w:bottom w:val="nil"/>
                  <w:right w:val="nil"/>
                </w:tcBorders>
                <w:shd w:val="clear" w:color="auto" w:fill="auto"/>
                <w:noWrap/>
                <w:vAlign w:val="center"/>
                <w:hideMark/>
              </w:tcPr>
            </w:tcPrChange>
          </w:tcPr>
          <w:p w14:paraId="4B91A0CB" w14:textId="77777777" w:rsidR="00311B2C" w:rsidRPr="00250964" w:rsidRDefault="00311B2C" w:rsidP="00A332A3">
            <w:pPr>
              <w:spacing w:after="0"/>
              <w:jc w:val="center"/>
              <w:rPr>
                <w:color w:val="000000"/>
                <w:sz w:val="20"/>
              </w:rPr>
            </w:pPr>
            <w:r w:rsidRPr="00250964">
              <w:rPr>
                <w:color w:val="000000"/>
                <w:sz w:val="20"/>
              </w:rPr>
              <w:t>0</w:t>
            </w:r>
          </w:p>
        </w:tc>
        <w:tc>
          <w:tcPr>
            <w:tcW w:w="458" w:type="dxa"/>
            <w:tcBorders>
              <w:top w:val="nil"/>
              <w:left w:val="nil"/>
              <w:bottom w:val="nil"/>
              <w:right w:val="nil"/>
            </w:tcBorders>
            <w:shd w:val="clear" w:color="auto" w:fill="auto"/>
            <w:noWrap/>
            <w:vAlign w:val="center"/>
            <w:hideMark/>
            <w:tcPrChange w:id="1035" w:author="Ben.Williams" w:date="2020-10-30T14:20:00Z">
              <w:tcPr>
                <w:tcW w:w="619" w:type="dxa"/>
                <w:tcBorders>
                  <w:top w:val="nil"/>
                  <w:left w:val="nil"/>
                  <w:bottom w:val="nil"/>
                  <w:right w:val="nil"/>
                </w:tcBorders>
                <w:shd w:val="clear" w:color="auto" w:fill="auto"/>
                <w:noWrap/>
                <w:vAlign w:val="center"/>
                <w:hideMark/>
              </w:tcPr>
            </w:tcPrChange>
          </w:tcPr>
          <w:p w14:paraId="2CD2680F"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36" w:author="Ben.Williams" w:date="2020-10-30T14:20:00Z">
              <w:tcPr>
                <w:tcW w:w="619" w:type="dxa"/>
                <w:tcBorders>
                  <w:top w:val="nil"/>
                  <w:left w:val="nil"/>
                  <w:bottom w:val="nil"/>
                  <w:right w:val="nil"/>
                </w:tcBorders>
                <w:shd w:val="clear" w:color="auto" w:fill="auto"/>
                <w:noWrap/>
                <w:vAlign w:val="center"/>
                <w:hideMark/>
              </w:tcPr>
            </w:tcPrChange>
          </w:tcPr>
          <w:p w14:paraId="1EEED8E6"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37" w:author="Ben.Williams" w:date="2020-10-30T14:20:00Z">
              <w:tcPr>
                <w:tcW w:w="619" w:type="dxa"/>
                <w:tcBorders>
                  <w:top w:val="nil"/>
                  <w:left w:val="nil"/>
                  <w:bottom w:val="nil"/>
                  <w:right w:val="nil"/>
                </w:tcBorders>
                <w:shd w:val="clear" w:color="auto" w:fill="auto"/>
                <w:noWrap/>
                <w:vAlign w:val="center"/>
                <w:hideMark/>
              </w:tcPr>
            </w:tcPrChange>
          </w:tcPr>
          <w:p w14:paraId="4C03B40A"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38" w:author="Ben.Williams" w:date="2020-10-30T14:20:00Z">
              <w:tcPr>
                <w:tcW w:w="619" w:type="dxa"/>
                <w:tcBorders>
                  <w:top w:val="nil"/>
                  <w:left w:val="nil"/>
                  <w:bottom w:val="nil"/>
                  <w:right w:val="nil"/>
                </w:tcBorders>
                <w:shd w:val="clear" w:color="auto" w:fill="auto"/>
                <w:noWrap/>
                <w:vAlign w:val="center"/>
                <w:hideMark/>
              </w:tcPr>
            </w:tcPrChange>
          </w:tcPr>
          <w:p w14:paraId="451EBE39"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39" w:author="Ben.Williams" w:date="2020-10-30T14:20:00Z">
              <w:tcPr>
                <w:tcW w:w="619" w:type="dxa"/>
                <w:tcBorders>
                  <w:top w:val="nil"/>
                  <w:left w:val="nil"/>
                  <w:bottom w:val="nil"/>
                  <w:right w:val="nil"/>
                </w:tcBorders>
                <w:shd w:val="clear" w:color="auto" w:fill="auto"/>
                <w:noWrap/>
                <w:vAlign w:val="center"/>
                <w:hideMark/>
              </w:tcPr>
            </w:tcPrChange>
          </w:tcPr>
          <w:p w14:paraId="47745B56"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40" w:author="Ben.Williams" w:date="2020-10-30T14:20:00Z">
              <w:tcPr>
                <w:tcW w:w="619" w:type="dxa"/>
                <w:tcBorders>
                  <w:top w:val="nil"/>
                  <w:left w:val="nil"/>
                  <w:bottom w:val="nil"/>
                  <w:right w:val="nil"/>
                </w:tcBorders>
                <w:shd w:val="clear" w:color="auto" w:fill="auto"/>
                <w:noWrap/>
                <w:vAlign w:val="center"/>
                <w:hideMark/>
              </w:tcPr>
            </w:tcPrChange>
          </w:tcPr>
          <w:p w14:paraId="55E0C8C9"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41" w:author="Ben.Williams" w:date="2020-10-30T14:20:00Z">
              <w:tcPr>
                <w:tcW w:w="619" w:type="dxa"/>
                <w:tcBorders>
                  <w:top w:val="nil"/>
                  <w:left w:val="nil"/>
                  <w:bottom w:val="nil"/>
                  <w:right w:val="nil"/>
                </w:tcBorders>
                <w:shd w:val="clear" w:color="auto" w:fill="auto"/>
                <w:noWrap/>
                <w:vAlign w:val="center"/>
                <w:hideMark/>
              </w:tcPr>
            </w:tcPrChange>
          </w:tcPr>
          <w:p w14:paraId="2B8398FE"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42" w:author="Ben.Williams" w:date="2020-10-30T14:20:00Z">
              <w:tcPr>
                <w:tcW w:w="619" w:type="dxa"/>
                <w:tcBorders>
                  <w:top w:val="nil"/>
                  <w:left w:val="nil"/>
                  <w:bottom w:val="nil"/>
                  <w:right w:val="nil"/>
                </w:tcBorders>
                <w:shd w:val="clear" w:color="auto" w:fill="auto"/>
                <w:noWrap/>
                <w:vAlign w:val="center"/>
                <w:hideMark/>
              </w:tcPr>
            </w:tcPrChange>
          </w:tcPr>
          <w:p w14:paraId="7291172C"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43" w:author="Ben.Williams" w:date="2020-10-30T14:20:00Z">
              <w:tcPr>
                <w:tcW w:w="619" w:type="dxa"/>
                <w:tcBorders>
                  <w:top w:val="nil"/>
                  <w:left w:val="nil"/>
                  <w:bottom w:val="nil"/>
                  <w:right w:val="nil"/>
                </w:tcBorders>
                <w:shd w:val="clear" w:color="auto" w:fill="auto"/>
                <w:noWrap/>
                <w:vAlign w:val="center"/>
                <w:hideMark/>
              </w:tcPr>
            </w:tcPrChange>
          </w:tcPr>
          <w:p w14:paraId="4332D717"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44" w:author="Ben.Williams" w:date="2020-10-30T14:20:00Z">
              <w:tcPr>
                <w:tcW w:w="619" w:type="dxa"/>
                <w:tcBorders>
                  <w:top w:val="nil"/>
                  <w:left w:val="nil"/>
                  <w:bottom w:val="nil"/>
                  <w:right w:val="nil"/>
                </w:tcBorders>
                <w:shd w:val="clear" w:color="auto" w:fill="auto"/>
                <w:noWrap/>
                <w:vAlign w:val="center"/>
                <w:hideMark/>
              </w:tcPr>
            </w:tcPrChange>
          </w:tcPr>
          <w:p w14:paraId="10725A9C" w14:textId="77777777" w:rsidR="00311B2C" w:rsidRPr="00250964" w:rsidRDefault="00311B2C" w:rsidP="00A332A3">
            <w:pPr>
              <w:spacing w:after="0"/>
              <w:jc w:val="center"/>
              <w:rPr>
                <w:color w:val="000000"/>
                <w:sz w:val="20"/>
              </w:rPr>
            </w:pPr>
            <w:r w:rsidRPr="00250964">
              <w:rPr>
                <w:color w:val="000000"/>
                <w:sz w:val="20"/>
              </w:rPr>
              <w:t>0</w:t>
            </w:r>
          </w:p>
        </w:tc>
        <w:tc>
          <w:tcPr>
            <w:tcW w:w="674" w:type="dxa"/>
            <w:tcBorders>
              <w:top w:val="nil"/>
              <w:left w:val="nil"/>
              <w:bottom w:val="nil"/>
              <w:right w:val="nil"/>
            </w:tcBorders>
            <w:shd w:val="clear" w:color="auto" w:fill="auto"/>
            <w:noWrap/>
            <w:vAlign w:val="center"/>
            <w:hideMark/>
            <w:tcPrChange w:id="1045" w:author="Ben.Williams" w:date="2020-10-30T14:20:00Z">
              <w:tcPr>
                <w:tcW w:w="619" w:type="dxa"/>
                <w:tcBorders>
                  <w:top w:val="nil"/>
                  <w:left w:val="nil"/>
                  <w:bottom w:val="nil"/>
                  <w:right w:val="nil"/>
                </w:tcBorders>
                <w:shd w:val="clear" w:color="auto" w:fill="auto"/>
                <w:noWrap/>
                <w:vAlign w:val="center"/>
                <w:hideMark/>
              </w:tcPr>
            </w:tcPrChange>
          </w:tcPr>
          <w:p w14:paraId="0E0AD091"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46" w:author="Ben.Williams" w:date="2020-10-30T14:20:00Z">
              <w:tcPr>
                <w:tcW w:w="619" w:type="dxa"/>
                <w:tcBorders>
                  <w:top w:val="nil"/>
                  <w:left w:val="nil"/>
                  <w:bottom w:val="nil"/>
                  <w:right w:val="nil"/>
                </w:tcBorders>
                <w:shd w:val="clear" w:color="auto" w:fill="auto"/>
                <w:noWrap/>
                <w:vAlign w:val="center"/>
                <w:hideMark/>
              </w:tcPr>
            </w:tcPrChange>
          </w:tcPr>
          <w:p w14:paraId="4FEFFF80" w14:textId="77777777" w:rsidR="00311B2C" w:rsidRPr="00250964" w:rsidRDefault="00311B2C" w:rsidP="00A332A3">
            <w:pPr>
              <w:spacing w:after="0"/>
              <w:jc w:val="center"/>
              <w:rPr>
                <w:color w:val="000000"/>
                <w:sz w:val="20"/>
              </w:rPr>
            </w:pPr>
            <w:r w:rsidRPr="00250964">
              <w:rPr>
                <w:color w:val="000000"/>
                <w:sz w:val="20"/>
              </w:rPr>
              <w:t>0</w:t>
            </w:r>
          </w:p>
        </w:tc>
        <w:tc>
          <w:tcPr>
            <w:tcW w:w="666" w:type="dxa"/>
            <w:tcBorders>
              <w:top w:val="nil"/>
              <w:left w:val="nil"/>
              <w:bottom w:val="nil"/>
              <w:right w:val="nil"/>
            </w:tcBorders>
            <w:shd w:val="clear" w:color="auto" w:fill="auto"/>
            <w:noWrap/>
            <w:vAlign w:val="center"/>
            <w:hideMark/>
            <w:tcPrChange w:id="1047" w:author="Ben.Williams" w:date="2020-10-30T14:20:00Z">
              <w:tcPr>
                <w:tcW w:w="619" w:type="dxa"/>
                <w:tcBorders>
                  <w:top w:val="nil"/>
                  <w:left w:val="nil"/>
                  <w:bottom w:val="nil"/>
                  <w:right w:val="nil"/>
                </w:tcBorders>
                <w:shd w:val="clear" w:color="auto" w:fill="auto"/>
                <w:noWrap/>
                <w:vAlign w:val="center"/>
                <w:hideMark/>
              </w:tcPr>
            </w:tcPrChange>
          </w:tcPr>
          <w:p w14:paraId="4529AD83" w14:textId="77777777" w:rsidR="00311B2C" w:rsidRPr="00250964" w:rsidRDefault="00311B2C" w:rsidP="00A332A3">
            <w:pPr>
              <w:spacing w:after="0"/>
              <w:jc w:val="center"/>
              <w:rPr>
                <w:color w:val="000000"/>
                <w:sz w:val="20"/>
              </w:rPr>
            </w:pPr>
            <w:r w:rsidRPr="00250964">
              <w:rPr>
                <w:color w:val="000000"/>
                <w:sz w:val="20"/>
              </w:rPr>
              <w:t>0</w:t>
            </w:r>
          </w:p>
        </w:tc>
        <w:tc>
          <w:tcPr>
            <w:tcW w:w="666" w:type="dxa"/>
            <w:tcBorders>
              <w:top w:val="nil"/>
              <w:left w:val="nil"/>
              <w:bottom w:val="nil"/>
              <w:right w:val="nil"/>
            </w:tcBorders>
            <w:vAlign w:val="center"/>
            <w:tcPrChange w:id="1048" w:author="Ben.Williams" w:date="2020-10-30T14:20:00Z">
              <w:tcPr>
                <w:tcW w:w="619" w:type="dxa"/>
                <w:tcBorders>
                  <w:top w:val="nil"/>
                  <w:left w:val="nil"/>
                  <w:bottom w:val="nil"/>
                  <w:right w:val="nil"/>
                </w:tcBorders>
                <w:vAlign w:val="center"/>
              </w:tcPr>
            </w:tcPrChange>
          </w:tcPr>
          <w:p w14:paraId="6AF25686" w14:textId="77777777" w:rsidR="00311B2C" w:rsidRPr="00250964" w:rsidRDefault="00311B2C" w:rsidP="00A332A3">
            <w:pPr>
              <w:spacing w:after="0"/>
              <w:jc w:val="center"/>
              <w:rPr>
                <w:color w:val="000000"/>
                <w:sz w:val="20"/>
              </w:rPr>
            </w:pPr>
            <w:r w:rsidRPr="00250964">
              <w:rPr>
                <w:color w:val="000000"/>
                <w:sz w:val="20"/>
              </w:rPr>
              <w:t>0</w:t>
            </w:r>
          </w:p>
        </w:tc>
      </w:tr>
      <w:tr w:rsidR="00311B2C" w:rsidRPr="00D75D21" w14:paraId="616DB3BC" w14:textId="77777777" w:rsidTr="00E777C3">
        <w:trPr>
          <w:trHeight w:val="285"/>
          <w:trPrChange w:id="1049" w:author="Ben.Williams" w:date="2020-10-30T14:20:00Z">
            <w:trPr>
              <w:trHeight w:val="285"/>
            </w:trPr>
          </w:trPrChange>
        </w:trPr>
        <w:tc>
          <w:tcPr>
            <w:tcW w:w="816" w:type="dxa"/>
            <w:tcBorders>
              <w:top w:val="nil"/>
              <w:left w:val="nil"/>
              <w:bottom w:val="nil"/>
              <w:right w:val="nil"/>
            </w:tcBorders>
            <w:shd w:val="clear" w:color="auto" w:fill="auto"/>
            <w:noWrap/>
            <w:hideMark/>
            <w:tcPrChange w:id="1050" w:author="Ben.Williams" w:date="2020-10-30T14:20:00Z">
              <w:tcPr>
                <w:tcW w:w="752" w:type="dxa"/>
                <w:tcBorders>
                  <w:top w:val="nil"/>
                  <w:left w:val="nil"/>
                  <w:bottom w:val="nil"/>
                  <w:right w:val="nil"/>
                </w:tcBorders>
                <w:shd w:val="clear" w:color="auto" w:fill="auto"/>
                <w:noWrap/>
                <w:hideMark/>
              </w:tcPr>
            </w:tcPrChange>
          </w:tcPr>
          <w:p w14:paraId="6A33A254" w14:textId="77777777" w:rsidR="00311B2C" w:rsidRPr="00D75D21" w:rsidRDefault="00311B2C" w:rsidP="00A332A3">
            <w:pPr>
              <w:spacing w:after="0"/>
              <w:rPr>
                <w:color w:val="000000"/>
                <w:sz w:val="20"/>
              </w:rPr>
            </w:pPr>
            <w:r w:rsidRPr="00D75D21">
              <w:rPr>
                <w:color w:val="000000"/>
                <w:sz w:val="20"/>
              </w:rPr>
              <w:t>3</w:t>
            </w:r>
          </w:p>
        </w:tc>
        <w:tc>
          <w:tcPr>
            <w:tcW w:w="616" w:type="dxa"/>
            <w:tcBorders>
              <w:top w:val="nil"/>
              <w:left w:val="nil"/>
              <w:bottom w:val="nil"/>
              <w:right w:val="nil"/>
            </w:tcBorders>
            <w:shd w:val="clear" w:color="auto" w:fill="auto"/>
            <w:noWrap/>
            <w:vAlign w:val="center"/>
            <w:hideMark/>
            <w:tcPrChange w:id="1051" w:author="Ben.Williams" w:date="2020-10-30T14:20:00Z">
              <w:tcPr>
                <w:tcW w:w="619" w:type="dxa"/>
                <w:tcBorders>
                  <w:top w:val="nil"/>
                  <w:left w:val="nil"/>
                  <w:bottom w:val="nil"/>
                  <w:right w:val="nil"/>
                </w:tcBorders>
                <w:shd w:val="clear" w:color="auto" w:fill="auto"/>
                <w:noWrap/>
                <w:vAlign w:val="center"/>
                <w:hideMark/>
              </w:tcPr>
            </w:tcPrChange>
          </w:tcPr>
          <w:p w14:paraId="59E7573E" w14:textId="77777777" w:rsidR="00311B2C" w:rsidRPr="00250964" w:rsidRDefault="00311B2C" w:rsidP="00A332A3">
            <w:pPr>
              <w:spacing w:after="0"/>
              <w:jc w:val="center"/>
              <w:rPr>
                <w:color w:val="000000"/>
                <w:sz w:val="20"/>
              </w:rPr>
            </w:pPr>
            <w:r w:rsidRPr="00250964">
              <w:rPr>
                <w:color w:val="000000"/>
                <w:sz w:val="20"/>
              </w:rPr>
              <w:t>0</w:t>
            </w:r>
          </w:p>
        </w:tc>
        <w:tc>
          <w:tcPr>
            <w:tcW w:w="458" w:type="dxa"/>
            <w:tcBorders>
              <w:top w:val="nil"/>
              <w:left w:val="nil"/>
              <w:bottom w:val="nil"/>
              <w:right w:val="nil"/>
            </w:tcBorders>
            <w:shd w:val="clear" w:color="auto" w:fill="auto"/>
            <w:noWrap/>
            <w:vAlign w:val="center"/>
            <w:hideMark/>
            <w:tcPrChange w:id="1052" w:author="Ben.Williams" w:date="2020-10-30T14:20:00Z">
              <w:tcPr>
                <w:tcW w:w="619" w:type="dxa"/>
                <w:tcBorders>
                  <w:top w:val="nil"/>
                  <w:left w:val="nil"/>
                  <w:bottom w:val="nil"/>
                  <w:right w:val="nil"/>
                </w:tcBorders>
                <w:shd w:val="clear" w:color="auto" w:fill="auto"/>
                <w:noWrap/>
                <w:vAlign w:val="center"/>
                <w:hideMark/>
              </w:tcPr>
            </w:tcPrChange>
          </w:tcPr>
          <w:p w14:paraId="1B0AC07D"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53" w:author="Ben.Williams" w:date="2020-10-30T14:20:00Z">
              <w:tcPr>
                <w:tcW w:w="619" w:type="dxa"/>
                <w:tcBorders>
                  <w:top w:val="nil"/>
                  <w:left w:val="nil"/>
                  <w:bottom w:val="nil"/>
                  <w:right w:val="nil"/>
                </w:tcBorders>
                <w:shd w:val="clear" w:color="auto" w:fill="auto"/>
                <w:noWrap/>
                <w:vAlign w:val="center"/>
                <w:hideMark/>
              </w:tcPr>
            </w:tcPrChange>
          </w:tcPr>
          <w:p w14:paraId="06874285"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54" w:author="Ben.Williams" w:date="2020-10-30T14:20:00Z">
              <w:tcPr>
                <w:tcW w:w="619" w:type="dxa"/>
                <w:tcBorders>
                  <w:top w:val="nil"/>
                  <w:left w:val="nil"/>
                  <w:bottom w:val="nil"/>
                  <w:right w:val="nil"/>
                </w:tcBorders>
                <w:shd w:val="clear" w:color="auto" w:fill="auto"/>
                <w:noWrap/>
                <w:vAlign w:val="center"/>
                <w:hideMark/>
              </w:tcPr>
            </w:tcPrChange>
          </w:tcPr>
          <w:p w14:paraId="0E0FAA42"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55" w:author="Ben.Williams" w:date="2020-10-30T14:20:00Z">
              <w:tcPr>
                <w:tcW w:w="619" w:type="dxa"/>
                <w:tcBorders>
                  <w:top w:val="nil"/>
                  <w:left w:val="nil"/>
                  <w:bottom w:val="nil"/>
                  <w:right w:val="nil"/>
                </w:tcBorders>
                <w:shd w:val="clear" w:color="auto" w:fill="auto"/>
                <w:noWrap/>
                <w:vAlign w:val="center"/>
                <w:hideMark/>
              </w:tcPr>
            </w:tcPrChange>
          </w:tcPr>
          <w:p w14:paraId="0A035376"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56" w:author="Ben.Williams" w:date="2020-10-30T14:20:00Z">
              <w:tcPr>
                <w:tcW w:w="619" w:type="dxa"/>
                <w:tcBorders>
                  <w:top w:val="nil"/>
                  <w:left w:val="nil"/>
                  <w:bottom w:val="nil"/>
                  <w:right w:val="nil"/>
                </w:tcBorders>
                <w:shd w:val="clear" w:color="auto" w:fill="auto"/>
                <w:noWrap/>
                <w:vAlign w:val="center"/>
                <w:hideMark/>
              </w:tcPr>
            </w:tcPrChange>
          </w:tcPr>
          <w:p w14:paraId="3CA59329"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57" w:author="Ben.Williams" w:date="2020-10-30T14:20:00Z">
              <w:tcPr>
                <w:tcW w:w="619" w:type="dxa"/>
                <w:tcBorders>
                  <w:top w:val="nil"/>
                  <w:left w:val="nil"/>
                  <w:bottom w:val="nil"/>
                  <w:right w:val="nil"/>
                </w:tcBorders>
                <w:shd w:val="clear" w:color="auto" w:fill="auto"/>
                <w:noWrap/>
                <w:vAlign w:val="center"/>
                <w:hideMark/>
              </w:tcPr>
            </w:tcPrChange>
          </w:tcPr>
          <w:p w14:paraId="370B55B3"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58" w:author="Ben.Williams" w:date="2020-10-30T14:20:00Z">
              <w:tcPr>
                <w:tcW w:w="619" w:type="dxa"/>
                <w:tcBorders>
                  <w:top w:val="nil"/>
                  <w:left w:val="nil"/>
                  <w:bottom w:val="nil"/>
                  <w:right w:val="nil"/>
                </w:tcBorders>
                <w:shd w:val="clear" w:color="auto" w:fill="auto"/>
                <w:noWrap/>
                <w:vAlign w:val="center"/>
                <w:hideMark/>
              </w:tcPr>
            </w:tcPrChange>
          </w:tcPr>
          <w:p w14:paraId="48E38AA5"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59" w:author="Ben.Williams" w:date="2020-10-30T14:20:00Z">
              <w:tcPr>
                <w:tcW w:w="619" w:type="dxa"/>
                <w:tcBorders>
                  <w:top w:val="nil"/>
                  <w:left w:val="nil"/>
                  <w:bottom w:val="nil"/>
                  <w:right w:val="nil"/>
                </w:tcBorders>
                <w:shd w:val="clear" w:color="auto" w:fill="auto"/>
                <w:noWrap/>
                <w:vAlign w:val="center"/>
                <w:hideMark/>
              </w:tcPr>
            </w:tcPrChange>
          </w:tcPr>
          <w:p w14:paraId="5C4AB4E1"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60" w:author="Ben.Williams" w:date="2020-10-30T14:20:00Z">
              <w:tcPr>
                <w:tcW w:w="619" w:type="dxa"/>
                <w:tcBorders>
                  <w:top w:val="nil"/>
                  <w:left w:val="nil"/>
                  <w:bottom w:val="nil"/>
                  <w:right w:val="nil"/>
                </w:tcBorders>
                <w:shd w:val="clear" w:color="auto" w:fill="auto"/>
                <w:noWrap/>
                <w:vAlign w:val="center"/>
                <w:hideMark/>
              </w:tcPr>
            </w:tcPrChange>
          </w:tcPr>
          <w:p w14:paraId="390A0CE1"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61" w:author="Ben.Williams" w:date="2020-10-30T14:20:00Z">
              <w:tcPr>
                <w:tcW w:w="619" w:type="dxa"/>
                <w:tcBorders>
                  <w:top w:val="nil"/>
                  <w:left w:val="nil"/>
                  <w:bottom w:val="nil"/>
                  <w:right w:val="nil"/>
                </w:tcBorders>
                <w:shd w:val="clear" w:color="auto" w:fill="auto"/>
                <w:noWrap/>
                <w:vAlign w:val="center"/>
                <w:hideMark/>
              </w:tcPr>
            </w:tcPrChange>
          </w:tcPr>
          <w:p w14:paraId="519CF837" w14:textId="77777777" w:rsidR="00311B2C" w:rsidRPr="00250964" w:rsidRDefault="00311B2C" w:rsidP="00A332A3">
            <w:pPr>
              <w:spacing w:after="0"/>
              <w:jc w:val="center"/>
              <w:rPr>
                <w:color w:val="000000"/>
                <w:sz w:val="20"/>
              </w:rPr>
            </w:pPr>
            <w:r w:rsidRPr="00250964">
              <w:rPr>
                <w:color w:val="000000"/>
                <w:sz w:val="20"/>
              </w:rPr>
              <w:t>0</w:t>
            </w:r>
          </w:p>
        </w:tc>
        <w:tc>
          <w:tcPr>
            <w:tcW w:w="674" w:type="dxa"/>
            <w:tcBorders>
              <w:top w:val="nil"/>
              <w:left w:val="nil"/>
              <w:bottom w:val="nil"/>
              <w:right w:val="nil"/>
            </w:tcBorders>
            <w:shd w:val="clear" w:color="auto" w:fill="auto"/>
            <w:noWrap/>
            <w:vAlign w:val="center"/>
            <w:hideMark/>
            <w:tcPrChange w:id="1062" w:author="Ben.Williams" w:date="2020-10-30T14:20:00Z">
              <w:tcPr>
                <w:tcW w:w="619" w:type="dxa"/>
                <w:tcBorders>
                  <w:top w:val="nil"/>
                  <w:left w:val="nil"/>
                  <w:bottom w:val="nil"/>
                  <w:right w:val="nil"/>
                </w:tcBorders>
                <w:shd w:val="clear" w:color="auto" w:fill="auto"/>
                <w:noWrap/>
                <w:vAlign w:val="center"/>
                <w:hideMark/>
              </w:tcPr>
            </w:tcPrChange>
          </w:tcPr>
          <w:p w14:paraId="0DEB4614"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63" w:author="Ben.Williams" w:date="2020-10-30T14:20:00Z">
              <w:tcPr>
                <w:tcW w:w="619" w:type="dxa"/>
                <w:tcBorders>
                  <w:top w:val="nil"/>
                  <w:left w:val="nil"/>
                  <w:bottom w:val="nil"/>
                  <w:right w:val="nil"/>
                </w:tcBorders>
                <w:shd w:val="clear" w:color="auto" w:fill="auto"/>
                <w:noWrap/>
                <w:vAlign w:val="center"/>
                <w:hideMark/>
              </w:tcPr>
            </w:tcPrChange>
          </w:tcPr>
          <w:p w14:paraId="15EC168E" w14:textId="77777777" w:rsidR="00311B2C" w:rsidRPr="00250964" w:rsidRDefault="00311B2C" w:rsidP="00A332A3">
            <w:pPr>
              <w:spacing w:after="0"/>
              <w:jc w:val="center"/>
              <w:rPr>
                <w:color w:val="000000"/>
                <w:sz w:val="20"/>
              </w:rPr>
            </w:pPr>
            <w:r w:rsidRPr="00250964">
              <w:rPr>
                <w:color w:val="000000"/>
                <w:sz w:val="20"/>
              </w:rPr>
              <w:t>0</w:t>
            </w:r>
          </w:p>
        </w:tc>
        <w:tc>
          <w:tcPr>
            <w:tcW w:w="666" w:type="dxa"/>
            <w:tcBorders>
              <w:top w:val="nil"/>
              <w:left w:val="nil"/>
              <w:bottom w:val="nil"/>
              <w:right w:val="nil"/>
            </w:tcBorders>
            <w:shd w:val="clear" w:color="auto" w:fill="auto"/>
            <w:noWrap/>
            <w:vAlign w:val="center"/>
            <w:hideMark/>
            <w:tcPrChange w:id="1064" w:author="Ben.Williams" w:date="2020-10-30T14:20:00Z">
              <w:tcPr>
                <w:tcW w:w="619" w:type="dxa"/>
                <w:tcBorders>
                  <w:top w:val="nil"/>
                  <w:left w:val="nil"/>
                  <w:bottom w:val="nil"/>
                  <w:right w:val="nil"/>
                </w:tcBorders>
                <w:shd w:val="clear" w:color="auto" w:fill="auto"/>
                <w:noWrap/>
                <w:vAlign w:val="center"/>
                <w:hideMark/>
              </w:tcPr>
            </w:tcPrChange>
          </w:tcPr>
          <w:p w14:paraId="1D29FC49" w14:textId="77777777" w:rsidR="00311B2C" w:rsidRPr="00250964" w:rsidRDefault="00311B2C" w:rsidP="00A332A3">
            <w:pPr>
              <w:spacing w:after="0"/>
              <w:jc w:val="center"/>
              <w:rPr>
                <w:color w:val="000000"/>
                <w:sz w:val="20"/>
              </w:rPr>
            </w:pPr>
            <w:r w:rsidRPr="00250964">
              <w:rPr>
                <w:color w:val="000000"/>
                <w:sz w:val="20"/>
              </w:rPr>
              <w:t>0</w:t>
            </w:r>
          </w:p>
        </w:tc>
        <w:tc>
          <w:tcPr>
            <w:tcW w:w="666" w:type="dxa"/>
            <w:tcBorders>
              <w:top w:val="nil"/>
              <w:left w:val="nil"/>
              <w:bottom w:val="nil"/>
              <w:right w:val="nil"/>
            </w:tcBorders>
            <w:vAlign w:val="center"/>
            <w:tcPrChange w:id="1065" w:author="Ben.Williams" w:date="2020-10-30T14:20:00Z">
              <w:tcPr>
                <w:tcW w:w="619" w:type="dxa"/>
                <w:tcBorders>
                  <w:top w:val="nil"/>
                  <w:left w:val="nil"/>
                  <w:bottom w:val="nil"/>
                  <w:right w:val="nil"/>
                </w:tcBorders>
                <w:vAlign w:val="center"/>
              </w:tcPr>
            </w:tcPrChange>
          </w:tcPr>
          <w:p w14:paraId="6EC046EC" w14:textId="77777777" w:rsidR="00311B2C" w:rsidRPr="00250964" w:rsidRDefault="00311B2C" w:rsidP="00A332A3">
            <w:pPr>
              <w:spacing w:after="0"/>
              <w:jc w:val="center"/>
              <w:rPr>
                <w:color w:val="000000"/>
                <w:sz w:val="20"/>
              </w:rPr>
            </w:pPr>
            <w:r w:rsidRPr="00250964">
              <w:rPr>
                <w:color w:val="000000"/>
                <w:sz w:val="20"/>
              </w:rPr>
              <w:t>0</w:t>
            </w:r>
          </w:p>
        </w:tc>
      </w:tr>
      <w:tr w:rsidR="00311B2C" w:rsidRPr="00D75D21" w14:paraId="5EF8F3E8" w14:textId="77777777" w:rsidTr="00E777C3">
        <w:trPr>
          <w:trHeight w:val="285"/>
          <w:trPrChange w:id="1066" w:author="Ben.Williams" w:date="2020-10-30T14:20:00Z">
            <w:trPr>
              <w:trHeight w:val="285"/>
            </w:trPr>
          </w:trPrChange>
        </w:trPr>
        <w:tc>
          <w:tcPr>
            <w:tcW w:w="816" w:type="dxa"/>
            <w:tcBorders>
              <w:top w:val="nil"/>
              <w:left w:val="nil"/>
              <w:bottom w:val="nil"/>
              <w:right w:val="nil"/>
            </w:tcBorders>
            <w:shd w:val="clear" w:color="auto" w:fill="auto"/>
            <w:noWrap/>
            <w:hideMark/>
            <w:tcPrChange w:id="1067" w:author="Ben.Williams" w:date="2020-10-30T14:20:00Z">
              <w:tcPr>
                <w:tcW w:w="752" w:type="dxa"/>
                <w:tcBorders>
                  <w:top w:val="nil"/>
                  <w:left w:val="nil"/>
                  <w:bottom w:val="nil"/>
                  <w:right w:val="nil"/>
                </w:tcBorders>
                <w:shd w:val="clear" w:color="auto" w:fill="auto"/>
                <w:noWrap/>
                <w:hideMark/>
              </w:tcPr>
            </w:tcPrChange>
          </w:tcPr>
          <w:p w14:paraId="489511A2" w14:textId="77777777" w:rsidR="00311B2C" w:rsidRPr="00D75D21" w:rsidRDefault="00311B2C" w:rsidP="00A332A3">
            <w:pPr>
              <w:spacing w:after="0"/>
              <w:rPr>
                <w:color w:val="000000"/>
                <w:sz w:val="20"/>
              </w:rPr>
            </w:pPr>
            <w:r w:rsidRPr="00D75D21">
              <w:rPr>
                <w:color w:val="000000"/>
                <w:sz w:val="20"/>
              </w:rPr>
              <w:t>4</w:t>
            </w:r>
          </w:p>
        </w:tc>
        <w:tc>
          <w:tcPr>
            <w:tcW w:w="616" w:type="dxa"/>
            <w:tcBorders>
              <w:top w:val="nil"/>
              <w:left w:val="nil"/>
              <w:bottom w:val="nil"/>
              <w:right w:val="nil"/>
            </w:tcBorders>
            <w:shd w:val="clear" w:color="auto" w:fill="auto"/>
            <w:noWrap/>
            <w:vAlign w:val="center"/>
            <w:hideMark/>
            <w:tcPrChange w:id="1068" w:author="Ben.Williams" w:date="2020-10-30T14:20:00Z">
              <w:tcPr>
                <w:tcW w:w="619" w:type="dxa"/>
                <w:tcBorders>
                  <w:top w:val="nil"/>
                  <w:left w:val="nil"/>
                  <w:bottom w:val="nil"/>
                  <w:right w:val="nil"/>
                </w:tcBorders>
                <w:shd w:val="clear" w:color="auto" w:fill="auto"/>
                <w:noWrap/>
                <w:vAlign w:val="center"/>
                <w:hideMark/>
              </w:tcPr>
            </w:tcPrChange>
          </w:tcPr>
          <w:p w14:paraId="19D241A1" w14:textId="77777777" w:rsidR="00311B2C" w:rsidRPr="00250964" w:rsidRDefault="00311B2C" w:rsidP="00A332A3">
            <w:pPr>
              <w:spacing w:after="0"/>
              <w:jc w:val="center"/>
              <w:rPr>
                <w:color w:val="000000"/>
                <w:sz w:val="20"/>
              </w:rPr>
            </w:pPr>
            <w:r w:rsidRPr="00250964">
              <w:rPr>
                <w:color w:val="000000"/>
                <w:sz w:val="20"/>
              </w:rPr>
              <w:t>0.02</w:t>
            </w:r>
          </w:p>
        </w:tc>
        <w:tc>
          <w:tcPr>
            <w:tcW w:w="458" w:type="dxa"/>
            <w:tcBorders>
              <w:top w:val="nil"/>
              <w:left w:val="nil"/>
              <w:bottom w:val="nil"/>
              <w:right w:val="nil"/>
            </w:tcBorders>
            <w:shd w:val="clear" w:color="auto" w:fill="auto"/>
            <w:noWrap/>
            <w:vAlign w:val="center"/>
            <w:hideMark/>
            <w:tcPrChange w:id="1069" w:author="Ben.Williams" w:date="2020-10-30T14:20:00Z">
              <w:tcPr>
                <w:tcW w:w="619" w:type="dxa"/>
                <w:tcBorders>
                  <w:top w:val="nil"/>
                  <w:left w:val="nil"/>
                  <w:bottom w:val="nil"/>
                  <w:right w:val="nil"/>
                </w:tcBorders>
                <w:shd w:val="clear" w:color="auto" w:fill="auto"/>
                <w:noWrap/>
                <w:vAlign w:val="center"/>
                <w:hideMark/>
              </w:tcPr>
            </w:tcPrChange>
          </w:tcPr>
          <w:p w14:paraId="322C85CC"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70" w:author="Ben.Williams" w:date="2020-10-30T14:20:00Z">
              <w:tcPr>
                <w:tcW w:w="619" w:type="dxa"/>
                <w:tcBorders>
                  <w:top w:val="nil"/>
                  <w:left w:val="nil"/>
                  <w:bottom w:val="nil"/>
                  <w:right w:val="nil"/>
                </w:tcBorders>
                <w:shd w:val="clear" w:color="auto" w:fill="auto"/>
                <w:noWrap/>
                <w:vAlign w:val="center"/>
                <w:hideMark/>
              </w:tcPr>
            </w:tcPrChange>
          </w:tcPr>
          <w:p w14:paraId="7115A172"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71" w:author="Ben.Williams" w:date="2020-10-30T14:20:00Z">
              <w:tcPr>
                <w:tcW w:w="619" w:type="dxa"/>
                <w:tcBorders>
                  <w:top w:val="nil"/>
                  <w:left w:val="nil"/>
                  <w:bottom w:val="nil"/>
                  <w:right w:val="nil"/>
                </w:tcBorders>
                <w:shd w:val="clear" w:color="auto" w:fill="auto"/>
                <w:noWrap/>
                <w:vAlign w:val="center"/>
                <w:hideMark/>
              </w:tcPr>
            </w:tcPrChange>
          </w:tcPr>
          <w:p w14:paraId="65DF9769"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nil"/>
              <w:right w:val="nil"/>
            </w:tcBorders>
            <w:shd w:val="clear" w:color="auto" w:fill="auto"/>
            <w:noWrap/>
            <w:vAlign w:val="center"/>
            <w:hideMark/>
            <w:tcPrChange w:id="1072" w:author="Ben.Williams" w:date="2020-10-30T14:20:00Z">
              <w:tcPr>
                <w:tcW w:w="619" w:type="dxa"/>
                <w:tcBorders>
                  <w:top w:val="nil"/>
                  <w:left w:val="nil"/>
                  <w:bottom w:val="nil"/>
                  <w:right w:val="nil"/>
                </w:tcBorders>
                <w:shd w:val="clear" w:color="auto" w:fill="auto"/>
                <w:noWrap/>
                <w:vAlign w:val="center"/>
                <w:hideMark/>
              </w:tcPr>
            </w:tcPrChange>
          </w:tcPr>
          <w:p w14:paraId="4DC080DE"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73" w:author="Ben.Williams" w:date="2020-10-30T14:20:00Z">
              <w:tcPr>
                <w:tcW w:w="619" w:type="dxa"/>
                <w:tcBorders>
                  <w:top w:val="nil"/>
                  <w:left w:val="nil"/>
                  <w:bottom w:val="nil"/>
                  <w:right w:val="nil"/>
                </w:tcBorders>
                <w:shd w:val="clear" w:color="auto" w:fill="auto"/>
                <w:noWrap/>
                <w:vAlign w:val="center"/>
                <w:hideMark/>
              </w:tcPr>
            </w:tcPrChange>
          </w:tcPr>
          <w:p w14:paraId="6D1CA9CD"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74" w:author="Ben.Williams" w:date="2020-10-30T14:20:00Z">
              <w:tcPr>
                <w:tcW w:w="619" w:type="dxa"/>
                <w:tcBorders>
                  <w:top w:val="nil"/>
                  <w:left w:val="nil"/>
                  <w:bottom w:val="nil"/>
                  <w:right w:val="nil"/>
                </w:tcBorders>
                <w:shd w:val="clear" w:color="auto" w:fill="auto"/>
                <w:noWrap/>
                <w:vAlign w:val="center"/>
                <w:hideMark/>
              </w:tcPr>
            </w:tcPrChange>
          </w:tcPr>
          <w:p w14:paraId="7FAAFF8D"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75" w:author="Ben.Williams" w:date="2020-10-30T14:20:00Z">
              <w:tcPr>
                <w:tcW w:w="619" w:type="dxa"/>
                <w:tcBorders>
                  <w:top w:val="nil"/>
                  <w:left w:val="nil"/>
                  <w:bottom w:val="nil"/>
                  <w:right w:val="nil"/>
                </w:tcBorders>
                <w:shd w:val="clear" w:color="auto" w:fill="auto"/>
                <w:noWrap/>
                <w:vAlign w:val="center"/>
                <w:hideMark/>
              </w:tcPr>
            </w:tcPrChange>
          </w:tcPr>
          <w:p w14:paraId="5E1ABB95"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76" w:author="Ben.Williams" w:date="2020-10-30T14:20:00Z">
              <w:tcPr>
                <w:tcW w:w="619" w:type="dxa"/>
                <w:tcBorders>
                  <w:top w:val="nil"/>
                  <w:left w:val="nil"/>
                  <w:bottom w:val="nil"/>
                  <w:right w:val="nil"/>
                </w:tcBorders>
                <w:shd w:val="clear" w:color="auto" w:fill="auto"/>
                <w:noWrap/>
                <w:vAlign w:val="center"/>
                <w:hideMark/>
              </w:tcPr>
            </w:tcPrChange>
          </w:tcPr>
          <w:p w14:paraId="429B2A9B"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77" w:author="Ben.Williams" w:date="2020-10-30T14:20:00Z">
              <w:tcPr>
                <w:tcW w:w="619" w:type="dxa"/>
                <w:tcBorders>
                  <w:top w:val="nil"/>
                  <w:left w:val="nil"/>
                  <w:bottom w:val="nil"/>
                  <w:right w:val="nil"/>
                </w:tcBorders>
                <w:shd w:val="clear" w:color="auto" w:fill="auto"/>
                <w:noWrap/>
                <w:vAlign w:val="center"/>
                <w:hideMark/>
              </w:tcPr>
            </w:tcPrChange>
          </w:tcPr>
          <w:p w14:paraId="55BE503A"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78" w:author="Ben.Williams" w:date="2020-10-30T14:20:00Z">
              <w:tcPr>
                <w:tcW w:w="619" w:type="dxa"/>
                <w:tcBorders>
                  <w:top w:val="nil"/>
                  <w:left w:val="nil"/>
                  <w:bottom w:val="nil"/>
                  <w:right w:val="nil"/>
                </w:tcBorders>
                <w:shd w:val="clear" w:color="auto" w:fill="auto"/>
                <w:noWrap/>
                <w:vAlign w:val="center"/>
                <w:hideMark/>
              </w:tcPr>
            </w:tcPrChange>
          </w:tcPr>
          <w:p w14:paraId="0118ABB3" w14:textId="77777777" w:rsidR="00311B2C" w:rsidRPr="00250964" w:rsidRDefault="00311B2C" w:rsidP="00A332A3">
            <w:pPr>
              <w:spacing w:after="0"/>
              <w:jc w:val="center"/>
              <w:rPr>
                <w:color w:val="000000"/>
                <w:sz w:val="20"/>
              </w:rPr>
            </w:pPr>
            <w:r w:rsidRPr="00250964">
              <w:rPr>
                <w:color w:val="000000"/>
                <w:sz w:val="20"/>
              </w:rPr>
              <w:t>0.01</w:t>
            </w:r>
          </w:p>
        </w:tc>
        <w:tc>
          <w:tcPr>
            <w:tcW w:w="674" w:type="dxa"/>
            <w:tcBorders>
              <w:top w:val="nil"/>
              <w:left w:val="nil"/>
              <w:bottom w:val="nil"/>
              <w:right w:val="nil"/>
            </w:tcBorders>
            <w:shd w:val="clear" w:color="auto" w:fill="auto"/>
            <w:noWrap/>
            <w:vAlign w:val="center"/>
            <w:hideMark/>
            <w:tcPrChange w:id="1079" w:author="Ben.Williams" w:date="2020-10-30T14:20:00Z">
              <w:tcPr>
                <w:tcW w:w="619" w:type="dxa"/>
                <w:tcBorders>
                  <w:top w:val="nil"/>
                  <w:left w:val="nil"/>
                  <w:bottom w:val="nil"/>
                  <w:right w:val="nil"/>
                </w:tcBorders>
                <w:shd w:val="clear" w:color="auto" w:fill="auto"/>
                <w:noWrap/>
                <w:vAlign w:val="center"/>
                <w:hideMark/>
              </w:tcPr>
            </w:tcPrChange>
          </w:tcPr>
          <w:p w14:paraId="2A7F9159" w14:textId="77777777" w:rsidR="00311B2C" w:rsidRPr="00250964" w:rsidRDefault="00311B2C" w:rsidP="00A332A3">
            <w:pPr>
              <w:spacing w:after="0"/>
              <w:jc w:val="center"/>
              <w:rPr>
                <w:color w:val="000000"/>
                <w:sz w:val="20"/>
              </w:rPr>
            </w:pPr>
            <w:r w:rsidRPr="00250964">
              <w:rPr>
                <w:color w:val="000000"/>
                <w:sz w:val="20"/>
              </w:rPr>
              <w:t>0.02</w:t>
            </w:r>
          </w:p>
        </w:tc>
        <w:tc>
          <w:tcPr>
            <w:tcW w:w="616" w:type="dxa"/>
            <w:tcBorders>
              <w:top w:val="nil"/>
              <w:left w:val="nil"/>
              <w:bottom w:val="nil"/>
              <w:right w:val="nil"/>
            </w:tcBorders>
            <w:shd w:val="clear" w:color="auto" w:fill="auto"/>
            <w:noWrap/>
            <w:vAlign w:val="center"/>
            <w:hideMark/>
            <w:tcPrChange w:id="1080" w:author="Ben.Williams" w:date="2020-10-30T14:20:00Z">
              <w:tcPr>
                <w:tcW w:w="619" w:type="dxa"/>
                <w:tcBorders>
                  <w:top w:val="nil"/>
                  <w:left w:val="nil"/>
                  <w:bottom w:val="nil"/>
                  <w:right w:val="nil"/>
                </w:tcBorders>
                <w:shd w:val="clear" w:color="auto" w:fill="auto"/>
                <w:noWrap/>
                <w:vAlign w:val="center"/>
                <w:hideMark/>
              </w:tcPr>
            </w:tcPrChange>
          </w:tcPr>
          <w:p w14:paraId="7AF7DA52" w14:textId="77777777" w:rsidR="00311B2C" w:rsidRPr="00250964" w:rsidRDefault="00311B2C" w:rsidP="00A332A3">
            <w:pPr>
              <w:spacing w:after="0"/>
              <w:jc w:val="center"/>
              <w:rPr>
                <w:color w:val="000000"/>
                <w:sz w:val="20"/>
              </w:rPr>
            </w:pPr>
            <w:r w:rsidRPr="00250964">
              <w:rPr>
                <w:color w:val="000000"/>
                <w:sz w:val="20"/>
              </w:rPr>
              <w:t>0.01</w:t>
            </w:r>
          </w:p>
        </w:tc>
        <w:tc>
          <w:tcPr>
            <w:tcW w:w="666" w:type="dxa"/>
            <w:tcBorders>
              <w:top w:val="nil"/>
              <w:left w:val="nil"/>
              <w:bottom w:val="nil"/>
              <w:right w:val="nil"/>
            </w:tcBorders>
            <w:shd w:val="clear" w:color="auto" w:fill="auto"/>
            <w:noWrap/>
            <w:vAlign w:val="center"/>
            <w:hideMark/>
            <w:tcPrChange w:id="1081" w:author="Ben.Williams" w:date="2020-10-30T14:20:00Z">
              <w:tcPr>
                <w:tcW w:w="619" w:type="dxa"/>
                <w:tcBorders>
                  <w:top w:val="nil"/>
                  <w:left w:val="nil"/>
                  <w:bottom w:val="nil"/>
                  <w:right w:val="nil"/>
                </w:tcBorders>
                <w:shd w:val="clear" w:color="auto" w:fill="auto"/>
                <w:noWrap/>
                <w:vAlign w:val="center"/>
                <w:hideMark/>
              </w:tcPr>
            </w:tcPrChange>
          </w:tcPr>
          <w:p w14:paraId="117F8313" w14:textId="77777777" w:rsidR="00311B2C" w:rsidRPr="00250964" w:rsidRDefault="00311B2C" w:rsidP="00A332A3">
            <w:pPr>
              <w:spacing w:after="0"/>
              <w:jc w:val="center"/>
              <w:rPr>
                <w:color w:val="000000"/>
                <w:sz w:val="20"/>
              </w:rPr>
            </w:pPr>
            <w:r w:rsidRPr="00250964">
              <w:rPr>
                <w:color w:val="000000"/>
                <w:sz w:val="20"/>
              </w:rPr>
              <w:t>0</w:t>
            </w:r>
          </w:p>
        </w:tc>
        <w:tc>
          <w:tcPr>
            <w:tcW w:w="666" w:type="dxa"/>
            <w:tcBorders>
              <w:top w:val="nil"/>
              <w:left w:val="nil"/>
              <w:bottom w:val="nil"/>
              <w:right w:val="nil"/>
            </w:tcBorders>
            <w:vAlign w:val="center"/>
            <w:tcPrChange w:id="1082" w:author="Ben.Williams" w:date="2020-10-30T14:20:00Z">
              <w:tcPr>
                <w:tcW w:w="619" w:type="dxa"/>
                <w:tcBorders>
                  <w:top w:val="nil"/>
                  <w:left w:val="nil"/>
                  <w:bottom w:val="nil"/>
                  <w:right w:val="nil"/>
                </w:tcBorders>
                <w:vAlign w:val="center"/>
              </w:tcPr>
            </w:tcPrChange>
          </w:tcPr>
          <w:p w14:paraId="63D434C2" w14:textId="77777777" w:rsidR="00311B2C" w:rsidRPr="00250964" w:rsidRDefault="00311B2C" w:rsidP="00A332A3">
            <w:pPr>
              <w:spacing w:after="0"/>
              <w:jc w:val="center"/>
              <w:rPr>
                <w:color w:val="000000"/>
                <w:sz w:val="20"/>
              </w:rPr>
            </w:pPr>
            <w:r w:rsidRPr="00250964">
              <w:rPr>
                <w:color w:val="000000"/>
                <w:sz w:val="20"/>
              </w:rPr>
              <w:t>0.01</w:t>
            </w:r>
          </w:p>
        </w:tc>
      </w:tr>
      <w:tr w:rsidR="00311B2C" w:rsidRPr="00D75D21" w14:paraId="09AA7FB6" w14:textId="77777777" w:rsidTr="00E777C3">
        <w:trPr>
          <w:trHeight w:val="285"/>
          <w:trPrChange w:id="1083" w:author="Ben.Williams" w:date="2020-10-30T14:20:00Z">
            <w:trPr>
              <w:trHeight w:val="285"/>
            </w:trPr>
          </w:trPrChange>
        </w:trPr>
        <w:tc>
          <w:tcPr>
            <w:tcW w:w="816" w:type="dxa"/>
            <w:tcBorders>
              <w:top w:val="nil"/>
              <w:left w:val="nil"/>
              <w:bottom w:val="nil"/>
              <w:right w:val="nil"/>
            </w:tcBorders>
            <w:shd w:val="clear" w:color="auto" w:fill="auto"/>
            <w:noWrap/>
            <w:hideMark/>
            <w:tcPrChange w:id="1084" w:author="Ben.Williams" w:date="2020-10-30T14:20:00Z">
              <w:tcPr>
                <w:tcW w:w="752" w:type="dxa"/>
                <w:tcBorders>
                  <w:top w:val="nil"/>
                  <w:left w:val="nil"/>
                  <w:bottom w:val="nil"/>
                  <w:right w:val="nil"/>
                </w:tcBorders>
                <w:shd w:val="clear" w:color="auto" w:fill="auto"/>
                <w:noWrap/>
                <w:hideMark/>
              </w:tcPr>
            </w:tcPrChange>
          </w:tcPr>
          <w:p w14:paraId="0FB1E7AC" w14:textId="77777777" w:rsidR="00311B2C" w:rsidRPr="00D75D21" w:rsidRDefault="00311B2C" w:rsidP="00A332A3">
            <w:pPr>
              <w:spacing w:after="0"/>
              <w:rPr>
                <w:color w:val="000000"/>
                <w:sz w:val="20"/>
              </w:rPr>
            </w:pPr>
            <w:r w:rsidRPr="00D75D21">
              <w:rPr>
                <w:color w:val="000000"/>
                <w:sz w:val="20"/>
              </w:rPr>
              <w:t>5</w:t>
            </w:r>
          </w:p>
        </w:tc>
        <w:tc>
          <w:tcPr>
            <w:tcW w:w="616" w:type="dxa"/>
            <w:tcBorders>
              <w:top w:val="nil"/>
              <w:left w:val="nil"/>
              <w:bottom w:val="nil"/>
              <w:right w:val="nil"/>
            </w:tcBorders>
            <w:shd w:val="clear" w:color="auto" w:fill="auto"/>
            <w:noWrap/>
            <w:vAlign w:val="center"/>
            <w:hideMark/>
            <w:tcPrChange w:id="1085" w:author="Ben.Williams" w:date="2020-10-30T14:20:00Z">
              <w:tcPr>
                <w:tcW w:w="619" w:type="dxa"/>
                <w:tcBorders>
                  <w:top w:val="nil"/>
                  <w:left w:val="nil"/>
                  <w:bottom w:val="nil"/>
                  <w:right w:val="nil"/>
                </w:tcBorders>
                <w:shd w:val="clear" w:color="auto" w:fill="auto"/>
                <w:noWrap/>
                <w:vAlign w:val="center"/>
                <w:hideMark/>
              </w:tcPr>
            </w:tcPrChange>
          </w:tcPr>
          <w:p w14:paraId="3711638A" w14:textId="77777777" w:rsidR="00311B2C" w:rsidRPr="00250964" w:rsidRDefault="00311B2C" w:rsidP="00A332A3">
            <w:pPr>
              <w:spacing w:after="0"/>
              <w:jc w:val="center"/>
              <w:rPr>
                <w:color w:val="000000"/>
                <w:sz w:val="20"/>
              </w:rPr>
            </w:pPr>
            <w:r w:rsidRPr="00250964">
              <w:rPr>
                <w:color w:val="000000"/>
                <w:sz w:val="20"/>
              </w:rPr>
              <w:t>0.04</w:t>
            </w:r>
          </w:p>
        </w:tc>
        <w:tc>
          <w:tcPr>
            <w:tcW w:w="458" w:type="dxa"/>
            <w:tcBorders>
              <w:top w:val="nil"/>
              <w:left w:val="nil"/>
              <w:bottom w:val="nil"/>
              <w:right w:val="nil"/>
            </w:tcBorders>
            <w:shd w:val="clear" w:color="auto" w:fill="auto"/>
            <w:noWrap/>
            <w:vAlign w:val="center"/>
            <w:hideMark/>
            <w:tcPrChange w:id="1086" w:author="Ben.Williams" w:date="2020-10-30T14:20:00Z">
              <w:tcPr>
                <w:tcW w:w="619" w:type="dxa"/>
                <w:tcBorders>
                  <w:top w:val="nil"/>
                  <w:left w:val="nil"/>
                  <w:bottom w:val="nil"/>
                  <w:right w:val="nil"/>
                </w:tcBorders>
                <w:shd w:val="clear" w:color="auto" w:fill="auto"/>
                <w:noWrap/>
                <w:vAlign w:val="center"/>
                <w:hideMark/>
              </w:tcPr>
            </w:tcPrChange>
          </w:tcPr>
          <w:p w14:paraId="3124657F"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87" w:author="Ben.Williams" w:date="2020-10-30T14:20:00Z">
              <w:tcPr>
                <w:tcW w:w="619" w:type="dxa"/>
                <w:tcBorders>
                  <w:top w:val="nil"/>
                  <w:left w:val="nil"/>
                  <w:bottom w:val="nil"/>
                  <w:right w:val="nil"/>
                </w:tcBorders>
                <w:shd w:val="clear" w:color="auto" w:fill="auto"/>
                <w:noWrap/>
                <w:vAlign w:val="center"/>
                <w:hideMark/>
              </w:tcPr>
            </w:tcPrChange>
          </w:tcPr>
          <w:p w14:paraId="5C569419"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88" w:author="Ben.Williams" w:date="2020-10-30T14:20:00Z">
              <w:tcPr>
                <w:tcW w:w="619" w:type="dxa"/>
                <w:tcBorders>
                  <w:top w:val="nil"/>
                  <w:left w:val="nil"/>
                  <w:bottom w:val="nil"/>
                  <w:right w:val="nil"/>
                </w:tcBorders>
                <w:shd w:val="clear" w:color="auto" w:fill="auto"/>
                <w:noWrap/>
                <w:vAlign w:val="center"/>
                <w:hideMark/>
              </w:tcPr>
            </w:tcPrChange>
          </w:tcPr>
          <w:p w14:paraId="007C708E"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nil"/>
              <w:right w:val="nil"/>
            </w:tcBorders>
            <w:shd w:val="clear" w:color="auto" w:fill="auto"/>
            <w:noWrap/>
            <w:vAlign w:val="center"/>
            <w:hideMark/>
            <w:tcPrChange w:id="1089" w:author="Ben.Williams" w:date="2020-10-30T14:20:00Z">
              <w:tcPr>
                <w:tcW w:w="619" w:type="dxa"/>
                <w:tcBorders>
                  <w:top w:val="nil"/>
                  <w:left w:val="nil"/>
                  <w:bottom w:val="nil"/>
                  <w:right w:val="nil"/>
                </w:tcBorders>
                <w:shd w:val="clear" w:color="auto" w:fill="auto"/>
                <w:noWrap/>
                <w:vAlign w:val="center"/>
                <w:hideMark/>
              </w:tcPr>
            </w:tcPrChange>
          </w:tcPr>
          <w:p w14:paraId="40F6B986"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90" w:author="Ben.Williams" w:date="2020-10-30T14:20:00Z">
              <w:tcPr>
                <w:tcW w:w="619" w:type="dxa"/>
                <w:tcBorders>
                  <w:top w:val="nil"/>
                  <w:left w:val="nil"/>
                  <w:bottom w:val="nil"/>
                  <w:right w:val="nil"/>
                </w:tcBorders>
                <w:shd w:val="clear" w:color="auto" w:fill="auto"/>
                <w:noWrap/>
                <w:vAlign w:val="center"/>
                <w:hideMark/>
              </w:tcPr>
            </w:tcPrChange>
          </w:tcPr>
          <w:p w14:paraId="54381D86"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nil"/>
              <w:right w:val="nil"/>
            </w:tcBorders>
            <w:shd w:val="clear" w:color="auto" w:fill="auto"/>
            <w:noWrap/>
            <w:vAlign w:val="center"/>
            <w:hideMark/>
            <w:tcPrChange w:id="1091" w:author="Ben.Williams" w:date="2020-10-30T14:20:00Z">
              <w:tcPr>
                <w:tcW w:w="619" w:type="dxa"/>
                <w:tcBorders>
                  <w:top w:val="nil"/>
                  <w:left w:val="nil"/>
                  <w:bottom w:val="nil"/>
                  <w:right w:val="nil"/>
                </w:tcBorders>
                <w:shd w:val="clear" w:color="auto" w:fill="auto"/>
                <w:noWrap/>
                <w:vAlign w:val="center"/>
                <w:hideMark/>
              </w:tcPr>
            </w:tcPrChange>
          </w:tcPr>
          <w:p w14:paraId="07D18CCD"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nil"/>
              <w:right w:val="nil"/>
            </w:tcBorders>
            <w:shd w:val="clear" w:color="auto" w:fill="auto"/>
            <w:noWrap/>
            <w:vAlign w:val="center"/>
            <w:hideMark/>
            <w:tcPrChange w:id="1092" w:author="Ben.Williams" w:date="2020-10-30T14:20:00Z">
              <w:tcPr>
                <w:tcW w:w="619" w:type="dxa"/>
                <w:tcBorders>
                  <w:top w:val="nil"/>
                  <w:left w:val="nil"/>
                  <w:bottom w:val="nil"/>
                  <w:right w:val="nil"/>
                </w:tcBorders>
                <w:shd w:val="clear" w:color="auto" w:fill="auto"/>
                <w:noWrap/>
                <w:vAlign w:val="center"/>
                <w:hideMark/>
              </w:tcPr>
            </w:tcPrChange>
          </w:tcPr>
          <w:p w14:paraId="0D135643"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nil"/>
              <w:right w:val="nil"/>
            </w:tcBorders>
            <w:shd w:val="clear" w:color="auto" w:fill="auto"/>
            <w:noWrap/>
            <w:vAlign w:val="center"/>
            <w:hideMark/>
            <w:tcPrChange w:id="1093" w:author="Ben.Williams" w:date="2020-10-30T14:20:00Z">
              <w:tcPr>
                <w:tcW w:w="619" w:type="dxa"/>
                <w:tcBorders>
                  <w:top w:val="nil"/>
                  <w:left w:val="nil"/>
                  <w:bottom w:val="nil"/>
                  <w:right w:val="nil"/>
                </w:tcBorders>
                <w:shd w:val="clear" w:color="auto" w:fill="auto"/>
                <w:noWrap/>
                <w:vAlign w:val="center"/>
                <w:hideMark/>
              </w:tcPr>
            </w:tcPrChange>
          </w:tcPr>
          <w:p w14:paraId="39E10E40"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94" w:author="Ben.Williams" w:date="2020-10-30T14:20:00Z">
              <w:tcPr>
                <w:tcW w:w="619" w:type="dxa"/>
                <w:tcBorders>
                  <w:top w:val="nil"/>
                  <w:left w:val="nil"/>
                  <w:bottom w:val="nil"/>
                  <w:right w:val="nil"/>
                </w:tcBorders>
                <w:shd w:val="clear" w:color="auto" w:fill="auto"/>
                <w:noWrap/>
                <w:vAlign w:val="center"/>
                <w:hideMark/>
              </w:tcPr>
            </w:tcPrChange>
          </w:tcPr>
          <w:p w14:paraId="09EC72C9"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095" w:author="Ben.Williams" w:date="2020-10-30T14:20:00Z">
              <w:tcPr>
                <w:tcW w:w="619" w:type="dxa"/>
                <w:tcBorders>
                  <w:top w:val="nil"/>
                  <w:left w:val="nil"/>
                  <w:bottom w:val="nil"/>
                  <w:right w:val="nil"/>
                </w:tcBorders>
                <w:shd w:val="clear" w:color="auto" w:fill="auto"/>
                <w:noWrap/>
                <w:vAlign w:val="center"/>
                <w:hideMark/>
              </w:tcPr>
            </w:tcPrChange>
          </w:tcPr>
          <w:p w14:paraId="4EFC5213" w14:textId="77777777" w:rsidR="00311B2C" w:rsidRPr="00250964" w:rsidRDefault="00311B2C" w:rsidP="00A332A3">
            <w:pPr>
              <w:spacing w:after="0"/>
              <w:jc w:val="center"/>
              <w:rPr>
                <w:color w:val="000000"/>
                <w:sz w:val="20"/>
              </w:rPr>
            </w:pPr>
            <w:r w:rsidRPr="00250964">
              <w:rPr>
                <w:color w:val="000000"/>
                <w:sz w:val="20"/>
              </w:rPr>
              <w:t>0</w:t>
            </w:r>
          </w:p>
        </w:tc>
        <w:tc>
          <w:tcPr>
            <w:tcW w:w="674" w:type="dxa"/>
            <w:tcBorders>
              <w:top w:val="nil"/>
              <w:left w:val="nil"/>
              <w:bottom w:val="nil"/>
              <w:right w:val="nil"/>
            </w:tcBorders>
            <w:shd w:val="clear" w:color="auto" w:fill="auto"/>
            <w:noWrap/>
            <w:vAlign w:val="center"/>
            <w:hideMark/>
            <w:tcPrChange w:id="1096" w:author="Ben.Williams" w:date="2020-10-30T14:20:00Z">
              <w:tcPr>
                <w:tcW w:w="619" w:type="dxa"/>
                <w:tcBorders>
                  <w:top w:val="nil"/>
                  <w:left w:val="nil"/>
                  <w:bottom w:val="nil"/>
                  <w:right w:val="nil"/>
                </w:tcBorders>
                <w:shd w:val="clear" w:color="auto" w:fill="auto"/>
                <w:noWrap/>
                <w:vAlign w:val="center"/>
                <w:hideMark/>
              </w:tcPr>
            </w:tcPrChange>
          </w:tcPr>
          <w:p w14:paraId="40E58090" w14:textId="77777777" w:rsidR="00311B2C" w:rsidRPr="00250964" w:rsidRDefault="00311B2C" w:rsidP="00A332A3">
            <w:pPr>
              <w:spacing w:after="0"/>
              <w:jc w:val="center"/>
              <w:rPr>
                <w:color w:val="000000"/>
                <w:sz w:val="20"/>
              </w:rPr>
            </w:pPr>
            <w:r w:rsidRPr="00250964">
              <w:rPr>
                <w:color w:val="000000"/>
                <w:sz w:val="20"/>
              </w:rPr>
              <w:t>0.03</w:t>
            </w:r>
          </w:p>
        </w:tc>
        <w:tc>
          <w:tcPr>
            <w:tcW w:w="616" w:type="dxa"/>
            <w:tcBorders>
              <w:top w:val="nil"/>
              <w:left w:val="nil"/>
              <w:bottom w:val="nil"/>
              <w:right w:val="nil"/>
            </w:tcBorders>
            <w:shd w:val="clear" w:color="auto" w:fill="auto"/>
            <w:noWrap/>
            <w:vAlign w:val="center"/>
            <w:hideMark/>
            <w:tcPrChange w:id="1097" w:author="Ben.Williams" w:date="2020-10-30T14:20:00Z">
              <w:tcPr>
                <w:tcW w:w="619" w:type="dxa"/>
                <w:tcBorders>
                  <w:top w:val="nil"/>
                  <w:left w:val="nil"/>
                  <w:bottom w:val="nil"/>
                  <w:right w:val="nil"/>
                </w:tcBorders>
                <w:shd w:val="clear" w:color="auto" w:fill="auto"/>
                <w:noWrap/>
                <w:vAlign w:val="center"/>
                <w:hideMark/>
              </w:tcPr>
            </w:tcPrChange>
          </w:tcPr>
          <w:p w14:paraId="3F81F01A" w14:textId="77777777" w:rsidR="00311B2C" w:rsidRPr="00250964" w:rsidRDefault="00311B2C" w:rsidP="00A332A3">
            <w:pPr>
              <w:spacing w:after="0"/>
              <w:jc w:val="center"/>
              <w:rPr>
                <w:color w:val="000000"/>
                <w:sz w:val="20"/>
              </w:rPr>
            </w:pPr>
            <w:r w:rsidRPr="00250964">
              <w:rPr>
                <w:color w:val="000000"/>
                <w:sz w:val="20"/>
              </w:rPr>
              <w:t>0</w:t>
            </w:r>
          </w:p>
        </w:tc>
        <w:tc>
          <w:tcPr>
            <w:tcW w:w="666" w:type="dxa"/>
            <w:tcBorders>
              <w:top w:val="nil"/>
              <w:left w:val="nil"/>
              <w:bottom w:val="nil"/>
              <w:right w:val="nil"/>
            </w:tcBorders>
            <w:shd w:val="clear" w:color="auto" w:fill="auto"/>
            <w:noWrap/>
            <w:vAlign w:val="center"/>
            <w:hideMark/>
            <w:tcPrChange w:id="1098" w:author="Ben.Williams" w:date="2020-10-30T14:20:00Z">
              <w:tcPr>
                <w:tcW w:w="619" w:type="dxa"/>
                <w:tcBorders>
                  <w:top w:val="nil"/>
                  <w:left w:val="nil"/>
                  <w:bottom w:val="nil"/>
                  <w:right w:val="nil"/>
                </w:tcBorders>
                <w:shd w:val="clear" w:color="auto" w:fill="auto"/>
                <w:noWrap/>
                <w:vAlign w:val="center"/>
                <w:hideMark/>
              </w:tcPr>
            </w:tcPrChange>
          </w:tcPr>
          <w:p w14:paraId="76E4DC79" w14:textId="77777777" w:rsidR="00311B2C" w:rsidRPr="00250964" w:rsidRDefault="00311B2C" w:rsidP="00A332A3">
            <w:pPr>
              <w:spacing w:after="0"/>
              <w:jc w:val="center"/>
              <w:rPr>
                <w:color w:val="000000"/>
                <w:sz w:val="20"/>
              </w:rPr>
            </w:pPr>
            <w:r w:rsidRPr="00250964">
              <w:rPr>
                <w:color w:val="000000"/>
                <w:sz w:val="20"/>
              </w:rPr>
              <w:t>0</w:t>
            </w:r>
          </w:p>
        </w:tc>
        <w:tc>
          <w:tcPr>
            <w:tcW w:w="666" w:type="dxa"/>
            <w:tcBorders>
              <w:top w:val="nil"/>
              <w:left w:val="nil"/>
              <w:bottom w:val="nil"/>
              <w:right w:val="nil"/>
            </w:tcBorders>
            <w:vAlign w:val="center"/>
            <w:tcPrChange w:id="1099" w:author="Ben.Williams" w:date="2020-10-30T14:20:00Z">
              <w:tcPr>
                <w:tcW w:w="619" w:type="dxa"/>
                <w:tcBorders>
                  <w:top w:val="nil"/>
                  <w:left w:val="nil"/>
                  <w:bottom w:val="nil"/>
                  <w:right w:val="nil"/>
                </w:tcBorders>
                <w:vAlign w:val="center"/>
              </w:tcPr>
            </w:tcPrChange>
          </w:tcPr>
          <w:p w14:paraId="44EB15A7" w14:textId="77777777" w:rsidR="00311B2C" w:rsidRPr="00250964" w:rsidRDefault="00311B2C" w:rsidP="00A332A3">
            <w:pPr>
              <w:spacing w:after="0"/>
              <w:jc w:val="center"/>
              <w:rPr>
                <w:color w:val="000000"/>
                <w:sz w:val="20"/>
              </w:rPr>
            </w:pPr>
            <w:r w:rsidRPr="00250964">
              <w:rPr>
                <w:color w:val="000000"/>
                <w:sz w:val="20"/>
              </w:rPr>
              <w:t>0.01</w:t>
            </w:r>
          </w:p>
        </w:tc>
      </w:tr>
      <w:tr w:rsidR="00311B2C" w:rsidRPr="00D75D21" w14:paraId="466B3357" w14:textId="77777777" w:rsidTr="00E777C3">
        <w:trPr>
          <w:trHeight w:val="285"/>
          <w:trPrChange w:id="1100" w:author="Ben.Williams" w:date="2020-10-30T14:20:00Z">
            <w:trPr>
              <w:trHeight w:val="285"/>
            </w:trPr>
          </w:trPrChange>
        </w:trPr>
        <w:tc>
          <w:tcPr>
            <w:tcW w:w="816" w:type="dxa"/>
            <w:tcBorders>
              <w:top w:val="nil"/>
              <w:left w:val="nil"/>
              <w:bottom w:val="nil"/>
              <w:right w:val="nil"/>
            </w:tcBorders>
            <w:shd w:val="clear" w:color="auto" w:fill="auto"/>
            <w:noWrap/>
            <w:hideMark/>
            <w:tcPrChange w:id="1101" w:author="Ben.Williams" w:date="2020-10-30T14:20:00Z">
              <w:tcPr>
                <w:tcW w:w="752" w:type="dxa"/>
                <w:tcBorders>
                  <w:top w:val="nil"/>
                  <w:left w:val="nil"/>
                  <w:bottom w:val="nil"/>
                  <w:right w:val="nil"/>
                </w:tcBorders>
                <w:shd w:val="clear" w:color="auto" w:fill="auto"/>
                <w:noWrap/>
                <w:hideMark/>
              </w:tcPr>
            </w:tcPrChange>
          </w:tcPr>
          <w:p w14:paraId="6CF22D00" w14:textId="77777777" w:rsidR="00311B2C" w:rsidRPr="00D75D21" w:rsidRDefault="00311B2C" w:rsidP="00A332A3">
            <w:pPr>
              <w:spacing w:after="0"/>
              <w:rPr>
                <w:color w:val="000000"/>
                <w:sz w:val="20"/>
              </w:rPr>
            </w:pPr>
            <w:r w:rsidRPr="00D75D21">
              <w:rPr>
                <w:color w:val="000000"/>
                <w:sz w:val="20"/>
              </w:rPr>
              <w:t>6</w:t>
            </w:r>
          </w:p>
        </w:tc>
        <w:tc>
          <w:tcPr>
            <w:tcW w:w="616" w:type="dxa"/>
            <w:tcBorders>
              <w:top w:val="nil"/>
              <w:left w:val="nil"/>
              <w:bottom w:val="nil"/>
              <w:right w:val="nil"/>
            </w:tcBorders>
            <w:shd w:val="clear" w:color="auto" w:fill="auto"/>
            <w:noWrap/>
            <w:vAlign w:val="center"/>
            <w:hideMark/>
            <w:tcPrChange w:id="1102" w:author="Ben.Williams" w:date="2020-10-30T14:20:00Z">
              <w:tcPr>
                <w:tcW w:w="619" w:type="dxa"/>
                <w:tcBorders>
                  <w:top w:val="nil"/>
                  <w:left w:val="nil"/>
                  <w:bottom w:val="nil"/>
                  <w:right w:val="nil"/>
                </w:tcBorders>
                <w:shd w:val="clear" w:color="auto" w:fill="auto"/>
                <w:noWrap/>
                <w:vAlign w:val="center"/>
                <w:hideMark/>
              </w:tcPr>
            </w:tcPrChange>
          </w:tcPr>
          <w:p w14:paraId="21B54892" w14:textId="77777777" w:rsidR="00311B2C" w:rsidRPr="00250964" w:rsidRDefault="00311B2C" w:rsidP="00A332A3">
            <w:pPr>
              <w:spacing w:after="0"/>
              <w:jc w:val="center"/>
              <w:rPr>
                <w:color w:val="000000"/>
                <w:sz w:val="20"/>
              </w:rPr>
            </w:pPr>
            <w:r w:rsidRPr="00250964">
              <w:rPr>
                <w:color w:val="000000"/>
                <w:sz w:val="20"/>
              </w:rPr>
              <w:t>0.05</w:t>
            </w:r>
          </w:p>
        </w:tc>
        <w:tc>
          <w:tcPr>
            <w:tcW w:w="458" w:type="dxa"/>
            <w:tcBorders>
              <w:top w:val="nil"/>
              <w:left w:val="nil"/>
              <w:bottom w:val="nil"/>
              <w:right w:val="nil"/>
            </w:tcBorders>
            <w:shd w:val="clear" w:color="auto" w:fill="auto"/>
            <w:noWrap/>
            <w:vAlign w:val="center"/>
            <w:hideMark/>
            <w:tcPrChange w:id="1103" w:author="Ben.Williams" w:date="2020-10-30T14:20:00Z">
              <w:tcPr>
                <w:tcW w:w="619" w:type="dxa"/>
                <w:tcBorders>
                  <w:top w:val="nil"/>
                  <w:left w:val="nil"/>
                  <w:bottom w:val="nil"/>
                  <w:right w:val="nil"/>
                </w:tcBorders>
                <w:shd w:val="clear" w:color="auto" w:fill="auto"/>
                <w:noWrap/>
                <w:vAlign w:val="center"/>
                <w:hideMark/>
              </w:tcPr>
            </w:tcPrChange>
          </w:tcPr>
          <w:p w14:paraId="42ADCE59"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104" w:author="Ben.Williams" w:date="2020-10-30T14:20:00Z">
              <w:tcPr>
                <w:tcW w:w="619" w:type="dxa"/>
                <w:tcBorders>
                  <w:top w:val="nil"/>
                  <w:left w:val="nil"/>
                  <w:bottom w:val="nil"/>
                  <w:right w:val="nil"/>
                </w:tcBorders>
                <w:shd w:val="clear" w:color="auto" w:fill="auto"/>
                <w:noWrap/>
                <w:vAlign w:val="center"/>
                <w:hideMark/>
              </w:tcPr>
            </w:tcPrChange>
          </w:tcPr>
          <w:p w14:paraId="20D206D9" w14:textId="77777777" w:rsidR="00311B2C" w:rsidRPr="00250964" w:rsidRDefault="00311B2C" w:rsidP="00A332A3">
            <w:pPr>
              <w:spacing w:after="0"/>
              <w:jc w:val="center"/>
              <w:rPr>
                <w:color w:val="000000"/>
                <w:sz w:val="20"/>
              </w:rPr>
            </w:pPr>
            <w:r w:rsidRPr="00250964">
              <w:rPr>
                <w:color w:val="000000"/>
                <w:sz w:val="20"/>
              </w:rPr>
              <w:t>0.02</w:t>
            </w:r>
          </w:p>
        </w:tc>
        <w:tc>
          <w:tcPr>
            <w:tcW w:w="616" w:type="dxa"/>
            <w:tcBorders>
              <w:top w:val="nil"/>
              <w:left w:val="nil"/>
              <w:bottom w:val="nil"/>
              <w:right w:val="nil"/>
            </w:tcBorders>
            <w:shd w:val="clear" w:color="auto" w:fill="auto"/>
            <w:noWrap/>
            <w:vAlign w:val="center"/>
            <w:hideMark/>
            <w:tcPrChange w:id="1105" w:author="Ben.Williams" w:date="2020-10-30T14:20:00Z">
              <w:tcPr>
                <w:tcW w:w="619" w:type="dxa"/>
                <w:tcBorders>
                  <w:top w:val="nil"/>
                  <w:left w:val="nil"/>
                  <w:bottom w:val="nil"/>
                  <w:right w:val="nil"/>
                </w:tcBorders>
                <w:shd w:val="clear" w:color="auto" w:fill="auto"/>
                <w:noWrap/>
                <w:vAlign w:val="center"/>
                <w:hideMark/>
              </w:tcPr>
            </w:tcPrChange>
          </w:tcPr>
          <w:p w14:paraId="345D767E" w14:textId="77777777" w:rsidR="00311B2C" w:rsidRPr="00250964" w:rsidRDefault="00311B2C" w:rsidP="00A332A3">
            <w:pPr>
              <w:spacing w:after="0"/>
              <w:jc w:val="center"/>
              <w:rPr>
                <w:color w:val="000000"/>
                <w:sz w:val="20"/>
              </w:rPr>
            </w:pPr>
            <w:r w:rsidRPr="00250964">
              <w:rPr>
                <w:color w:val="000000"/>
                <w:sz w:val="20"/>
              </w:rPr>
              <w:t>0.04</w:t>
            </w:r>
          </w:p>
        </w:tc>
        <w:tc>
          <w:tcPr>
            <w:tcW w:w="616" w:type="dxa"/>
            <w:tcBorders>
              <w:top w:val="nil"/>
              <w:left w:val="nil"/>
              <w:bottom w:val="nil"/>
              <w:right w:val="nil"/>
            </w:tcBorders>
            <w:shd w:val="clear" w:color="auto" w:fill="auto"/>
            <w:noWrap/>
            <w:vAlign w:val="center"/>
            <w:hideMark/>
            <w:tcPrChange w:id="1106" w:author="Ben.Williams" w:date="2020-10-30T14:20:00Z">
              <w:tcPr>
                <w:tcW w:w="619" w:type="dxa"/>
                <w:tcBorders>
                  <w:top w:val="nil"/>
                  <w:left w:val="nil"/>
                  <w:bottom w:val="nil"/>
                  <w:right w:val="nil"/>
                </w:tcBorders>
                <w:shd w:val="clear" w:color="auto" w:fill="auto"/>
                <w:noWrap/>
                <w:vAlign w:val="center"/>
                <w:hideMark/>
              </w:tcPr>
            </w:tcPrChange>
          </w:tcPr>
          <w:p w14:paraId="00979A71" w14:textId="77777777" w:rsidR="00311B2C" w:rsidRPr="00250964" w:rsidRDefault="00311B2C" w:rsidP="00A332A3">
            <w:pPr>
              <w:spacing w:after="0"/>
              <w:jc w:val="center"/>
              <w:rPr>
                <w:color w:val="000000"/>
                <w:sz w:val="20"/>
              </w:rPr>
            </w:pPr>
            <w:r w:rsidRPr="00250964">
              <w:rPr>
                <w:color w:val="000000"/>
                <w:sz w:val="20"/>
              </w:rPr>
              <w:t>0.02</w:t>
            </w:r>
          </w:p>
        </w:tc>
        <w:tc>
          <w:tcPr>
            <w:tcW w:w="616" w:type="dxa"/>
            <w:tcBorders>
              <w:top w:val="nil"/>
              <w:left w:val="nil"/>
              <w:bottom w:val="nil"/>
              <w:right w:val="nil"/>
            </w:tcBorders>
            <w:shd w:val="clear" w:color="auto" w:fill="auto"/>
            <w:noWrap/>
            <w:vAlign w:val="center"/>
            <w:hideMark/>
            <w:tcPrChange w:id="1107" w:author="Ben.Williams" w:date="2020-10-30T14:20:00Z">
              <w:tcPr>
                <w:tcW w:w="619" w:type="dxa"/>
                <w:tcBorders>
                  <w:top w:val="nil"/>
                  <w:left w:val="nil"/>
                  <w:bottom w:val="nil"/>
                  <w:right w:val="nil"/>
                </w:tcBorders>
                <w:shd w:val="clear" w:color="auto" w:fill="auto"/>
                <w:noWrap/>
                <w:vAlign w:val="center"/>
                <w:hideMark/>
              </w:tcPr>
            </w:tcPrChange>
          </w:tcPr>
          <w:p w14:paraId="530C8C49" w14:textId="77777777" w:rsidR="00311B2C" w:rsidRPr="00250964" w:rsidRDefault="00311B2C" w:rsidP="00A332A3">
            <w:pPr>
              <w:spacing w:after="0"/>
              <w:jc w:val="center"/>
              <w:rPr>
                <w:color w:val="000000"/>
                <w:sz w:val="20"/>
              </w:rPr>
            </w:pPr>
            <w:r w:rsidRPr="00250964">
              <w:rPr>
                <w:color w:val="000000"/>
                <w:sz w:val="20"/>
              </w:rPr>
              <w:t>0.02</w:t>
            </w:r>
          </w:p>
        </w:tc>
        <w:tc>
          <w:tcPr>
            <w:tcW w:w="616" w:type="dxa"/>
            <w:tcBorders>
              <w:top w:val="nil"/>
              <w:left w:val="nil"/>
              <w:bottom w:val="nil"/>
              <w:right w:val="nil"/>
            </w:tcBorders>
            <w:shd w:val="clear" w:color="auto" w:fill="auto"/>
            <w:noWrap/>
            <w:vAlign w:val="center"/>
            <w:hideMark/>
            <w:tcPrChange w:id="1108" w:author="Ben.Williams" w:date="2020-10-30T14:20:00Z">
              <w:tcPr>
                <w:tcW w:w="619" w:type="dxa"/>
                <w:tcBorders>
                  <w:top w:val="nil"/>
                  <w:left w:val="nil"/>
                  <w:bottom w:val="nil"/>
                  <w:right w:val="nil"/>
                </w:tcBorders>
                <w:shd w:val="clear" w:color="auto" w:fill="auto"/>
                <w:noWrap/>
                <w:vAlign w:val="center"/>
                <w:hideMark/>
              </w:tcPr>
            </w:tcPrChange>
          </w:tcPr>
          <w:p w14:paraId="236E9EF2" w14:textId="77777777" w:rsidR="00311B2C" w:rsidRPr="00250964" w:rsidRDefault="00311B2C" w:rsidP="00A332A3">
            <w:pPr>
              <w:spacing w:after="0"/>
              <w:jc w:val="center"/>
              <w:rPr>
                <w:color w:val="000000"/>
                <w:sz w:val="20"/>
              </w:rPr>
            </w:pPr>
            <w:r w:rsidRPr="00250964">
              <w:rPr>
                <w:color w:val="000000"/>
                <w:sz w:val="20"/>
              </w:rPr>
              <w:t>0.05</w:t>
            </w:r>
          </w:p>
        </w:tc>
        <w:tc>
          <w:tcPr>
            <w:tcW w:w="616" w:type="dxa"/>
            <w:tcBorders>
              <w:top w:val="nil"/>
              <w:left w:val="nil"/>
              <w:bottom w:val="nil"/>
              <w:right w:val="nil"/>
            </w:tcBorders>
            <w:shd w:val="clear" w:color="auto" w:fill="auto"/>
            <w:noWrap/>
            <w:vAlign w:val="center"/>
            <w:hideMark/>
            <w:tcPrChange w:id="1109" w:author="Ben.Williams" w:date="2020-10-30T14:20:00Z">
              <w:tcPr>
                <w:tcW w:w="619" w:type="dxa"/>
                <w:tcBorders>
                  <w:top w:val="nil"/>
                  <w:left w:val="nil"/>
                  <w:bottom w:val="nil"/>
                  <w:right w:val="nil"/>
                </w:tcBorders>
                <w:shd w:val="clear" w:color="auto" w:fill="auto"/>
                <w:noWrap/>
                <w:vAlign w:val="center"/>
                <w:hideMark/>
              </w:tcPr>
            </w:tcPrChange>
          </w:tcPr>
          <w:p w14:paraId="65D4615C" w14:textId="77777777" w:rsidR="00311B2C" w:rsidRPr="00250964" w:rsidRDefault="00311B2C" w:rsidP="00A332A3">
            <w:pPr>
              <w:spacing w:after="0"/>
              <w:jc w:val="center"/>
              <w:rPr>
                <w:color w:val="000000"/>
                <w:sz w:val="20"/>
              </w:rPr>
            </w:pPr>
            <w:r w:rsidRPr="00250964">
              <w:rPr>
                <w:color w:val="000000"/>
                <w:sz w:val="20"/>
              </w:rPr>
              <w:t>0.02</w:t>
            </w:r>
          </w:p>
        </w:tc>
        <w:tc>
          <w:tcPr>
            <w:tcW w:w="616" w:type="dxa"/>
            <w:tcBorders>
              <w:top w:val="nil"/>
              <w:left w:val="nil"/>
              <w:bottom w:val="nil"/>
              <w:right w:val="nil"/>
            </w:tcBorders>
            <w:shd w:val="clear" w:color="auto" w:fill="auto"/>
            <w:noWrap/>
            <w:vAlign w:val="center"/>
            <w:hideMark/>
            <w:tcPrChange w:id="1110" w:author="Ben.Williams" w:date="2020-10-30T14:20:00Z">
              <w:tcPr>
                <w:tcW w:w="619" w:type="dxa"/>
                <w:tcBorders>
                  <w:top w:val="nil"/>
                  <w:left w:val="nil"/>
                  <w:bottom w:val="nil"/>
                  <w:right w:val="nil"/>
                </w:tcBorders>
                <w:shd w:val="clear" w:color="auto" w:fill="auto"/>
                <w:noWrap/>
                <w:vAlign w:val="center"/>
                <w:hideMark/>
              </w:tcPr>
            </w:tcPrChange>
          </w:tcPr>
          <w:p w14:paraId="1FA7F026" w14:textId="77777777" w:rsidR="00311B2C" w:rsidRPr="00250964" w:rsidRDefault="00311B2C" w:rsidP="00A332A3">
            <w:pPr>
              <w:spacing w:after="0"/>
              <w:jc w:val="center"/>
              <w:rPr>
                <w:color w:val="000000"/>
                <w:sz w:val="20"/>
              </w:rPr>
            </w:pPr>
            <w:r w:rsidRPr="00250964">
              <w:rPr>
                <w:color w:val="000000"/>
                <w:sz w:val="20"/>
              </w:rPr>
              <w:t>0.04</w:t>
            </w:r>
          </w:p>
        </w:tc>
        <w:tc>
          <w:tcPr>
            <w:tcW w:w="616" w:type="dxa"/>
            <w:tcBorders>
              <w:top w:val="nil"/>
              <w:left w:val="nil"/>
              <w:bottom w:val="nil"/>
              <w:right w:val="nil"/>
            </w:tcBorders>
            <w:shd w:val="clear" w:color="auto" w:fill="auto"/>
            <w:noWrap/>
            <w:vAlign w:val="center"/>
            <w:hideMark/>
            <w:tcPrChange w:id="1111" w:author="Ben.Williams" w:date="2020-10-30T14:20:00Z">
              <w:tcPr>
                <w:tcW w:w="619" w:type="dxa"/>
                <w:tcBorders>
                  <w:top w:val="nil"/>
                  <w:left w:val="nil"/>
                  <w:bottom w:val="nil"/>
                  <w:right w:val="nil"/>
                </w:tcBorders>
                <w:shd w:val="clear" w:color="auto" w:fill="auto"/>
                <w:noWrap/>
                <w:vAlign w:val="center"/>
                <w:hideMark/>
              </w:tcPr>
            </w:tcPrChange>
          </w:tcPr>
          <w:p w14:paraId="08B4A099" w14:textId="77777777" w:rsidR="00311B2C" w:rsidRPr="00250964" w:rsidRDefault="00311B2C" w:rsidP="00A332A3">
            <w:pPr>
              <w:spacing w:after="0"/>
              <w:jc w:val="center"/>
              <w:rPr>
                <w:color w:val="000000"/>
                <w:sz w:val="20"/>
              </w:rPr>
            </w:pPr>
            <w:r w:rsidRPr="00250964">
              <w:rPr>
                <w:color w:val="000000"/>
                <w:sz w:val="20"/>
              </w:rPr>
              <w:t>0.02</w:t>
            </w:r>
          </w:p>
        </w:tc>
        <w:tc>
          <w:tcPr>
            <w:tcW w:w="616" w:type="dxa"/>
            <w:tcBorders>
              <w:top w:val="nil"/>
              <w:left w:val="nil"/>
              <w:bottom w:val="nil"/>
              <w:right w:val="nil"/>
            </w:tcBorders>
            <w:shd w:val="clear" w:color="auto" w:fill="auto"/>
            <w:noWrap/>
            <w:vAlign w:val="center"/>
            <w:hideMark/>
            <w:tcPrChange w:id="1112" w:author="Ben.Williams" w:date="2020-10-30T14:20:00Z">
              <w:tcPr>
                <w:tcW w:w="619" w:type="dxa"/>
                <w:tcBorders>
                  <w:top w:val="nil"/>
                  <w:left w:val="nil"/>
                  <w:bottom w:val="nil"/>
                  <w:right w:val="nil"/>
                </w:tcBorders>
                <w:shd w:val="clear" w:color="auto" w:fill="auto"/>
                <w:noWrap/>
                <w:vAlign w:val="center"/>
                <w:hideMark/>
              </w:tcPr>
            </w:tcPrChange>
          </w:tcPr>
          <w:p w14:paraId="1481C94E" w14:textId="77777777" w:rsidR="00311B2C" w:rsidRPr="00250964" w:rsidRDefault="00311B2C" w:rsidP="00A332A3">
            <w:pPr>
              <w:spacing w:after="0"/>
              <w:jc w:val="center"/>
              <w:rPr>
                <w:color w:val="000000"/>
                <w:sz w:val="20"/>
              </w:rPr>
            </w:pPr>
            <w:r w:rsidRPr="00250964">
              <w:rPr>
                <w:color w:val="000000"/>
                <w:sz w:val="20"/>
              </w:rPr>
              <w:t>0.01</w:t>
            </w:r>
          </w:p>
        </w:tc>
        <w:tc>
          <w:tcPr>
            <w:tcW w:w="674" w:type="dxa"/>
            <w:tcBorders>
              <w:top w:val="nil"/>
              <w:left w:val="nil"/>
              <w:bottom w:val="nil"/>
              <w:right w:val="nil"/>
            </w:tcBorders>
            <w:shd w:val="clear" w:color="auto" w:fill="auto"/>
            <w:noWrap/>
            <w:vAlign w:val="center"/>
            <w:hideMark/>
            <w:tcPrChange w:id="1113" w:author="Ben.Williams" w:date="2020-10-30T14:20:00Z">
              <w:tcPr>
                <w:tcW w:w="619" w:type="dxa"/>
                <w:tcBorders>
                  <w:top w:val="nil"/>
                  <w:left w:val="nil"/>
                  <w:bottom w:val="nil"/>
                  <w:right w:val="nil"/>
                </w:tcBorders>
                <w:shd w:val="clear" w:color="auto" w:fill="auto"/>
                <w:noWrap/>
                <w:vAlign w:val="center"/>
                <w:hideMark/>
              </w:tcPr>
            </w:tcPrChange>
          </w:tcPr>
          <w:p w14:paraId="52145FE5" w14:textId="77777777" w:rsidR="00311B2C" w:rsidRPr="00250964" w:rsidRDefault="00311B2C" w:rsidP="00A332A3">
            <w:pPr>
              <w:spacing w:after="0"/>
              <w:jc w:val="center"/>
              <w:rPr>
                <w:color w:val="000000"/>
                <w:sz w:val="20"/>
              </w:rPr>
            </w:pPr>
            <w:r w:rsidRPr="00250964">
              <w:rPr>
                <w:color w:val="000000"/>
                <w:sz w:val="20"/>
              </w:rPr>
              <w:t>0.02</w:t>
            </w:r>
          </w:p>
        </w:tc>
        <w:tc>
          <w:tcPr>
            <w:tcW w:w="616" w:type="dxa"/>
            <w:tcBorders>
              <w:top w:val="nil"/>
              <w:left w:val="nil"/>
              <w:bottom w:val="nil"/>
              <w:right w:val="nil"/>
            </w:tcBorders>
            <w:shd w:val="clear" w:color="auto" w:fill="auto"/>
            <w:noWrap/>
            <w:vAlign w:val="center"/>
            <w:hideMark/>
            <w:tcPrChange w:id="1114" w:author="Ben.Williams" w:date="2020-10-30T14:20:00Z">
              <w:tcPr>
                <w:tcW w:w="619" w:type="dxa"/>
                <w:tcBorders>
                  <w:top w:val="nil"/>
                  <w:left w:val="nil"/>
                  <w:bottom w:val="nil"/>
                  <w:right w:val="nil"/>
                </w:tcBorders>
                <w:shd w:val="clear" w:color="auto" w:fill="auto"/>
                <w:noWrap/>
                <w:vAlign w:val="center"/>
                <w:hideMark/>
              </w:tcPr>
            </w:tcPrChange>
          </w:tcPr>
          <w:p w14:paraId="72AFB49F" w14:textId="77777777" w:rsidR="00311B2C" w:rsidRPr="00250964" w:rsidRDefault="00311B2C" w:rsidP="00A332A3">
            <w:pPr>
              <w:spacing w:after="0"/>
              <w:jc w:val="center"/>
              <w:rPr>
                <w:color w:val="000000"/>
                <w:sz w:val="20"/>
              </w:rPr>
            </w:pPr>
            <w:r w:rsidRPr="00250964">
              <w:rPr>
                <w:color w:val="000000"/>
                <w:sz w:val="20"/>
              </w:rPr>
              <w:t>0.03</w:t>
            </w:r>
          </w:p>
        </w:tc>
        <w:tc>
          <w:tcPr>
            <w:tcW w:w="666" w:type="dxa"/>
            <w:tcBorders>
              <w:top w:val="nil"/>
              <w:left w:val="nil"/>
              <w:bottom w:val="nil"/>
              <w:right w:val="nil"/>
            </w:tcBorders>
            <w:shd w:val="clear" w:color="auto" w:fill="auto"/>
            <w:noWrap/>
            <w:vAlign w:val="center"/>
            <w:hideMark/>
            <w:tcPrChange w:id="1115" w:author="Ben.Williams" w:date="2020-10-30T14:20:00Z">
              <w:tcPr>
                <w:tcW w:w="619" w:type="dxa"/>
                <w:tcBorders>
                  <w:top w:val="nil"/>
                  <w:left w:val="nil"/>
                  <w:bottom w:val="nil"/>
                  <w:right w:val="nil"/>
                </w:tcBorders>
                <w:shd w:val="clear" w:color="auto" w:fill="auto"/>
                <w:noWrap/>
                <w:vAlign w:val="center"/>
                <w:hideMark/>
              </w:tcPr>
            </w:tcPrChange>
          </w:tcPr>
          <w:p w14:paraId="59B12F32" w14:textId="77777777" w:rsidR="00311B2C" w:rsidRPr="00250964" w:rsidRDefault="00311B2C" w:rsidP="00A332A3">
            <w:pPr>
              <w:spacing w:after="0"/>
              <w:jc w:val="center"/>
              <w:rPr>
                <w:color w:val="000000"/>
                <w:sz w:val="20"/>
              </w:rPr>
            </w:pPr>
            <w:r w:rsidRPr="00250964">
              <w:rPr>
                <w:color w:val="000000"/>
                <w:sz w:val="20"/>
              </w:rPr>
              <w:t>0.02</w:t>
            </w:r>
          </w:p>
        </w:tc>
        <w:tc>
          <w:tcPr>
            <w:tcW w:w="666" w:type="dxa"/>
            <w:tcBorders>
              <w:top w:val="nil"/>
              <w:left w:val="nil"/>
              <w:bottom w:val="nil"/>
              <w:right w:val="nil"/>
            </w:tcBorders>
            <w:vAlign w:val="center"/>
            <w:tcPrChange w:id="1116" w:author="Ben.Williams" w:date="2020-10-30T14:20:00Z">
              <w:tcPr>
                <w:tcW w:w="619" w:type="dxa"/>
                <w:tcBorders>
                  <w:top w:val="nil"/>
                  <w:left w:val="nil"/>
                  <w:bottom w:val="nil"/>
                  <w:right w:val="nil"/>
                </w:tcBorders>
                <w:vAlign w:val="center"/>
              </w:tcPr>
            </w:tcPrChange>
          </w:tcPr>
          <w:p w14:paraId="7D6C7FAE" w14:textId="77777777" w:rsidR="00311B2C" w:rsidRPr="00250964" w:rsidRDefault="00311B2C" w:rsidP="00A332A3">
            <w:pPr>
              <w:spacing w:after="0"/>
              <w:jc w:val="center"/>
              <w:rPr>
                <w:color w:val="000000"/>
                <w:sz w:val="20"/>
              </w:rPr>
            </w:pPr>
            <w:r w:rsidRPr="00250964">
              <w:rPr>
                <w:color w:val="000000"/>
                <w:sz w:val="20"/>
              </w:rPr>
              <w:t>0.03</w:t>
            </w:r>
          </w:p>
        </w:tc>
      </w:tr>
      <w:tr w:rsidR="00311B2C" w:rsidRPr="00D75D21" w14:paraId="1E5E9C43" w14:textId="77777777" w:rsidTr="00E777C3">
        <w:trPr>
          <w:trHeight w:val="285"/>
          <w:trPrChange w:id="1117" w:author="Ben.Williams" w:date="2020-10-30T14:20:00Z">
            <w:trPr>
              <w:trHeight w:val="285"/>
            </w:trPr>
          </w:trPrChange>
        </w:trPr>
        <w:tc>
          <w:tcPr>
            <w:tcW w:w="816" w:type="dxa"/>
            <w:tcBorders>
              <w:top w:val="nil"/>
              <w:left w:val="nil"/>
              <w:bottom w:val="nil"/>
              <w:right w:val="nil"/>
            </w:tcBorders>
            <w:shd w:val="clear" w:color="auto" w:fill="auto"/>
            <w:noWrap/>
            <w:hideMark/>
            <w:tcPrChange w:id="1118" w:author="Ben.Williams" w:date="2020-10-30T14:20:00Z">
              <w:tcPr>
                <w:tcW w:w="752" w:type="dxa"/>
                <w:tcBorders>
                  <w:top w:val="nil"/>
                  <w:left w:val="nil"/>
                  <w:bottom w:val="nil"/>
                  <w:right w:val="nil"/>
                </w:tcBorders>
                <w:shd w:val="clear" w:color="auto" w:fill="auto"/>
                <w:noWrap/>
                <w:hideMark/>
              </w:tcPr>
            </w:tcPrChange>
          </w:tcPr>
          <w:p w14:paraId="199D77A2" w14:textId="77777777" w:rsidR="00311B2C" w:rsidRPr="00D75D21" w:rsidRDefault="00311B2C" w:rsidP="00A332A3">
            <w:pPr>
              <w:spacing w:after="0"/>
              <w:rPr>
                <w:color w:val="000000"/>
                <w:sz w:val="20"/>
              </w:rPr>
            </w:pPr>
            <w:r w:rsidRPr="00D75D21">
              <w:rPr>
                <w:color w:val="000000"/>
                <w:sz w:val="20"/>
              </w:rPr>
              <w:t>7</w:t>
            </w:r>
          </w:p>
        </w:tc>
        <w:tc>
          <w:tcPr>
            <w:tcW w:w="616" w:type="dxa"/>
            <w:tcBorders>
              <w:top w:val="nil"/>
              <w:left w:val="nil"/>
              <w:bottom w:val="nil"/>
              <w:right w:val="nil"/>
            </w:tcBorders>
            <w:shd w:val="clear" w:color="auto" w:fill="auto"/>
            <w:noWrap/>
            <w:vAlign w:val="center"/>
            <w:hideMark/>
            <w:tcPrChange w:id="1119" w:author="Ben.Williams" w:date="2020-10-30T14:20:00Z">
              <w:tcPr>
                <w:tcW w:w="619" w:type="dxa"/>
                <w:tcBorders>
                  <w:top w:val="nil"/>
                  <w:left w:val="nil"/>
                  <w:bottom w:val="nil"/>
                  <w:right w:val="nil"/>
                </w:tcBorders>
                <w:shd w:val="clear" w:color="auto" w:fill="auto"/>
                <w:noWrap/>
                <w:vAlign w:val="center"/>
                <w:hideMark/>
              </w:tcPr>
            </w:tcPrChange>
          </w:tcPr>
          <w:p w14:paraId="49035253" w14:textId="77777777" w:rsidR="00311B2C" w:rsidRPr="00250964" w:rsidRDefault="00311B2C" w:rsidP="00A332A3">
            <w:pPr>
              <w:spacing w:after="0"/>
              <w:jc w:val="center"/>
              <w:rPr>
                <w:color w:val="000000"/>
                <w:sz w:val="20"/>
              </w:rPr>
            </w:pPr>
            <w:r w:rsidRPr="00250964">
              <w:rPr>
                <w:color w:val="000000"/>
                <w:sz w:val="20"/>
              </w:rPr>
              <w:t>0.07</w:t>
            </w:r>
          </w:p>
        </w:tc>
        <w:tc>
          <w:tcPr>
            <w:tcW w:w="458" w:type="dxa"/>
            <w:tcBorders>
              <w:top w:val="nil"/>
              <w:left w:val="nil"/>
              <w:bottom w:val="nil"/>
              <w:right w:val="nil"/>
            </w:tcBorders>
            <w:shd w:val="clear" w:color="auto" w:fill="auto"/>
            <w:noWrap/>
            <w:vAlign w:val="center"/>
            <w:hideMark/>
            <w:tcPrChange w:id="1120" w:author="Ben.Williams" w:date="2020-10-30T14:20:00Z">
              <w:tcPr>
                <w:tcW w:w="619" w:type="dxa"/>
                <w:tcBorders>
                  <w:top w:val="nil"/>
                  <w:left w:val="nil"/>
                  <w:bottom w:val="nil"/>
                  <w:right w:val="nil"/>
                </w:tcBorders>
                <w:shd w:val="clear" w:color="auto" w:fill="auto"/>
                <w:noWrap/>
                <w:vAlign w:val="center"/>
                <w:hideMark/>
              </w:tcPr>
            </w:tcPrChange>
          </w:tcPr>
          <w:p w14:paraId="1F7A1724"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121" w:author="Ben.Williams" w:date="2020-10-30T14:20:00Z">
              <w:tcPr>
                <w:tcW w:w="619" w:type="dxa"/>
                <w:tcBorders>
                  <w:top w:val="nil"/>
                  <w:left w:val="nil"/>
                  <w:bottom w:val="nil"/>
                  <w:right w:val="nil"/>
                </w:tcBorders>
                <w:shd w:val="clear" w:color="auto" w:fill="auto"/>
                <w:noWrap/>
                <w:vAlign w:val="center"/>
                <w:hideMark/>
              </w:tcPr>
            </w:tcPrChange>
          </w:tcPr>
          <w:p w14:paraId="29D68384" w14:textId="77777777" w:rsidR="00311B2C" w:rsidRPr="00250964" w:rsidRDefault="00311B2C" w:rsidP="00A332A3">
            <w:pPr>
              <w:spacing w:after="0"/>
              <w:jc w:val="center"/>
              <w:rPr>
                <w:color w:val="000000"/>
                <w:sz w:val="20"/>
              </w:rPr>
            </w:pPr>
            <w:r w:rsidRPr="00250964">
              <w:rPr>
                <w:color w:val="000000"/>
                <w:sz w:val="20"/>
              </w:rPr>
              <w:t>0.02</w:t>
            </w:r>
          </w:p>
        </w:tc>
        <w:tc>
          <w:tcPr>
            <w:tcW w:w="616" w:type="dxa"/>
            <w:tcBorders>
              <w:top w:val="nil"/>
              <w:left w:val="nil"/>
              <w:bottom w:val="nil"/>
              <w:right w:val="nil"/>
            </w:tcBorders>
            <w:shd w:val="clear" w:color="auto" w:fill="auto"/>
            <w:noWrap/>
            <w:vAlign w:val="center"/>
            <w:hideMark/>
            <w:tcPrChange w:id="1122" w:author="Ben.Williams" w:date="2020-10-30T14:20:00Z">
              <w:tcPr>
                <w:tcW w:w="619" w:type="dxa"/>
                <w:tcBorders>
                  <w:top w:val="nil"/>
                  <w:left w:val="nil"/>
                  <w:bottom w:val="nil"/>
                  <w:right w:val="nil"/>
                </w:tcBorders>
                <w:shd w:val="clear" w:color="auto" w:fill="auto"/>
                <w:noWrap/>
                <w:vAlign w:val="center"/>
                <w:hideMark/>
              </w:tcPr>
            </w:tcPrChange>
          </w:tcPr>
          <w:p w14:paraId="258024B7" w14:textId="77777777" w:rsidR="00311B2C" w:rsidRPr="00250964" w:rsidRDefault="00311B2C" w:rsidP="00A332A3">
            <w:pPr>
              <w:spacing w:after="0"/>
              <w:jc w:val="center"/>
              <w:rPr>
                <w:color w:val="000000"/>
                <w:sz w:val="20"/>
              </w:rPr>
            </w:pPr>
            <w:r w:rsidRPr="00250964">
              <w:rPr>
                <w:color w:val="000000"/>
                <w:sz w:val="20"/>
              </w:rPr>
              <w:t>0.03</w:t>
            </w:r>
          </w:p>
        </w:tc>
        <w:tc>
          <w:tcPr>
            <w:tcW w:w="616" w:type="dxa"/>
            <w:tcBorders>
              <w:top w:val="nil"/>
              <w:left w:val="nil"/>
              <w:bottom w:val="nil"/>
              <w:right w:val="nil"/>
            </w:tcBorders>
            <w:shd w:val="clear" w:color="auto" w:fill="auto"/>
            <w:noWrap/>
            <w:vAlign w:val="center"/>
            <w:hideMark/>
            <w:tcPrChange w:id="1123" w:author="Ben.Williams" w:date="2020-10-30T14:20:00Z">
              <w:tcPr>
                <w:tcW w:w="619" w:type="dxa"/>
                <w:tcBorders>
                  <w:top w:val="nil"/>
                  <w:left w:val="nil"/>
                  <w:bottom w:val="nil"/>
                  <w:right w:val="nil"/>
                </w:tcBorders>
                <w:shd w:val="clear" w:color="auto" w:fill="auto"/>
                <w:noWrap/>
                <w:vAlign w:val="center"/>
                <w:hideMark/>
              </w:tcPr>
            </w:tcPrChange>
          </w:tcPr>
          <w:p w14:paraId="400D3814" w14:textId="77777777" w:rsidR="00311B2C" w:rsidRPr="00250964" w:rsidRDefault="00311B2C" w:rsidP="00A332A3">
            <w:pPr>
              <w:spacing w:after="0"/>
              <w:jc w:val="center"/>
              <w:rPr>
                <w:color w:val="000000"/>
                <w:sz w:val="20"/>
              </w:rPr>
            </w:pPr>
            <w:r w:rsidRPr="00250964">
              <w:rPr>
                <w:color w:val="000000"/>
                <w:sz w:val="20"/>
              </w:rPr>
              <w:t>0.04</w:t>
            </w:r>
          </w:p>
        </w:tc>
        <w:tc>
          <w:tcPr>
            <w:tcW w:w="616" w:type="dxa"/>
            <w:tcBorders>
              <w:top w:val="nil"/>
              <w:left w:val="nil"/>
              <w:bottom w:val="nil"/>
              <w:right w:val="nil"/>
            </w:tcBorders>
            <w:shd w:val="clear" w:color="auto" w:fill="auto"/>
            <w:noWrap/>
            <w:vAlign w:val="center"/>
            <w:hideMark/>
            <w:tcPrChange w:id="1124" w:author="Ben.Williams" w:date="2020-10-30T14:20:00Z">
              <w:tcPr>
                <w:tcW w:w="619" w:type="dxa"/>
                <w:tcBorders>
                  <w:top w:val="nil"/>
                  <w:left w:val="nil"/>
                  <w:bottom w:val="nil"/>
                  <w:right w:val="nil"/>
                </w:tcBorders>
                <w:shd w:val="clear" w:color="auto" w:fill="auto"/>
                <w:noWrap/>
                <w:vAlign w:val="center"/>
                <w:hideMark/>
              </w:tcPr>
            </w:tcPrChange>
          </w:tcPr>
          <w:p w14:paraId="562D2890" w14:textId="77777777" w:rsidR="00311B2C" w:rsidRPr="00250964" w:rsidRDefault="00311B2C" w:rsidP="00A332A3">
            <w:pPr>
              <w:spacing w:after="0"/>
              <w:jc w:val="center"/>
              <w:rPr>
                <w:color w:val="000000"/>
                <w:sz w:val="20"/>
              </w:rPr>
            </w:pPr>
            <w:r w:rsidRPr="00250964">
              <w:rPr>
                <w:color w:val="000000"/>
                <w:sz w:val="20"/>
              </w:rPr>
              <w:t>0.04</w:t>
            </w:r>
          </w:p>
        </w:tc>
        <w:tc>
          <w:tcPr>
            <w:tcW w:w="616" w:type="dxa"/>
            <w:tcBorders>
              <w:top w:val="nil"/>
              <w:left w:val="nil"/>
              <w:bottom w:val="nil"/>
              <w:right w:val="nil"/>
            </w:tcBorders>
            <w:shd w:val="clear" w:color="auto" w:fill="auto"/>
            <w:noWrap/>
            <w:vAlign w:val="center"/>
            <w:hideMark/>
            <w:tcPrChange w:id="1125" w:author="Ben.Williams" w:date="2020-10-30T14:20:00Z">
              <w:tcPr>
                <w:tcW w:w="619" w:type="dxa"/>
                <w:tcBorders>
                  <w:top w:val="nil"/>
                  <w:left w:val="nil"/>
                  <w:bottom w:val="nil"/>
                  <w:right w:val="nil"/>
                </w:tcBorders>
                <w:shd w:val="clear" w:color="auto" w:fill="auto"/>
                <w:noWrap/>
                <w:vAlign w:val="center"/>
                <w:hideMark/>
              </w:tcPr>
            </w:tcPrChange>
          </w:tcPr>
          <w:p w14:paraId="1D79F93A" w14:textId="77777777" w:rsidR="00311B2C" w:rsidRPr="00250964" w:rsidRDefault="00311B2C" w:rsidP="00A332A3">
            <w:pPr>
              <w:spacing w:after="0"/>
              <w:jc w:val="center"/>
              <w:rPr>
                <w:color w:val="000000"/>
                <w:sz w:val="20"/>
              </w:rPr>
            </w:pPr>
            <w:r w:rsidRPr="00250964">
              <w:rPr>
                <w:color w:val="000000"/>
                <w:sz w:val="20"/>
              </w:rPr>
              <w:t>0.04</w:t>
            </w:r>
          </w:p>
        </w:tc>
        <w:tc>
          <w:tcPr>
            <w:tcW w:w="616" w:type="dxa"/>
            <w:tcBorders>
              <w:top w:val="nil"/>
              <w:left w:val="nil"/>
              <w:bottom w:val="nil"/>
              <w:right w:val="nil"/>
            </w:tcBorders>
            <w:shd w:val="clear" w:color="auto" w:fill="auto"/>
            <w:noWrap/>
            <w:vAlign w:val="center"/>
            <w:hideMark/>
            <w:tcPrChange w:id="1126" w:author="Ben.Williams" w:date="2020-10-30T14:20:00Z">
              <w:tcPr>
                <w:tcW w:w="619" w:type="dxa"/>
                <w:tcBorders>
                  <w:top w:val="nil"/>
                  <w:left w:val="nil"/>
                  <w:bottom w:val="nil"/>
                  <w:right w:val="nil"/>
                </w:tcBorders>
                <w:shd w:val="clear" w:color="auto" w:fill="auto"/>
                <w:noWrap/>
                <w:vAlign w:val="center"/>
                <w:hideMark/>
              </w:tcPr>
            </w:tcPrChange>
          </w:tcPr>
          <w:p w14:paraId="6B5AE289" w14:textId="77777777" w:rsidR="00311B2C" w:rsidRPr="00250964" w:rsidRDefault="00311B2C" w:rsidP="00A332A3">
            <w:pPr>
              <w:spacing w:after="0"/>
              <w:jc w:val="center"/>
              <w:rPr>
                <w:color w:val="000000"/>
                <w:sz w:val="20"/>
              </w:rPr>
            </w:pPr>
            <w:r w:rsidRPr="00250964">
              <w:rPr>
                <w:color w:val="000000"/>
                <w:sz w:val="20"/>
              </w:rPr>
              <w:t>0.09</w:t>
            </w:r>
          </w:p>
        </w:tc>
        <w:tc>
          <w:tcPr>
            <w:tcW w:w="616" w:type="dxa"/>
            <w:tcBorders>
              <w:top w:val="nil"/>
              <w:left w:val="nil"/>
              <w:bottom w:val="nil"/>
              <w:right w:val="nil"/>
            </w:tcBorders>
            <w:shd w:val="clear" w:color="auto" w:fill="auto"/>
            <w:noWrap/>
            <w:vAlign w:val="center"/>
            <w:hideMark/>
            <w:tcPrChange w:id="1127" w:author="Ben.Williams" w:date="2020-10-30T14:20:00Z">
              <w:tcPr>
                <w:tcW w:w="619" w:type="dxa"/>
                <w:tcBorders>
                  <w:top w:val="nil"/>
                  <w:left w:val="nil"/>
                  <w:bottom w:val="nil"/>
                  <w:right w:val="nil"/>
                </w:tcBorders>
                <w:shd w:val="clear" w:color="auto" w:fill="auto"/>
                <w:noWrap/>
                <w:vAlign w:val="center"/>
                <w:hideMark/>
              </w:tcPr>
            </w:tcPrChange>
          </w:tcPr>
          <w:p w14:paraId="18B19204" w14:textId="77777777" w:rsidR="00311B2C" w:rsidRPr="00250964" w:rsidRDefault="00311B2C" w:rsidP="00A332A3">
            <w:pPr>
              <w:spacing w:after="0"/>
              <w:jc w:val="center"/>
              <w:rPr>
                <w:color w:val="000000"/>
                <w:sz w:val="20"/>
              </w:rPr>
            </w:pPr>
            <w:r w:rsidRPr="00250964">
              <w:rPr>
                <w:color w:val="000000"/>
                <w:sz w:val="20"/>
              </w:rPr>
              <w:t>0.09</w:t>
            </w:r>
          </w:p>
        </w:tc>
        <w:tc>
          <w:tcPr>
            <w:tcW w:w="616" w:type="dxa"/>
            <w:tcBorders>
              <w:top w:val="nil"/>
              <w:left w:val="nil"/>
              <w:bottom w:val="nil"/>
              <w:right w:val="nil"/>
            </w:tcBorders>
            <w:shd w:val="clear" w:color="auto" w:fill="auto"/>
            <w:noWrap/>
            <w:vAlign w:val="center"/>
            <w:hideMark/>
            <w:tcPrChange w:id="1128" w:author="Ben.Williams" w:date="2020-10-30T14:20:00Z">
              <w:tcPr>
                <w:tcW w:w="619" w:type="dxa"/>
                <w:tcBorders>
                  <w:top w:val="nil"/>
                  <w:left w:val="nil"/>
                  <w:bottom w:val="nil"/>
                  <w:right w:val="nil"/>
                </w:tcBorders>
                <w:shd w:val="clear" w:color="auto" w:fill="auto"/>
                <w:noWrap/>
                <w:vAlign w:val="center"/>
                <w:hideMark/>
              </w:tcPr>
            </w:tcPrChange>
          </w:tcPr>
          <w:p w14:paraId="6F3B5AD3" w14:textId="77777777" w:rsidR="00311B2C" w:rsidRPr="00250964" w:rsidRDefault="00311B2C" w:rsidP="00A332A3">
            <w:pPr>
              <w:spacing w:after="0"/>
              <w:jc w:val="center"/>
              <w:rPr>
                <w:color w:val="000000"/>
                <w:sz w:val="20"/>
              </w:rPr>
            </w:pPr>
            <w:r w:rsidRPr="00250964">
              <w:rPr>
                <w:color w:val="000000"/>
                <w:sz w:val="20"/>
              </w:rPr>
              <w:t>0.03</w:t>
            </w:r>
          </w:p>
        </w:tc>
        <w:tc>
          <w:tcPr>
            <w:tcW w:w="616" w:type="dxa"/>
            <w:tcBorders>
              <w:top w:val="nil"/>
              <w:left w:val="nil"/>
              <w:bottom w:val="nil"/>
              <w:right w:val="nil"/>
            </w:tcBorders>
            <w:shd w:val="clear" w:color="auto" w:fill="auto"/>
            <w:noWrap/>
            <w:vAlign w:val="center"/>
            <w:hideMark/>
            <w:tcPrChange w:id="1129" w:author="Ben.Williams" w:date="2020-10-30T14:20:00Z">
              <w:tcPr>
                <w:tcW w:w="619" w:type="dxa"/>
                <w:tcBorders>
                  <w:top w:val="nil"/>
                  <w:left w:val="nil"/>
                  <w:bottom w:val="nil"/>
                  <w:right w:val="nil"/>
                </w:tcBorders>
                <w:shd w:val="clear" w:color="auto" w:fill="auto"/>
                <w:noWrap/>
                <w:vAlign w:val="center"/>
                <w:hideMark/>
              </w:tcPr>
            </w:tcPrChange>
          </w:tcPr>
          <w:p w14:paraId="53183368" w14:textId="77777777" w:rsidR="00311B2C" w:rsidRPr="00250964" w:rsidRDefault="00311B2C" w:rsidP="00A332A3">
            <w:pPr>
              <w:spacing w:after="0"/>
              <w:jc w:val="center"/>
              <w:rPr>
                <w:color w:val="000000"/>
                <w:sz w:val="20"/>
              </w:rPr>
            </w:pPr>
            <w:r w:rsidRPr="00250964">
              <w:rPr>
                <w:color w:val="000000"/>
                <w:sz w:val="20"/>
              </w:rPr>
              <w:t>0.02</w:t>
            </w:r>
          </w:p>
        </w:tc>
        <w:tc>
          <w:tcPr>
            <w:tcW w:w="674" w:type="dxa"/>
            <w:tcBorders>
              <w:top w:val="nil"/>
              <w:left w:val="nil"/>
              <w:bottom w:val="nil"/>
              <w:right w:val="nil"/>
            </w:tcBorders>
            <w:shd w:val="clear" w:color="auto" w:fill="auto"/>
            <w:noWrap/>
            <w:vAlign w:val="center"/>
            <w:hideMark/>
            <w:tcPrChange w:id="1130" w:author="Ben.Williams" w:date="2020-10-30T14:20:00Z">
              <w:tcPr>
                <w:tcW w:w="619" w:type="dxa"/>
                <w:tcBorders>
                  <w:top w:val="nil"/>
                  <w:left w:val="nil"/>
                  <w:bottom w:val="nil"/>
                  <w:right w:val="nil"/>
                </w:tcBorders>
                <w:shd w:val="clear" w:color="auto" w:fill="auto"/>
                <w:noWrap/>
                <w:vAlign w:val="center"/>
                <w:hideMark/>
              </w:tcPr>
            </w:tcPrChange>
          </w:tcPr>
          <w:p w14:paraId="62790634" w14:textId="77777777" w:rsidR="00311B2C" w:rsidRPr="00250964" w:rsidRDefault="00311B2C" w:rsidP="00A332A3">
            <w:pPr>
              <w:spacing w:after="0"/>
              <w:jc w:val="center"/>
              <w:rPr>
                <w:color w:val="000000"/>
                <w:sz w:val="20"/>
              </w:rPr>
            </w:pPr>
            <w:r w:rsidRPr="00250964">
              <w:rPr>
                <w:color w:val="000000"/>
                <w:sz w:val="20"/>
              </w:rPr>
              <w:t>0.02</w:t>
            </w:r>
          </w:p>
        </w:tc>
        <w:tc>
          <w:tcPr>
            <w:tcW w:w="616" w:type="dxa"/>
            <w:tcBorders>
              <w:top w:val="nil"/>
              <w:left w:val="nil"/>
              <w:bottom w:val="nil"/>
              <w:right w:val="nil"/>
            </w:tcBorders>
            <w:shd w:val="clear" w:color="auto" w:fill="auto"/>
            <w:noWrap/>
            <w:vAlign w:val="center"/>
            <w:hideMark/>
            <w:tcPrChange w:id="1131" w:author="Ben.Williams" w:date="2020-10-30T14:20:00Z">
              <w:tcPr>
                <w:tcW w:w="619" w:type="dxa"/>
                <w:tcBorders>
                  <w:top w:val="nil"/>
                  <w:left w:val="nil"/>
                  <w:bottom w:val="nil"/>
                  <w:right w:val="nil"/>
                </w:tcBorders>
                <w:shd w:val="clear" w:color="auto" w:fill="auto"/>
                <w:noWrap/>
                <w:vAlign w:val="center"/>
                <w:hideMark/>
              </w:tcPr>
            </w:tcPrChange>
          </w:tcPr>
          <w:p w14:paraId="57EFE888" w14:textId="77777777" w:rsidR="00311B2C" w:rsidRPr="00250964" w:rsidRDefault="00311B2C" w:rsidP="00A332A3">
            <w:pPr>
              <w:spacing w:after="0"/>
              <w:jc w:val="center"/>
              <w:rPr>
                <w:color w:val="000000"/>
                <w:sz w:val="20"/>
              </w:rPr>
            </w:pPr>
            <w:r w:rsidRPr="00250964">
              <w:rPr>
                <w:color w:val="000000"/>
                <w:sz w:val="20"/>
              </w:rPr>
              <w:t>0.05</w:t>
            </w:r>
          </w:p>
        </w:tc>
        <w:tc>
          <w:tcPr>
            <w:tcW w:w="666" w:type="dxa"/>
            <w:tcBorders>
              <w:top w:val="nil"/>
              <w:left w:val="nil"/>
              <w:bottom w:val="nil"/>
              <w:right w:val="nil"/>
            </w:tcBorders>
            <w:shd w:val="clear" w:color="auto" w:fill="auto"/>
            <w:noWrap/>
            <w:vAlign w:val="center"/>
            <w:hideMark/>
            <w:tcPrChange w:id="1132" w:author="Ben.Williams" w:date="2020-10-30T14:20:00Z">
              <w:tcPr>
                <w:tcW w:w="619" w:type="dxa"/>
                <w:tcBorders>
                  <w:top w:val="nil"/>
                  <w:left w:val="nil"/>
                  <w:bottom w:val="nil"/>
                  <w:right w:val="nil"/>
                </w:tcBorders>
                <w:shd w:val="clear" w:color="auto" w:fill="auto"/>
                <w:noWrap/>
                <w:vAlign w:val="center"/>
                <w:hideMark/>
              </w:tcPr>
            </w:tcPrChange>
          </w:tcPr>
          <w:p w14:paraId="29B89BF9" w14:textId="77777777" w:rsidR="00311B2C" w:rsidRPr="00250964" w:rsidRDefault="00311B2C" w:rsidP="00A332A3">
            <w:pPr>
              <w:spacing w:after="0"/>
              <w:jc w:val="center"/>
              <w:rPr>
                <w:color w:val="000000"/>
                <w:sz w:val="20"/>
              </w:rPr>
            </w:pPr>
            <w:r w:rsidRPr="00250964">
              <w:rPr>
                <w:color w:val="000000"/>
                <w:sz w:val="20"/>
              </w:rPr>
              <w:t>0.02</w:t>
            </w:r>
          </w:p>
        </w:tc>
        <w:tc>
          <w:tcPr>
            <w:tcW w:w="666" w:type="dxa"/>
            <w:tcBorders>
              <w:top w:val="nil"/>
              <w:left w:val="nil"/>
              <w:bottom w:val="nil"/>
              <w:right w:val="nil"/>
            </w:tcBorders>
            <w:vAlign w:val="center"/>
            <w:tcPrChange w:id="1133" w:author="Ben.Williams" w:date="2020-10-30T14:20:00Z">
              <w:tcPr>
                <w:tcW w:w="619" w:type="dxa"/>
                <w:tcBorders>
                  <w:top w:val="nil"/>
                  <w:left w:val="nil"/>
                  <w:bottom w:val="nil"/>
                  <w:right w:val="nil"/>
                </w:tcBorders>
                <w:vAlign w:val="center"/>
              </w:tcPr>
            </w:tcPrChange>
          </w:tcPr>
          <w:p w14:paraId="2A446EE2" w14:textId="77777777" w:rsidR="00311B2C" w:rsidRPr="00250964" w:rsidRDefault="00311B2C" w:rsidP="00A332A3">
            <w:pPr>
              <w:spacing w:after="0"/>
              <w:jc w:val="center"/>
              <w:rPr>
                <w:color w:val="000000"/>
                <w:sz w:val="20"/>
              </w:rPr>
            </w:pPr>
            <w:r w:rsidRPr="00250964">
              <w:rPr>
                <w:color w:val="000000"/>
                <w:sz w:val="20"/>
              </w:rPr>
              <w:t>0.01</w:t>
            </w:r>
          </w:p>
        </w:tc>
      </w:tr>
      <w:tr w:rsidR="00311B2C" w:rsidRPr="00D75D21" w14:paraId="62F8404F" w14:textId="77777777" w:rsidTr="00E777C3">
        <w:trPr>
          <w:trHeight w:val="285"/>
          <w:trPrChange w:id="1134" w:author="Ben.Williams" w:date="2020-10-30T14:20:00Z">
            <w:trPr>
              <w:trHeight w:val="285"/>
            </w:trPr>
          </w:trPrChange>
        </w:trPr>
        <w:tc>
          <w:tcPr>
            <w:tcW w:w="816" w:type="dxa"/>
            <w:tcBorders>
              <w:top w:val="nil"/>
              <w:left w:val="nil"/>
              <w:bottom w:val="nil"/>
              <w:right w:val="nil"/>
            </w:tcBorders>
            <w:shd w:val="clear" w:color="auto" w:fill="auto"/>
            <w:noWrap/>
            <w:hideMark/>
            <w:tcPrChange w:id="1135" w:author="Ben.Williams" w:date="2020-10-30T14:20:00Z">
              <w:tcPr>
                <w:tcW w:w="752" w:type="dxa"/>
                <w:tcBorders>
                  <w:top w:val="nil"/>
                  <w:left w:val="nil"/>
                  <w:bottom w:val="nil"/>
                  <w:right w:val="nil"/>
                </w:tcBorders>
                <w:shd w:val="clear" w:color="auto" w:fill="auto"/>
                <w:noWrap/>
                <w:hideMark/>
              </w:tcPr>
            </w:tcPrChange>
          </w:tcPr>
          <w:p w14:paraId="2E9D66BF" w14:textId="77777777" w:rsidR="00311B2C" w:rsidRPr="00D75D21" w:rsidRDefault="00311B2C" w:rsidP="00A332A3">
            <w:pPr>
              <w:spacing w:after="0"/>
              <w:rPr>
                <w:color w:val="000000"/>
                <w:sz w:val="20"/>
              </w:rPr>
            </w:pPr>
            <w:r w:rsidRPr="00D75D21">
              <w:rPr>
                <w:color w:val="000000"/>
                <w:sz w:val="20"/>
              </w:rPr>
              <w:t>8</w:t>
            </w:r>
          </w:p>
        </w:tc>
        <w:tc>
          <w:tcPr>
            <w:tcW w:w="616" w:type="dxa"/>
            <w:tcBorders>
              <w:top w:val="nil"/>
              <w:left w:val="nil"/>
              <w:bottom w:val="nil"/>
              <w:right w:val="nil"/>
            </w:tcBorders>
            <w:shd w:val="clear" w:color="auto" w:fill="auto"/>
            <w:noWrap/>
            <w:vAlign w:val="center"/>
            <w:hideMark/>
            <w:tcPrChange w:id="1136" w:author="Ben.Williams" w:date="2020-10-30T14:20:00Z">
              <w:tcPr>
                <w:tcW w:w="619" w:type="dxa"/>
                <w:tcBorders>
                  <w:top w:val="nil"/>
                  <w:left w:val="nil"/>
                  <w:bottom w:val="nil"/>
                  <w:right w:val="nil"/>
                </w:tcBorders>
                <w:shd w:val="clear" w:color="auto" w:fill="auto"/>
                <w:noWrap/>
                <w:vAlign w:val="center"/>
                <w:hideMark/>
              </w:tcPr>
            </w:tcPrChange>
          </w:tcPr>
          <w:p w14:paraId="677B6DE6" w14:textId="77777777" w:rsidR="00311B2C" w:rsidRPr="00250964" w:rsidRDefault="00311B2C" w:rsidP="00A332A3">
            <w:pPr>
              <w:spacing w:after="0"/>
              <w:jc w:val="center"/>
              <w:rPr>
                <w:color w:val="000000"/>
                <w:sz w:val="20"/>
              </w:rPr>
            </w:pPr>
            <w:r w:rsidRPr="00250964">
              <w:rPr>
                <w:color w:val="000000"/>
                <w:sz w:val="20"/>
              </w:rPr>
              <w:t>0.05</w:t>
            </w:r>
          </w:p>
        </w:tc>
        <w:tc>
          <w:tcPr>
            <w:tcW w:w="458" w:type="dxa"/>
            <w:tcBorders>
              <w:top w:val="nil"/>
              <w:left w:val="nil"/>
              <w:bottom w:val="nil"/>
              <w:right w:val="nil"/>
            </w:tcBorders>
            <w:shd w:val="clear" w:color="auto" w:fill="auto"/>
            <w:noWrap/>
            <w:vAlign w:val="center"/>
            <w:hideMark/>
            <w:tcPrChange w:id="1137" w:author="Ben.Williams" w:date="2020-10-30T14:20:00Z">
              <w:tcPr>
                <w:tcW w:w="619" w:type="dxa"/>
                <w:tcBorders>
                  <w:top w:val="nil"/>
                  <w:left w:val="nil"/>
                  <w:bottom w:val="nil"/>
                  <w:right w:val="nil"/>
                </w:tcBorders>
                <w:shd w:val="clear" w:color="auto" w:fill="auto"/>
                <w:noWrap/>
                <w:vAlign w:val="center"/>
                <w:hideMark/>
              </w:tcPr>
            </w:tcPrChange>
          </w:tcPr>
          <w:p w14:paraId="0533F975"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nil"/>
              <w:right w:val="nil"/>
            </w:tcBorders>
            <w:shd w:val="clear" w:color="auto" w:fill="auto"/>
            <w:noWrap/>
            <w:vAlign w:val="center"/>
            <w:hideMark/>
            <w:tcPrChange w:id="1138" w:author="Ben.Williams" w:date="2020-10-30T14:20:00Z">
              <w:tcPr>
                <w:tcW w:w="619" w:type="dxa"/>
                <w:tcBorders>
                  <w:top w:val="nil"/>
                  <w:left w:val="nil"/>
                  <w:bottom w:val="nil"/>
                  <w:right w:val="nil"/>
                </w:tcBorders>
                <w:shd w:val="clear" w:color="auto" w:fill="auto"/>
                <w:noWrap/>
                <w:vAlign w:val="center"/>
                <w:hideMark/>
              </w:tcPr>
            </w:tcPrChange>
          </w:tcPr>
          <w:p w14:paraId="35F5BC5F" w14:textId="77777777" w:rsidR="00311B2C" w:rsidRPr="00250964" w:rsidRDefault="00311B2C" w:rsidP="00A332A3">
            <w:pPr>
              <w:spacing w:after="0"/>
              <w:jc w:val="center"/>
              <w:rPr>
                <w:color w:val="000000"/>
                <w:sz w:val="20"/>
              </w:rPr>
            </w:pPr>
            <w:r w:rsidRPr="00250964">
              <w:rPr>
                <w:color w:val="000000"/>
                <w:sz w:val="20"/>
              </w:rPr>
              <w:t>0.03</w:t>
            </w:r>
          </w:p>
        </w:tc>
        <w:tc>
          <w:tcPr>
            <w:tcW w:w="616" w:type="dxa"/>
            <w:tcBorders>
              <w:top w:val="nil"/>
              <w:left w:val="nil"/>
              <w:bottom w:val="nil"/>
              <w:right w:val="nil"/>
            </w:tcBorders>
            <w:shd w:val="clear" w:color="auto" w:fill="auto"/>
            <w:noWrap/>
            <w:vAlign w:val="center"/>
            <w:hideMark/>
            <w:tcPrChange w:id="1139" w:author="Ben.Williams" w:date="2020-10-30T14:20:00Z">
              <w:tcPr>
                <w:tcW w:w="619" w:type="dxa"/>
                <w:tcBorders>
                  <w:top w:val="nil"/>
                  <w:left w:val="nil"/>
                  <w:bottom w:val="nil"/>
                  <w:right w:val="nil"/>
                </w:tcBorders>
                <w:shd w:val="clear" w:color="auto" w:fill="auto"/>
                <w:noWrap/>
                <w:vAlign w:val="center"/>
                <w:hideMark/>
              </w:tcPr>
            </w:tcPrChange>
          </w:tcPr>
          <w:p w14:paraId="2F484B33" w14:textId="77777777" w:rsidR="00311B2C" w:rsidRPr="00250964" w:rsidRDefault="00311B2C" w:rsidP="00A332A3">
            <w:pPr>
              <w:spacing w:after="0"/>
              <w:jc w:val="center"/>
              <w:rPr>
                <w:color w:val="000000"/>
                <w:sz w:val="20"/>
              </w:rPr>
            </w:pPr>
            <w:r w:rsidRPr="00250964">
              <w:rPr>
                <w:color w:val="000000"/>
                <w:sz w:val="20"/>
              </w:rPr>
              <w:t>0.06</w:t>
            </w:r>
          </w:p>
        </w:tc>
        <w:tc>
          <w:tcPr>
            <w:tcW w:w="616" w:type="dxa"/>
            <w:tcBorders>
              <w:top w:val="nil"/>
              <w:left w:val="nil"/>
              <w:bottom w:val="nil"/>
              <w:right w:val="nil"/>
            </w:tcBorders>
            <w:shd w:val="clear" w:color="auto" w:fill="auto"/>
            <w:noWrap/>
            <w:vAlign w:val="center"/>
            <w:hideMark/>
            <w:tcPrChange w:id="1140" w:author="Ben.Williams" w:date="2020-10-30T14:20:00Z">
              <w:tcPr>
                <w:tcW w:w="619" w:type="dxa"/>
                <w:tcBorders>
                  <w:top w:val="nil"/>
                  <w:left w:val="nil"/>
                  <w:bottom w:val="nil"/>
                  <w:right w:val="nil"/>
                </w:tcBorders>
                <w:shd w:val="clear" w:color="auto" w:fill="auto"/>
                <w:noWrap/>
                <w:vAlign w:val="center"/>
                <w:hideMark/>
              </w:tcPr>
            </w:tcPrChange>
          </w:tcPr>
          <w:p w14:paraId="0379B055" w14:textId="77777777" w:rsidR="00311B2C" w:rsidRPr="00250964" w:rsidRDefault="00311B2C" w:rsidP="00A332A3">
            <w:pPr>
              <w:spacing w:after="0"/>
              <w:jc w:val="center"/>
              <w:rPr>
                <w:color w:val="000000"/>
                <w:sz w:val="20"/>
              </w:rPr>
            </w:pPr>
            <w:r w:rsidRPr="00250964">
              <w:rPr>
                <w:color w:val="000000"/>
                <w:sz w:val="20"/>
              </w:rPr>
              <w:t>0.03</w:t>
            </w:r>
          </w:p>
        </w:tc>
        <w:tc>
          <w:tcPr>
            <w:tcW w:w="616" w:type="dxa"/>
            <w:tcBorders>
              <w:top w:val="nil"/>
              <w:left w:val="nil"/>
              <w:bottom w:val="nil"/>
              <w:right w:val="nil"/>
            </w:tcBorders>
            <w:shd w:val="clear" w:color="auto" w:fill="auto"/>
            <w:noWrap/>
            <w:vAlign w:val="center"/>
            <w:hideMark/>
            <w:tcPrChange w:id="1141" w:author="Ben.Williams" w:date="2020-10-30T14:20:00Z">
              <w:tcPr>
                <w:tcW w:w="619" w:type="dxa"/>
                <w:tcBorders>
                  <w:top w:val="nil"/>
                  <w:left w:val="nil"/>
                  <w:bottom w:val="nil"/>
                  <w:right w:val="nil"/>
                </w:tcBorders>
                <w:shd w:val="clear" w:color="auto" w:fill="auto"/>
                <w:noWrap/>
                <w:vAlign w:val="center"/>
                <w:hideMark/>
              </w:tcPr>
            </w:tcPrChange>
          </w:tcPr>
          <w:p w14:paraId="6E6E6752" w14:textId="77777777" w:rsidR="00311B2C" w:rsidRPr="00250964" w:rsidRDefault="00311B2C" w:rsidP="00A332A3">
            <w:pPr>
              <w:spacing w:after="0"/>
              <w:jc w:val="center"/>
              <w:rPr>
                <w:color w:val="000000"/>
                <w:sz w:val="20"/>
              </w:rPr>
            </w:pPr>
            <w:r w:rsidRPr="00250964">
              <w:rPr>
                <w:color w:val="000000"/>
                <w:sz w:val="20"/>
              </w:rPr>
              <w:t>0.1</w:t>
            </w:r>
          </w:p>
        </w:tc>
        <w:tc>
          <w:tcPr>
            <w:tcW w:w="616" w:type="dxa"/>
            <w:tcBorders>
              <w:top w:val="nil"/>
              <w:left w:val="nil"/>
              <w:bottom w:val="nil"/>
              <w:right w:val="nil"/>
            </w:tcBorders>
            <w:shd w:val="clear" w:color="auto" w:fill="auto"/>
            <w:noWrap/>
            <w:vAlign w:val="center"/>
            <w:hideMark/>
            <w:tcPrChange w:id="1142" w:author="Ben.Williams" w:date="2020-10-30T14:20:00Z">
              <w:tcPr>
                <w:tcW w:w="619" w:type="dxa"/>
                <w:tcBorders>
                  <w:top w:val="nil"/>
                  <w:left w:val="nil"/>
                  <w:bottom w:val="nil"/>
                  <w:right w:val="nil"/>
                </w:tcBorders>
                <w:shd w:val="clear" w:color="auto" w:fill="auto"/>
                <w:noWrap/>
                <w:vAlign w:val="center"/>
                <w:hideMark/>
              </w:tcPr>
            </w:tcPrChange>
          </w:tcPr>
          <w:p w14:paraId="1C7EA8B5" w14:textId="77777777" w:rsidR="00311B2C" w:rsidRPr="00250964" w:rsidRDefault="00311B2C" w:rsidP="00A332A3">
            <w:pPr>
              <w:spacing w:after="0"/>
              <w:jc w:val="center"/>
              <w:rPr>
                <w:color w:val="000000"/>
                <w:sz w:val="20"/>
              </w:rPr>
            </w:pPr>
            <w:r w:rsidRPr="00250964">
              <w:rPr>
                <w:color w:val="000000"/>
                <w:sz w:val="20"/>
              </w:rPr>
              <w:t>0.05</w:t>
            </w:r>
          </w:p>
        </w:tc>
        <w:tc>
          <w:tcPr>
            <w:tcW w:w="616" w:type="dxa"/>
            <w:tcBorders>
              <w:top w:val="nil"/>
              <w:left w:val="nil"/>
              <w:bottom w:val="nil"/>
              <w:right w:val="nil"/>
            </w:tcBorders>
            <w:shd w:val="clear" w:color="auto" w:fill="auto"/>
            <w:noWrap/>
            <w:vAlign w:val="center"/>
            <w:hideMark/>
            <w:tcPrChange w:id="1143" w:author="Ben.Williams" w:date="2020-10-30T14:20:00Z">
              <w:tcPr>
                <w:tcW w:w="619" w:type="dxa"/>
                <w:tcBorders>
                  <w:top w:val="nil"/>
                  <w:left w:val="nil"/>
                  <w:bottom w:val="nil"/>
                  <w:right w:val="nil"/>
                </w:tcBorders>
                <w:shd w:val="clear" w:color="auto" w:fill="auto"/>
                <w:noWrap/>
                <w:vAlign w:val="center"/>
                <w:hideMark/>
              </w:tcPr>
            </w:tcPrChange>
          </w:tcPr>
          <w:p w14:paraId="421ADB3B" w14:textId="77777777" w:rsidR="00311B2C" w:rsidRPr="00250964" w:rsidRDefault="00311B2C" w:rsidP="00A332A3">
            <w:pPr>
              <w:spacing w:after="0"/>
              <w:jc w:val="center"/>
              <w:rPr>
                <w:color w:val="000000"/>
                <w:sz w:val="20"/>
              </w:rPr>
            </w:pPr>
            <w:r w:rsidRPr="00250964">
              <w:rPr>
                <w:color w:val="000000"/>
                <w:sz w:val="20"/>
              </w:rPr>
              <w:t>0.09</w:t>
            </w:r>
          </w:p>
        </w:tc>
        <w:tc>
          <w:tcPr>
            <w:tcW w:w="616" w:type="dxa"/>
            <w:tcBorders>
              <w:top w:val="nil"/>
              <w:left w:val="nil"/>
              <w:bottom w:val="nil"/>
              <w:right w:val="nil"/>
            </w:tcBorders>
            <w:shd w:val="clear" w:color="auto" w:fill="auto"/>
            <w:noWrap/>
            <w:vAlign w:val="center"/>
            <w:hideMark/>
            <w:tcPrChange w:id="1144" w:author="Ben.Williams" w:date="2020-10-30T14:20:00Z">
              <w:tcPr>
                <w:tcW w:w="619" w:type="dxa"/>
                <w:tcBorders>
                  <w:top w:val="nil"/>
                  <w:left w:val="nil"/>
                  <w:bottom w:val="nil"/>
                  <w:right w:val="nil"/>
                </w:tcBorders>
                <w:shd w:val="clear" w:color="auto" w:fill="auto"/>
                <w:noWrap/>
                <w:vAlign w:val="center"/>
                <w:hideMark/>
              </w:tcPr>
            </w:tcPrChange>
          </w:tcPr>
          <w:p w14:paraId="1B59381C" w14:textId="77777777" w:rsidR="00311B2C" w:rsidRPr="00250964" w:rsidRDefault="00311B2C" w:rsidP="00A332A3">
            <w:pPr>
              <w:spacing w:after="0"/>
              <w:jc w:val="center"/>
              <w:rPr>
                <w:color w:val="000000"/>
                <w:sz w:val="20"/>
              </w:rPr>
            </w:pPr>
            <w:r w:rsidRPr="00250964">
              <w:rPr>
                <w:color w:val="000000"/>
                <w:sz w:val="20"/>
              </w:rPr>
              <w:t>0.11</w:t>
            </w:r>
          </w:p>
        </w:tc>
        <w:tc>
          <w:tcPr>
            <w:tcW w:w="616" w:type="dxa"/>
            <w:tcBorders>
              <w:top w:val="nil"/>
              <w:left w:val="nil"/>
              <w:bottom w:val="nil"/>
              <w:right w:val="nil"/>
            </w:tcBorders>
            <w:shd w:val="clear" w:color="auto" w:fill="auto"/>
            <w:noWrap/>
            <w:vAlign w:val="center"/>
            <w:hideMark/>
            <w:tcPrChange w:id="1145" w:author="Ben.Williams" w:date="2020-10-30T14:20:00Z">
              <w:tcPr>
                <w:tcW w:w="619" w:type="dxa"/>
                <w:tcBorders>
                  <w:top w:val="nil"/>
                  <w:left w:val="nil"/>
                  <w:bottom w:val="nil"/>
                  <w:right w:val="nil"/>
                </w:tcBorders>
                <w:shd w:val="clear" w:color="auto" w:fill="auto"/>
                <w:noWrap/>
                <w:vAlign w:val="center"/>
                <w:hideMark/>
              </w:tcPr>
            </w:tcPrChange>
          </w:tcPr>
          <w:p w14:paraId="48CA3D33" w14:textId="77777777" w:rsidR="00311B2C" w:rsidRPr="00250964" w:rsidRDefault="00311B2C" w:rsidP="00A332A3">
            <w:pPr>
              <w:spacing w:after="0"/>
              <w:jc w:val="center"/>
              <w:rPr>
                <w:color w:val="000000"/>
                <w:sz w:val="20"/>
              </w:rPr>
            </w:pPr>
            <w:r w:rsidRPr="00250964">
              <w:rPr>
                <w:color w:val="000000"/>
                <w:sz w:val="20"/>
              </w:rPr>
              <w:t>0.1</w:t>
            </w:r>
          </w:p>
        </w:tc>
        <w:tc>
          <w:tcPr>
            <w:tcW w:w="616" w:type="dxa"/>
            <w:tcBorders>
              <w:top w:val="nil"/>
              <w:left w:val="nil"/>
              <w:bottom w:val="nil"/>
              <w:right w:val="nil"/>
            </w:tcBorders>
            <w:shd w:val="clear" w:color="auto" w:fill="auto"/>
            <w:noWrap/>
            <w:vAlign w:val="center"/>
            <w:hideMark/>
            <w:tcPrChange w:id="1146" w:author="Ben.Williams" w:date="2020-10-30T14:20:00Z">
              <w:tcPr>
                <w:tcW w:w="619" w:type="dxa"/>
                <w:tcBorders>
                  <w:top w:val="nil"/>
                  <w:left w:val="nil"/>
                  <w:bottom w:val="nil"/>
                  <w:right w:val="nil"/>
                </w:tcBorders>
                <w:shd w:val="clear" w:color="auto" w:fill="auto"/>
                <w:noWrap/>
                <w:vAlign w:val="center"/>
                <w:hideMark/>
              </w:tcPr>
            </w:tcPrChange>
          </w:tcPr>
          <w:p w14:paraId="119A9BC1" w14:textId="77777777" w:rsidR="00311B2C" w:rsidRPr="00250964" w:rsidRDefault="00311B2C" w:rsidP="00A332A3">
            <w:pPr>
              <w:spacing w:after="0"/>
              <w:jc w:val="center"/>
              <w:rPr>
                <w:color w:val="000000"/>
                <w:sz w:val="20"/>
              </w:rPr>
            </w:pPr>
            <w:r w:rsidRPr="00250964">
              <w:rPr>
                <w:color w:val="000000"/>
                <w:sz w:val="20"/>
              </w:rPr>
              <w:t>0.07</w:t>
            </w:r>
          </w:p>
        </w:tc>
        <w:tc>
          <w:tcPr>
            <w:tcW w:w="674" w:type="dxa"/>
            <w:tcBorders>
              <w:top w:val="nil"/>
              <w:left w:val="nil"/>
              <w:bottom w:val="nil"/>
              <w:right w:val="nil"/>
            </w:tcBorders>
            <w:shd w:val="clear" w:color="auto" w:fill="auto"/>
            <w:noWrap/>
            <w:vAlign w:val="center"/>
            <w:hideMark/>
            <w:tcPrChange w:id="1147" w:author="Ben.Williams" w:date="2020-10-30T14:20:00Z">
              <w:tcPr>
                <w:tcW w:w="619" w:type="dxa"/>
                <w:tcBorders>
                  <w:top w:val="nil"/>
                  <w:left w:val="nil"/>
                  <w:bottom w:val="nil"/>
                  <w:right w:val="nil"/>
                </w:tcBorders>
                <w:shd w:val="clear" w:color="auto" w:fill="auto"/>
                <w:noWrap/>
                <w:vAlign w:val="center"/>
                <w:hideMark/>
              </w:tcPr>
            </w:tcPrChange>
          </w:tcPr>
          <w:p w14:paraId="735606DD" w14:textId="77777777" w:rsidR="00311B2C" w:rsidRPr="00250964" w:rsidRDefault="00311B2C" w:rsidP="00A332A3">
            <w:pPr>
              <w:spacing w:after="0"/>
              <w:jc w:val="center"/>
              <w:rPr>
                <w:color w:val="000000"/>
                <w:sz w:val="20"/>
              </w:rPr>
            </w:pPr>
            <w:r w:rsidRPr="00250964">
              <w:rPr>
                <w:color w:val="000000"/>
                <w:sz w:val="20"/>
              </w:rPr>
              <w:t>0.03</w:t>
            </w:r>
          </w:p>
        </w:tc>
        <w:tc>
          <w:tcPr>
            <w:tcW w:w="616" w:type="dxa"/>
            <w:tcBorders>
              <w:top w:val="nil"/>
              <w:left w:val="nil"/>
              <w:bottom w:val="nil"/>
              <w:right w:val="nil"/>
            </w:tcBorders>
            <w:shd w:val="clear" w:color="auto" w:fill="auto"/>
            <w:noWrap/>
            <w:vAlign w:val="center"/>
            <w:hideMark/>
            <w:tcPrChange w:id="1148" w:author="Ben.Williams" w:date="2020-10-30T14:20:00Z">
              <w:tcPr>
                <w:tcW w:w="619" w:type="dxa"/>
                <w:tcBorders>
                  <w:top w:val="nil"/>
                  <w:left w:val="nil"/>
                  <w:bottom w:val="nil"/>
                  <w:right w:val="nil"/>
                </w:tcBorders>
                <w:shd w:val="clear" w:color="auto" w:fill="auto"/>
                <w:noWrap/>
                <w:vAlign w:val="center"/>
                <w:hideMark/>
              </w:tcPr>
            </w:tcPrChange>
          </w:tcPr>
          <w:p w14:paraId="46523EA0" w14:textId="77777777" w:rsidR="00311B2C" w:rsidRPr="00250964" w:rsidRDefault="00311B2C" w:rsidP="00A332A3">
            <w:pPr>
              <w:spacing w:after="0"/>
              <w:jc w:val="center"/>
              <w:rPr>
                <w:color w:val="000000"/>
                <w:sz w:val="20"/>
              </w:rPr>
            </w:pPr>
            <w:r w:rsidRPr="00250964">
              <w:rPr>
                <w:color w:val="000000"/>
                <w:sz w:val="20"/>
              </w:rPr>
              <w:t>0.04</w:t>
            </w:r>
          </w:p>
        </w:tc>
        <w:tc>
          <w:tcPr>
            <w:tcW w:w="666" w:type="dxa"/>
            <w:tcBorders>
              <w:top w:val="nil"/>
              <w:left w:val="nil"/>
              <w:bottom w:val="nil"/>
              <w:right w:val="nil"/>
            </w:tcBorders>
            <w:shd w:val="clear" w:color="auto" w:fill="auto"/>
            <w:noWrap/>
            <w:vAlign w:val="center"/>
            <w:hideMark/>
            <w:tcPrChange w:id="1149" w:author="Ben.Williams" w:date="2020-10-30T14:20:00Z">
              <w:tcPr>
                <w:tcW w:w="619" w:type="dxa"/>
                <w:tcBorders>
                  <w:top w:val="nil"/>
                  <w:left w:val="nil"/>
                  <w:bottom w:val="nil"/>
                  <w:right w:val="nil"/>
                </w:tcBorders>
                <w:shd w:val="clear" w:color="auto" w:fill="auto"/>
                <w:noWrap/>
                <w:vAlign w:val="center"/>
                <w:hideMark/>
              </w:tcPr>
            </w:tcPrChange>
          </w:tcPr>
          <w:p w14:paraId="5C396128" w14:textId="77777777" w:rsidR="00311B2C" w:rsidRPr="00250964" w:rsidRDefault="00311B2C" w:rsidP="00A332A3">
            <w:pPr>
              <w:spacing w:after="0"/>
              <w:jc w:val="center"/>
              <w:rPr>
                <w:color w:val="000000"/>
                <w:sz w:val="20"/>
              </w:rPr>
            </w:pPr>
            <w:r w:rsidRPr="00250964">
              <w:rPr>
                <w:color w:val="000000"/>
                <w:sz w:val="20"/>
              </w:rPr>
              <w:t>0.06</w:t>
            </w:r>
          </w:p>
        </w:tc>
        <w:tc>
          <w:tcPr>
            <w:tcW w:w="666" w:type="dxa"/>
            <w:tcBorders>
              <w:top w:val="nil"/>
              <w:left w:val="nil"/>
              <w:bottom w:val="nil"/>
              <w:right w:val="nil"/>
            </w:tcBorders>
            <w:vAlign w:val="center"/>
            <w:tcPrChange w:id="1150" w:author="Ben.Williams" w:date="2020-10-30T14:20:00Z">
              <w:tcPr>
                <w:tcW w:w="619" w:type="dxa"/>
                <w:tcBorders>
                  <w:top w:val="nil"/>
                  <w:left w:val="nil"/>
                  <w:bottom w:val="nil"/>
                  <w:right w:val="nil"/>
                </w:tcBorders>
                <w:vAlign w:val="center"/>
              </w:tcPr>
            </w:tcPrChange>
          </w:tcPr>
          <w:p w14:paraId="20511DFD" w14:textId="77777777" w:rsidR="00311B2C" w:rsidRPr="00250964" w:rsidRDefault="00311B2C" w:rsidP="00A332A3">
            <w:pPr>
              <w:spacing w:after="0"/>
              <w:jc w:val="center"/>
              <w:rPr>
                <w:color w:val="000000"/>
                <w:sz w:val="20"/>
              </w:rPr>
            </w:pPr>
            <w:r w:rsidRPr="00250964">
              <w:rPr>
                <w:color w:val="000000"/>
                <w:sz w:val="20"/>
              </w:rPr>
              <w:t>0.06</w:t>
            </w:r>
          </w:p>
        </w:tc>
      </w:tr>
      <w:tr w:rsidR="00311B2C" w:rsidRPr="00D75D21" w14:paraId="1AAF7B6A" w14:textId="77777777" w:rsidTr="00E777C3">
        <w:trPr>
          <w:trHeight w:val="285"/>
          <w:trPrChange w:id="1151" w:author="Ben.Williams" w:date="2020-10-30T14:20:00Z">
            <w:trPr>
              <w:trHeight w:val="285"/>
            </w:trPr>
          </w:trPrChange>
        </w:trPr>
        <w:tc>
          <w:tcPr>
            <w:tcW w:w="816" w:type="dxa"/>
            <w:tcBorders>
              <w:top w:val="nil"/>
              <w:left w:val="nil"/>
              <w:bottom w:val="nil"/>
              <w:right w:val="nil"/>
            </w:tcBorders>
            <w:shd w:val="clear" w:color="auto" w:fill="auto"/>
            <w:noWrap/>
            <w:hideMark/>
            <w:tcPrChange w:id="1152" w:author="Ben.Williams" w:date="2020-10-30T14:20:00Z">
              <w:tcPr>
                <w:tcW w:w="752" w:type="dxa"/>
                <w:tcBorders>
                  <w:top w:val="nil"/>
                  <w:left w:val="nil"/>
                  <w:bottom w:val="nil"/>
                  <w:right w:val="nil"/>
                </w:tcBorders>
                <w:shd w:val="clear" w:color="auto" w:fill="auto"/>
                <w:noWrap/>
                <w:hideMark/>
              </w:tcPr>
            </w:tcPrChange>
          </w:tcPr>
          <w:p w14:paraId="68C808E3" w14:textId="77777777" w:rsidR="00311B2C" w:rsidRPr="00D75D21" w:rsidRDefault="00311B2C" w:rsidP="00A332A3">
            <w:pPr>
              <w:spacing w:after="0"/>
              <w:rPr>
                <w:color w:val="000000"/>
                <w:sz w:val="20"/>
              </w:rPr>
            </w:pPr>
            <w:r w:rsidRPr="00D75D21">
              <w:rPr>
                <w:color w:val="000000"/>
                <w:sz w:val="20"/>
              </w:rPr>
              <w:t>9</w:t>
            </w:r>
          </w:p>
        </w:tc>
        <w:tc>
          <w:tcPr>
            <w:tcW w:w="616" w:type="dxa"/>
            <w:tcBorders>
              <w:top w:val="nil"/>
              <w:left w:val="nil"/>
              <w:bottom w:val="nil"/>
              <w:right w:val="nil"/>
            </w:tcBorders>
            <w:shd w:val="clear" w:color="auto" w:fill="auto"/>
            <w:noWrap/>
            <w:vAlign w:val="center"/>
            <w:hideMark/>
            <w:tcPrChange w:id="1153" w:author="Ben.Williams" w:date="2020-10-30T14:20:00Z">
              <w:tcPr>
                <w:tcW w:w="619" w:type="dxa"/>
                <w:tcBorders>
                  <w:top w:val="nil"/>
                  <w:left w:val="nil"/>
                  <w:bottom w:val="nil"/>
                  <w:right w:val="nil"/>
                </w:tcBorders>
                <w:shd w:val="clear" w:color="auto" w:fill="auto"/>
                <w:noWrap/>
                <w:vAlign w:val="center"/>
                <w:hideMark/>
              </w:tcPr>
            </w:tcPrChange>
          </w:tcPr>
          <w:p w14:paraId="5D09E5C6" w14:textId="77777777" w:rsidR="00311B2C" w:rsidRPr="00250964" w:rsidRDefault="00311B2C" w:rsidP="00A332A3">
            <w:pPr>
              <w:spacing w:after="0"/>
              <w:jc w:val="center"/>
              <w:rPr>
                <w:color w:val="000000"/>
                <w:sz w:val="20"/>
              </w:rPr>
            </w:pPr>
            <w:r w:rsidRPr="00250964">
              <w:rPr>
                <w:color w:val="000000"/>
                <w:sz w:val="20"/>
              </w:rPr>
              <w:t>0.07</w:t>
            </w:r>
          </w:p>
        </w:tc>
        <w:tc>
          <w:tcPr>
            <w:tcW w:w="458" w:type="dxa"/>
            <w:tcBorders>
              <w:top w:val="nil"/>
              <w:left w:val="nil"/>
              <w:bottom w:val="nil"/>
              <w:right w:val="nil"/>
            </w:tcBorders>
            <w:shd w:val="clear" w:color="auto" w:fill="auto"/>
            <w:noWrap/>
            <w:vAlign w:val="center"/>
            <w:hideMark/>
            <w:tcPrChange w:id="1154" w:author="Ben.Williams" w:date="2020-10-30T14:20:00Z">
              <w:tcPr>
                <w:tcW w:w="619" w:type="dxa"/>
                <w:tcBorders>
                  <w:top w:val="nil"/>
                  <w:left w:val="nil"/>
                  <w:bottom w:val="nil"/>
                  <w:right w:val="nil"/>
                </w:tcBorders>
                <w:shd w:val="clear" w:color="auto" w:fill="auto"/>
                <w:noWrap/>
                <w:vAlign w:val="center"/>
                <w:hideMark/>
              </w:tcPr>
            </w:tcPrChange>
          </w:tcPr>
          <w:p w14:paraId="5FC0B9B0" w14:textId="77777777" w:rsidR="00311B2C" w:rsidRPr="00250964" w:rsidRDefault="00311B2C" w:rsidP="00A332A3">
            <w:pPr>
              <w:spacing w:after="0"/>
              <w:jc w:val="center"/>
              <w:rPr>
                <w:color w:val="000000"/>
                <w:sz w:val="20"/>
              </w:rPr>
            </w:pPr>
            <w:r w:rsidRPr="00250964">
              <w:rPr>
                <w:color w:val="000000"/>
                <w:sz w:val="20"/>
              </w:rPr>
              <w:t>0.04</w:t>
            </w:r>
          </w:p>
        </w:tc>
        <w:tc>
          <w:tcPr>
            <w:tcW w:w="616" w:type="dxa"/>
            <w:tcBorders>
              <w:top w:val="nil"/>
              <w:left w:val="nil"/>
              <w:bottom w:val="nil"/>
              <w:right w:val="nil"/>
            </w:tcBorders>
            <w:shd w:val="clear" w:color="auto" w:fill="auto"/>
            <w:noWrap/>
            <w:vAlign w:val="center"/>
            <w:hideMark/>
            <w:tcPrChange w:id="1155" w:author="Ben.Williams" w:date="2020-10-30T14:20:00Z">
              <w:tcPr>
                <w:tcW w:w="619" w:type="dxa"/>
                <w:tcBorders>
                  <w:top w:val="nil"/>
                  <w:left w:val="nil"/>
                  <w:bottom w:val="nil"/>
                  <w:right w:val="nil"/>
                </w:tcBorders>
                <w:shd w:val="clear" w:color="auto" w:fill="auto"/>
                <w:noWrap/>
                <w:vAlign w:val="center"/>
                <w:hideMark/>
              </w:tcPr>
            </w:tcPrChange>
          </w:tcPr>
          <w:p w14:paraId="7FA09031" w14:textId="77777777" w:rsidR="00311B2C" w:rsidRPr="00250964" w:rsidRDefault="00311B2C" w:rsidP="00A332A3">
            <w:pPr>
              <w:spacing w:after="0"/>
              <w:jc w:val="center"/>
              <w:rPr>
                <w:color w:val="000000"/>
                <w:sz w:val="20"/>
              </w:rPr>
            </w:pPr>
            <w:r w:rsidRPr="00250964">
              <w:rPr>
                <w:color w:val="000000"/>
                <w:sz w:val="20"/>
              </w:rPr>
              <w:t>0.04</w:t>
            </w:r>
          </w:p>
        </w:tc>
        <w:tc>
          <w:tcPr>
            <w:tcW w:w="616" w:type="dxa"/>
            <w:tcBorders>
              <w:top w:val="nil"/>
              <w:left w:val="nil"/>
              <w:bottom w:val="nil"/>
              <w:right w:val="nil"/>
            </w:tcBorders>
            <w:shd w:val="clear" w:color="auto" w:fill="auto"/>
            <w:noWrap/>
            <w:vAlign w:val="center"/>
            <w:hideMark/>
            <w:tcPrChange w:id="1156" w:author="Ben.Williams" w:date="2020-10-30T14:20:00Z">
              <w:tcPr>
                <w:tcW w:w="619" w:type="dxa"/>
                <w:tcBorders>
                  <w:top w:val="nil"/>
                  <w:left w:val="nil"/>
                  <w:bottom w:val="nil"/>
                  <w:right w:val="nil"/>
                </w:tcBorders>
                <w:shd w:val="clear" w:color="auto" w:fill="auto"/>
                <w:noWrap/>
                <w:vAlign w:val="center"/>
                <w:hideMark/>
              </w:tcPr>
            </w:tcPrChange>
          </w:tcPr>
          <w:p w14:paraId="4DC8A049" w14:textId="77777777" w:rsidR="00311B2C" w:rsidRPr="00250964" w:rsidRDefault="00311B2C" w:rsidP="00A332A3">
            <w:pPr>
              <w:spacing w:after="0"/>
              <w:jc w:val="center"/>
              <w:rPr>
                <w:color w:val="000000"/>
                <w:sz w:val="20"/>
              </w:rPr>
            </w:pPr>
            <w:r w:rsidRPr="00250964">
              <w:rPr>
                <w:color w:val="000000"/>
                <w:sz w:val="20"/>
              </w:rPr>
              <w:t>0.06</w:t>
            </w:r>
          </w:p>
        </w:tc>
        <w:tc>
          <w:tcPr>
            <w:tcW w:w="616" w:type="dxa"/>
            <w:tcBorders>
              <w:top w:val="nil"/>
              <w:left w:val="nil"/>
              <w:bottom w:val="nil"/>
              <w:right w:val="nil"/>
            </w:tcBorders>
            <w:shd w:val="clear" w:color="auto" w:fill="auto"/>
            <w:noWrap/>
            <w:vAlign w:val="center"/>
            <w:hideMark/>
            <w:tcPrChange w:id="1157" w:author="Ben.Williams" w:date="2020-10-30T14:20:00Z">
              <w:tcPr>
                <w:tcW w:w="619" w:type="dxa"/>
                <w:tcBorders>
                  <w:top w:val="nil"/>
                  <w:left w:val="nil"/>
                  <w:bottom w:val="nil"/>
                  <w:right w:val="nil"/>
                </w:tcBorders>
                <w:shd w:val="clear" w:color="auto" w:fill="auto"/>
                <w:noWrap/>
                <w:vAlign w:val="center"/>
                <w:hideMark/>
              </w:tcPr>
            </w:tcPrChange>
          </w:tcPr>
          <w:p w14:paraId="24B9ED5C" w14:textId="77777777" w:rsidR="00311B2C" w:rsidRPr="00250964" w:rsidRDefault="00311B2C" w:rsidP="00A332A3">
            <w:pPr>
              <w:spacing w:after="0"/>
              <w:jc w:val="center"/>
              <w:rPr>
                <w:color w:val="000000"/>
                <w:sz w:val="20"/>
              </w:rPr>
            </w:pPr>
            <w:r w:rsidRPr="00250964">
              <w:rPr>
                <w:color w:val="000000"/>
                <w:sz w:val="20"/>
              </w:rPr>
              <w:t>0.06</w:t>
            </w:r>
          </w:p>
        </w:tc>
        <w:tc>
          <w:tcPr>
            <w:tcW w:w="616" w:type="dxa"/>
            <w:tcBorders>
              <w:top w:val="nil"/>
              <w:left w:val="nil"/>
              <w:bottom w:val="nil"/>
              <w:right w:val="nil"/>
            </w:tcBorders>
            <w:shd w:val="clear" w:color="auto" w:fill="auto"/>
            <w:noWrap/>
            <w:vAlign w:val="center"/>
            <w:hideMark/>
            <w:tcPrChange w:id="1158" w:author="Ben.Williams" w:date="2020-10-30T14:20:00Z">
              <w:tcPr>
                <w:tcW w:w="619" w:type="dxa"/>
                <w:tcBorders>
                  <w:top w:val="nil"/>
                  <w:left w:val="nil"/>
                  <w:bottom w:val="nil"/>
                  <w:right w:val="nil"/>
                </w:tcBorders>
                <w:shd w:val="clear" w:color="auto" w:fill="auto"/>
                <w:noWrap/>
                <w:vAlign w:val="center"/>
                <w:hideMark/>
              </w:tcPr>
            </w:tcPrChange>
          </w:tcPr>
          <w:p w14:paraId="0BD397ED" w14:textId="77777777" w:rsidR="00311B2C" w:rsidRPr="00250964" w:rsidRDefault="00311B2C" w:rsidP="00A332A3">
            <w:pPr>
              <w:spacing w:after="0"/>
              <w:jc w:val="center"/>
              <w:rPr>
                <w:color w:val="000000"/>
                <w:sz w:val="20"/>
              </w:rPr>
            </w:pPr>
            <w:r w:rsidRPr="00250964">
              <w:rPr>
                <w:color w:val="000000"/>
                <w:sz w:val="20"/>
              </w:rPr>
              <w:t>0.08</w:t>
            </w:r>
          </w:p>
        </w:tc>
        <w:tc>
          <w:tcPr>
            <w:tcW w:w="616" w:type="dxa"/>
            <w:tcBorders>
              <w:top w:val="nil"/>
              <w:left w:val="nil"/>
              <w:bottom w:val="nil"/>
              <w:right w:val="nil"/>
            </w:tcBorders>
            <w:shd w:val="clear" w:color="auto" w:fill="auto"/>
            <w:noWrap/>
            <w:vAlign w:val="center"/>
            <w:hideMark/>
            <w:tcPrChange w:id="1159" w:author="Ben.Williams" w:date="2020-10-30T14:20:00Z">
              <w:tcPr>
                <w:tcW w:w="619" w:type="dxa"/>
                <w:tcBorders>
                  <w:top w:val="nil"/>
                  <w:left w:val="nil"/>
                  <w:bottom w:val="nil"/>
                  <w:right w:val="nil"/>
                </w:tcBorders>
                <w:shd w:val="clear" w:color="auto" w:fill="auto"/>
                <w:noWrap/>
                <w:vAlign w:val="center"/>
                <w:hideMark/>
              </w:tcPr>
            </w:tcPrChange>
          </w:tcPr>
          <w:p w14:paraId="4F7806BC" w14:textId="77777777" w:rsidR="00311B2C" w:rsidRPr="00250964" w:rsidRDefault="00311B2C" w:rsidP="00A332A3">
            <w:pPr>
              <w:spacing w:after="0"/>
              <w:jc w:val="center"/>
              <w:rPr>
                <w:color w:val="000000"/>
                <w:sz w:val="20"/>
              </w:rPr>
            </w:pPr>
            <w:r w:rsidRPr="00250964">
              <w:rPr>
                <w:color w:val="000000"/>
                <w:sz w:val="20"/>
              </w:rPr>
              <w:t>0.17</w:t>
            </w:r>
          </w:p>
        </w:tc>
        <w:tc>
          <w:tcPr>
            <w:tcW w:w="616" w:type="dxa"/>
            <w:tcBorders>
              <w:top w:val="nil"/>
              <w:left w:val="nil"/>
              <w:bottom w:val="nil"/>
              <w:right w:val="nil"/>
            </w:tcBorders>
            <w:shd w:val="clear" w:color="auto" w:fill="auto"/>
            <w:noWrap/>
            <w:vAlign w:val="center"/>
            <w:hideMark/>
            <w:tcPrChange w:id="1160" w:author="Ben.Williams" w:date="2020-10-30T14:20:00Z">
              <w:tcPr>
                <w:tcW w:w="619" w:type="dxa"/>
                <w:tcBorders>
                  <w:top w:val="nil"/>
                  <w:left w:val="nil"/>
                  <w:bottom w:val="nil"/>
                  <w:right w:val="nil"/>
                </w:tcBorders>
                <w:shd w:val="clear" w:color="auto" w:fill="auto"/>
                <w:noWrap/>
                <w:vAlign w:val="center"/>
                <w:hideMark/>
              </w:tcPr>
            </w:tcPrChange>
          </w:tcPr>
          <w:p w14:paraId="4AA73782" w14:textId="77777777" w:rsidR="00311B2C" w:rsidRPr="00250964" w:rsidRDefault="00311B2C" w:rsidP="00A332A3">
            <w:pPr>
              <w:spacing w:after="0"/>
              <w:jc w:val="center"/>
              <w:rPr>
                <w:color w:val="000000"/>
                <w:sz w:val="20"/>
              </w:rPr>
            </w:pPr>
            <w:r w:rsidRPr="00250964">
              <w:rPr>
                <w:color w:val="000000"/>
                <w:sz w:val="20"/>
              </w:rPr>
              <w:t>0.1</w:t>
            </w:r>
          </w:p>
        </w:tc>
        <w:tc>
          <w:tcPr>
            <w:tcW w:w="616" w:type="dxa"/>
            <w:tcBorders>
              <w:top w:val="nil"/>
              <w:left w:val="nil"/>
              <w:bottom w:val="nil"/>
              <w:right w:val="nil"/>
            </w:tcBorders>
            <w:shd w:val="clear" w:color="auto" w:fill="auto"/>
            <w:noWrap/>
            <w:vAlign w:val="center"/>
            <w:hideMark/>
            <w:tcPrChange w:id="1161" w:author="Ben.Williams" w:date="2020-10-30T14:20:00Z">
              <w:tcPr>
                <w:tcW w:w="619" w:type="dxa"/>
                <w:tcBorders>
                  <w:top w:val="nil"/>
                  <w:left w:val="nil"/>
                  <w:bottom w:val="nil"/>
                  <w:right w:val="nil"/>
                </w:tcBorders>
                <w:shd w:val="clear" w:color="auto" w:fill="auto"/>
                <w:noWrap/>
                <w:vAlign w:val="center"/>
                <w:hideMark/>
              </w:tcPr>
            </w:tcPrChange>
          </w:tcPr>
          <w:p w14:paraId="0C094E92" w14:textId="77777777" w:rsidR="00311B2C" w:rsidRPr="00250964" w:rsidRDefault="00311B2C" w:rsidP="00A332A3">
            <w:pPr>
              <w:spacing w:after="0"/>
              <w:jc w:val="center"/>
              <w:rPr>
                <w:color w:val="000000"/>
                <w:sz w:val="20"/>
              </w:rPr>
            </w:pPr>
            <w:r w:rsidRPr="00250964">
              <w:rPr>
                <w:color w:val="000000"/>
                <w:sz w:val="20"/>
              </w:rPr>
              <w:t>0.11</w:t>
            </w:r>
          </w:p>
        </w:tc>
        <w:tc>
          <w:tcPr>
            <w:tcW w:w="616" w:type="dxa"/>
            <w:tcBorders>
              <w:top w:val="nil"/>
              <w:left w:val="nil"/>
              <w:bottom w:val="nil"/>
              <w:right w:val="nil"/>
            </w:tcBorders>
            <w:shd w:val="clear" w:color="auto" w:fill="auto"/>
            <w:noWrap/>
            <w:vAlign w:val="center"/>
            <w:hideMark/>
            <w:tcPrChange w:id="1162" w:author="Ben.Williams" w:date="2020-10-30T14:20:00Z">
              <w:tcPr>
                <w:tcW w:w="619" w:type="dxa"/>
                <w:tcBorders>
                  <w:top w:val="nil"/>
                  <w:left w:val="nil"/>
                  <w:bottom w:val="nil"/>
                  <w:right w:val="nil"/>
                </w:tcBorders>
                <w:shd w:val="clear" w:color="auto" w:fill="auto"/>
                <w:noWrap/>
                <w:vAlign w:val="center"/>
                <w:hideMark/>
              </w:tcPr>
            </w:tcPrChange>
          </w:tcPr>
          <w:p w14:paraId="5C17F06F" w14:textId="77777777" w:rsidR="00311B2C" w:rsidRPr="00250964" w:rsidRDefault="00311B2C" w:rsidP="00A332A3">
            <w:pPr>
              <w:spacing w:after="0"/>
              <w:jc w:val="center"/>
              <w:rPr>
                <w:color w:val="000000"/>
                <w:sz w:val="20"/>
              </w:rPr>
            </w:pPr>
            <w:r w:rsidRPr="00250964">
              <w:rPr>
                <w:color w:val="000000"/>
                <w:sz w:val="20"/>
              </w:rPr>
              <w:t>0.1</w:t>
            </w:r>
          </w:p>
        </w:tc>
        <w:tc>
          <w:tcPr>
            <w:tcW w:w="616" w:type="dxa"/>
            <w:tcBorders>
              <w:top w:val="nil"/>
              <w:left w:val="nil"/>
              <w:bottom w:val="nil"/>
              <w:right w:val="nil"/>
            </w:tcBorders>
            <w:shd w:val="clear" w:color="auto" w:fill="auto"/>
            <w:noWrap/>
            <w:vAlign w:val="center"/>
            <w:hideMark/>
            <w:tcPrChange w:id="1163" w:author="Ben.Williams" w:date="2020-10-30T14:20:00Z">
              <w:tcPr>
                <w:tcW w:w="619" w:type="dxa"/>
                <w:tcBorders>
                  <w:top w:val="nil"/>
                  <w:left w:val="nil"/>
                  <w:bottom w:val="nil"/>
                  <w:right w:val="nil"/>
                </w:tcBorders>
                <w:shd w:val="clear" w:color="auto" w:fill="auto"/>
                <w:noWrap/>
                <w:vAlign w:val="center"/>
                <w:hideMark/>
              </w:tcPr>
            </w:tcPrChange>
          </w:tcPr>
          <w:p w14:paraId="1D6FB169" w14:textId="77777777" w:rsidR="00311B2C" w:rsidRPr="00250964" w:rsidRDefault="00311B2C" w:rsidP="00A332A3">
            <w:pPr>
              <w:spacing w:after="0"/>
              <w:jc w:val="center"/>
              <w:rPr>
                <w:color w:val="000000"/>
                <w:sz w:val="20"/>
              </w:rPr>
            </w:pPr>
            <w:r w:rsidRPr="00250964">
              <w:rPr>
                <w:color w:val="000000"/>
                <w:sz w:val="20"/>
              </w:rPr>
              <w:t>0.07</w:t>
            </w:r>
          </w:p>
        </w:tc>
        <w:tc>
          <w:tcPr>
            <w:tcW w:w="674" w:type="dxa"/>
            <w:tcBorders>
              <w:top w:val="nil"/>
              <w:left w:val="nil"/>
              <w:bottom w:val="nil"/>
              <w:right w:val="nil"/>
            </w:tcBorders>
            <w:shd w:val="clear" w:color="auto" w:fill="auto"/>
            <w:noWrap/>
            <w:vAlign w:val="center"/>
            <w:hideMark/>
            <w:tcPrChange w:id="1164" w:author="Ben.Williams" w:date="2020-10-30T14:20:00Z">
              <w:tcPr>
                <w:tcW w:w="619" w:type="dxa"/>
                <w:tcBorders>
                  <w:top w:val="nil"/>
                  <w:left w:val="nil"/>
                  <w:bottom w:val="nil"/>
                  <w:right w:val="nil"/>
                </w:tcBorders>
                <w:shd w:val="clear" w:color="auto" w:fill="auto"/>
                <w:noWrap/>
                <w:vAlign w:val="center"/>
                <w:hideMark/>
              </w:tcPr>
            </w:tcPrChange>
          </w:tcPr>
          <w:p w14:paraId="60F5CFE0" w14:textId="77777777" w:rsidR="00311B2C" w:rsidRPr="00250964" w:rsidRDefault="00311B2C" w:rsidP="00A332A3">
            <w:pPr>
              <w:spacing w:after="0"/>
              <w:jc w:val="center"/>
              <w:rPr>
                <w:color w:val="000000"/>
                <w:sz w:val="20"/>
              </w:rPr>
            </w:pPr>
            <w:r w:rsidRPr="00250964">
              <w:rPr>
                <w:color w:val="000000"/>
                <w:sz w:val="20"/>
              </w:rPr>
              <w:t>0.05</w:t>
            </w:r>
          </w:p>
        </w:tc>
        <w:tc>
          <w:tcPr>
            <w:tcW w:w="616" w:type="dxa"/>
            <w:tcBorders>
              <w:top w:val="nil"/>
              <w:left w:val="nil"/>
              <w:bottom w:val="nil"/>
              <w:right w:val="nil"/>
            </w:tcBorders>
            <w:shd w:val="clear" w:color="auto" w:fill="auto"/>
            <w:noWrap/>
            <w:vAlign w:val="center"/>
            <w:hideMark/>
            <w:tcPrChange w:id="1165" w:author="Ben.Williams" w:date="2020-10-30T14:20:00Z">
              <w:tcPr>
                <w:tcW w:w="619" w:type="dxa"/>
                <w:tcBorders>
                  <w:top w:val="nil"/>
                  <w:left w:val="nil"/>
                  <w:bottom w:val="nil"/>
                  <w:right w:val="nil"/>
                </w:tcBorders>
                <w:shd w:val="clear" w:color="auto" w:fill="auto"/>
                <w:noWrap/>
                <w:vAlign w:val="center"/>
                <w:hideMark/>
              </w:tcPr>
            </w:tcPrChange>
          </w:tcPr>
          <w:p w14:paraId="5134B032" w14:textId="77777777" w:rsidR="00311B2C" w:rsidRPr="00250964" w:rsidRDefault="00311B2C" w:rsidP="00A332A3">
            <w:pPr>
              <w:spacing w:after="0"/>
              <w:jc w:val="center"/>
              <w:rPr>
                <w:color w:val="000000"/>
                <w:sz w:val="20"/>
              </w:rPr>
            </w:pPr>
            <w:r w:rsidRPr="00250964">
              <w:rPr>
                <w:color w:val="000000"/>
                <w:sz w:val="20"/>
              </w:rPr>
              <w:t>0.04</w:t>
            </w:r>
          </w:p>
        </w:tc>
        <w:tc>
          <w:tcPr>
            <w:tcW w:w="666" w:type="dxa"/>
            <w:tcBorders>
              <w:top w:val="nil"/>
              <w:left w:val="nil"/>
              <w:bottom w:val="nil"/>
              <w:right w:val="nil"/>
            </w:tcBorders>
            <w:shd w:val="clear" w:color="auto" w:fill="auto"/>
            <w:noWrap/>
            <w:vAlign w:val="center"/>
            <w:hideMark/>
            <w:tcPrChange w:id="1166" w:author="Ben.Williams" w:date="2020-10-30T14:20:00Z">
              <w:tcPr>
                <w:tcW w:w="619" w:type="dxa"/>
                <w:tcBorders>
                  <w:top w:val="nil"/>
                  <w:left w:val="nil"/>
                  <w:bottom w:val="nil"/>
                  <w:right w:val="nil"/>
                </w:tcBorders>
                <w:shd w:val="clear" w:color="auto" w:fill="auto"/>
                <w:noWrap/>
                <w:vAlign w:val="center"/>
                <w:hideMark/>
              </w:tcPr>
            </w:tcPrChange>
          </w:tcPr>
          <w:p w14:paraId="6D58569D" w14:textId="77777777" w:rsidR="00311B2C" w:rsidRPr="00250964" w:rsidRDefault="00311B2C" w:rsidP="00A332A3">
            <w:pPr>
              <w:spacing w:after="0"/>
              <w:jc w:val="center"/>
              <w:rPr>
                <w:color w:val="000000"/>
                <w:sz w:val="20"/>
              </w:rPr>
            </w:pPr>
            <w:r w:rsidRPr="00250964">
              <w:rPr>
                <w:color w:val="000000"/>
                <w:sz w:val="20"/>
              </w:rPr>
              <w:t>0.08</w:t>
            </w:r>
          </w:p>
        </w:tc>
        <w:tc>
          <w:tcPr>
            <w:tcW w:w="666" w:type="dxa"/>
            <w:tcBorders>
              <w:top w:val="nil"/>
              <w:left w:val="nil"/>
              <w:bottom w:val="nil"/>
              <w:right w:val="nil"/>
            </w:tcBorders>
            <w:vAlign w:val="center"/>
            <w:tcPrChange w:id="1167" w:author="Ben.Williams" w:date="2020-10-30T14:20:00Z">
              <w:tcPr>
                <w:tcW w:w="619" w:type="dxa"/>
                <w:tcBorders>
                  <w:top w:val="nil"/>
                  <w:left w:val="nil"/>
                  <w:bottom w:val="nil"/>
                  <w:right w:val="nil"/>
                </w:tcBorders>
                <w:vAlign w:val="center"/>
              </w:tcPr>
            </w:tcPrChange>
          </w:tcPr>
          <w:p w14:paraId="70FFA6D0" w14:textId="77777777" w:rsidR="00311B2C" w:rsidRPr="00250964" w:rsidRDefault="00311B2C" w:rsidP="00A332A3">
            <w:pPr>
              <w:spacing w:after="0"/>
              <w:jc w:val="center"/>
              <w:rPr>
                <w:color w:val="000000"/>
                <w:sz w:val="20"/>
              </w:rPr>
            </w:pPr>
            <w:r w:rsidRPr="00250964">
              <w:rPr>
                <w:color w:val="000000"/>
                <w:sz w:val="20"/>
              </w:rPr>
              <w:t>0.06</w:t>
            </w:r>
          </w:p>
        </w:tc>
      </w:tr>
      <w:tr w:rsidR="00311B2C" w:rsidRPr="00D75D21" w14:paraId="637A35FF" w14:textId="77777777" w:rsidTr="00E777C3">
        <w:trPr>
          <w:trHeight w:val="285"/>
          <w:trPrChange w:id="1168" w:author="Ben.Williams" w:date="2020-10-30T14:20:00Z">
            <w:trPr>
              <w:trHeight w:val="285"/>
            </w:trPr>
          </w:trPrChange>
        </w:trPr>
        <w:tc>
          <w:tcPr>
            <w:tcW w:w="816" w:type="dxa"/>
            <w:tcBorders>
              <w:top w:val="nil"/>
              <w:left w:val="nil"/>
              <w:bottom w:val="nil"/>
              <w:right w:val="nil"/>
            </w:tcBorders>
            <w:shd w:val="clear" w:color="auto" w:fill="auto"/>
            <w:noWrap/>
            <w:hideMark/>
            <w:tcPrChange w:id="1169" w:author="Ben.Williams" w:date="2020-10-30T14:20:00Z">
              <w:tcPr>
                <w:tcW w:w="752" w:type="dxa"/>
                <w:tcBorders>
                  <w:top w:val="nil"/>
                  <w:left w:val="nil"/>
                  <w:bottom w:val="nil"/>
                  <w:right w:val="nil"/>
                </w:tcBorders>
                <w:shd w:val="clear" w:color="auto" w:fill="auto"/>
                <w:noWrap/>
                <w:hideMark/>
              </w:tcPr>
            </w:tcPrChange>
          </w:tcPr>
          <w:p w14:paraId="591E631B" w14:textId="77777777" w:rsidR="00311B2C" w:rsidRPr="00D75D21" w:rsidRDefault="00311B2C" w:rsidP="00A332A3">
            <w:pPr>
              <w:spacing w:after="0"/>
              <w:rPr>
                <w:color w:val="000000"/>
                <w:sz w:val="20"/>
              </w:rPr>
            </w:pPr>
            <w:r w:rsidRPr="00D75D21">
              <w:rPr>
                <w:color w:val="000000"/>
                <w:sz w:val="20"/>
              </w:rPr>
              <w:t>10</w:t>
            </w:r>
          </w:p>
        </w:tc>
        <w:tc>
          <w:tcPr>
            <w:tcW w:w="616" w:type="dxa"/>
            <w:tcBorders>
              <w:top w:val="nil"/>
              <w:left w:val="nil"/>
              <w:bottom w:val="nil"/>
              <w:right w:val="nil"/>
            </w:tcBorders>
            <w:shd w:val="clear" w:color="auto" w:fill="auto"/>
            <w:noWrap/>
            <w:vAlign w:val="center"/>
            <w:hideMark/>
            <w:tcPrChange w:id="1170" w:author="Ben.Williams" w:date="2020-10-30T14:20:00Z">
              <w:tcPr>
                <w:tcW w:w="619" w:type="dxa"/>
                <w:tcBorders>
                  <w:top w:val="nil"/>
                  <w:left w:val="nil"/>
                  <w:bottom w:val="nil"/>
                  <w:right w:val="nil"/>
                </w:tcBorders>
                <w:shd w:val="clear" w:color="auto" w:fill="auto"/>
                <w:noWrap/>
                <w:vAlign w:val="center"/>
                <w:hideMark/>
              </w:tcPr>
            </w:tcPrChange>
          </w:tcPr>
          <w:p w14:paraId="7DCCD53A" w14:textId="77777777" w:rsidR="00311B2C" w:rsidRPr="00250964" w:rsidRDefault="00311B2C" w:rsidP="00A332A3">
            <w:pPr>
              <w:spacing w:after="0"/>
              <w:jc w:val="center"/>
              <w:rPr>
                <w:color w:val="000000"/>
                <w:sz w:val="20"/>
              </w:rPr>
            </w:pPr>
            <w:r w:rsidRPr="00250964">
              <w:rPr>
                <w:color w:val="000000"/>
                <w:sz w:val="20"/>
              </w:rPr>
              <w:t>0.11</w:t>
            </w:r>
          </w:p>
        </w:tc>
        <w:tc>
          <w:tcPr>
            <w:tcW w:w="458" w:type="dxa"/>
            <w:tcBorders>
              <w:top w:val="nil"/>
              <w:left w:val="nil"/>
              <w:bottom w:val="nil"/>
              <w:right w:val="nil"/>
            </w:tcBorders>
            <w:shd w:val="clear" w:color="auto" w:fill="auto"/>
            <w:noWrap/>
            <w:vAlign w:val="center"/>
            <w:hideMark/>
            <w:tcPrChange w:id="1171" w:author="Ben.Williams" w:date="2020-10-30T14:20:00Z">
              <w:tcPr>
                <w:tcW w:w="619" w:type="dxa"/>
                <w:tcBorders>
                  <w:top w:val="nil"/>
                  <w:left w:val="nil"/>
                  <w:bottom w:val="nil"/>
                  <w:right w:val="nil"/>
                </w:tcBorders>
                <w:shd w:val="clear" w:color="auto" w:fill="auto"/>
                <w:noWrap/>
                <w:vAlign w:val="center"/>
                <w:hideMark/>
              </w:tcPr>
            </w:tcPrChange>
          </w:tcPr>
          <w:p w14:paraId="361D0AC8" w14:textId="77777777" w:rsidR="00311B2C" w:rsidRPr="00250964" w:rsidRDefault="00311B2C" w:rsidP="00A332A3">
            <w:pPr>
              <w:spacing w:after="0"/>
              <w:jc w:val="center"/>
              <w:rPr>
                <w:color w:val="000000"/>
                <w:sz w:val="20"/>
              </w:rPr>
            </w:pPr>
            <w:r w:rsidRPr="00250964">
              <w:rPr>
                <w:color w:val="000000"/>
                <w:sz w:val="20"/>
              </w:rPr>
              <w:t>0.15</w:t>
            </w:r>
          </w:p>
        </w:tc>
        <w:tc>
          <w:tcPr>
            <w:tcW w:w="616" w:type="dxa"/>
            <w:tcBorders>
              <w:top w:val="nil"/>
              <w:left w:val="nil"/>
              <w:bottom w:val="nil"/>
              <w:right w:val="nil"/>
            </w:tcBorders>
            <w:shd w:val="clear" w:color="auto" w:fill="auto"/>
            <w:noWrap/>
            <w:vAlign w:val="center"/>
            <w:hideMark/>
            <w:tcPrChange w:id="1172" w:author="Ben.Williams" w:date="2020-10-30T14:20:00Z">
              <w:tcPr>
                <w:tcW w:w="619" w:type="dxa"/>
                <w:tcBorders>
                  <w:top w:val="nil"/>
                  <w:left w:val="nil"/>
                  <w:bottom w:val="nil"/>
                  <w:right w:val="nil"/>
                </w:tcBorders>
                <w:shd w:val="clear" w:color="auto" w:fill="auto"/>
                <w:noWrap/>
                <w:vAlign w:val="center"/>
                <w:hideMark/>
              </w:tcPr>
            </w:tcPrChange>
          </w:tcPr>
          <w:p w14:paraId="1333661D" w14:textId="77777777" w:rsidR="00311B2C" w:rsidRPr="00250964" w:rsidRDefault="00311B2C" w:rsidP="00A332A3">
            <w:pPr>
              <w:spacing w:after="0"/>
              <w:jc w:val="center"/>
              <w:rPr>
                <w:color w:val="000000"/>
                <w:sz w:val="20"/>
              </w:rPr>
            </w:pPr>
            <w:r w:rsidRPr="00250964">
              <w:rPr>
                <w:color w:val="000000"/>
                <w:sz w:val="20"/>
              </w:rPr>
              <w:t>0.05</w:t>
            </w:r>
          </w:p>
        </w:tc>
        <w:tc>
          <w:tcPr>
            <w:tcW w:w="616" w:type="dxa"/>
            <w:tcBorders>
              <w:top w:val="nil"/>
              <w:left w:val="nil"/>
              <w:bottom w:val="nil"/>
              <w:right w:val="nil"/>
            </w:tcBorders>
            <w:shd w:val="clear" w:color="auto" w:fill="auto"/>
            <w:noWrap/>
            <w:vAlign w:val="center"/>
            <w:hideMark/>
            <w:tcPrChange w:id="1173" w:author="Ben.Williams" w:date="2020-10-30T14:20:00Z">
              <w:tcPr>
                <w:tcW w:w="619" w:type="dxa"/>
                <w:tcBorders>
                  <w:top w:val="nil"/>
                  <w:left w:val="nil"/>
                  <w:bottom w:val="nil"/>
                  <w:right w:val="nil"/>
                </w:tcBorders>
                <w:shd w:val="clear" w:color="auto" w:fill="auto"/>
                <w:noWrap/>
                <w:vAlign w:val="center"/>
                <w:hideMark/>
              </w:tcPr>
            </w:tcPrChange>
          </w:tcPr>
          <w:p w14:paraId="35E116A4" w14:textId="77777777" w:rsidR="00311B2C" w:rsidRPr="00250964" w:rsidRDefault="00311B2C" w:rsidP="00A332A3">
            <w:pPr>
              <w:spacing w:after="0"/>
              <w:jc w:val="center"/>
              <w:rPr>
                <w:color w:val="000000"/>
                <w:sz w:val="20"/>
              </w:rPr>
            </w:pPr>
            <w:r w:rsidRPr="00250964">
              <w:rPr>
                <w:color w:val="000000"/>
                <w:sz w:val="20"/>
              </w:rPr>
              <w:t>0.06</w:t>
            </w:r>
          </w:p>
        </w:tc>
        <w:tc>
          <w:tcPr>
            <w:tcW w:w="616" w:type="dxa"/>
            <w:tcBorders>
              <w:top w:val="nil"/>
              <w:left w:val="nil"/>
              <w:bottom w:val="nil"/>
              <w:right w:val="nil"/>
            </w:tcBorders>
            <w:shd w:val="clear" w:color="auto" w:fill="auto"/>
            <w:noWrap/>
            <w:vAlign w:val="center"/>
            <w:hideMark/>
            <w:tcPrChange w:id="1174" w:author="Ben.Williams" w:date="2020-10-30T14:20:00Z">
              <w:tcPr>
                <w:tcW w:w="619" w:type="dxa"/>
                <w:tcBorders>
                  <w:top w:val="nil"/>
                  <w:left w:val="nil"/>
                  <w:bottom w:val="nil"/>
                  <w:right w:val="nil"/>
                </w:tcBorders>
                <w:shd w:val="clear" w:color="auto" w:fill="auto"/>
                <w:noWrap/>
                <w:vAlign w:val="center"/>
                <w:hideMark/>
              </w:tcPr>
            </w:tcPrChange>
          </w:tcPr>
          <w:p w14:paraId="172E5C96" w14:textId="77777777" w:rsidR="00311B2C" w:rsidRPr="00250964" w:rsidRDefault="00311B2C" w:rsidP="00A332A3">
            <w:pPr>
              <w:spacing w:after="0"/>
              <w:jc w:val="center"/>
              <w:rPr>
                <w:color w:val="000000"/>
                <w:sz w:val="20"/>
              </w:rPr>
            </w:pPr>
            <w:r w:rsidRPr="00250964">
              <w:rPr>
                <w:color w:val="000000"/>
                <w:sz w:val="20"/>
              </w:rPr>
              <w:t>0.06</w:t>
            </w:r>
          </w:p>
        </w:tc>
        <w:tc>
          <w:tcPr>
            <w:tcW w:w="616" w:type="dxa"/>
            <w:tcBorders>
              <w:top w:val="nil"/>
              <w:left w:val="nil"/>
              <w:bottom w:val="nil"/>
              <w:right w:val="nil"/>
            </w:tcBorders>
            <w:shd w:val="clear" w:color="auto" w:fill="auto"/>
            <w:noWrap/>
            <w:vAlign w:val="center"/>
            <w:hideMark/>
            <w:tcPrChange w:id="1175" w:author="Ben.Williams" w:date="2020-10-30T14:20:00Z">
              <w:tcPr>
                <w:tcW w:w="619" w:type="dxa"/>
                <w:tcBorders>
                  <w:top w:val="nil"/>
                  <w:left w:val="nil"/>
                  <w:bottom w:val="nil"/>
                  <w:right w:val="nil"/>
                </w:tcBorders>
                <w:shd w:val="clear" w:color="auto" w:fill="auto"/>
                <w:noWrap/>
                <w:vAlign w:val="center"/>
                <w:hideMark/>
              </w:tcPr>
            </w:tcPrChange>
          </w:tcPr>
          <w:p w14:paraId="68A29326" w14:textId="77777777" w:rsidR="00311B2C" w:rsidRPr="00250964" w:rsidRDefault="00311B2C" w:rsidP="00A332A3">
            <w:pPr>
              <w:spacing w:after="0"/>
              <w:jc w:val="center"/>
              <w:rPr>
                <w:color w:val="000000"/>
                <w:sz w:val="20"/>
              </w:rPr>
            </w:pPr>
            <w:r w:rsidRPr="00250964">
              <w:rPr>
                <w:color w:val="000000"/>
                <w:sz w:val="20"/>
              </w:rPr>
              <w:t>0.11</w:t>
            </w:r>
          </w:p>
        </w:tc>
        <w:tc>
          <w:tcPr>
            <w:tcW w:w="616" w:type="dxa"/>
            <w:tcBorders>
              <w:top w:val="nil"/>
              <w:left w:val="nil"/>
              <w:bottom w:val="nil"/>
              <w:right w:val="nil"/>
            </w:tcBorders>
            <w:shd w:val="clear" w:color="auto" w:fill="auto"/>
            <w:noWrap/>
            <w:vAlign w:val="center"/>
            <w:hideMark/>
            <w:tcPrChange w:id="1176" w:author="Ben.Williams" w:date="2020-10-30T14:20:00Z">
              <w:tcPr>
                <w:tcW w:w="619" w:type="dxa"/>
                <w:tcBorders>
                  <w:top w:val="nil"/>
                  <w:left w:val="nil"/>
                  <w:bottom w:val="nil"/>
                  <w:right w:val="nil"/>
                </w:tcBorders>
                <w:shd w:val="clear" w:color="auto" w:fill="auto"/>
                <w:noWrap/>
                <w:vAlign w:val="center"/>
                <w:hideMark/>
              </w:tcPr>
            </w:tcPrChange>
          </w:tcPr>
          <w:p w14:paraId="3FF3FC89" w14:textId="77777777" w:rsidR="00311B2C" w:rsidRPr="00250964" w:rsidRDefault="00311B2C" w:rsidP="00A332A3">
            <w:pPr>
              <w:spacing w:after="0"/>
              <w:jc w:val="center"/>
              <w:rPr>
                <w:color w:val="000000"/>
                <w:sz w:val="20"/>
              </w:rPr>
            </w:pPr>
            <w:r w:rsidRPr="00250964">
              <w:rPr>
                <w:color w:val="000000"/>
                <w:sz w:val="20"/>
              </w:rPr>
              <w:t>0.18</w:t>
            </w:r>
          </w:p>
        </w:tc>
        <w:tc>
          <w:tcPr>
            <w:tcW w:w="616" w:type="dxa"/>
            <w:tcBorders>
              <w:top w:val="nil"/>
              <w:left w:val="nil"/>
              <w:bottom w:val="nil"/>
              <w:right w:val="nil"/>
            </w:tcBorders>
            <w:shd w:val="clear" w:color="auto" w:fill="auto"/>
            <w:noWrap/>
            <w:vAlign w:val="center"/>
            <w:hideMark/>
            <w:tcPrChange w:id="1177" w:author="Ben.Williams" w:date="2020-10-30T14:20:00Z">
              <w:tcPr>
                <w:tcW w:w="619" w:type="dxa"/>
                <w:tcBorders>
                  <w:top w:val="nil"/>
                  <w:left w:val="nil"/>
                  <w:bottom w:val="nil"/>
                  <w:right w:val="nil"/>
                </w:tcBorders>
                <w:shd w:val="clear" w:color="auto" w:fill="auto"/>
                <w:noWrap/>
                <w:vAlign w:val="center"/>
                <w:hideMark/>
              </w:tcPr>
            </w:tcPrChange>
          </w:tcPr>
          <w:p w14:paraId="0E2BE48C" w14:textId="77777777" w:rsidR="00311B2C" w:rsidRPr="00250964" w:rsidRDefault="00311B2C" w:rsidP="00A332A3">
            <w:pPr>
              <w:spacing w:after="0"/>
              <w:jc w:val="center"/>
              <w:rPr>
                <w:color w:val="000000"/>
                <w:sz w:val="20"/>
              </w:rPr>
            </w:pPr>
            <w:r w:rsidRPr="00250964">
              <w:rPr>
                <w:color w:val="000000"/>
                <w:sz w:val="20"/>
              </w:rPr>
              <w:t>0.14</w:t>
            </w:r>
          </w:p>
        </w:tc>
        <w:tc>
          <w:tcPr>
            <w:tcW w:w="616" w:type="dxa"/>
            <w:tcBorders>
              <w:top w:val="nil"/>
              <w:left w:val="nil"/>
              <w:bottom w:val="nil"/>
              <w:right w:val="nil"/>
            </w:tcBorders>
            <w:shd w:val="clear" w:color="auto" w:fill="auto"/>
            <w:noWrap/>
            <w:vAlign w:val="center"/>
            <w:hideMark/>
            <w:tcPrChange w:id="1178" w:author="Ben.Williams" w:date="2020-10-30T14:20:00Z">
              <w:tcPr>
                <w:tcW w:w="619" w:type="dxa"/>
                <w:tcBorders>
                  <w:top w:val="nil"/>
                  <w:left w:val="nil"/>
                  <w:bottom w:val="nil"/>
                  <w:right w:val="nil"/>
                </w:tcBorders>
                <w:shd w:val="clear" w:color="auto" w:fill="auto"/>
                <w:noWrap/>
                <w:vAlign w:val="center"/>
                <w:hideMark/>
              </w:tcPr>
            </w:tcPrChange>
          </w:tcPr>
          <w:p w14:paraId="44EB7AFE" w14:textId="77777777" w:rsidR="00311B2C" w:rsidRPr="00250964" w:rsidRDefault="00311B2C" w:rsidP="00A332A3">
            <w:pPr>
              <w:spacing w:after="0"/>
              <w:jc w:val="center"/>
              <w:rPr>
                <w:color w:val="000000"/>
                <w:sz w:val="20"/>
              </w:rPr>
            </w:pPr>
            <w:r w:rsidRPr="00250964">
              <w:rPr>
                <w:color w:val="000000"/>
                <w:sz w:val="20"/>
              </w:rPr>
              <w:t>0.08</w:t>
            </w:r>
          </w:p>
        </w:tc>
        <w:tc>
          <w:tcPr>
            <w:tcW w:w="616" w:type="dxa"/>
            <w:tcBorders>
              <w:top w:val="nil"/>
              <w:left w:val="nil"/>
              <w:bottom w:val="nil"/>
              <w:right w:val="nil"/>
            </w:tcBorders>
            <w:shd w:val="clear" w:color="auto" w:fill="auto"/>
            <w:noWrap/>
            <w:vAlign w:val="center"/>
            <w:hideMark/>
            <w:tcPrChange w:id="1179" w:author="Ben.Williams" w:date="2020-10-30T14:20:00Z">
              <w:tcPr>
                <w:tcW w:w="619" w:type="dxa"/>
                <w:tcBorders>
                  <w:top w:val="nil"/>
                  <w:left w:val="nil"/>
                  <w:bottom w:val="nil"/>
                  <w:right w:val="nil"/>
                </w:tcBorders>
                <w:shd w:val="clear" w:color="auto" w:fill="auto"/>
                <w:noWrap/>
                <w:vAlign w:val="center"/>
                <w:hideMark/>
              </w:tcPr>
            </w:tcPrChange>
          </w:tcPr>
          <w:p w14:paraId="18DA3B97" w14:textId="77777777" w:rsidR="00311B2C" w:rsidRPr="00250964" w:rsidRDefault="00311B2C" w:rsidP="00A332A3">
            <w:pPr>
              <w:spacing w:after="0"/>
              <w:jc w:val="center"/>
              <w:rPr>
                <w:color w:val="000000"/>
                <w:sz w:val="20"/>
              </w:rPr>
            </w:pPr>
            <w:r w:rsidRPr="00250964">
              <w:rPr>
                <w:color w:val="000000"/>
                <w:sz w:val="20"/>
              </w:rPr>
              <w:t>0.16</w:t>
            </w:r>
          </w:p>
        </w:tc>
        <w:tc>
          <w:tcPr>
            <w:tcW w:w="616" w:type="dxa"/>
            <w:tcBorders>
              <w:top w:val="nil"/>
              <w:left w:val="nil"/>
              <w:bottom w:val="nil"/>
              <w:right w:val="nil"/>
            </w:tcBorders>
            <w:shd w:val="clear" w:color="auto" w:fill="auto"/>
            <w:noWrap/>
            <w:vAlign w:val="center"/>
            <w:hideMark/>
            <w:tcPrChange w:id="1180" w:author="Ben.Williams" w:date="2020-10-30T14:20:00Z">
              <w:tcPr>
                <w:tcW w:w="619" w:type="dxa"/>
                <w:tcBorders>
                  <w:top w:val="nil"/>
                  <w:left w:val="nil"/>
                  <w:bottom w:val="nil"/>
                  <w:right w:val="nil"/>
                </w:tcBorders>
                <w:shd w:val="clear" w:color="auto" w:fill="auto"/>
                <w:noWrap/>
                <w:vAlign w:val="center"/>
                <w:hideMark/>
              </w:tcPr>
            </w:tcPrChange>
          </w:tcPr>
          <w:p w14:paraId="072CD71E" w14:textId="77777777" w:rsidR="00311B2C" w:rsidRPr="00250964" w:rsidRDefault="00311B2C" w:rsidP="00A332A3">
            <w:pPr>
              <w:spacing w:after="0"/>
              <w:jc w:val="center"/>
              <w:rPr>
                <w:color w:val="000000"/>
                <w:sz w:val="20"/>
              </w:rPr>
            </w:pPr>
            <w:r w:rsidRPr="00250964">
              <w:rPr>
                <w:color w:val="000000"/>
                <w:sz w:val="20"/>
              </w:rPr>
              <w:t>0.12</w:t>
            </w:r>
          </w:p>
        </w:tc>
        <w:tc>
          <w:tcPr>
            <w:tcW w:w="674" w:type="dxa"/>
            <w:tcBorders>
              <w:top w:val="nil"/>
              <w:left w:val="nil"/>
              <w:bottom w:val="nil"/>
              <w:right w:val="nil"/>
            </w:tcBorders>
            <w:shd w:val="clear" w:color="auto" w:fill="auto"/>
            <w:noWrap/>
            <w:vAlign w:val="center"/>
            <w:hideMark/>
            <w:tcPrChange w:id="1181" w:author="Ben.Williams" w:date="2020-10-30T14:20:00Z">
              <w:tcPr>
                <w:tcW w:w="619" w:type="dxa"/>
                <w:tcBorders>
                  <w:top w:val="nil"/>
                  <w:left w:val="nil"/>
                  <w:bottom w:val="nil"/>
                  <w:right w:val="nil"/>
                </w:tcBorders>
                <w:shd w:val="clear" w:color="auto" w:fill="auto"/>
                <w:noWrap/>
                <w:vAlign w:val="center"/>
                <w:hideMark/>
              </w:tcPr>
            </w:tcPrChange>
          </w:tcPr>
          <w:p w14:paraId="5E454368" w14:textId="77777777" w:rsidR="00311B2C" w:rsidRPr="00250964" w:rsidRDefault="00311B2C" w:rsidP="00A332A3">
            <w:pPr>
              <w:spacing w:after="0"/>
              <w:jc w:val="center"/>
              <w:rPr>
                <w:color w:val="000000"/>
                <w:sz w:val="20"/>
              </w:rPr>
            </w:pPr>
            <w:r w:rsidRPr="00250964">
              <w:rPr>
                <w:color w:val="000000"/>
                <w:sz w:val="20"/>
              </w:rPr>
              <w:t>0.09</w:t>
            </w:r>
          </w:p>
        </w:tc>
        <w:tc>
          <w:tcPr>
            <w:tcW w:w="616" w:type="dxa"/>
            <w:tcBorders>
              <w:top w:val="nil"/>
              <w:left w:val="nil"/>
              <w:bottom w:val="nil"/>
              <w:right w:val="nil"/>
            </w:tcBorders>
            <w:shd w:val="clear" w:color="auto" w:fill="auto"/>
            <w:noWrap/>
            <w:vAlign w:val="center"/>
            <w:hideMark/>
            <w:tcPrChange w:id="1182" w:author="Ben.Williams" w:date="2020-10-30T14:20:00Z">
              <w:tcPr>
                <w:tcW w:w="619" w:type="dxa"/>
                <w:tcBorders>
                  <w:top w:val="nil"/>
                  <w:left w:val="nil"/>
                  <w:bottom w:val="nil"/>
                  <w:right w:val="nil"/>
                </w:tcBorders>
                <w:shd w:val="clear" w:color="auto" w:fill="auto"/>
                <w:noWrap/>
                <w:vAlign w:val="center"/>
                <w:hideMark/>
              </w:tcPr>
            </w:tcPrChange>
          </w:tcPr>
          <w:p w14:paraId="2237DEC0" w14:textId="77777777" w:rsidR="00311B2C" w:rsidRPr="00250964" w:rsidRDefault="00311B2C" w:rsidP="00A332A3">
            <w:pPr>
              <w:spacing w:after="0"/>
              <w:jc w:val="center"/>
              <w:rPr>
                <w:color w:val="000000"/>
                <w:sz w:val="20"/>
              </w:rPr>
            </w:pPr>
            <w:r w:rsidRPr="00250964">
              <w:rPr>
                <w:color w:val="000000"/>
                <w:sz w:val="20"/>
              </w:rPr>
              <w:t>0.06</w:t>
            </w:r>
          </w:p>
        </w:tc>
        <w:tc>
          <w:tcPr>
            <w:tcW w:w="666" w:type="dxa"/>
            <w:tcBorders>
              <w:top w:val="nil"/>
              <w:left w:val="nil"/>
              <w:bottom w:val="nil"/>
              <w:right w:val="nil"/>
            </w:tcBorders>
            <w:shd w:val="clear" w:color="auto" w:fill="auto"/>
            <w:noWrap/>
            <w:vAlign w:val="center"/>
            <w:hideMark/>
            <w:tcPrChange w:id="1183" w:author="Ben.Williams" w:date="2020-10-30T14:20:00Z">
              <w:tcPr>
                <w:tcW w:w="619" w:type="dxa"/>
                <w:tcBorders>
                  <w:top w:val="nil"/>
                  <w:left w:val="nil"/>
                  <w:bottom w:val="nil"/>
                  <w:right w:val="nil"/>
                </w:tcBorders>
                <w:shd w:val="clear" w:color="auto" w:fill="auto"/>
                <w:noWrap/>
                <w:vAlign w:val="center"/>
                <w:hideMark/>
              </w:tcPr>
            </w:tcPrChange>
          </w:tcPr>
          <w:p w14:paraId="546929CA" w14:textId="77777777" w:rsidR="00311B2C" w:rsidRPr="00250964" w:rsidRDefault="00311B2C" w:rsidP="00A332A3">
            <w:pPr>
              <w:spacing w:after="0"/>
              <w:jc w:val="center"/>
              <w:rPr>
                <w:color w:val="000000"/>
                <w:sz w:val="20"/>
              </w:rPr>
            </w:pPr>
            <w:r w:rsidRPr="00250964">
              <w:rPr>
                <w:color w:val="000000"/>
                <w:sz w:val="20"/>
              </w:rPr>
              <w:t>0.06</w:t>
            </w:r>
          </w:p>
        </w:tc>
        <w:tc>
          <w:tcPr>
            <w:tcW w:w="666" w:type="dxa"/>
            <w:tcBorders>
              <w:top w:val="nil"/>
              <w:left w:val="nil"/>
              <w:bottom w:val="nil"/>
              <w:right w:val="nil"/>
            </w:tcBorders>
            <w:vAlign w:val="center"/>
            <w:tcPrChange w:id="1184" w:author="Ben.Williams" w:date="2020-10-30T14:20:00Z">
              <w:tcPr>
                <w:tcW w:w="619" w:type="dxa"/>
                <w:tcBorders>
                  <w:top w:val="nil"/>
                  <w:left w:val="nil"/>
                  <w:bottom w:val="nil"/>
                  <w:right w:val="nil"/>
                </w:tcBorders>
                <w:vAlign w:val="center"/>
              </w:tcPr>
            </w:tcPrChange>
          </w:tcPr>
          <w:p w14:paraId="61751381" w14:textId="77777777" w:rsidR="00311B2C" w:rsidRPr="00250964" w:rsidRDefault="00311B2C" w:rsidP="00A332A3">
            <w:pPr>
              <w:spacing w:after="0"/>
              <w:jc w:val="center"/>
              <w:rPr>
                <w:color w:val="000000"/>
                <w:sz w:val="20"/>
              </w:rPr>
            </w:pPr>
            <w:r w:rsidRPr="00250964">
              <w:rPr>
                <w:color w:val="000000"/>
                <w:sz w:val="20"/>
              </w:rPr>
              <w:t>0.13</w:t>
            </w:r>
          </w:p>
        </w:tc>
      </w:tr>
      <w:tr w:rsidR="00311B2C" w:rsidRPr="00D75D21" w14:paraId="791F33F2" w14:textId="77777777" w:rsidTr="00E777C3">
        <w:trPr>
          <w:trHeight w:val="285"/>
          <w:trPrChange w:id="1185" w:author="Ben.Williams" w:date="2020-10-30T14:20:00Z">
            <w:trPr>
              <w:trHeight w:val="285"/>
            </w:trPr>
          </w:trPrChange>
        </w:trPr>
        <w:tc>
          <w:tcPr>
            <w:tcW w:w="816" w:type="dxa"/>
            <w:tcBorders>
              <w:top w:val="nil"/>
              <w:left w:val="nil"/>
              <w:bottom w:val="nil"/>
              <w:right w:val="nil"/>
            </w:tcBorders>
            <w:shd w:val="clear" w:color="auto" w:fill="auto"/>
            <w:noWrap/>
            <w:hideMark/>
            <w:tcPrChange w:id="1186" w:author="Ben.Williams" w:date="2020-10-30T14:20:00Z">
              <w:tcPr>
                <w:tcW w:w="752" w:type="dxa"/>
                <w:tcBorders>
                  <w:top w:val="nil"/>
                  <w:left w:val="nil"/>
                  <w:bottom w:val="nil"/>
                  <w:right w:val="nil"/>
                </w:tcBorders>
                <w:shd w:val="clear" w:color="auto" w:fill="auto"/>
                <w:noWrap/>
                <w:hideMark/>
              </w:tcPr>
            </w:tcPrChange>
          </w:tcPr>
          <w:p w14:paraId="62765452" w14:textId="77777777" w:rsidR="00311B2C" w:rsidRPr="00D75D21" w:rsidRDefault="00311B2C" w:rsidP="00A332A3">
            <w:pPr>
              <w:spacing w:after="0"/>
              <w:rPr>
                <w:color w:val="000000"/>
                <w:sz w:val="20"/>
              </w:rPr>
            </w:pPr>
            <w:r w:rsidRPr="00D75D21">
              <w:rPr>
                <w:color w:val="000000"/>
                <w:sz w:val="20"/>
              </w:rPr>
              <w:t>11</w:t>
            </w:r>
          </w:p>
        </w:tc>
        <w:tc>
          <w:tcPr>
            <w:tcW w:w="616" w:type="dxa"/>
            <w:tcBorders>
              <w:top w:val="nil"/>
              <w:left w:val="nil"/>
              <w:bottom w:val="nil"/>
              <w:right w:val="nil"/>
            </w:tcBorders>
            <w:shd w:val="clear" w:color="auto" w:fill="auto"/>
            <w:noWrap/>
            <w:vAlign w:val="center"/>
            <w:hideMark/>
            <w:tcPrChange w:id="1187" w:author="Ben.Williams" w:date="2020-10-30T14:20:00Z">
              <w:tcPr>
                <w:tcW w:w="619" w:type="dxa"/>
                <w:tcBorders>
                  <w:top w:val="nil"/>
                  <w:left w:val="nil"/>
                  <w:bottom w:val="nil"/>
                  <w:right w:val="nil"/>
                </w:tcBorders>
                <w:shd w:val="clear" w:color="auto" w:fill="auto"/>
                <w:noWrap/>
                <w:vAlign w:val="center"/>
                <w:hideMark/>
              </w:tcPr>
            </w:tcPrChange>
          </w:tcPr>
          <w:p w14:paraId="708DC213" w14:textId="77777777" w:rsidR="00311B2C" w:rsidRPr="00250964" w:rsidRDefault="00311B2C" w:rsidP="00A332A3">
            <w:pPr>
              <w:spacing w:after="0"/>
              <w:jc w:val="center"/>
              <w:rPr>
                <w:color w:val="000000"/>
                <w:sz w:val="20"/>
              </w:rPr>
            </w:pPr>
            <w:r w:rsidRPr="00250964">
              <w:rPr>
                <w:color w:val="000000"/>
                <w:sz w:val="20"/>
              </w:rPr>
              <w:t>0.06</w:t>
            </w:r>
          </w:p>
        </w:tc>
        <w:tc>
          <w:tcPr>
            <w:tcW w:w="458" w:type="dxa"/>
            <w:tcBorders>
              <w:top w:val="nil"/>
              <w:left w:val="nil"/>
              <w:bottom w:val="nil"/>
              <w:right w:val="nil"/>
            </w:tcBorders>
            <w:shd w:val="clear" w:color="auto" w:fill="auto"/>
            <w:noWrap/>
            <w:vAlign w:val="center"/>
            <w:hideMark/>
            <w:tcPrChange w:id="1188" w:author="Ben.Williams" w:date="2020-10-30T14:20:00Z">
              <w:tcPr>
                <w:tcW w:w="619" w:type="dxa"/>
                <w:tcBorders>
                  <w:top w:val="nil"/>
                  <w:left w:val="nil"/>
                  <w:bottom w:val="nil"/>
                  <w:right w:val="nil"/>
                </w:tcBorders>
                <w:shd w:val="clear" w:color="auto" w:fill="auto"/>
                <w:noWrap/>
                <w:vAlign w:val="center"/>
                <w:hideMark/>
              </w:tcPr>
            </w:tcPrChange>
          </w:tcPr>
          <w:p w14:paraId="095B4F83" w14:textId="77777777" w:rsidR="00311B2C" w:rsidRPr="00250964" w:rsidRDefault="00311B2C" w:rsidP="00A332A3">
            <w:pPr>
              <w:spacing w:after="0"/>
              <w:jc w:val="center"/>
              <w:rPr>
                <w:color w:val="000000"/>
                <w:sz w:val="20"/>
              </w:rPr>
            </w:pPr>
            <w:r w:rsidRPr="00250964">
              <w:rPr>
                <w:color w:val="000000"/>
                <w:sz w:val="20"/>
              </w:rPr>
              <w:t>0.17</w:t>
            </w:r>
          </w:p>
        </w:tc>
        <w:tc>
          <w:tcPr>
            <w:tcW w:w="616" w:type="dxa"/>
            <w:tcBorders>
              <w:top w:val="nil"/>
              <w:left w:val="nil"/>
              <w:bottom w:val="nil"/>
              <w:right w:val="nil"/>
            </w:tcBorders>
            <w:shd w:val="clear" w:color="auto" w:fill="auto"/>
            <w:noWrap/>
            <w:vAlign w:val="center"/>
            <w:hideMark/>
            <w:tcPrChange w:id="1189" w:author="Ben.Williams" w:date="2020-10-30T14:20:00Z">
              <w:tcPr>
                <w:tcW w:w="619" w:type="dxa"/>
                <w:tcBorders>
                  <w:top w:val="nil"/>
                  <w:left w:val="nil"/>
                  <w:bottom w:val="nil"/>
                  <w:right w:val="nil"/>
                </w:tcBorders>
                <w:shd w:val="clear" w:color="auto" w:fill="auto"/>
                <w:noWrap/>
                <w:vAlign w:val="center"/>
                <w:hideMark/>
              </w:tcPr>
            </w:tcPrChange>
          </w:tcPr>
          <w:p w14:paraId="0F060AC4" w14:textId="77777777" w:rsidR="00311B2C" w:rsidRPr="00250964" w:rsidRDefault="00311B2C" w:rsidP="00A332A3">
            <w:pPr>
              <w:spacing w:after="0"/>
              <w:jc w:val="center"/>
              <w:rPr>
                <w:color w:val="000000"/>
                <w:sz w:val="20"/>
              </w:rPr>
            </w:pPr>
            <w:r w:rsidRPr="00250964">
              <w:rPr>
                <w:color w:val="000000"/>
                <w:sz w:val="20"/>
              </w:rPr>
              <w:t>0.18</w:t>
            </w:r>
          </w:p>
        </w:tc>
        <w:tc>
          <w:tcPr>
            <w:tcW w:w="616" w:type="dxa"/>
            <w:tcBorders>
              <w:top w:val="nil"/>
              <w:left w:val="nil"/>
              <w:bottom w:val="nil"/>
              <w:right w:val="nil"/>
            </w:tcBorders>
            <w:shd w:val="clear" w:color="auto" w:fill="auto"/>
            <w:noWrap/>
            <w:vAlign w:val="center"/>
            <w:hideMark/>
            <w:tcPrChange w:id="1190" w:author="Ben.Williams" w:date="2020-10-30T14:20:00Z">
              <w:tcPr>
                <w:tcW w:w="619" w:type="dxa"/>
                <w:tcBorders>
                  <w:top w:val="nil"/>
                  <w:left w:val="nil"/>
                  <w:bottom w:val="nil"/>
                  <w:right w:val="nil"/>
                </w:tcBorders>
                <w:shd w:val="clear" w:color="auto" w:fill="auto"/>
                <w:noWrap/>
                <w:vAlign w:val="center"/>
                <w:hideMark/>
              </w:tcPr>
            </w:tcPrChange>
          </w:tcPr>
          <w:p w14:paraId="75D7C130" w14:textId="77777777" w:rsidR="00311B2C" w:rsidRPr="00250964" w:rsidRDefault="00311B2C" w:rsidP="00A332A3">
            <w:pPr>
              <w:spacing w:after="0"/>
              <w:jc w:val="center"/>
              <w:rPr>
                <w:color w:val="000000"/>
                <w:sz w:val="20"/>
              </w:rPr>
            </w:pPr>
            <w:r w:rsidRPr="00250964">
              <w:rPr>
                <w:color w:val="000000"/>
                <w:sz w:val="20"/>
              </w:rPr>
              <w:t>0.05</w:t>
            </w:r>
          </w:p>
        </w:tc>
        <w:tc>
          <w:tcPr>
            <w:tcW w:w="616" w:type="dxa"/>
            <w:tcBorders>
              <w:top w:val="nil"/>
              <w:left w:val="nil"/>
              <w:bottom w:val="nil"/>
              <w:right w:val="nil"/>
            </w:tcBorders>
            <w:shd w:val="clear" w:color="auto" w:fill="auto"/>
            <w:noWrap/>
            <w:vAlign w:val="center"/>
            <w:hideMark/>
            <w:tcPrChange w:id="1191" w:author="Ben.Williams" w:date="2020-10-30T14:20:00Z">
              <w:tcPr>
                <w:tcW w:w="619" w:type="dxa"/>
                <w:tcBorders>
                  <w:top w:val="nil"/>
                  <w:left w:val="nil"/>
                  <w:bottom w:val="nil"/>
                  <w:right w:val="nil"/>
                </w:tcBorders>
                <w:shd w:val="clear" w:color="auto" w:fill="auto"/>
                <w:noWrap/>
                <w:vAlign w:val="center"/>
                <w:hideMark/>
              </w:tcPr>
            </w:tcPrChange>
          </w:tcPr>
          <w:p w14:paraId="711B5348" w14:textId="77777777" w:rsidR="00311B2C" w:rsidRPr="00250964" w:rsidRDefault="00311B2C" w:rsidP="00A332A3">
            <w:pPr>
              <w:spacing w:after="0"/>
              <w:jc w:val="center"/>
              <w:rPr>
                <w:color w:val="000000"/>
                <w:sz w:val="20"/>
              </w:rPr>
            </w:pPr>
            <w:r w:rsidRPr="00250964">
              <w:rPr>
                <w:color w:val="000000"/>
                <w:sz w:val="20"/>
              </w:rPr>
              <w:t>0.06</w:t>
            </w:r>
          </w:p>
        </w:tc>
        <w:tc>
          <w:tcPr>
            <w:tcW w:w="616" w:type="dxa"/>
            <w:tcBorders>
              <w:top w:val="nil"/>
              <w:left w:val="nil"/>
              <w:bottom w:val="nil"/>
              <w:right w:val="nil"/>
            </w:tcBorders>
            <w:shd w:val="clear" w:color="auto" w:fill="auto"/>
            <w:noWrap/>
            <w:vAlign w:val="center"/>
            <w:hideMark/>
            <w:tcPrChange w:id="1192" w:author="Ben.Williams" w:date="2020-10-30T14:20:00Z">
              <w:tcPr>
                <w:tcW w:w="619" w:type="dxa"/>
                <w:tcBorders>
                  <w:top w:val="nil"/>
                  <w:left w:val="nil"/>
                  <w:bottom w:val="nil"/>
                  <w:right w:val="nil"/>
                </w:tcBorders>
                <w:shd w:val="clear" w:color="auto" w:fill="auto"/>
                <w:noWrap/>
                <w:vAlign w:val="center"/>
                <w:hideMark/>
              </w:tcPr>
            </w:tcPrChange>
          </w:tcPr>
          <w:p w14:paraId="4056F34F" w14:textId="77777777" w:rsidR="00311B2C" w:rsidRPr="00250964" w:rsidRDefault="00311B2C" w:rsidP="00A332A3">
            <w:pPr>
              <w:spacing w:after="0"/>
              <w:jc w:val="center"/>
              <w:rPr>
                <w:color w:val="000000"/>
                <w:sz w:val="20"/>
              </w:rPr>
            </w:pPr>
            <w:r w:rsidRPr="00250964">
              <w:rPr>
                <w:color w:val="000000"/>
                <w:sz w:val="20"/>
              </w:rPr>
              <w:t>0.11</w:t>
            </w:r>
          </w:p>
        </w:tc>
        <w:tc>
          <w:tcPr>
            <w:tcW w:w="616" w:type="dxa"/>
            <w:tcBorders>
              <w:top w:val="nil"/>
              <w:left w:val="nil"/>
              <w:bottom w:val="nil"/>
              <w:right w:val="nil"/>
            </w:tcBorders>
            <w:shd w:val="clear" w:color="auto" w:fill="auto"/>
            <w:noWrap/>
            <w:vAlign w:val="center"/>
            <w:hideMark/>
            <w:tcPrChange w:id="1193" w:author="Ben.Williams" w:date="2020-10-30T14:20:00Z">
              <w:tcPr>
                <w:tcW w:w="619" w:type="dxa"/>
                <w:tcBorders>
                  <w:top w:val="nil"/>
                  <w:left w:val="nil"/>
                  <w:bottom w:val="nil"/>
                  <w:right w:val="nil"/>
                </w:tcBorders>
                <w:shd w:val="clear" w:color="auto" w:fill="auto"/>
                <w:noWrap/>
                <w:vAlign w:val="center"/>
                <w:hideMark/>
              </w:tcPr>
            </w:tcPrChange>
          </w:tcPr>
          <w:p w14:paraId="62C0E4CE" w14:textId="77777777" w:rsidR="00311B2C" w:rsidRPr="00250964" w:rsidRDefault="00311B2C" w:rsidP="00A332A3">
            <w:pPr>
              <w:spacing w:after="0"/>
              <w:jc w:val="center"/>
              <w:rPr>
                <w:color w:val="000000"/>
                <w:sz w:val="20"/>
              </w:rPr>
            </w:pPr>
            <w:r w:rsidRPr="00250964">
              <w:rPr>
                <w:color w:val="000000"/>
                <w:sz w:val="20"/>
              </w:rPr>
              <w:t>0.07</w:t>
            </w:r>
          </w:p>
        </w:tc>
        <w:tc>
          <w:tcPr>
            <w:tcW w:w="616" w:type="dxa"/>
            <w:tcBorders>
              <w:top w:val="nil"/>
              <w:left w:val="nil"/>
              <w:bottom w:val="nil"/>
              <w:right w:val="nil"/>
            </w:tcBorders>
            <w:shd w:val="clear" w:color="auto" w:fill="auto"/>
            <w:noWrap/>
            <w:vAlign w:val="center"/>
            <w:hideMark/>
            <w:tcPrChange w:id="1194" w:author="Ben.Williams" w:date="2020-10-30T14:20:00Z">
              <w:tcPr>
                <w:tcW w:w="619" w:type="dxa"/>
                <w:tcBorders>
                  <w:top w:val="nil"/>
                  <w:left w:val="nil"/>
                  <w:bottom w:val="nil"/>
                  <w:right w:val="nil"/>
                </w:tcBorders>
                <w:shd w:val="clear" w:color="auto" w:fill="auto"/>
                <w:noWrap/>
                <w:vAlign w:val="center"/>
                <w:hideMark/>
              </w:tcPr>
            </w:tcPrChange>
          </w:tcPr>
          <w:p w14:paraId="1D169B23" w14:textId="77777777" w:rsidR="00311B2C" w:rsidRPr="00250964" w:rsidRDefault="00311B2C" w:rsidP="00A332A3">
            <w:pPr>
              <w:spacing w:after="0"/>
              <w:jc w:val="center"/>
              <w:rPr>
                <w:color w:val="000000"/>
                <w:sz w:val="20"/>
              </w:rPr>
            </w:pPr>
            <w:r w:rsidRPr="00250964">
              <w:rPr>
                <w:color w:val="000000"/>
                <w:sz w:val="20"/>
              </w:rPr>
              <w:t>0.11</w:t>
            </w:r>
          </w:p>
        </w:tc>
        <w:tc>
          <w:tcPr>
            <w:tcW w:w="616" w:type="dxa"/>
            <w:tcBorders>
              <w:top w:val="nil"/>
              <w:left w:val="nil"/>
              <w:bottom w:val="nil"/>
              <w:right w:val="nil"/>
            </w:tcBorders>
            <w:shd w:val="clear" w:color="auto" w:fill="auto"/>
            <w:noWrap/>
            <w:vAlign w:val="center"/>
            <w:hideMark/>
            <w:tcPrChange w:id="1195" w:author="Ben.Williams" w:date="2020-10-30T14:20:00Z">
              <w:tcPr>
                <w:tcW w:w="619" w:type="dxa"/>
                <w:tcBorders>
                  <w:top w:val="nil"/>
                  <w:left w:val="nil"/>
                  <w:bottom w:val="nil"/>
                  <w:right w:val="nil"/>
                </w:tcBorders>
                <w:shd w:val="clear" w:color="auto" w:fill="auto"/>
                <w:noWrap/>
                <w:vAlign w:val="center"/>
                <w:hideMark/>
              </w:tcPr>
            </w:tcPrChange>
          </w:tcPr>
          <w:p w14:paraId="074A6190" w14:textId="77777777" w:rsidR="00311B2C" w:rsidRPr="00250964" w:rsidRDefault="00311B2C" w:rsidP="00A332A3">
            <w:pPr>
              <w:spacing w:after="0"/>
              <w:jc w:val="center"/>
              <w:rPr>
                <w:color w:val="000000"/>
                <w:sz w:val="20"/>
              </w:rPr>
            </w:pPr>
            <w:r w:rsidRPr="00250964">
              <w:rPr>
                <w:color w:val="000000"/>
                <w:sz w:val="20"/>
              </w:rPr>
              <w:t>0.11</w:t>
            </w:r>
          </w:p>
        </w:tc>
        <w:tc>
          <w:tcPr>
            <w:tcW w:w="616" w:type="dxa"/>
            <w:tcBorders>
              <w:top w:val="nil"/>
              <w:left w:val="nil"/>
              <w:bottom w:val="nil"/>
              <w:right w:val="nil"/>
            </w:tcBorders>
            <w:shd w:val="clear" w:color="auto" w:fill="auto"/>
            <w:noWrap/>
            <w:vAlign w:val="center"/>
            <w:hideMark/>
            <w:tcPrChange w:id="1196" w:author="Ben.Williams" w:date="2020-10-30T14:20:00Z">
              <w:tcPr>
                <w:tcW w:w="619" w:type="dxa"/>
                <w:tcBorders>
                  <w:top w:val="nil"/>
                  <w:left w:val="nil"/>
                  <w:bottom w:val="nil"/>
                  <w:right w:val="nil"/>
                </w:tcBorders>
                <w:shd w:val="clear" w:color="auto" w:fill="auto"/>
                <w:noWrap/>
                <w:vAlign w:val="center"/>
                <w:hideMark/>
              </w:tcPr>
            </w:tcPrChange>
          </w:tcPr>
          <w:p w14:paraId="4B8D8E9A" w14:textId="77777777" w:rsidR="00311B2C" w:rsidRPr="00250964" w:rsidRDefault="00311B2C" w:rsidP="00A332A3">
            <w:pPr>
              <w:spacing w:after="0"/>
              <w:jc w:val="center"/>
              <w:rPr>
                <w:color w:val="000000"/>
                <w:sz w:val="20"/>
              </w:rPr>
            </w:pPr>
            <w:r w:rsidRPr="00250964">
              <w:rPr>
                <w:color w:val="000000"/>
                <w:sz w:val="20"/>
              </w:rPr>
              <w:t>0.11</w:t>
            </w:r>
          </w:p>
        </w:tc>
        <w:tc>
          <w:tcPr>
            <w:tcW w:w="616" w:type="dxa"/>
            <w:tcBorders>
              <w:top w:val="nil"/>
              <w:left w:val="nil"/>
              <w:bottom w:val="nil"/>
              <w:right w:val="nil"/>
            </w:tcBorders>
            <w:shd w:val="clear" w:color="auto" w:fill="auto"/>
            <w:noWrap/>
            <w:vAlign w:val="center"/>
            <w:hideMark/>
            <w:tcPrChange w:id="1197" w:author="Ben.Williams" w:date="2020-10-30T14:20:00Z">
              <w:tcPr>
                <w:tcW w:w="619" w:type="dxa"/>
                <w:tcBorders>
                  <w:top w:val="nil"/>
                  <w:left w:val="nil"/>
                  <w:bottom w:val="nil"/>
                  <w:right w:val="nil"/>
                </w:tcBorders>
                <w:shd w:val="clear" w:color="auto" w:fill="auto"/>
                <w:noWrap/>
                <w:vAlign w:val="center"/>
                <w:hideMark/>
              </w:tcPr>
            </w:tcPrChange>
          </w:tcPr>
          <w:p w14:paraId="10A49A1E" w14:textId="77777777" w:rsidR="00311B2C" w:rsidRPr="00250964" w:rsidRDefault="00311B2C" w:rsidP="00A332A3">
            <w:pPr>
              <w:spacing w:after="0"/>
              <w:jc w:val="center"/>
              <w:rPr>
                <w:color w:val="000000"/>
                <w:sz w:val="20"/>
              </w:rPr>
            </w:pPr>
            <w:r w:rsidRPr="00250964">
              <w:rPr>
                <w:color w:val="000000"/>
                <w:sz w:val="20"/>
              </w:rPr>
              <w:t>0.15</w:t>
            </w:r>
          </w:p>
        </w:tc>
        <w:tc>
          <w:tcPr>
            <w:tcW w:w="674" w:type="dxa"/>
            <w:tcBorders>
              <w:top w:val="nil"/>
              <w:left w:val="nil"/>
              <w:bottom w:val="nil"/>
              <w:right w:val="nil"/>
            </w:tcBorders>
            <w:shd w:val="clear" w:color="auto" w:fill="auto"/>
            <w:noWrap/>
            <w:vAlign w:val="center"/>
            <w:hideMark/>
            <w:tcPrChange w:id="1198" w:author="Ben.Williams" w:date="2020-10-30T14:20:00Z">
              <w:tcPr>
                <w:tcW w:w="619" w:type="dxa"/>
                <w:tcBorders>
                  <w:top w:val="nil"/>
                  <w:left w:val="nil"/>
                  <w:bottom w:val="nil"/>
                  <w:right w:val="nil"/>
                </w:tcBorders>
                <w:shd w:val="clear" w:color="auto" w:fill="auto"/>
                <w:noWrap/>
                <w:vAlign w:val="center"/>
                <w:hideMark/>
              </w:tcPr>
            </w:tcPrChange>
          </w:tcPr>
          <w:p w14:paraId="15B92128" w14:textId="77777777" w:rsidR="00311B2C" w:rsidRPr="00250964" w:rsidRDefault="00311B2C" w:rsidP="00A332A3">
            <w:pPr>
              <w:spacing w:after="0"/>
              <w:jc w:val="center"/>
              <w:rPr>
                <w:color w:val="000000"/>
                <w:sz w:val="20"/>
              </w:rPr>
            </w:pPr>
            <w:r w:rsidRPr="00250964">
              <w:rPr>
                <w:color w:val="000000"/>
                <w:sz w:val="20"/>
              </w:rPr>
              <w:t>0.11</w:t>
            </w:r>
          </w:p>
        </w:tc>
        <w:tc>
          <w:tcPr>
            <w:tcW w:w="616" w:type="dxa"/>
            <w:tcBorders>
              <w:top w:val="nil"/>
              <w:left w:val="nil"/>
              <w:bottom w:val="nil"/>
              <w:right w:val="nil"/>
            </w:tcBorders>
            <w:shd w:val="clear" w:color="auto" w:fill="auto"/>
            <w:noWrap/>
            <w:vAlign w:val="center"/>
            <w:hideMark/>
            <w:tcPrChange w:id="1199" w:author="Ben.Williams" w:date="2020-10-30T14:20:00Z">
              <w:tcPr>
                <w:tcW w:w="619" w:type="dxa"/>
                <w:tcBorders>
                  <w:top w:val="nil"/>
                  <w:left w:val="nil"/>
                  <w:bottom w:val="nil"/>
                  <w:right w:val="nil"/>
                </w:tcBorders>
                <w:shd w:val="clear" w:color="auto" w:fill="auto"/>
                <w:noWrap/>
                <w:vAlign w:val="center"/>
                <w:hideMark/>
              </w:tcPr>
            </w:tcPrChange>
          </w:tcPr>
          <w:p w14:paraId="7A39AE1B" w14:textId="77777777" w:rsidR="00311B2C" w:rsidRPr="00250964" w:rsidRDefault="00311B2C" w:rsidP="00A332A3">
            <w:pPr>
              <w:spacing w:after="0"/>
              <w:jc w:val="center"/>
              <w:rPr>
                <w:color w:val="000000"/>
                <w:sz w:val="20"/>
              </w:rPr>
            </w:pPr>
            <w:r w:rsidRPr="00250964">
              <w:rPr>
                <w:color w:val="000000"/>
                <w:sz w:val="20"/>
              </w:rPr>
              <w:t>0.08</w:t>
            </w:r>
          </w:p>
        </w:tc>
        <w:tc>
          <w:tcPr>
            <w:tcW w:w="666" w:type="dxa"/>
            <w:tcBorders>
              <w:top w:val="nil"/>
              <w:left w:val="nil"/>
              <w:bottom w:val="nil"/>
              <w:right w:val="nil"/>
            </w:tcBorders>
            <w:shd w:val="clear" w:color="auto" w:fill="auto"/>
            <w:noWrap/>
            <w:vAlign w:val="center"/>
            <w:hideMark/>
            <w:tcPrChange w:id="1200" w:author="Ben.Williams" w:date="2020-10-30T14:20:00Z">
              <w:tcPr>
                <w:tcW w:w="619" w:type="dxa"/>
                <w:tcBorders>
                  <w:top w:val="nil"/>
                  <w:left w:val="nil"/>
                  <w:bottom w:val="nil"/>
                  <w:right w:val="nil"/>
                </w:tcBorders>
                <w:shd w:val="clear" w:color="auto" w:fill="auto"/>
                <w:noWrap/>
                <w:vAlign w:val="center"/>
                <w:hideMark/>
              </w:tcPr>
            </w:tcPrChange>
          </w:tcPr>
          <w:p w14:paraId="11D932F4" w14:textId="77777777" w:rsidR="00311B2C" w:rsidRPr="00250964" w:rsidRDefault="00311B2C" w:rsidP="00A332A3">
            <w:pPr>
              <w:spacing w:after="0"/>
              <w:jc w:val="center"/>
              <w:rPr>
                <w:color w:val="000000"/>
                <w:sz w:val="20"/>
              </w:rPr>
            </w:pPr>
            <w:r w:rsidRPr="00250964">
              <w:rPr>
                <w:color w:val="000000"/>
                <w:sz w:val="20"/>
              </w:rPr>
              <w:t>0.05</w:t>
            </w:r>
          </w:p>
        </w:tc>
        <w:tc>
          <w:tcPr>
            <w:tcW w:w="666" w:type="dxa"/>
            <w:tcBorders>
              <w:top w:val="nil"/>
              <w:left w:val="nil"/>
              <w:bottom w:val="nil"/>
              <w:right w:val="nil"/>
            </w:tcBorders>
            <w:vAlign w:val="center"/>
            <w:tcPrChange w:id="1201" w:author="Ben.Williams" w:date="2020-10-30T14:20:00Z">
              <w:tcPr>
                <w:tcW w:w="619" w:type="dxa"/>
                <w:tcBorders>
                  <w:top w:val="nil"/>
                  <w:left w:val="nil"/>
                  <w:bottom w:val="nil"/>
                  <w:right w:val="nil"/>
                </w:tcBorders>
                <w:vAlign w:val="center"/>
              </w:tcPr>
            </w:tcPrChange>
          </w:tcPr>
          <w:p w14:paraId="548478E8" w14:textId="77777777" w:rsidR="00311B2C" w:rsidRPr="00250964" w:rsidRDefault="00311B2C" w:rsidP="00A332A3">
            <w:pPr>
              <w:spacing w:after="0"/>
              <w:jc w:val="center"/>
              <w:rPr>
                <w:color w:val="000000"/>
                <w:sz w:val="20"/>
              </w:rPr>
            </w:pPr>
            <w:r w:rsidRPr="00250964">
              <w:rPr>
                <w:color w:val="000000"/>
                <w:sz w:val="20"/>
              </w:rPr>
              <w:t>0.11</w:t>
            </w:r>
          </w:p>
        </w:tc>
      </w:tr>
      <w:tr w:rsidR="00311B2C" w:rsidRPr="00D75D21" w14:paraId="6B0D7FBB" w14:textId="77777777" w:rsidTr="00E777C3">
        <w:trPr>
          <w:trHeight w:val="285"/>
          <w:trPrChange w:id="1202" w:author="Ben.Williams" w:date="2020-10-30T14:20:00Z">
            <w:trPr>
              <w:trHeight w:val="285"/>
            </w:trPr>
          </w:trPrChange>
        </w:trPr>
        <w:tc>
          <w:tcPr>
            <w:tcW w:w="816" w:type="dxa"/>
            <w:tcBorders>
              <w:top w:val="nil"/>
              <w:left w:val="nil"/>
              <w:bottom w:val="nil"/>
              <w:right w:val="nil"/>
            </w:tcBorders>
            <w:shd w:val="clear" w:color="auto" w:fill="auto"/>
            <w:noWrap/>
            <w:hideMark/>
            <w:tcPrChange w:id="1203" w:author="Ben.Williams" w:date="2020-10-30T14:20:00Z">
              <w:tcPr>
                <w:tcW w:w="752" w:type="dxa"/>
                <w:tcBorders>
                  <w:top w:val="nil"/>
                  <w:left w:val="nil"/>
                  <w:bottom w:val="nil"/>
                  <w:right w:val="nil"/>
                </w:tcBorders>
                <w:shd w:val="clear" w:color="auto" w:fill="auto"/>
                <w:noWrap/>
                <w:hideMark/>
              </w:tcPr>
            </w:tcPrChange>
          </w:tcPr>
          <w:p w14:paraId="3D18B8AF" w14:textId="77777777" w:rsidR="00311B2C" w:rsidRPr="00D75D21" w:rsidRDefault="00311B2C" w:rsidP="00A332A3">
            <w:pPr>
              <w:spacing w:after="0"/>
              <w:rPr>
                <w:color w:val="000000"/>
                <w:sz w:val="20"/>
              </w:rPr>
            </w:pPr>
            <w:r w:rsidRPr="00D75D21">
              <w:rPr>
                <w:color w:val="000000"/>
                <w:sz w:val="20"/>
              </w:rPr>
              <w:t>12</w:t>
            </w:r>
          </w:p>
        </w:tc>
        <w:tc>
          <w:tcPr>
            <w:tcW w:w="616" w:type="dxa"/>
            <w:tcBorders>
              <w:top w:val="nil"/>
              <w:left w:val="nil"/>
              <w:bottom w:val="nil"/>
              <w:right w:val="nil"/>
            </w:tcBorders>
            <w:shd w:val="clear" w:color="auto" w:fill="auto"/>
            <w:noWrap/>
            <w:vAlign w:val="center"/>
            <w:hideMark/>
            <w:tcPrChange w:id="1204" w:author="Ben.Williams" w:date="2020-10-30T14:20:00Z">
              <w:tcPr>
                <w:tcW w:w="619" w:type="dxa"/>
                <w:tcBorders>
                  <w:top w:val="nil"/>
                  <w:left w:val="nil"/>
                  <w:bottom w:val="nil"/>
                  <w:right w:val="nil"/>
                </w:tcBorders>
                <w:shd w:val="clear" w:color="auto" w:fill="auto"/>
                <w:noWrap/>
                <w:vAlign w:val="center"/>
                <w:hideMark/>
              </w:tcPr>
            </w:tcPrChange>
          </w:tcPr>
          <w:p w14:paraId="7871EF75" w14:textId="77777777" w:rsidR="00311B2C" w:rsidRPr="00250964" w:rsidRDefault="00311B2C" w:rsidP="00A332A3">
            <w:pPr>
              <w:spacing w:after="0"/>
              <w:jc w:val="center"/>
              <w:rPr>
                <w:color w:val="000000"/>
                <w:sz w:val="20"/>
              </w:rPr>
            </w:pPr>
            <w:r w:rsidRPr="00250964">
              <w:rPr>
                <w:color w:val="000000"/>
                <w:sz w:val="20"/>
              </w:rPr>
              <w:t>0.08</w:t>
            </w:r>
          </w:p>
        </w:tc>
        <w:tc>
          <w:tcPr>
            <w:tcW w:w="458" w:type="dxa"/>
            <w:tcBorders>
              <w:top w:val="nil"/>
              <w:left w:val="nil"/>
              <w:bottom w:val="nil"/>
              <w:right w:val="nil"/>
            </w:tcBorders>
            <w:shd w:val="clear" w:color="auto" w:fill="auto"/>
            <w:noWrap/>
            <w:vAlign w:val="center"/>
            <w:hideMark/>
            <w:tcPrChange w:id="1205" w:author="Ben.Williams" w:date="2020-10-30T14:20:00Z">
              <w:tcPr>
                <w:tcW w:w="619" w:type="dxa"/>
                <w:tcBorders>
                  <w:top w:val="nil"/>
                  <w:left w:val="nil"/>
                  <w:bottom w:val="nil"/>
                  <w:right w:val="nil"/>
                </w:tcBorders>
                <w:shd w:val="clear" w:color="auto" w:fill="auto"/>
                <w:noWrap/>
                <w:vAlign w:val="center"/>
                <w:hideMark/>
              </w:tcPr>
            </w:tcPrChange>
          </w:tcPr>
          <w:p w14:paraId="45FC4C32" w14:textId="77777777" w:rsidR="00311B2C" w:rsidRPr="00250964" w:rsidRDefault="00311B2C" w:rsidP="00A332A3">
            <w:pPr>
              <w:spacing w:after="0"/>
              <w:jc w:val="center"/>
              <w:rPr>
                <w:color w:val="000000"/>
                <w:sz w:val="20"/>
              </w:rPr>
            </w:pPr>
            <w:r w:rsidRPr="00250964">
              <w:rPr>
                <w:color w:val="000000"/>
                <w:sz w:val="20"/>
              </w:rPr>
              <w:t>0.2</w:t>
            </w:r>
          </w:p>
        </w:tc>
        <w:tc>
          <w:tcPr>
            <w:tcW w:w="616" w:type="dxa"/>
            <w:tcBorders>
              <w:top w:val="nil"/>
              <w:left w:val="nil"/>
              <w:bottom w:val="nil"/>
              <w:right w:val="nil"/>
            </w:tcBorders>
            <w:shd w:val="clear" w:color="auto" w:fill="auto"/>
            <w:noWrap/>
            <w:vAlign w:val="center"/>
            <w:hideMark/>
            <w:tcPrChange w:id="1206" w:author="Ben.Williams" w:date="2020-10-30T14:20:00Z">
              <w:tcPr>
                <w:tcW w:w="619" w:type="dxa"/>
                <w:tcBorders>
                  <w:top w:val="nil"/>
                  <w:left w:val="nil"/>
                  <w:bottom w:val="nil"/>
                  <w:right w:val="nil"/>
                </w:tcBorders>
                <w:shd w:val="clear" w:color="auto" w:fill="auto"/>
                <w:noWrap/>
                <w:vAlign w:val="center"/>
                <w:hideMark/>
              </w:tcPr>
            </w:tcPrChange>
          </w:tcPr>
          <w:p w14:paraId="7B03FB31" w14:textId="77777777" w:rsidR="00311B2C" w:rsidRPr="00250964" w:rsidRDefault="00311B2C" w:rsidP="00A332A3">
            <w:pPr>
              <w:spacing w:after="0"/>
              <w:jc w:val="center"/>
              <w:rPr>
                <w:color w:val="000000"/>
                <w:sz w:val="20"/>
              </w:rPr>
            </w:pPr>
            <w:r w:rsidRPr="00250964">
              <w:rPr>
                <w:color w:val="000000"/>
                <w:sz w:val="20"/>
              </w:rPr>
              <w:t>0.19</w:t>
            </w:r>
          </w:p>
        </w:tc>
        <w:tc>
          <w:tcPr>
            <w:tcW w:w="616" w:type="dxa"/>
            <w:tcBorders>
              <w:top w:val="nil"/>
              <w:left w:val="nil"/>
              <w:bottom w:val="nil"/>
              <w:right w:val="nil"/>
            </w:tcBorders>
            <w:shd w:val="clear" w:color="auto" w:fill="auto"/>
            <w:noWrap/>
            <w:vAlign w:val="center"/>
            <w:hideMark/>
            <w:tcPrChange w:id="1207" w:author="Ben.Williams" w:date="2020-10-30T14:20:00Z">
              <w:tcPr>
                <w:tcW w:w="619" w:type="dxa"/>
                <w:tcBorders>
                  <w:top w:val="nil"/>
                  <w:left w:val="nil"/>
                  <w:bottom w:val="nil"/>
                  <w:right w:val="nil"/>
                </w:tcBorders>
                <w:shd w:val="clear" w:color="auto" w:fill="auto"/>
                <w:noWrap/>
                <w:vAlign w:val="center"/>
                <w:hideMark/>
              </w:tcPr>
            </w:tcPrChange>
          </w:tcPr>
          <w:p w14:paraId="62C88F9E" w14:textId="77777777" w:rsidR="00311B2C" w:rsidRPr="00250964" w:rsidRDefault="00311B2C" w:rsidP="00A332A3">
            <w:pPr>
              <w:spacing w:after="0"/>
              <w:jc w:val="center"/>
              <w:rPr>
                <w:color w:val="000000"/>
                <w:sz w:val="20"/>
              </w:rPr>
            </w:pPr>
            <w:r w:rsidRPr="00250964">
              <w:rPr>
                <w:color w:val="000000"/>
                <w:sz w:val="20"/>
              </w:rPr>
              <w:t>0.13</w:t>
            </w:r>
          </w:p>
        </w:tc>
        <w:tc>
          <w:tcPr>
            <w:tcW w:w="616" w:type="dxa"/>
            <w:tcBorders>
              <w:top w:val="nil"/>
              <w:left w:val="nil"/>
              <w:bottom w:val="nil"/>
              <w:right w:val="nil"/>
            </w:tcBorders>
            <w:shd w:val="clear" w:color="auto" w:fill="auto"/>
            <w:noWrap/>
            <w:vAlign w:val="center"/>
            <w:hideMark/>
            <w:tcPrChange w:id="1208" w:author="Ben.Williams" w:date="2020-10-30T14:20:00Z">
              <w:tcPr>
                <w:tcW w:w="619" w:type="dxa"/>
                <w:tcBorders>
                  <w:top w:val="nil"/>
                  <w:left w:val="nil"/>
                  <w:bottom w:val="nil"/>
                  <w:right w:val="nil"/>
                </w:tcBorders>
                <w:shd w:val="clear" w:color="auto" w:fill="auto"/>
                <w:noWrap/>
                <w:vAlign w:val="center"/>
                <w:hideMark/>
              </w:tcPr>
            </w:tcPrChange>
          </w:tcPr>
          <w:p w14:paraId="433A9450" w14:textId="77777777" w:rsidR="00311B2C" w:rsidRPr="00250964" w:rsidRDefault="00311B2C" w:rsidP="00A332A3">
            <w:pPr>
              <w:spacing w:after="0"/>
              <w:jc w:val="center"/>
              <w:rPr>
                <w:color w:val="000000"/>
                <w:sz w:val="20"/>
              </w:rPr>
            </w:pPr>
            <w:r w:rsidRPr="00250964">
              <w:rPr>
                <w:color w:val="000000"/>
                <w:sz w:val="20"/>
              </w:rPr>
              <w:t>0.06</w:t>
            </w:r>
          </w:p>
        </w:tc>
        <w:tc>
          <w:tcPr>
            <w:tcW w:w="616" w:type="dxa"/>
            <w:tcBorders>
              <w:top w:val="nil"/>
              <w:left w:val="nil"/>
              <w:bottom w:val="nil"/>
              <w:right w:val="nil"/>
            </w:tcBorders>
            <w:shd w:val="clear" w:color="auto" w:fill="auto"/>
            <w:noWrap/>
            <w:vAlign w:val="center"/>
            <w:hideMark/>
            <w:tcPrChange w:id="1209" w:author="Ben.Williams" w:date="2020-10-30T14:20:00Z">
              <w:tcPr>
                <w:tcW w:w="619" w:type="dxa"/>
                <w:tcBorders>
                  <w:top w:val="nil"/>
                  <w:left w:val="nil"/>
                  <w:bottom w:val="nil"/>
                  <w:right w:val="nil"/>
                </w:tcBorders>
                <w:shd w:val="clear" w:color="auto" w:fill="auto"/>
                <w:noWrap/>
                <w:vAlign w:val="center"/>
                <w:hideMark/>
              </w:tcPr>
            </w:tcPrChange>
          </w:tcPr>
          <w:p w14:paraId="39589AD4" w14:textId="77777777" w:rsidR="00311B2C" w:rsidRPr="00250964" w:rsidRDefault="00311B2C" w:rsidP="00A332A3">
            <w:pPr>
              <w:spacing w:after="0"/>
              <w:jc w:val="center"/>
              <w:rPr>
                <w:color w:val="000000"/>
                <w:sz w:val="20"/>
              </w:rPr>
            </w:pPr>
            <w:r w:rsidRPr="00250964">
              <w:rPr>
                <w:color w:val="000000"/>
                <w:sz w:val="20"/>
              </w:rPr>
              <w:t>0.05</w:t>
            </w:r>
          </w:p>
        </w:tc>
        <w:tc>
          <w:tcPr>
            <w:tcW w:w="616" w:type="dxa"/>
            <w:tcBorders>
              <w:top w:val="nil"/>
              <w:left w:val="nil"/>
              <w:bottom w:val="nil"/>
              <w:right w:val="nil"/>
            </w:tcBorders>
            <w:shd w:val="clear" w:color="auto" w:fill="auto"/>
            <w:noWrap/>
            <w:vAlign w:val="center"/>
            <w:hideMark/>
            <w:tcPrChange w:id="1210" w:author="Ben.Williams" w:date="2020-10-30T14:20:00Z">
              <w:tcPr>
                <w:tcW w:w="619" w:type="dxa"/>
                <w:tcBorders>
                  <w:top w:val="nil"/>
                  <w:left w:val="nil"/>
                  <w:bottom w:val="nil"/>
                  <w:right w:val="nil"/>
                </w:tcBorders>
                <w:shd w:val="clear" w:color="auto" w:fill="auto"/>
                <w:noWrap/>
                <w:vAlign w:val="center"/>
                <w:hideMark/>
              </w:tcPr>
            </w:tcPrChange>
          </w:tcPr>
          <w:p w14:paraId="173881B9" w14:textId="77777777" w:rsidR="00311B2C" w:rsidRPr="00250964" w:rsidRDefault="00311B2C" w:rsidP="00A332A3">
            <w:pPr>
              <w:spacing w:after="0"/>
              <w:jc w:val="center"/>
              <w:rPr>
                <w:color w:val="000000"/>
                <w:sz w:val="20"/>
              </w:rPr>
            </w:pPr>
            <w:r w:rsidRPr="00250964">
              <w:rPr>
                <w:color w:val="000000"/>
                <w:sz w:val="20"/>
              </w:rPr>
              <w:t>0.07</w:t>
            </w:r>
          </w:p>
        </w:tc>
        <w:tc>
          <w:tcPr>
            <w:tcW w:w="616" w:type="dxa"/>
            <w:tcBorders>
              <w:top w:val="nil"/>
              <w:left w:val="nil"/>
              <w:bottom w:val="nil"/>
              <w:right w:val="nil"/>
            </w:tcBorders>
            <w:shd w:val="clear" w:color="auto" w:fill="auto"/>
            <w:noWrap/>
            <w:vAlign w:val="center"/>
            <w:hideMark/>
            <w:tcPrChange w:id="1211" w:author="Ben.Williams" w:date="2020-10-30T14:20:00Z">
              <w:tcPr>
                <w:tcW w:w="619" w:type="dxa"/>
                <w:tcBorders>
                  <w:top w:val="nil"/>
                  <w:left w:val="nil"/>
                  <w:bottom w:val="nil"/>
                  <w:right w:val="nil"/>
                </w:tcBorders>
                <w:shd w:val="clear" w:color="auto" w:fill="auto"/>
                <w:noWrap/>
                <w:vAlign w:val="center"/>
                <w:hideMark/>
              </w:tcPr>
            </w:tcPrChange>
          </w:tcPr>
          <w:p w14:paraId="6DD54D5A" w14:textId="77777777" w:rsidR="00311B2C" w:rsidRPr="00250964" w:rsidRDefault="00311B2C" w:rsidP="00A332A3">
            <w:pPr>
              <w:spacing w:after="0"/>
              <w:jc w:val="center"/>
              <w:rPr>
                <w:color w:val="000000"/>
                <w:sz w:val="20"/>
              </w:rPr>
            </w:pPr>
            <w:r w:rsidRPr="00250964">
              <w:rPr>
                <w:color w:val="000000"/>
                <w:sz w:val="20"/>
              </w:rPr>
              <w:t>0.07</w:t>
            </w:r>
          </w:p>
        </w:tc>
        <w:tc>
          <w:tcPr>
            <w:tcW w:w="616" w:type="dxa"/>
            <w:tcBorders>
              <w:top w:val="nil"/>
              <w:left w:val="nil"/>
              <w:bottom w:val="nil"/>
              <w:right w:val="nil"/>
            </w:tcBorders>
            <w:shd w:val="clear" w:color="auto" w:fill="auto"/>
            <w:noWrap/>
            <w:vAlign w:val="center"/>
            <w:hideMark/>
            <w:tcPrChange w:id="1212" w:author="Ben.Williams" w:date="2020-10-30T14:20:00Z">
              <w:tcPr>
                <w:tcW w:w="619" w:type="dxa"/>
                <w:tcBorders>
                  <w:top w:val="nil"/>
                  <w:left w:val="nil"/>
                  <w:bottom w:val="nil"/>
                  <w:right w:val="nil"/>
                </w:tcBorders>
                <w:shd w:val="clear" w:color="auto" w:fill="auto"/>
                <w:noWrap/>
                <w:vAlign w:val="center"/>
                <w:hideMark/>
              </w:tcPr>
            </w:tcPrChange>
          </w:tcPr>
          <w:p w14:paraId="2B0569E9" w14:textId="77777777" w:rsidR="00311B2C" w:rsidRPr="00250964" w:rsidRDefault="00311B2C" w:rsidP="00A332A3">
            <w:pPr>
              <w:spacing w:after="0"/>
              <w:jc w:val="center"/>
              <w:rPr>
                <w:color w:val="000000"/>
                <w:sz w:val="20"/>
              </w:rPr>
            </w:pPr>
            <w:r w:rsidRPr="00250964">
              <w:rPr>
                <w:color w:val="000000"/>
                <w:sz w:val="20"/>
              </w:rPr>
              <w:t>0.09</w:t>
            </w:r>
          </w:p>
        </w:tc>
        <w:tc>
          <w:tcPr>
            <w:tcW w:w="616" w:type="dxa"/>
            <w:tcBorders>
              <w:top w:val="nil"/>
              <w:left w:val="nil"/>
              <w:bottom w:val="nil"/>
              <w:right w:val="nil"/>
            </w:tcBorders>
            <w:shd w:val="clear" w:color="auto" w:fill="auto"/>
            <w:noWrap/>
            <w:vAlign w:val="center"/>
            <w:hideMark/>
            <w:tcPrChange w:id="1213" w:author="Ben.Williams" w:date="2020-10-30T14:20:00Z">
              <w:tcPr>
                <w:tcW w:w="619" w:type="dxa"/>
                <w:tcBorders>
                  <w:top w:val="nil"/>
                  <w:left w:val="nil"/>
                  <w:bottom w:val="nil"/>
                  <w:right w:val="nil"/>
                </w:tcBorders>
                <w:shd w:val="clear" w:color="auto" w:fill="auto"/>
                <w:noWrap/>
                <w:vAlign w:val="center"/>
                <w:hideMark/>
              </w:tcPr>
            </w:tcPrChange>
          </w:tcPr>
          <w:p w14:paraId="09BCDEFF" w14:textId="77777777" w:rsidR="00311B2C" w:rsidRPr="00250964" w:rsidRDefault="00311B2C" w:rsidP="00A332A3">
            <w:pPr>
              <w:spacing w:after="0"/>
              <w:jc w:val="center"/>
              <w:rPr>
                <w:color w:val="000000"/>
                <w:sz w:val="20"/>
              </w:rPr>
            </w:pPr>
            <w:r w:rsidRPr="00250964">
              <w:rPr>
                <w:color w:val="000000"/>
                <w:sz w:val="20"/>
              </w:rPr>
              <w:t>0.05</w:t>
            </w:r>
          </w:p>
        </w:tc>
        <w:tc>
          <w:tcPr>
            <w:tcW w:w="616" w:type="dxa"/>
            <w:tcBorders>
              <w:top w:val="nil"/>
              <w:left w:val="nil"/>
              <w:bottom w:val="nil"/>
              <w:right w:val="nil"/>
            </w:tcBorders>
            <w:shd w:val="clear" w:color="auto" w:fill="auto"/>
            <w:noWrap/>
            <w:vAlign w:val="center"/>
            <w:hideMark/>
            <w:tcPrChange w:id="1214" w:author="Ben.Williams" w:date="2020-10-30T14:20:00Z">
              <w:tcPr>
                <w:tcW w:w="619" w:type="dxa"/>
                <w:tcBorders>
                  <w:top w:val="nil"/>
                  <w:left w:val="nil"/>
                  <w:bottom w:val="nil"/>
                  <w:right w:val="nil"/>
                </w:tcBorders>
                <w:shd w:val="clear" w:color="auto" w:fill="auto"/>
                <w:noWrap/>
                <w:vAlign w:val="center"/>
                <w:hideMark/>
              </w:tcPr>
            </w:tcPrChange>
          </w:tcPr>
          <w:p w14:paraId="2DC39DD3" w14:textId="77777777" w:rsidR="00311B2C" w:rsidRPr="00250964" w:rsidRDefault="00311B2C" w:rsidP="00A332A3">
            <w:pPr>
              <w:spacing w:after="0"/>
              <w:jc w:val="center"/>
              <w:rPr>
                <w:color w:val="000000"/>
                <w:sz w:val="20"/>
              </w:rPr>
            </w:pPr>
            <w:r w:rsidRPr="00250964">
              <w:rPr>
                <w:color w:val="000000"/>
                <w:sz w:val="20"/>
              </w:rPr>
              <w:t>0.12</w:t>
            </w:r>
          </w:p>
        </w:tc>
        <w:tc>
          <w:tcPr>
            <w:tcW w:w="674" w:type="dxa"/>
            <w:tcBorders>
              <w:top w:val="nil"/>
              <w:left w:val="nil"/>
              <w:bottom w:val="nil"/>
              <w:right w:val="nil"/>
            </w:tcBorders>
            <w:shd w:val="clear" w:color="auto" w:fill="auto"/>
            <w:noWrap/>
            <w:vAlign w:val="center"/>
            <w:hideMark/>
            <w:tcPrChange w:id="1215" w:author="Ben.Williams" w:date="2020-10-30T14:20:00Z">
              <w:tcPr>
                <w:tcW w:w="619" w:type="dxa"/>
                <w:tcBorders>
                  <w:top w:val="nil"/>
                  <w:left w:val="nil"/>
                  <w:bottom w:val="nil"/>
                  <w:right w:val="nil"/>
                </w:tcBorders>
                <w:shd w:val="clear" w:color="auto" w:fill="auto"/>
                <w:noWrap/>
                <w:vAlign w:val="center"/>
                <w:hideMark/>
              </w:tcPr>
            </w:tcPrChange>
          </w:tcPr>
          <w:p w14:paraId="448A828A" w14:textId="77777777" w:rsidR="00311B2C" w:rsidRPr="00250964" w:rsidRDefault="00311B2C" w:rsidP="00A332A3">
            <w:pPr>
              <w:spacing w:after="0"/>
              <w:jc w:val="center"/>
              <w:rPr>
                <w:color w:val="000000"/>
                <w:sz w:val="20"/>
              </w:rPr>
            </w:pPr>
            <w:r w:rsidRPr="00250964">
              <w:rPr>
                <w:color w:val="000000"/>
                <w:sz w:val="20"/>
              </w:rPr>
              <w:t>0.12</w:t>
            </w:r>
          </w:p>
        </w:tc>
        <w:tc>
          <w:tcPr>
            <w:tcW w:w="616" w:type="dxa"/>
            <w:tcBorders>
              <w:top w:val="nil"/>
              <w:left w:val="nil"/>
              <w:bottom w:val="nil"/>
              <w:right w:val="nil"/>
            </w:tcBorders>
            <w:shd w:val="clear" w:color="auto" w:fill="auto"/>
            <w:noWrap/>
            <w:vAlign w:val="center"/>
            <w:hideMark/>
            <w:tcPrChange w:id="1216" w:author="Ben.Williams" w:date="2020-10-30T14:20:00Z">
              <w:tcPr>
                <w:tcW w:w="619" w:type="dxa"/>
                <w:tcBorders>
                  <w:top w:val="nil"/>
                  <w:left w:val="nil"/>
                  <w:bottom w:val="nil"/>
                  <w:right w:val="nil"/>
                </w:tcBorders>
                <w:shd w:val="clear" w:color="auto" w:fill="auto"/>
                <w:noWrap/>
                <w:vAlign w:val="center"/>
                <w:hideMark/>
              </w:tcPr>
            </w:tcPrChange>
          </w:tcPr>
          <w:p w14:paraId="10BECEA3" w14:textId="77777777" w:rsidR="00311B2C" w:rsidRPr="00250964" w:rsidRDefault="00311B2C" w:rsidP="00A332A3">
            <w:pPr>
              <w:spacing w:after="0"/>
              <w:jc w:val="center"/>
              <w:rPr>
                <w:color w:val="000000"/>
                <w:sz w:val="20"/>
              </w:rPr>
            </w:pPr>
            <w:r w:rsidRPr="00250964">
              <w:rPr>
                <w:color w:val="000000"/>
                <w:sz w:val="20"/>
              </w:rPr>
              <w:t>0.1</w:t>
            </w:r>
          </w:p>
        </w:tc>
        <w:tc>
          <w:tcPr>
            <w:tcW w:w="666" w:type="dxa"/>
            <w:tcBorders>
              <w:top w:val="nil"/>
              <w:left w:val="nil"/>
              <w:bottom w:val="nil"/>
              <w:right w:val="nil"/>
            </w:tcBorders>
            <w:shd w:val="clear" w:color="auto" w:fill="auto"/>
            <w:noWrap/>
            <w:vAlign w:val="center"/>
            <w:hideMark/>
            <w:tcPrChange w:id="1217" w:author="Ben.Williams" w:date="2020-10-30T14:20:00Z">
              <w:tcPr>
                <w:tcW w:w="619" w:type="dxa"/>
                <w:tcBorders>
                  <w:top w:val="nil"/>
                  <w:left w:val="nil"/>
                  <w:bottom w:val="nil"/>
                  <w:right w:val="nil"/>
                </w:tcBorders>
                <w:shd w:val="clear" w:color="auto" w:fill="auto"/>
                <w:noWrap/>
                <w:vAlign w:val="center"/>
                <w:hideMark/>
              </w:tcPr>
            </w:tcPrChange>
          </w:tcPr>
          <w:p w14:paraId="030A0947" w14:textId="77777777" w:rsidR="00311B2C" w:rsidRPr="00250964" w:rsidRDefault="00311B2C" w:rsidP="00A332A3">
            <w:pPr>
              <w:spacing w:after="0"/>
              <w:jc w:val="center"/>
              <w:rPr>
                <w:color w:val="000000"/>
                <w:sz w:val="20"/>
              </w:rPr>
            </w:pPr>
            <w:r w:rsidRPr="00250964">
              <w:rPr>
                <w:color w:val="000000"/>
                <w:sz w:val="20"/>
              </w:rPr>
              <w:t>0.06</w:t>
            </w:r>
          </w:p>
        </w:tc>
        <w:tc>
          <w:tcPr>
            <w:tcW w:w="666" w:type="dxa"/>
            <w:tcBorders>
              <w:top w:val="nil"/>
              <w:left w:val="nil"/>
              <w:bottom w:val="nil"/>
              <w:right w:val="nil"/>
            </w:tcBorders>
            <w:vAlign w:val="center"/>
            <w:tcPrChange w:id="1218" w:author="Ben.Williams" w:date="2020-10-30T14:20:00Z">
              <w:tcPr>
                <w:tcW w:w="619" w:type="dxa"/>
                <w:tcBorders>
                  <w:top w:val="nil"/>
                  <w:left w:val="nil"/>
                  <w:bottom w:val="nil"/>
                  <w:right w:val="nil"/>
                </w:tcBorders>
                <w:vAlign w:val="center"/>
              </w:tcPr>
            </w:tcPrChange>
          </w:tcPr>
          <w:p w14:paraId="331295E7" w14:textId="77777777" w:rsidR="00311B2C" w:rsidRPr="00250964" w:rsidRDefault="00311B2C" w:rsidP="00A332A3">
            <w:pPr>
              <w:spacing w:after="0"/>
              <w:jc w:val="center"/>
              <w:rPr>
                <w:color w:val="000000"/>
                <w:sz w:val="20"/>
              </w:rPr>
            </w:pPr>
            <w:r w:rsidRPr="00250964">
              <w:rPr>
                <w:color w:val="000000"/>
                <w:sz w:val="20"/>
              </w:rPr>
              <w:t>0.05</w:t>
            </w:r>
          </w:p>
        </w:tc>
      </w:tr>
      <w:tr w:rsidR="00311B2C" w:rsidRPr="00D75D21" w14:paraId="3015FD0D" w14:textId="77777777" w:rsidTr="00E777C3">
        <w:trPr>
          <w:trHeight w:val="285"/>
          <w:trPrChange w:id="1219" w:author="Ben.Williams" w:date="2020-10-30T14:20:00Z">
            <w:trPr>
              <w:trHeight w:val="285"/>
            </w:trPr>
          </w:trPrChange>
        </w:trPr>
        <w:tc>
          <w:tcPr>
            <w:tcW w:w="816" w:type="dxa"/>
            <w:tcBorders>
              <w:top w:val="nil"/>
              <w:left w:val="nil"/>
              <w:bottom w:val="nil"/>
              <w:right w:val="nil"/>
            </w:tcBorders>
            <w:shd w:val="clear" w:color="auto" w:fill="auto"/>
            <w:noWrap/>
            <w:hideMark/>
            <w:tcPrChange w:id="1220" w:author="Ben.Williams" w:date="2020-10-30T14:20:00Z">
              <w:tcPr>
                <w:tcW w:w="752" w:type="dxa"/>
                <w:tcBorders>
                  <w:top w:val="nil"/>
                  <w:left w:val="nil"/>
                  <w:bottom w:val="nil"/>
                  <w:right w:val="nil"/>
                </w:tcBorders>
                <w:shd w:val="clear" w:color="auto" w:fill="auto"/>
                <w:noWrap/>
                <w:hideMark/>
              </w:tcPr>
            </w:tcPrChange>
          </w:tcPr>
          <w:p w14:paraId="7FEA1E58" w14:textId="77777777" w:rsidR="00311B2C" w:rsidRPr="00D75D21" w:rsidRDefault="00311B2C" w:rsidP="00A332A3">
            <w:pPr>
              <w:spacing w:after="0"/>
              <w:rPr>
                <w:color w:val="000000"/>
                <w:sz w:val="20"/>
              </w:rPr>
            </w:pPr>
            <w:r w:rsidRPr="00D75D21">
              <w:rPr>
                <w:color w:val="000000"/>
                <w:sz w:val="20"/>
              </w:rPr>
              <w:t>13</w:t>
            </w:r>
          </w:p>
        </w:tc>
        <w:tc>
          <w:tcPr>
            <w:tcW w:w="616" w:type="dxa"/>
            <w:tcBorders>
              <w:top w:val="nil"/>
              <w:left w:val="nil"/>
              <w:bottom w:val="nil"/>
              <w:right w:val="nil"/>
            </w:tcBorders>
            <w:shd w:val="clear" w:color="auto" w:fill="auto"/>
            <w:noWrap/>
            <w:vAlign w:val="center"/>
            <w:hideMark/>
            <w:tcPrChange w:id="1221" w:author="Ben.Williams" w:date="2020-10-30T14:20:00Z">
              <w:tcPr>
                <w:tcW w:w="619" w:type="dxa"/>
                <w:tcBorders>
                  <w:top w:val="nil"/>
                  <w:left w:val="nil"/>
                  <w:bottom w:val="nil"/>
                  <w:right w:val="nil"/>
                </w:tcBorders>
                <w:shd w:val="clear" w:color="auto" w:fill="auto"/>
                <w:noWrap/>
                <w:vAlign w:val="center"/>
                <w:hideMark/>
              </w:tcPr>
            </w:tcPrChange>
          </w:tcPr>
          <w:p w14:paraId="539B0815" w14:textId="77777777" w:rsidR="00311B2C" w:rsidRPr="00250964" w:rsidRDefault="00311B2C" w:rsidP="00A332A3">
            <w:pPr>
              <w:spacing w:after="0"/>
              <w:jc w:val="center"/>
              <w:rPr>
                <w:color w:val="000000"/>
                <w:sz w:val="20"/>
              </w:rPr>
            </w:pPr>
            <w:r w:rsidRPr="00250964">
              <w:rPr>
                <w:color w:val="000000"/>
                <w:sz w:val="20"/>
              </w:rPr>
              <w:t>0.06</w:t>
            </w:r>
          </w:p>
        </w:tc>
        <w:tc>
          <w:tcPr>
            <w:tcW w:w="458" w:type="dxa"/>
            <w:tcBorders>
              <w:top w:val="nil"/>
              <w:left w:val="nil"/>
              <w:bottom w:val="nil"/>
              <w:right w:val="nil"/>
            </w:tcBorders>
            <w:shd w:val="clear" w:color="auto" w:fill="auto"/>
            <w:noWrap/>
            <w:vAlign w:val="center"/>
            <w:hideMark/>
            <w:tcPrChange w:id="1222" w:author="Ben.Williams" w:date="2020-10-30T14:20:00Z">
              <w:tcPr>
                <w:tcW w:w="619" w:type="dxa"/>
                <w:tcBorders>
                  <w:top w:val="nil"/>
                  <w:left w:val="nil"/>
                  <w:bottom w:val="nil"/>
                  <w:right w:val="nil"/>
                </w:tcBorders>
                <w:shd w:val="clear" w:color="auto" w:fill="auto"/>
                <w:noWrap/>
                <w:vAlign w:val="center"/>
                <w:hideMark/>
              </w:tcPr>
            </w:tcPrChange>
          </w:tcPr>
          <w:p w14:paraId="7D92000A" w14:textId="77777777" w:rsidR="00311B2C" w:rsidRPr="00250964" w:rsidRDefault="00311B2C" w:rsidP="00A332A3">
            <w:pPr>
              <w:spacing w:after="0"/>
              <w:jc w:val="center"/>
              <w:rPr>
                <w:color w:val="000000"/>
                <w:sz w:val="20"/>
              </w:rPr>
            </w:pPr>
            <w:r w:rsidRPr="00250964">
              <w:rPr>
                <w:color w:val="000000"/>
                <w:sz w:val="20"/>
              </w:rPr>
              <w:t>0.12</w:t>
            </w:r>
          </w:p>
        </w:tc>
        <w:tc>
          <w:tcPr>
            <w:tcW w:w="616" w:type="dxa"/>
            <w:tcBorders>
              <w:top w:val="nil"/>
              <w:left w:val="nil"/>
              <w:bottom w:val="nil"/>
              <w:right w:val="nil"/>
            </w:tcBorders>
            <w:shd w:val="clear" w:color="auto" w:fill="auto"/>
            <w:noWrap/>
            <w:vAlign w:val="center"/>
            <w:hideMark/>
            <w:tcPrChange w:id="1223" w:author="Ben.Williams" w:date="2020-10-30T14:20:00Z">
              <w:tcPr>
                <w:tcW w:w="619" w:type="dxa"/>
                <w:tcBorders>
                  <w:top w:val="nil"/>
                  <w:left w:val="nil"/>
                  <w:bottom w:val="nil"/>
                  <w:right w:val="nil"/>
                </w:tcBorders>
                <w:shd w:val="clear" w:color="auto" w:fill="auto"/>
                <w:noWrap/>
                <w:vAlign w:val="center"/>
                <w:hideMark/>
              </w:tcPr>
            </w:tcPrChange>
          </w:tcPr>
          <w:p w14:paraId="65188DD8" w14:textId="77777777" w:rsidR="00311B2C" w:rsidRPr="00250964" w:rsidRDefault="00311B2C" w:rsidP="00A332A3">
            <w:pPr>
              <w:spacing w:after="0"/>
              <w:jc w:val="center"/>
              <w:rPr>
                <w:color w:val="000000"/>
                <w:sz w:val="20"/>
              </w:rPr>
            </w:pPr>
            <w:r w:rsidRPr="00250964">
              <w:rPr>
                <w:color w:val="000000"/>
                <w:sz w:val="20"/>
              </w:rPr>
              <w:t>0.13</w:t>
            </w:r>
          </w:p>
        </w:tc>
        <w:tc>
          <w:tcPr>
            <w:tcW w:w="616" w:type="dxa"/>
            <w:tcBorders>
              <w:top w:val="nil"/>
              <w:left w:val="nil"/>
              <w:bottom w:val="nil"/>
              <w:right w:val="nil"/>
            </w:tcBorders>
            <w:shd w:val="clear" w:color="auto" w:fill="auto"/>
            <w:noWrap/>
            <w:vAlign w:val="center"/>
            <w:hideMark/>
            <w:tcPrChange w:id="1224" w:author="Ben.Williams" w:date="2020-10-30T14:20:00Z">
              <w:tcPr>
                <w:tcW w:w="619" w:type="dxa"/>
                <w:tcBorders>
                  <w:top w:val="nil"/>
                  <w:left w:val="nil"/>
                  <w:bottom w:val="nil"/>
                  <w:right w:val="nil"/>
                </w:tcBorders>
                <w:shd w:val="clear" w:color="auto" w:fill="auto"/>
                <w:noWrap/>
                <w:vAlign w:val="center"/>
                <w:hideMark/>
              </w:tcPr>
            </w:tcPrChange>
          </w:tcPr>
          <w:p w14:paraId="7A068E60" w14:textId="77777777" w:rsidR="00311B2C" w:rsidRPr="00250964" w:rsidRDefault="00311B2C" w:rsidP="00A332A3">
            <w:pPr>
              <w:spacing w:after="0"/>
              <w:jc w:val="center"/>
              <w:rPr>
                <w:color w:val="000000"/>
                <w:sz w:val="20"/>
              </w:rPr>
            </w:pPr>
            <w:r w:rsidRPr="00250964">
              <w:rPr>
                <w:color w:val="000000"/>
                <w:sz w:val="20"/>
              </w:rPr>
              <w:t>0.13</w:t>
            </w:r>
          </w:p>
        </w:tc>
        <w:tc>
          <w:tcPr>
            <w:tcW w:w="616" w:type="dxa"/>
            <w:tcBorders>
              <w:top w:val="nil"/>
              <w:left w:val="nil"/>
              <w:bottom w:val="nil"/>
              <w:right w:val="nil"/>
            </w:tcBorders>
            <w:shd w:val="clear" w:color="auto" w:fill="auto"/>
            <w:noWrap/>
            <w:vAlign w:val="center"/>
            <w:hideMark/>
            <w:tcPrChange w:id="1225" w:author="Ben.Williams" w:date="2020-10-30T14:20:00Z">
              <w:tcPr>
                <w:tcW w:w="619" w:type="dxa"/>
                <w:tcBorders>
                  <w:top w:val="nil"/>
                  <w:left w:val="nil"/>
                  <w:bottom w:val="nil"/>
                  <w:right w:val="nil"/>
                </w:tcBorders>
                <w:shd w:val="clear" w:color="auto" w:fill="auto"/>
                <w:noWrap/>
                <w:vAlign w:val="center"/>
                <w:hideMark/>
              </w:tcPr>
            </w:tcPrChange>
          </w:tcPr>
          <w:p w14:paraId="68910331" w14:textId="77777777" w:rsidR="00311B2C" w:rsidRPr="00250964" w:rsidRDefault="00311B2C" w:rsidP="00A332A3">
            <w:pPr>
              <w:spacing w:after="0"/>
              <w:jc w:val="center"/>
              <w:rPr>
                <w:color w:val="000000"/>
                <w:sz w:val="20"/>
              </w:rPr>
            </w:pPr>
            <w:r w:rsidRPr="00250964">
              <w:rPr>
                <w:color w:val="000000"/>
                <w:sz w:val="20"/>
              </w:rPr>
              <w:t>0.13</w:t>
            </w:r>
          </w:p>
        </w:tc>
        <w:tc>
          <w:tcPr>
            <w:tcW w:w="616" w:type="dxa"/>
            <w:tcBorders>
              <w:top w:val="nil"/>
              <w:left w:val="nil"/>
              <w:bottom w:val="nil"/>
              <w:right w:val="nil"/>
            </w:tcBorders>
            <w:shd w:val="clear" w:color="auto" w:fill="auto"/>
            <w:noWrap/>
            <w:vAlign w:val="center"/>
            <w:hideMark/>
            <w:tcPrChange w:id="1226" w:author="Ben.Williams" w:date="2020-10-30T14:20:00Z">
              <w:tcPr>
                <w:tcW w:w="619" w:type="dxa"/>
                <w:tcBorders>
                  <w:top w:val="nil"/>
                  <w:left w:val="nil"/>
                  <w:bottom w:val="nil"/>
                  <w:right w:val="nil"/>
                </w:tcBorders>
                <w:shd w:val="clear" w:color="auto" w:fill="auto"/>
                <w:noWrap/>
                <w:vAlign w:val="center"/>
                <w:hideMark/>
              </w:tcPr>
            </w:tcPrChange>
          </w:tcPr>
          <w:p w14:paraId="1E3454A1" w14:textId="77777777" w:rsidR="00311B2C" w:rsidRPr="00250964" w:rsidRDefault="00311B2C" w:rsidP="00A332A3">
            <w:pPr>
              <w:spacing w:after="0"/>
              <w:jc w:val="center"/>
              <w:rPr>
                <w:color w:val="000000"/>
                <w:sz w:val="20"/>
              </w:rPr>
            </w:pPr>
            <w:r w:rsidRPr="00250964">
              <w:rPr>
                <w:color w:val="000000"/>
                <w:sz w:val="20"/>
              </w:rPr>
              <w:t>0.07</w:t>
            </w:r>
          </w:p>
        </w:tc>
        <w:tc>
          <w:tcPr>
            <w:tcW w:w="616" w:type="dxa"/>
            <w:tcBorders>
              <w:top w:val="nil"/>
              <w:left w:val="nil"/>
              <w:bottom w:val="nil"/>
              <w:right w:val="nil"/>
            </w:tcBorders>
            <w:shd w:val="clear" w:color="auto" w:fill="auto"/>
            <w:noWrap/>
            <w:vAlign w:val="center"/>
            <w:hideMark/>
            <w:tcPrChange w:id="1227" w:author="Ben.Williams" w:date="2020-10-30T14:20:00Z">
              <w:tcPr>
                <w:tcW w:w="619" w:type="dxa"/>
                <w:tcBorders>
                  <w:top w:val="nil"/>
                  <w:left w:val="nil"/>
                  <w:bottom w:val="nil"/>
                  <w:right w:val="nil"/>
                </w:tcBorders>
                <w:shd w:val="clear" w:color="auto" w:fill="auto"/>
                <w:noWrap/>
                <w:vAlign w:val="center"/>
                <w:hideMark/>
              </w:tcPr>
            </w:tcPrChange>
          </w:tcPr>
          <w:p w14:paraId="589F788F" w14:textId="77777777" w:rsidR="00311B2C" w:rsidRPr="00250964" w:rsidRDefault="00311B2C" w:rsidP="00A332A3">
            <w:pPr>
              <w:spacing w:after="0"/>
              <w:jc w:val="center"/>
              <w:rPr>
                <w:color w:val="000000"/>
                <w:sz w:val="20"/>
              </w:rPr>
            </w:pPr>
            <w:r w:rsidRPr="00250964">
              <w:rPr>
                <w:color w:val="000000"/>
                <w:sz w:val="20"/>
              </w:rPr>
              <w:t>0.07</w:t>
            </w:r>
          </w:p>
        </w:tc>
        <w:tc>
          <w:tcPr>
            <w:tcW w:w="616" w:type="dxa"/>
            <w:tcBorders>
              <w:top w:val="nil"/>
              <w:left w:val="nil"/>
              <w:bottom w:val="nil"/>
              <w:right w:val="nil"/>
            </w:tcBorders>
            <w:shd w:val="clear" w:color="auto" w:fill="auto"/>
            <w:noWrap/>
            <w:vAlign w:val="center"/>
            <w:hideMark/>
            <w:tcPrChange w:id="1228" w:author="Ben.Williams" w:date="2020-10-30T14:20:00Z">
              <w:tcPr>
                <w:tcW w:w="619" w:type="dxa"/>
                <w:tcBorders>
                  <w:top w:val="nil"/>
                  <w:left w:val="nil"/>
                  <w:bottom w:val="nil"/>
                  <w:right w:val="nil"/>
                </w:tcBorders>
                <w:shd w:val="clear" w:color="auto" w:fill="auto"/>
                <w:noWrap/>
                <w:vAlign w:val="center"/>
                <w:hideMark/>
              </w:tcPr>
            </w:tcPrChange>
          </w:tcPr>
          <w:p w14:paraId="78E0D824" w14:textId="77777777" w:rsidR="00311B2C" w:rsidRPr="00250964" w:rsidRDefault="00311B2C" w:rsidP="00A332A3">
            <w:pPr>
              <w:spacing w:after="0"/>
              <w:jc w:val="center"/>
              <w:rPr>
                <w:color w:val="000000"/>
                <w:sz w:val="20"/>
              </w:rPr>
            </w:pPr>
            <w:r w:rsidRPr="00250964">
              <w:rPr>
                <w:color w:val="000000"/>
                <w:sz w:val="20"/>
              </w:rPr>
              <w:t>0.05</w:t>
            </w:r>
          </w:p>
        </w:tc>
        <w:tc>
          <w:tcPr>
            <w:tcW w:w="616" w:type="dxa"/>
            <w:tcBorders>
              <w:top w:val="nil"/>
              <w:left w:val="nil"/>
              <w:bottom w:val="nil"/>
              <w:right w:val="nil"/>
            </w:tcBorders>
            <w:shd w:val="clear" w:color="auto" w:fill="auto"/>
            <w:noWrap/>
            <w:vAlign w:val="center"/>
            <w:hideMark/>
            <w:tcPrChange w:id="1229" w:author="Ben.Williams" w:date="2020-10-30T14:20:00Z">
              <w:tcPr>
                <w:tcW w:w="619" w:type="dxa"/>
                <w:tcBorders>
                  <w:top w:val="nil"/>
                  <w:left w:val="nil"/>
                  <w:bottom w:val="nil"/>
                  <w:right w:val="nil"/>
                </w:tcBorders>
                <w:shd w:val="clear" w:color="auto" w:fill="auto"/>
                <w:noWrap/>
                <w:vAlign w:val="center"/>
                <w:hideMark/>
              </w:tcPr>
            </w:tcPrChange>
          </w:tcPr>
          <w:p w14:paraId="64D0E73E" w14:textId="77777777" w:rsidR="00311B2C" w:rsidRPr="00250964" w:rsidRDefault="00311B2C" w:rsidP="00A332A3">
            <w:pPr>
              <w:spacing w:after="0"/>
              <w:jc w:val="center"/>
              <w:rPr>
                <w:color w:val="000000"/>
                <w:sz w:val="20"/>
              </w:rPr>
            </w:pPr>
            <w:r w:rsidRPr="00250964">
              <w:rPr>
                <w:color w:val="000000"/>
                <w:sz w:val="20"/>
              </w:rPr>
              <w:t>0.06</w:t>
            </w:r>
          </w:p>
        </w:tc>
        <w:tc>
          <w:tcPr>
            <w:tcW w:w="616" w:type="dxa"/>
            <w:tcBorders>
              <w:top w:val="nil"/>
              <w:left w:val="nil"/>
              <w:bottom w:val="nil"/>
              <w:right w:val="nil"/>
            </w:tcBorders>
            <w:shd w:val="clear" w:color="auto" w:fill="auto"/>
            <w:noWrap/>
            <w:vAlign w:val="center"/>
            <w:hideMark/>
            <w:tcPrChange w:id="1230" w:author="Ben.Williams" w:date="2020-10-30T14:20:00Z">
              <w:tcPr>
                <w:tcW w:w="619" w:type="dxa"/>
                <w:tcBorders>
                  <w:top w:val="nil"/>
                  <w:left w:val="nil"/>
                  <w:bottom w:val="nil"/>
                  <w:right w:val="nil"/>
                </w:tcBorders>
                <w:shd w:val="clear" w:color="auto" w:fill="auto"/>
                <w:noWrap/>
                <w:vAlign w:val="center"/>
                <w:hideMark/>
              </w:tcPr>
            </w:tcPrChange>
          </w:tcPr>
          <w:p w14:paraId="3D4433A1" w14:textId="77777777" w:rsidR="00311B2C" w:rsidRPr="00250964" w:rsidRDefault="00311B2C" w:rsidP="00A332A3">
            <w:pPr>
              <w:spacing w:after="0"/>
              <w:jc w:val="center"/>
              <w:rPr>
                <w:color w:val="000000"/>
                <w:sz w:val="20"/>
              </w:rPr>
            </w:pPr>
            <w:r w:rsidRPr="00250964">
              <w:rPr>
                <w:color w:val="000000"/>
                <w:sz w:val="20"/>
              </w:rPr>
              <w:t>0.09</w:t>
            </w:r>
          </w:p>
        </w:tc>
        <w:tc>
          <w:tcPr>
            <w:tcW w:w="616" w:type="dxa"/>
            <w:tcBorders>
              <w:top w:val="nil"/>
              <w:left w:val="nil"/>
              <w:bottom w:val="nil"/>
              <w:right w:val="nil"/>
            </w:tcBorders>
            <w:shd w:val="clear" w:color="auto" w:fill="auto"/>
            <w:noWrap/>
            <w:vAlign w:val="center"/>
            <w:hideMark/>
            <w:tcPrChange w:id="1231" w:author="Ben.Williams" w:date="2020-10-30T14:20:00Z">
              <w:tcPr>
                <w:tcW w:w="619" w:type="dxa"/>
                <w:tcBorders>
                  <w:top w:val="nil"/>
                  <w:left w:val="nil"/>
                  <w:bottom w:val="nil"/>
                  <w:right w:val="nil"/>
                </w:tcBorders>
                <w:shd w:val="clear" w:color="auto" w:fill="auto"/>
                <w:noWrap/>
                <w:vAlign w:val="center"/>
                <w:hideMark/>
              </w:tcPr>
            </w:tcPrChange>
          </w:tcPr>
          <w:p w14:paraId="7C7D75DC" w14:textId="77777777" w:rsidR="00311B2C" w:rsidRPr="00250964" w:rsidRDefault="00311B2C" w:rsidP="00A332A3">
            <w:pPr>
              <w:spacing w:after="0"/>
              <w:jc w:val="center"/>
              <w:rPr>
                <w:color w:val="000000"/>
                <w:sz w:val="20"/>
              </w:rPr>
            </w:pPr>
            <w:r w:rsidRPr="00250964">
              <w:rPr>
                <w:color w:val="000000"/>
                <w:sz w:val="20"/>
              </w:rPr>
              <w:t>0.07</w:t>
            </w:r>
          </w:p>
        </w:tc>
        <w:tc>
          <w:tcPr>
            <w:tcW w:w="674" w:type="dxa"/>
            <w:tcBorders>
              <w:top w:val="nil"/>
              <w:left w:val="nil"/>
              <w:bottom w:val="nil"/>
              <w:right w:val="nil"/>
            </w:tcBorders>
            <w:shd w:val="clear" w:color="auto" w:fill="auto"/>
            <w:noWrap/>
            <w:vAlign w:val="center"/>
            <w:hideMark/>
            <w:tcPrChange w:id="1232" w:author="Ben.Williams" w:date="2020-10-30T14:20:00Z">
              <w:tcPr>
                <w:tcW w:w="619" w:type="dxa"/>
                <w:tcBorders>
                  <w:top w:val="nil"/>
                  <w:left w:val="nil"/>
                  <w:bottom w:val="nil"/>
                  <w:right w:val="nil"/>
                </w:tcBorders>
                <w:shd w:val="clear" w:color="auto" w:fill="auto"/>
                <w:noWrap/>
                <w:vAlign w:val="center"/>
                <w:hideMark/>
              </w:tcPr>
            </w:tcPrChange>
          </w:tcPr>
          <w:p w14:paraId="741F78F9" w14:textId="77777777" w:rsidR="00311B2C" w:rsidRPr="00250964" w:rsidRDefault="00311B2C" w:rsidP="00A332A3">
            <w:pPr>
              <w:spacing w:after="0"/>
              <w:jc w:val="center"/>
              <w:rPr>
                <w:color w:val="000000"/>
                <w:sz w:val="20"/>
              </w:rPr>
            </w:pPr>
            <w:r w:rsidRPr="00250964">
              <w:rPr>
                <w:color w:val="000000"/>
                <w:sz w:val="20"/>
              </w:rPr>
              <w:t>0.09</w:t>
            </w:r>
          </w:p>
        </w:tc>
        <w:tc>
          <w:tcPr>
            <w:tcW w:w="616" w:type="dxa"/>
            <w:tcBorders>
              <w:top w:val="nil"/>
              <w:left w:val="nil"/>
              <w:bottom w:val="nil"/>
              <w:right w:val="nil"/>
            </w:tcBorders>
            <w:shd w:val="clear" w:color="auto" w:fill="auto"/>
            <w:noWrap/>
            <w:vAlign w:val="center"/>
            <w:hideMark/>
            <w:tcPrChange w:id="1233" w:author="Ben.Williams" w:date="2020-10-30T14:20:00Z">
              <w:tcPr>
                <w:tcW w:w="619" w:type="dxa"/>
                <w:tcBorders>
                  <w:top w:val="nil"/>
                  <w:left w:val="nil"/>
                  <w:bottom w:val="nil"/>
                  <w:right w:val="nil"/>
                </w:tcBorders>
                <w:shd w:val="clear" w:color="auto" w:fill="auto"/>
                <w:noWrap/>
                <w:vAlign w:val="center"/>
                <w:hideMark/>
              </w:tcPr>
            </w:tcPrChange>
          </w:tcPr>
          <w:p w14:paraId="7670D2A1" w14:textId="77777777" w:rsidR="00311B2C" w:rsidRPr="00250964" w:rsidRDefault="00311B2C" w:rsidP="00A332A3">
            <w:pPr>
              <w:spacing w:after="0"/>
              <w:jc w:val="center"/>
              <w:rPr>
                <w:color w:val="000000"/>
                <w:sz w:val="20"/>
              </w:rPr>
            </w:pPr>
            <w:r w:rsidRPr="00250964">
              <w:rPr>
                <w:color w:val="000000"/>
                <w:sz w:val="20"/>
              </w:rPr>
              <w:t>0.08</w:t>
            </w:r>
          </w:p>
        </w:tc>
        <w:tc>
          <w:tcPr>
            <w:tcW w:w="666" w:type="dxa"/>
            <w:tcBorders>
              <w:top w:val="nil"/>
              <w:left w:val="nil"/>
              <w:bottom w:val="nil"/>
              <w:right w:val="nil"/>
            </w:tcBorders>
            <w:shd w:val="clear" w:color="auto" w:fill="auto"/>
            <w:noWrap/>
            <w:vAlign w:val="center"/>
            <w:hideMark/>
            <w:tcPrChange w:id="1234" w:author="Ben.Williams" w:date="2020-10-30T14:20:00Z">
              <w:tcPr>
                <w:tcW w:w="619" w:type="dxa"/>
                <w:tcBorders>
                  <w:top w:val="nil"/>
                  <w:left w:val="nil"/>
                  <w:bottom w:val="nil"/>
                  <w:right w:val="nil"/>
                </w:tcBorders>
                <w:shd w:val="clear" w:color="auto" w:fill="auto"/>
                <w:noWrap/>
                <w:vAlign w:val="center"/>
                <w:hideMark/>
              </w:tcPr>
            </w:tcPrChange>
          </w:tcPr>
          <w:p w14:paraId="614D5329" w14:textId="77777777" w:rsidR="00311B2C" w:rsidRPr="00250964" w:rsidRDefault="00311B2C" w:rsidP="00A332A3">
            <w:pPr>
              <w:spacing w:after="0"/>
              <w:jc w:val="center"/>
              <w:rPr>
                <w:color w:val="000000"/>
                <w:sz w:val="20"/>
              </w:rPr>
            </w:pPr>
            <w:r w:rsidRPr="00250964">
              <w:rPr>
                <w:color w:val="000000"/>
                <w:sz w:val="20"/>
              </w:rPr>
              <w:t>0.06</w:t>
            </w:r>
          </w:p>
        </w:tc>
        <w:tc>
          <w:tcPr>
            <w:tcW w:w="666" w:type="dxa"/>
            <w:tcBorders>
              <w:top w:val="nil"/>
              <w:left w:val="nil"/>
              <w:bottom w:val="nil"/>
              <w:right w:val="nil"/>
            </w:tcBorders>
            <w:vAlign w:val="center"/>
            <w:tcPrChange w:id="1235" w:author="Ben.Williams" w:date="2020-10-30T14:20:00Z">
              <w:tcPr>
                <w:tcW w:w="619" w:type="dxa"/>
                <w:tcBorders>
                  <w:top w:val="nil"/>
                  <w:left w:val="nil"/>
                  <w:bottom w:val="nil"/>
                  <w:right w:val="nil"/>
                </w:tcBorders>
                <w:vAlign w:val="center"/>
              </w:tcPr>
            </w:tcPrChange>
          </w:tcPr>
          <w:p w14:paraId="6E7C42A7" w14:textId="77777777" w:rsidR="00311B2C" w:rsidRPr="00250964" w:rsidRDefault="00311B2C" w:rsidP="00A332A3">
            <w:pPr>
              <w:spacing w:after="0"/>
              <w:jc w:val="center"/>
              <w:rPr>
                <w:color w:val="000000"/>
                <w:sz w:val="20"/>
              </w:rPr>
            </w:pPr>
            <w:r w:rsidRPr="00250964">
              <w:rPr>
                <w:color w:val="000000"/>
                <w:sz w:val="20"/>
              </w:rPr>
              <w:t>0.05</w:t>
            </w:r>
          </w:p>
        </w:tc>
      </w:tr>
      <w:tr w:rsidR="00311B2C" w:rsidRPr="00D75D21" w14:paraId="182BD6BB" w14:textId="77777777" w:rsidTr="00E777C3">
        <w:trPr>
          <w:trHeight w:val="285"/>
          <w:trPrChange w:id="1236" w:author="Ben.Williams" w:date="2020-10-30T14:20:00Z">
            <w:trPr>
              <w:trHeight w:val="285"/>
            </w:trPr>
          </w:trPrChange>
        </w:trPr>
        <w:tc>
          <w:tcPr>
            <w:tcW w:w="816" w:type="dxa"/>
            <w:tcBorders>
              <w:top w:val="nil"/>
              <w:left w:val="nil"/>
              <w:bottom w:val="nil"/>
              <w:right w:val="nil"/>
            </w:tcBorders>
            <w:shd w:val="clear" w:color="auto" w:fill="auto"/>
            <w:noWrap/>
            <w:hideMark/>
            <w:tcPrChange w:id="1237" w:author="Ben.Williams" w:date="2020-10-30T14:20:00Z">
              <w:tcPr>
                <w:tcW w:w="752" w:type="dxa"/>
                <w:tcBorders>
                  <w:top w:val="nil"/>
                  <w:left w:val="nil"/>
                  <w:bottom w:val="nil"/>
                  <w:right w:val="nil"/>
                </w:tcBorders>
                <w:shd w:val="clear" w:color="auto" w:fill="auto"/>
                <w:noWrap/>
                <w:hideMark/>
              </w:tcPr>
            </w:tcPrChange>
          </w:tcPr>
          <w:p w14:paraId="5699A347" w14:textId="77777777" w:rsidR="00311B2C" w:rsidRPr="00D75D21" w:rsidRDefault="00311B2C" w:rsidP="00A332A3">
            <w:pPr>
              <w:spacing w:after="0"/>
              <w:rPr>
                <w:color w:val="000000"/>
                <w:sz w:val="20"/>
              </w:rPr>
            </w:pPr>
            <w:r w:rsidRPr="00D75D21">
              <w:rPr>
                <w:color w:val="000000"/>
                <w:sz w:val="20"/>
              </w:rPr>
              <w:t>14</w:t>
            </w:r>
          </w:p>
        </w:tc>
        <w:tc>
          <w:tcPr>
            <w:tcW w:w="616" w:type="dxa"/>
            <w:tcBorders>
              <w:top w:val="nil"/>
              <w:left w:val="nil"/>
              <w:bottom w:val="nil"/>
              <w:right w:val="nil"/>
            </w:tcBorders>
            <w:shd w:val="clear" w:color="auto" w:fill="auto"/>
            <w:noWrap/>
            <w:vAlign w:val="center"/>
            <w:hideMark/>
            <w:tcPrChange w:id="1238" w:author="Ben.Williams" w:date="2020-10-30T14:20:00Z">
              <w:tcPr>
                <w:tcW w:w="619" w:type="dxa"/>
                <w:tcBorders>
                  <w:top w:val="nil"/>
                  <w:left w:val="nil"/>
                  <w:bottom w:val="nil"/>
                  <w:right w:val="nil"/>
                </w:tcBorders>
                <w:shd w:val="clear" w:color="auto" w:fill="auto"/>
                <w:noWrap/>
                <w:vAlign w:val="center"/>
                <w:hideMark/>
              </w:tcPr>
            </w:tcPrChange>
          </w:tcPr>
          <w:p w14:paraId="5F19C68A" w14:textId="77777777" w:rsidR="00311B2C" w:rsidRPr="00250964" w:rsidRDefault="00311B2C" w:rsidP="00A332A3">
            <w:pPr>
              <w:spacing w:after="0"/>
              <w:jc w:val="center"/>
              <w:rPr>
                <w:color w:val="000000"/>
                <w:sz w:val="20"/>
              </w:rPr>
            </w:pPr>
            <w:r w:rsidRPr="00250964">
              <w:rPr>
                <w:color w:val="000000"/>
                <w:sz w:val="20"/>
              </w:rPr>
              <w:t>0.11</w:t>
            </w:r>
          </w:p>
        </w:tc>
        <w:tc>
          <w:tcPr>
            <w:tcW w:w="458" w:type="dxa"/>
            <w:tcBorders>
              <w:top w:val="nil"/>
              <w:left w:val="nil"/>
              <w:bottom w:val="nil"/>
              <w:right w:val="nil"/>
            </w:tcBorders>
            <w:shd w:val="clear" w:color="auto" w:fill="auto"/>
            <w:noWrap/>
            <w:vAlign w:val="center"/>
            <w:hideMark/>
            <w:tcPrChange w:id="1239" w:author="Ben.Williams" w:date="2020-10-30T14:20:00Z">
              <w:tcPr>
                <w:tcW w:w="619" w:type="dxa"/>
                <w:tcBorders>
                  <w:top w:val="nil"/>
                  <w:left w:val="nil"/>
                  <w:bottom w:val="nil"/>
                  <w:right w:val="nil"/>
                </w:tcBorders>
                <w:shd w:val="clear" w:color="auto" w:fill="auto"/>
                <w:noWrap/>
                <w:vAlign w:val="center"/>
                <w:hideMark/>
              </w:tcPr>
            </w:tcPrChange>
          </w:tcPr>
          <w:p w14:paraId="7AE27D9C" w14:textId="77777777" w:rsidR="00311B2C" w:rsidRPr="00250964" w:rsidRDefault="00311B2C" w:rsidP="00A332A3">
            <w:pPr>
              <w:spacing w:after="0"/>
              <w:jc w:val="center"/>
              <w:rPr>
                <w:color w:val="000000"/>
                <w:sz w:val="20"/>
              </w:rPr>
            </w:pPr>
            <w:r w:rsidRPr="00250964">
              <w:rPr>
                <w:color w:val="000000"/>
                <w:sz w:val="20"/>
              </w:rPr>
              <w:t>0.11</w:t>
            </w:r>
          </w:p>
        </w:tc>
        <w:tc>
          <w:tcPr>
            <w:tcW w:w="616" w:type="dxa"/>
            <w:tcBorders>
              <w:top w:val="nil"/>
              <w:left w:val="nil"/>
              <w:bottom w:val="nil"/>
              <w:right w:val="nil"/>
            </w:tcBorders>
            <w:shd w:val="clear" w:color="auto" w:fill="auto"/>
            <w:noWrap/>
            <w:vAlign w:val="center"/>
            <w:hideMark/>
            <w:tcPrChange w:id="1240" w:author="Ben.Williams" w:date="2020-10-30T14:20:00Z">
              <w:tcPr>
                <w:tcW w:w="619" w:type="dxa"/>
                <w:tcBorders>
                  <w:top w:val="nil"/>
                  <w:left w:val="nil"/>
                  <w:bottom w:val="nil"/>
                  <w:right w:val="nil"/>
                </w:tcBorders>
                <w:shd w:val="clear" w:color="auto" w:fill="auto"/>
                <w:noWrap/>
                <w:vAlign w:val="center"/>
                <w:hideMark/>
              </w:tcPr>
            </w:tcPrChange>
          </w:tcPr>
          <w:p w14:paraId="5DF9D5F0" w14:textId="77777777" w:rsidR="00311B2C" w:rsidRPr="00250964" w:rsidRDefault="00311B2C" w:rsidP="00A332A3">
            <w:pPr>
              <w:spacing w:after="0"/>
              <w:jc w:val="center"/>
              <w:rPr>
                <w:color w:val="000000"/>
                <w:sz w:val="20"/>
              </w:rPr>
            </w:pPr>
            <w:r w:rsidRPr="00250964">
              <w:rPr>
                <w:color w:val="000000"/>
                <w:sz w:val="20"/>
              </w:rPr>
              <w:t>0.09</w:t>
            </w:r>
          </w:p>
        </w:tc>
        <w:tc>
          <w:tcPr>
            <w:tcW w:w="616" w:type="dxa"/>
            <w:tcBorders>
              <w:top w:val="nil"/>
              <w:left w:val="nil"/>
              <w:bottom w:val="nil"/>
              <w:right w:val="nil"/>
            </w:tcBorders>
            <w:shd w:val="clear" w:color="auto" w:fill="auto"/>
            <w:noWrap/>
            <w:vAlign w:val="center"/>
            <w:hideMark/>
            <w:tcPrChange w:id="1241" w:author="Ben.Williams" w:date="2020-10-30T14:20:00Z">
              <w:tcPr>
                <w:tcW w:w="619" w:type="dxa"/>
                <w:tcBorders>
                  <w:top w:val="nil"/>
                  <w:left w:val="nil"/>
                  <w:bottom w:val="nil"/>
                  <w:right w:val="nil"/>
                </w:tcBorders>
                <w:shd w:val="clear" w:color="auto" w:fill="auto"/>
                <w:noWrap/>
                <w:vAlign w:val="center"/>
                <w:hideMark/>
              </w:tcPr>
            </w:tcPrChange>
          </w:tcPr>
          <w:p w14:paraId="54913339" w14:textId="77777777" w:rsidR="00311B2C" w:rsidRPr="00250964" w:rsidRDefault="00311B2C" w:rsidP="00A332A3">
            <w:pPr>
              <w:spacing w:after="0"/>
              <w:jc w:val="center"/>
              <w:rPr>
                <w:color w:val="000000"/>
                <w:sz w:val="20"/>
              </w:rPr>
            </w:pPr>
            <w:r w:rsidRPr="00250964">
              <w:rPr>
                <w:color w:val="000000"/>
                <w:sz w:val="20"/>
              </w:rPr>
              <w:t>0.11</w:t>
            </w:r>
          </w:p>
        </w:tc>
        <w:tc>
          <w:tcPr>
            <w:tcW w:w="616" w:type="dxa"/>
            <w:tcBorders>
              <w:top w:val="nil"/>
              <w:left w:val="nil"/>
              <w:bottom w:val="nil"/>
              <w:right w:val="nil"/>
            </w:tcBorders>
            <w:shd w:val="clear" w:color="auto" w:fill="auto"/>
            <w:noWrap/>
            <w:vAlign w:val="center"/>
            <w:hideMark/>
            <w:tcPrChange w:id="1242" w:author="Ben.Williams" w:date="2020-10-30T14:20:00Z">
              <w:tcPr>
                <w:tcW w:w="619" w:type="dxa"/>
                <w:tcBorders>
                  <w:top w:val="nil"/>
                  <w:left w:val="nil"/>
                  <w:bottom w:val="nil"/>
                  <w:right w:val="nil"/>
                </w:tcBorders>
                <w:shd w:val="clear" w:color="auto" w:fill="auto"/>
                <w:noWrap/>
                <w:vAlign w:val="center"/>
                <w:hideMark/>
              </w:tcPr>
            </w:tcPrChange>
          </w:tcPr>
          <w:p w14:paraId="61670625" w14:textId="77777777" w:rsidR="00311B2C" w:rsidRPr="00250964" w:rsidRDefault="00311B2C" w:rsidP="00A332A3">
            <w:pPr>
              <w:spacing w:after="0"/>
              <w:jc w:val="center"/>
              <w:rPr>
                <w:color w:val="000000"/>
                <w:sz w:val="20"/>
              </w:rPr>
            </w:pPr>
            <w:r w:rsidRPr="00250964">
              <w:rPr>
                <w:color w:val="000000"/>
                <w:sz w:val="20"/>
              </w:rPr>
              <w:t>0.15</w:t>
            </w:r>
          </w:p>
        </w:tc>
        <w:tc>
          <w:tcPr>
            <w:tcW w:w="616" w:type="dxa"/>
            <w:tcBorders>
              <w:top w:val="nil"/>
              <w:left w:val="nil"/>
              <w:bottom w:val="nil"/>
              <w:right w:val="nil"/>
            </w:tcBorders>
            <w:shd w:val="clear" w:color="auto" w:fill="auto"/>
            <w:noWrap/>
            <w:vAlign w:val="center"/>
            <w:hideMark/>
            <w:tcPrChange w:id="1243" w:author="Ben.Williams" w:date="2020-10-30T14:20:00Z">
              <w:tcPr>
                <w:tcW w:w="619" w:type="dxa"/>
                <w:tcBorders>
                  <w:top w:val="nil"/>
                  <w:left w:val="nil"/>
                  <w:bottom w:val="nil"/>
                  <w:right w:val="nil"/>
                </w:tcBorders>
                <w:shd w:val="clear" w:color="auto" w:fill="auto"/>
                <w:noWrap/>
                <w:vAlign w:val="center"/>
                <w:hideMark/>
              </w:tcPr>
            </w:tcPrChange>
          </w:tcPr>
          <w:p w14:paraId="48639D9F" w14:textId="77777777" w:rsidR="00311B2C" w:rsidRPr="00250964" w:rsidRDefault="00311B2C" w:rsidP="00A332A3">
            <w:pPr>
              <w:spacing w:after="0"/>
              <w:jc w:val="center"/>
              <w:rPr>
                <w:color w:val="000000"/>
                <w:sz w:val="20"/>
              </w:rPr>
            </w:pPr>
            <w:r w:rsidRPr="00250964">
              <w:rPr>
                <w:color w:val="000000"/>
                <w:sz w:val="20"/>
              </w:rPr>
              <w:t>0.11</w:t>
            </w:r>
          </w:p>
        </w:tc>
        <w:tc>
          <w:tcPr>
            <w:tcW w:w="616" w:type="dxa"/>
            <w:tcBorders>
              <w:top w:val="nil"/>
              <w:left w:val="nil"/>
              <w:bottom w:val="nil"/>
              <w:right w:val="nil"/>
            </w:tcBorders>
            <w:shd w:val="clear" w:color="auto" w:fill="auto"/>
            <w:noWrap/>
            <w:vAlign w:val="center"/>
            <w:hideMark/>
            <w:tcPrChange w:id="1244" w:author="Ben.Williams" w:date="2020-10-30T14:20:00Z">
              <w:tcPr>
                <w:tcW w:w="619" w:type="dxa"/>
                <w:tcBorders>
                  <w:top w:val="nil"/>
                  <w:left w:val="nil"/>
                  <w:bottom w:val="nil"/>
                  <w:right w:val="nil"/>
                </w:tcBorders>
                <w:shd w:val="clear" w:color="auto" w:fill="auto"/>
                <w:noWrap/>
                <w:vAlign w:val="center"/>
                <w:hideMark/>
              </w:tcPr>
            </w:tcPrChange>
          </w:tcPr>
          <w:p w14:paraId="30A2B0FB" w14:textId="77777777" w:rsidR="00311B2C" w:rsidRPr="00250964" w:rsidRDefault="00311B2C" w:rsidP="00A332A3">
            <w:pPr>
              <w:spacing w:after="0"/>
              <w:jc w:val="center"/>
              <w:rPr>
                <w:color w:val="000000"/>
                <w:sz w:val="20"/>
              </w:rPr>
            </w:pPr>
            <w:r w:rsidRPr="00250964">
              <w:rPr>
                <w:color w:val="000000"/>
                <w:sz w:val="20"/>
              </w:rPr>
              <w:t>0.04</w:t>
            </w:r>
          </w:p>
        </w:tc>
        <w:tc>
          <w:tcPr>
            <w:tcW w:w="616" w:type="dxa"/>
            <w:tcBorders>
              <w:top w:val="nil"/>
              <w:left w:val="nil"/>
              <w:bottom w:val="nil"/>
              <w:right w:val="nil"/>
            </w:tcBorders>
            <w:shd w:val="clear" w:color="auto" w:fill="auto"/>
            <w:noWrap/>
            <w:vAlign w:val="center"/>
            <w:hideMark/>
            <w:tcPrChange w:id="1245" w:author="Ben.Williams" w:date="2020-10-30T14:20:00Z">
              <w:tcPr>
                <w:tcW w:w="619" w:type="dxa"/>
                <w:tcBorders>
                  <w:top w:val="nil"/>
                  <w:left w:val="nil"/>
                  <w:bottom w:val="nil"/>
                  <w:right w:val="nil"/>
                </w:tcBorders>
                <w:shd w:val="clear" w:color="auto" w:fill="auto"/>
                <w:noWrap/>
                <w:vAlign w:val="center"/>
                <w:hideMark/>
              </w:tcPr>
            </w:tcPrChange>
          </w:tcPr>
          <w:p w14:paraId="6C6C6D50" w14:textId="77777777" w:rsidR="00311B2C" w:rsidRPr="00250964" w:rsidRDefault="00311B2C" w:rsidP="00A332A3">
            <w:pPr>
              <w:spacing w:after="0"/>
              <w:jc w:val="center"/>
              <w:rPr>
                <w:color w:val="000000"/>
                <w:sz w:val="20"/>
              </w:rPr>
            </w:pPr>
            <w:r w:rsidRPr="00250964">
              <w:rPr>
                <w:color w:val="000000"/>
                <w:sz w:val="20"/>
              </w:rPr>
              <w:t>0.04</w:t>
            </w:r>
          </w:p>
        </w:tc>
        <w:tc>
          <w:tcPr>
            <w:tcW w:w="616" w:type="dxa"/>
            <w:tcBorders>
              <w:top w:val="nil"/>
              <w:left w:val="nil"/>
              <w:bottom w:val="nil"/>
              <w:right w:val="nil"/>
            </w:tcBorders>
            <w:shd w:val="clear" w:color="auto" w:fill="auto"/>
            <w:noWrap/>
            <w:vAlign w:val="center"/>
            <w:hideMark/>
            <w:tcPrChange w:id="1246" w:author="Ben.Williams" w:date="2020-10-30T14:20:00Z">
              <w:tcPr>
                <w:tcW w:w="619" w:type="dxa"/>
                <w:tcBorders>
                  <w:top w:val="nil"/>
                  <w:left w:val="nil"/>
                  <w:bottom w:val="nil"/>
                  <w:right w:val="nil"/>
                </w:tcBorders>
                <w:shd w:val="clear" w:color="auto" w:fill="auto"/>
                <w:noWrap/>
                <w:vAlign w:val="center"/>
                <w:hideMark/>
              </w:tcPr>
            </w:tcPrChange>
          </w:tcPr>
          <w:p w14:paraId="16AA97FE" w14:textId="77777777" w:rsidR="00311B2C" w:rsidRPr="00250964" w:rsidRDefault="00311B2C" w:rsidP="00A332A3">
            <w:pPr>
              <w:spacing w:after="0"/>
              <w:jc w:val="center"/>
              <w:rPr>
                <w:color w:val="000000"/>
                <w:sz w:val="20"/>
              </w:rPr>
            </w:pPr>
            <w:r w:rsidRPr="00250964">
              <w:rPr>
                <w:color w:val="000000"/>
                <w:sz w:val="20"/>
              </w:rPr>
              <w:t>0.04</w:t>
            </w:r>
          </w:p>
        </w:tc>
        <w:tc>
          <w:tcPr>
            <w:tcW w:w="616" w:type="dxa"/>
            <w:tcBorders>
              <w:top w:val="nil"/>
              <w:left w:val="nil"/>
              <w:bottom w:val="nil"/>
              <w:right w:val="nil"/>
            </w:tcBorders>
            <w:shd w:val="clear" w:color="auto" w:fill="auto"/>
            <w:noWrap/>
            <w:vAlign w:val="center"/>
            <w:hideMark/>
            <w:tcPrChange w:id="1247" w:author="Ben.Williams" w:date="2020-10-30T14:20:00Z">
              <w:tcPr>
                <w:tcW w:w="619" w:type="dxa"/>
                <w:tcBorders>
                  <w:top w:val="nil"/>
                  <w:left w:val="nil"/>
                  <w:bottom w:val="nil"/>
                  <w:right w:val="nil"/>
                </w:tcBorders>
                <w:shd w:val="clear" w:color="auto" w:fill="auto"/>
                <w:noWrap/>
                <w:vAlign w:val="center"/>
                <w:hideMark/>
              </w:tcPr>
            </w:tcPrChange>
          </w:tcPr>
          <w:p w14:paraId="29959D8D" w14:textId="77777777" w:rsidR="00311B2C" w:rsidRPr="00250964" w:rsidRDefault="00311B2C" w:rsidP="00A332A3">
            <w:pPr>
              <w:spacing w:after="0"/>
              <w:jc w:val="center"/>
              <w:rPr>
                <w:color w:val="000000"/>
                <w:sz w:val="20"/>
              </w:rPr>
            </w:pPr>
            <w:r w:rsidRPr="00250964">
              <w:rPr>
                <w:color w:val="000000"/>
                <w:sz w:val="20"/>
              </w:rPr>
              <w:t>0.05</w:t>
            </w:r>
          </w:p>
        </w:tc>
        <w:tc>
          <w:tcPr>
            <w:tcW w:w="616" w:type="dxa"/>
            <w:tcBorders>
              <w:top w:val="nil"/>
              <w:left w:val="nil"/>
              <w:bottom w:val="nil"/>
              <w:right w:val="nil"/>
            </w:tcBorders>
            <w:shd w:val="clear" w:color="auto" w:fill="auto"/>
            <w:noWrap/>
            <w:vAlign w:val="center"/>
            <w:hideMark/>
            <w:tcPrChange w:id="1248" w:author="Ben.Williams" w:date="2020-10-30T14:20:00Z">
              <w:tcPr>
                <w:tcW w:w="619" w:type="dxa"/>
                <w:tcBorders>
                  <w:top w:val="nil"/>
                  <w:left w:val="nil"/>
                  <w:bottom w:val="nil"/>
                  <w:right w:val="nil"/>
                </w:tcBorders>
                <w:shd w:val="clear" w:color="auto" w:fill="auto"/>
                <w:noWrap/>
                <w:vAlign w:val="center"/>
                <w:hideMark/>
              </w:tcPr>
            </w:tcPrChange>
          </w:tcPr>
          <w:p w14:paraId="6BC9FF7D" w14:textId="77777777" w:rsidR="00311B2C" w:rsidRPr="00250964" w:rsidRDefault="00311B2C" w:rsidP="00A332A3">
            <w:pPr>
              <w:spacing w:after="0"/>
              <w:jc w:val="center"/>
              <w:rPr>
                <w:color w:val="000000"/>
                <w:sz w:val="20"/>
              </w:rPr>
            </w:pPr>
            <w:r w:rsidRPr="00250964">
              <w:rPr>
                <w:color w:val="000000"/>
                <w:sz w:val="20"/>
              </w:rPr>
              <w:t>0.06</w:t>
            </w:r>
          </w:p>
        </w:tc>
        <w:tc>
          <w:tcPr>
            <w:tcW w:w="674" w:type="dxa"/>
            <w:tcBorders>
              <w:top w:val="nil"/>
              <w:left w:val="nil"/>
              <w:bottom w:val="nil"/>
              <w:right w:val="nil"/>
            </w:tcBorders>
            <w:shd w:val="clear" w:color="auto" w:fill="auto"/>
            <w:noWrap/>
            <w:vAlign w:val="center"/>
            <w:hideMark/>
            <w:tcPrChange w:id="1249" w:author="Ben.Williams" w:date="2020-10-30T14:20:00Z">
              <w:tcPr>
                <w:tcW w:w="619" w:type="dxa"/>
                <w:tcBorders>
                  <w:top w:val="nil"/>
                  <w:left w:val="nil"/>
                  <w:bottom w:val="nil"/>
                  <w:right w:val="nil"/>
                </w:tcBorders>
                <w:shd w:val="clear" w:color="auto" w:fill="auto"/>
                <w:noWrap/>
                <w:vAlign w:val="center"/>
                <w:hideMark/>
              </w:tcPr>
            </w:tcPrChange>
          </w:tcPr>
          <w:p w14:paraId="3F5B5360" w14:textId="77777777" w:rsidR="00311B2C" w:rsidRPr="00250964" w:rsidRDefault="00311B2C" w:rsidP="00A332A3">
            <w:pPr>
              <w:spacing w:after="0"/>
              <w:jc w:val="center"/>
              <w:rPr>
                <w:color w:val="000000"/>
                <w:sz w:val="20"/>
              </w:rPr>
            </w:pPr>
            <w:r w:rsidRPr="00250964">
              <w:rPr>
                <w:color w:val="000000"/>
                <w:sz w:val="20"/>
              </w:rPr>
              <w:t>0.09</w:t>
            </w:r>
          </w:p>
        </w:tc>
        <w:tc>
          <w:tcPr>
            <w:tcW w:w="616" w:type="dxa"/>
            <w:tcBorders>
              <w:top w:val="nil"/>
              <w:left w:val="nil"/>
              <w:bottom w:val="nil"/>
              <w:right w:val="nil"/>
            </w:tcBorders>
            <w:shd w:val="clear" w:color="auto" w:fill="auto"/>
            <w:noWrap/>
            <w:vAlign w:val="center"/>
            <w:hideMark/>
            <w:tcPrChange w:id="1250" w:author="Ben.Williams" w:date="2020-10-30T14:20:00Z">
              <w:tcPr>
                <w:tcW w:w="619" w:type="dxa"/>
                <w:tcBorders>
                  <w:top w:val="nil"/>
                  <w:left w:val="nil"/>
                  <w:bottom w:val="nil"/>
                  <w:right w:val="nil"/>
                </w:tcBorders>
                <w:shd w:val="clear" w:color="auto" w:fill="auto"/>
                <w:noWrap/>
                <w:vAlign w:val="center"/>
                <w:hideMark/>
              </w:tcPr>
            </w:tcPrChange>
          </w:tcPr>
          <w:p w14:paraId="2D9A522F" w14:textId="77777777" w:rsidR="00311B2C" w:rsidRPr="00250964" w:rsidRDefault="00311B2C" w:rsidP="00A332A3">
            <w:pPr>
              <w:spacing w:after="0"/>
              <w:jc w:val="center"/>
              <w:rPr>
                <w:color w:val="000000"/>
                <w:sz w:val="20"/>
              </w:rPr>
            </w:pPr>
            <w:r w:rsidRPr="00250964">
              <w:rPr>
                <w:color w:val="000000"/>
                <w:sz w:val="20"/>
              </w:rPr>
              <w:t>0.07</w:t>
            </w:r>
          </w:p>
        </w:tc>
        <w:tc>
          <w:tcPr>
            <w:tcW w:w="666" w:type="dxa"/>
            <w:tcBorders>
              <w:top w:val="nil"/>
              <w:left w:val="nil"/>
              <w:bottom w:val="nil"/>
              <w:right w:val="nil"/>
            </w:tcBorders>
            <w:shd w:val="clear" w:color="auto" w:fill="auto"/>
            <w:noWrap/>
            <w:vAlign w:val="center"/>
            <w:hideMark/>
            <w:tcPrChange w:id="1251" w:author="Ben.Williams" w:date="2020-10-30T14:20:00Z">
              <w:tcPr>
                <w:tcW w:w="619" w:type="dxa"/>
                <w:tcBorders>
                  <w:top w:val="nil"/>
                  <w:left w:val="nil"/>
                  <w:bottom w:val="nil"/>
                  <w:right w:val="nil"/>
                </w:tcBorders>
                <w:shd w:val="clear" w:color="auto" w:fill="auto"/>
                <w:noWrap/>
                <w:vAlign w:val="center"/>
                <w:hideMark/>
              </w:tcPr>
            </w:tcPrChange>
          </w:tcPr>
          <w:p w14:paraId="144F936B" w14:textId="77777777" w:rsidR="00311B2C" w:rsidRPr="00250964" w:rsidRDefault="00311B2C" w:rsidP="00A332A3">
            <w:pPr>
              <w:spacing w:after="0"/>
              <w:jc w:val="center"/>
              <w:rPr>
                <w:color w:val="000000"/>
                <w:sz w:val="20"/>
              </w:rPr>
            </w:pPr>
            <w:r w:rsidRPr="00250964">
              <w:rPr>
                <w:color w:val="000000"/>
                <w:sz w:val="20"/>
              </w:rPr>
              <w:t>0.05</w:t>
            </w:r>
          </w:p>
        </w:tc>
        <w:tc>
          <w:tcPr>
            <w:tcW w:w="666" w:type="dxa"/>
            <w:tcBorders>
              <w:top w:val="nil"/>
              <w:left w:val="nil"/>
              <w:bottom w:val="nil"/>
              <w:right w:val="nil"/>
            </w:tcBorders>
            <w:vAlign w:val="center"/>
            <w:tcPrChange w:id="1252" w:author="Ben.Williams" w:date="2020-10-30T14:20:00Z">
              <w:tcPr>
                <w:tcW w:w="619" w:type="dxa"/>
                <w:tcBorders>
                  <w:top w:val="nil"/>
                  <w:left w:val="nil"/>
                  <w:bottom w:val="nil"/>
                  <w:right w:val="nil"/>
                </w:tcBorders>
                <w:vAlign w:val="center"/>
              </w:tcPr>
            </w:tcPrChange>
          </w:tcPr>
          <w:p w14:paraId="4BD72824" w14:textId="77777777" w:rsidR="00311B2C" w:rsidRPr="00250964" w:rsidRDefault="00311B2C" w:rsidP="00A332A3">
            <w:pPr>
              <w:spacing w:after="0"/>
              <w:jc w:val="center"/>
              <w:rPr>
                <w:color w:val="000000"/>
                <w:sz w:val="20"/>
              </w:rPr>
            </w:pPr>
            <w:r w:rsidRPr="00250964">
              <w:rPr>
                <w:color w:val="000000"/>
                <w:sz w:val="20"/>
              </w:rPr>
              <w:t>0.04</w:t>
            </w:r>
          </w:p>
        </w:tc>
      </w:tr>
      <w:tr w:rsidR="00311B2C" w:rsidRPr="00D75D21" w14:paraId="151120DC" w14:textId="77777777" w:rsidTr="00E777C3">
        <w:trPr>
          <w:trHeight w:val="285"/>
          <w:trPrChange w:id="1253" w:author="Ben.Williams" w:date="2020-10-30T14:20:00Z">
            <w:trPr>
              <w:trHeight w:val="285"/>
            </w:trPr>
          </w:trPrChange>
        </w:trPr>
        <w:tc>
          <w:tcPr>
            <w:tcW w:w="816" w:type="dxa"/>
            <w:tcBorders>
              <w:top w:val="nil"/>
              <w:left w:val="nil"/>
              <w:bottom w:val="nil"/>
              <w:right w:val="nil"/>
            </w:tcBorders>
            <w:shd w:val="clear" w:color="auto" w:fill="auto"/>
            <w:noWrap/>
            <w:hideMark/>
            <w:tcPrChange w:id="1254" w:author="Ben.Williams" w:date="2020-10-30T14:20:00Z">
              <w:tcPr>
                <w:tcW w:w="752" w:type="dxa"/>
                <w:tcBorders>
                  <w:top w:val="nil"/>
                  <w:left w:val="nil"/>
                  <w:bottom w:val="nil"/>
                  <w:right w:val="nil"/>
                </w:tcBorders>
                <w:shd w:val="clear" w:color="auto" w:fill="auto"/>
                <w:noWrap/>
                <w:hideMark/>
              </w:tcPr>
            </w:tcPrChange>
          </w:tcPr>
          <w:p w14:paraId="64D97BC1" w14:textId="77777777" w:rsidR="00311B2C" w:rsidRPr="00D75D21" w:rsidRDefault="00311B2C" w:rsidP="00A332A3">
            <w:pPr>
              <w:spacing w:after="0"/>
              <w:rPr>
                <w:color w:val="000000"/>
                <w:sz w:val="20"/>
              </w:rPr>
            </w:pPr>
            <w:r w:rsidRPr="00D75D21">
              <w:rPr>
                <w:color w:val="000000"/>
                <w:sz w:val="20"/>
              </w:rPr>
              <w:t>15</w:t>
            </w:r>
          </w:p>
        </w:tc>
        <w:tc>
          <w:tcPr>
            <w:tcW w:w="616" w:type="dxa"/>
            <w:tcBorders>
              <w:top w:val="nil"/>
              <w:left w:val="nil"/>
              <w:bottom w:val="nil"/>
              <w:right w:val="nil"/>
            </w:tcBorders>
            <w:shd w:val="clear" w:color="auto" w:fill="auto"/>
            <w:noWrap/>
            <w:vAlign w:val="center"/>
            <w:hideMark/>
            <w:tcPrChange w:id="1255" w:author="Ben.Williams" w:date="2020-10-30T14:20:00Z">
              <w:tcPr>
                <w:tcW w:w="619" w:type="dxa"/>
                <w:tcBorders>
                  <w:top w:val="nil"/>
                  <w:left w:val="nil"/>
                  <w:bottom w:val="nil"/>
                  <w:right w:val="nil"/>
                </w:tcBorders>
                <w:shd w:val="clear" w:color="auto" w:fill="auto"/>
                <w:noWrap/>
                <w:vAlign w:val="center"/>
                <w:hideMark/>
              </w:tcPr>
            </w:tcPrChange>
          </w:tcPr>
          <w:p w14:paraId="066D8152" w14:textId="77777777" w:rsidR="00311B2C" w:rsidRPr="00250964" w:rsidRDefault="00311B2C" w:rsidP="00A332A3">
            <w:pPr>
              <w:spacing w:after="0"/>
              <w:jc w:val="center"/>
              <w:rPr>
                <w:color w:val="000000"/>
                <w:sz w:val="20"/>
              </w:rPr>
            </w:pPr>
            <w:r w:rsidRPr="00250964">
              <w:rPr>
                <w:color w:val="000000"/>
                <w:sz w:val="20"/>
              </w:rPr>
              <w:t>0.04</w:t>
            </w:r>
          </w:p>
        </w:tc>
        <w:tc>
          <w:tcPr>
            <w:tcW w:w="458" w:type="dxa"/>
            <w:tcBorders>
              <w:top w:val="nil"/>
              <w:left w:val="nil"/>
              <w:bottom w:val="nil"/>
              <w:right w:val="nil"/>
            </w:tcBorders>
            <w:shd w:val="clear" w:color="auto" w:fill="auto"/>
            <w:noWrap/>
            <w:vAlign w:val="center"/>
            <w:hideMark/>
            <w:tcPrChange w:id="1256" w:author="Ben.Williams" w:date="2020-10-30T14:20:00Z">
              <w:tcPr>
                <w:tcW w:w="619" w:type="dxa"/>
                <w:tcBorders>
                  <w:top w:val="nil"/>
                  <w:left w:val="nil"/>
                  <w:bottom w:val="nil"/>
                  <w:right w:val="nil"/>
                </w:tcBorders>
                <w:shd w:val="clear" w:color="auto" w:fill="auto"/>
                <w:noWrap/>
                <w:vAlign w:val="center"/>
                <w:hideMark/>
              </w:tcPr>
            </w:tcPrChange>
          </w:tcPr>
          <w:p w14:paraId="3206D0FA" w14:textId="77777777" w:rsidR="00311B2C" w:rsidRPr="00250964" w:rsidRDefault="00311B2C" w:rsidP="00A332A3">
            <w:pPr>
              <w:spacing w:after="0"/>
              <w:jc w:val="center"/>
              <w:rPr>
                <w:color w:val="000000"/>
                <w:sz w:val="20"/>
              </w:rPr>
            </w:pPr>
            <w:r w:rsidRPr="00250964">
              <w:rPr>
                <w:color w:val="000000"/>
                <w:sz w:val="20"/>
              </w:rPr>
              <w:t>0.06</w:t>
            </w:r>
          </w:p>
        </w:tc>
        <w:tc>
          <w:tcPr>
            <w:tcW w:w="616" w:type="dxa"/>
            <w:tcBorders>
              <w:top w:val="nil"/>
              <w:left w:val="nil"/>
              <w:bottom w:val="nil"/>
              <w:right w:val="nil"/>
            </w:tcBorders>
            <w:shd w:val="clear" w:color="auto" w:fill="auto"/>
            <w:noWrap/>
            <w:vAlign w:val="center"/>
            <w:hideMark/>
            <w:tcPrChange w:id="1257" w:author="Ben.Williams" w:date="2020-10-30T14:20:00Z">
              <w:tcPr>
                <w:tcW w:w="619" w:type="dxa"/>
                <w:tcBorders>
                  <w:top w:val="nil"/>
                  <w:left w:val="nil"/>
                  <w:bottom w:val="nil"/>
                  <w:right w:val="nil"/>
                </w:tcBorders>
                <w:shd w:val="clear" w:color="auto" w:fill="auto"/>
                <w:noWrap/>
                <w:vAlign w:val="center"/>
                <w:hideMark/>
              </w:tcPr>
            </w:tcPrChange>
          </w:tcPr>
          <w:p w14:paraId="4A8BC469" w14:textId="77777777" w:rsidR="00311B2C" w:rsidRPr="00250964" w:rsidRDefault="00311B2C" w:rsidP="00A332A3">
            <w:pPr>
              <w:spacing w:after="0"/>
              <w:jc w:val="center"/>
              <w:rPr>
                <w:color w:val="000000"/>
                <w:sz w:val="20"/>
              </w:rPr>
            </w:pPr>
            <w:r w:rsidRPr="00250964">
              <w:rPr>
                <w:color w:val="000000"/>
                <w:sz w:val="20"/>
              </w:rPr>
              <w:t>0.12</w:t>
            </w:r>
          </w:p>
        </w:tc>
        <w:tc>
          <w:tcPr>
            <w:tcW w:w="616" w:type="dxa"/>
            <w:tcBorders>
              <w:top w:val="nil"/>
              <w:left w:val="nil"/>
              <w:bottom w:val="nil"/>
              <w:right w:val="nil"/>
            </w:tcBorders>
            <w:shd w:val="clear" w:color="auto" w:fill="auto"/>
            <w:noWrap/>
            <w:vAlign w:val="center"/>
            <w:hideMark/>
            <w:tcPrChange w:id="1258" w:author="Ben.Williams" w:date="2020-10-30T14:20:00Z">
              <w:tcPr>
                <w:tcW w:w="619" w:type="dxa"/>
                <w:tcBorders>
                  <w:top w:val="nil"/>
                  <w:left w:val="nil"/>
                  <w:bottom w:val="nil"/>
                  <w:right w:val="nil"/>
                </w:tcBorders>
                <w:shd w:val="clear" w:color="auto" w:fill="auto"/>
                <w:noWrap/>
                <w:vAlign w:val="center"/>
                <w:hideMark/>
              </w:tcPr>
            </w:tcPrChange>
          </w:tcPr>
          <w:p w14:paraId="6EFAD5D2" w14:textId="77777777" w:rsidR="00311B2C" w:rsidRPr="00250964" w:rsidRDefault="00311B2C" w:rsidP="00A332A3">
            <w:pPr>
              <w:spacing w:after="0"/>
              <w:jc w:val="center"/>
              <w:rPr>
                <w:color w:val="000000"/>
                <w:sz w:val="20"/>
              </w:rPr>
            </w:pPr>
            <w:r w:rsidRPr="00250964">
              <w:rPr>
                <w:color w:val="000000"/>
                <w:sz w:val="20"/>
              </w:rPr>
              <w:t>0.1</w:t>
            </w:r>
          </w:p>
        </w:tc>
        <w:tc>
          <w:tcPr>
            <w:tcW w:w="616" w:type="dxa"/>
            <w:tcBorders>
              <w:top w:val="nil"/>
              <w:left w:val="nil"/>
              <w:bottom w:val="nil"/>
              <w:right w:val="nil"/>
            </w:tcBorders>
            <w:shd w:val="clear" w:color="auto" w:fill="auto"/>
            <w:noWrap/>
            <w:vAlign w:val="center"/>
            <w:hideMark/>
            <w:tcPrChange w:id="1259" w:author="Ben.Williams" w:date="2020-10-30T14:20:00Z">
              <w:tcPr>
                <w:tcW w:w="619" w:type="dxa"/>
                <w:tcBorders>
                  <w:top w:val="nil"/>
                  <w:left w:val="nil"/>
                  <w:bottom w:val="nil"/>
                  <w:right w:val="nil"/>
                </w:tcBorders>
                <w:shd w:val="clear" w:color="auto" w:fill="auto"/>
                <w:noWrap/>
                <w:vAlign w:val="center"/>
                <w:hideMark/>
              </w:tcPr>
            </w:tcPrChange>
          </w:tcPr>
          <w:p w14:paraId="27E9C5C9" w14:textId="77777777" w:rsidR="00311B2C" w:rsidRPr="00250964" w:rsidRDefault="00311B2C" w:rsidP="00A332A3">
            <w:pPr>
              <w:spacing w:after="0"/>
              <w:jc w:val="center"/>
              <w:rPr>
                <w:color w:val="000000"/>
                <w:sz w:val="20"/>
              </w:rPr>
            </w:pPr>
            <w:r w:rsidRPr="00250964">
              <w:rPr>
                <w:color w:val="000000"/>
                <w:sz w:val="20"/>
              </w:rPr>
              <w:t>0.08</w:t>
            </w:r>
          </w:p>
        </w:tc>
        <w:tc>
          <w:tcPr>
            <w:tcW w:w="616" w:type="dxa"/>
            <w:tcBorders>
              <w:top w:val="nil"/>
              <w:left w:val="nil"/>
              <w:bottom w:val="nil"/>
              <w:right w:val="nil"/>
            </w:tcBorders>
            <w:shd w:val="clear" w:color="auto" w:fill="auto"/>
            <w:noWrap/>
            <w:vAlign w:val="center"/>
            <w:hideMark/>
            <w:tcPrChange w:id="1260" w:author="Ben.Williams" w:date="2020-10-30T14:20:00Z">
              <w:tcPr>
                <w:tcW w:w="619" w:type="dxa"/>
                <w:tcBorders>
                  <w:top w:val="nil"/>
                  <w:left w:val="nil"/>
                  <w:bottom w:val="nil"/>
                  <w:right w:val="nil"/>
                </w:tcBorders>
                <w:shd w:val="clear" w:color="auto" w:fill="auto"/>
                <w:noWrap/>
                <w:vAlign w:val="center"/>
                <w:hideMark/>
              </w:tcPr>
            </w:tcPrChange>
          </w:tcPr>
          <w:p w14:paraId="4E558A75" w14:textId="77777777" w:rsidR="00311B2C" w:rsidRPr="00250964" w:rsidRDefault="00311B2C" w:rsidP="00A332A3">
            <w:pPr>
              <w:spacing w:after="0"/>
              <w:jc w:val="center"/>
              <w:rPr>
                <w:color w:val="000000"/>
                <w:sz w:val="20"/>
              </w:rPr>
            </w:pPr>
            <w:r w:rsidRPr="00250964">
              <w:rPr>
                <w:color w:val="000000"/>
                <w:sz w:val="20"/>
              </w:rPr>
              <w:t>0.09</w:t>
            </w:r>
          </w:p>
        </w:tc>
        <w:tc>
          <w:tcPr>
            <w:tcW w:w="616" w:type="dxa"/>
            <w:tcBorders>
              <w:top w:val="nil"/>
              <w:left w:val="nil"/>
              <w:bottom w:val="nil"/>
              <w:right w:val="nil"/>
            </w:tcBorders>
            <w:shd w:val="clear" w:color="auto" w:fill="auto"/>
            <w:noWrap/>
            <w:vAlign w:val="center"/>
            <w:hideMark/>
            <w:tcPrChange w:id="1261" w:author="Ben.Williams" w:date="2020-10-30T14:20:00Z">
              <w:tcPr>
                <w:tcW w:w="619" w:type="dxa"/>
                <w:tcBorders>
                  <w:top w:val="nil"/>
                  <w:left w:val="nil"/>
                  <w:bottom w:val="nil"/>
                  <w:right w:val="nil"/>
                </w:tcBorders>
                <w:shd w:val="clear" w:color="auto" w:fill="auto"/>
                <w:noWrap/>
                <w:vAlign w:val="center"/>
                <w:hideMark/>
              </w:tcPr>
            </w:tcPrChange>
          </w:tcPr>
          <w:p w14:paraId="42AD8D8F" w14:textId="77777777" w:rsidR="00311B2C" w:rsidRPr="00250964" w:rsidRDefault="00311B2C" w:rsidP="00A332A3">
            <w:pPr>
              <w:spacing w:after="0"/>
              <w:jc w:val="center"/>
              <w:rPr>
                <w:color w:val="000000"/>
                <w:sz w:val="20"/>
              </w:rPr>
            </w:pPr>
            <w:r w:rsidRPr="00250964">
              <w:rPr>
                <w:color w:val="000000"/>
                <w:sz w:val="20"/>
              </w:rPr>
              <w:t>0.04</w:t>
            </w:r>
          </w:p>
        </w:tc>
        <w:tc>
          <w:tcPr>
            <w:tcW w:w="616" w:type="dxa"/>
            <w:tcBorders>
              <w:top w:val="nil"/>
              <w:left w:val="nil"/>
              <w:bottom w:val="nil"/>
              <w:right w:val="nil"/>
            </w:tcBorders>
            <w:shd w:val="clear" w:color="auto" w:fill="auto"/>
            <w:noWrap/>
            <w:vAlign w:val="center"/>
            <w:hideMark/>
            <w:tcPrChange w:id="1262" w:author="Ben.Williams" w:date="2020-10-30T14:20:00Z">
              <w:tcPr>
                <w:tcW w:w="619" w:type="dxa"/>
                <w:tcBorders>
                  <w:top w:val="nil"/>
                  <w:left w:val="nil"/>
                  <w:bottom w:val="nil"/>
                  <w:right w:val="nil"/>
                </w:tcBorders>
                <w:shd w:val="clear" w:color="auto" w:fill="auto"/>
                <w:noWrap/>
                <w:vAlign w:val="center"/>
                <w:hideMark/>
              </w:tcPr>
            </w:tcPrChange>
          </w:tcPr>
          <w:p w14:paraId="171C85BD" w14:textId="77777777" w:rsidR="00311B2C" w:rsidRPr="00250964" w:rsidRDefault="00311B2C" w:rsidP="00A332A3">
            <w:pPr>
              <w:spacing w:after="0"/>
              <w:jc w:val="center"/>
              <w:rPr>
                <w:color w:val="000000"/>
                <w:sz w:val="20"/>
              </w:rPr>
            </w:pPr>
            <w:r w:rsidRPr="00250964">
              <w:rPr>
                <w:color w:val="000000"/>
                <w:sz w:val="20"/>
              </w:rPr>
              <w:t>0.02</w:t>
            </w:r>
          </w:p>
        </w:tc>
        <w:tc>
          <w:tcPr>
            <w:tcW w:w="616" w:type="dxa"/>
            <w:tcBorders>
              <w:top w:val="nil"/>
              <w:left w:val="nil"/>
              <w:bottom w:val="nil"/>
              <w:right w:val="nil"/>
            </w:tcBorders>
            <w:shd w:val="clear" w:color="auto" w:fill="auto"/>
            <w:noWrap/>
            <w:vAlign w:val="center"/>
            <w:hideMark/>
            <w:tcPrChange w:id="1263" w:author="Ben.Williams" w:date="2020-10-30T14:20:00Z">
              <w:tcPr>
                <w:tcW w:w="619" w:type="dxa"/>
                <w:tcBorders>
                  <w:top w:val="nil"/>
                  <w:left w:val="nil"/>
                  <w:bottom w:val="nil"/>
                  <w:right w:val="nil"/>
                </w:tcBorders>
                <w:shd w:val="clear" w:color="auto" w:fill="auto"/>
                <w:noWrap/>
                <w:vAlign w:val="center"/>
                <w:hideMark/>
              </w:tcPr>
            </w:tcPrChange>
          </w:tcPr>
          <w:p w14:paraId="3C434E85" w14:textId="77777777" w:rsidR="00311B2C" w:rsidRPr="00250964" w:rsidRDefault="00311B2C" w:rsidP="00A332A3">
            <w:pPr>
              <w:spacing w:after="0"/>
              <w:jc w:val="center"/>
              <w:rPr>
                <w:color w:val="000000"/>
                <w:sz w:val="20"/>
              </w:rPr>
            </w:pPr>
            <w:r w:rsidRPr="00250964">
              <w:rPr>
                <w:color w:val="000000"/>
                <w:sz w:val="20"/>
              </w:rPr>
              <w:t>0.04</w:t>
            </w:r>
          </w:p>
        </w:tc>
        <w:tc>
          <w:tcPr>
            <w:tcW w:w="616" w:type="dxa"/>
            <w:tcBorders>
              <w:top w:val="nil"/>
              <w:left w:val="nil"/>
              <w:bottom w:val="nil"/>
              <w:right w:val="nil"/>
            </w:tcBorders>
            <w:shd w:val="clear" w:color="auto" w:fill="auto"/>
            <w:noWrap/>
            <w:vAlign w:val="center"/>
            <w:hideMark/>
            <w:tcPrChange w:id="1264" w:author="Ben.Williams" w:date="2020-10-30T14:20:00Z">
              <w:tcPr>
                <w:tcW w:w="619" w:type="dxa"/>
                <w:tcBorders>
                  <w:top w:val="nil"/>
                  <w:left w:val="nil"/>
                  <w:bottom w:val="nil"/>
                  <w:right w:val="nil"/>
                </w:tcBorders>
                <w:shd w:val="clear" w:color="auto" w:fill="auto"/>
                <w:noWrap/>
                <w:vAlign w:val="center"/>
                <w:hideMark/>
              </w:tcPr>
            </w:tcPrChange>
          </w:tcPr>
          <w:p w14:paraId="7D281A41" w14:textId="77777777" w:rsidR="00311B2C" w:rsidRPr="00250964" w:rsidRDefault="00311B2C" w:rsidP="00A332A3">
            <w:pPr>
              <w:spacing w:after="0"/>
              <w:jc w:val="center"/>
              <w:rPr>
                <w:color w:val="000000"/>
                <w:sz w:val="20"/>
              </w:rPr>
            </w:pPr>
            <w:r w:rsidRPr="00250964">
              <w:rPr>
                <w:color w:val="000000"/>
                <w:sz w:val="20"/>
              </w:rPr>
              <w:t>0.04</w:t>
            </w:r>
          </w:p>
        </w:tc>
        <w:tc>
          <w:tcPr>
            <w:tcW w:w="616" w:type="dxa"/>
            <w:tcBorders>
              <w:top w:val="nil"/>
              <w:left w:val="nil"/>
              <w:bottom w:val="nil"/>
              <w:right w:val="nil"/>
            </w:tcBorders>
            <w:shd w:val="clear" w:color="auto" w:fill="auto"/>
            <w:noWrap/>
            <w:vAlign w:val="center"/>
            <w:hideMark/>
            <w:tcPrChange w:id="1265" w:author="Ben.Williams" w:date="2020-10-30T14:20:00Z">
              <w:tcPr>
                <w:tcW w:w="619" w:type="dxa"/>
                <w:tcBorders>
                  <w:top w:val="nil"/>
                  <w:left w:val="nil"/>
                  <w:bottom w:val="nil"/>
                  <w:right w:val="nil"/>
                </w:tcBorders>
                <w:shd w:val="clear" w:color="auto" w:fill="auto"/>
                <w:noWrap/>
                <w:vAlign w:val="center"/>
                <w:hideMark/>
              </w:tcPr>
            </w:tcPrChange>
          </w:tcPr>
          <w:p w14:paraId="06843CEF" w14:textId="77777777" w:rsidR="00311B2C" w:rsidRPr="00250964" w:rsidRDefault="00311B2C" w:rsidP="00A332A3">
            <w:pPr>
              <w:spacing w:after="0"/>
              <w:jc w:val="center"/>
              <w:rPr>
                <w:color w:val="000000"/>
                <w:sz w:val="20"/>
              </w:rPr>
            </w:pPr>
            <w:r w:rsidRPr="00250964">
              <w:rPr>
                <w:color w:val="000000"/>
                <w:sz w:val="20"/>
              </w:rPr>
              <w:t>0.05</w:t>
            </w:r>
          </w:p>
        </w:tc>
        <w:tc>
          <w:tcPr>
            <w:tcW w:w="674" w:type="dxa"/>
            <w:tcBorders>
              <w:top w:val="nil"/>
              <w:left w:val="nil"/>
              <w:bottom w:val="nil"/>
              <w:right w:val="nil"/>
            </w:tcBorders>
            <w:shd w:val="clear" w:color="auto" w:fill="auto"/>
            <w:noWrap/>
            <w:vAlign w:val="center"/>
            <w:hideMark/>
            <w:tcPrChange w:id="1266" w:author="Ben.Williams" w:date="2020-10-30T14:20:00Z">
              <w:tcPr>
                <w:tcW w:w="619" w:type="dxa"/>
                <w:tcBorders>
                  <w:top w:val="nil"/>
                  <w:left w:val="nil"/>
                  <w:bottom w:val="nil"/>
                  <w:right w:val="nil"/>
                </w:tcBorders>
                <w:shd w:val="clear" w:color="auto" w:fill="auto"/>
                <w:noWrap/>
                <w:vAlign w:val="center"/>
                <w:hideMark/>
              </w:tcPr>
            </w:tcPrChange>
          </w:tcPr>
          <w:p w14:paraId="1A22401E" w14:textId="77777777" w:rsidR="00311B2C" w:rsidRPr="00250964" w:rsidRDefault="00311B2C" w:rsidP="00A332A3">
            <w:pPr>
              <w:spacing w:after="0"/>
              <w:jc w:val="center"/>
              <w:rPr>
                <w:color w:val="000000"/>
                <w:sz w:val="20"/>
              </w:rPr>
            </w:pPr>
            <w:r w:rsidRPr="00250964">
              <w:rPr>
                <w:color w:val="000000"/>
                <w:sz w:val="20"/>
              </w:rPr>
              <w:t>0.05</w:t>
            </w:r>
          </w:p>
        </w:tc>
        <w:tc>
          <w:tcPr>
            <w:tcW w:w="616" w:type="dxa"/>
            <w:tcBorders>
              <w:top w:val="nil"/>
              <w:left w:val="nil"/>
              <w:bottom w:val="nil"/>
              <w:right w:val="nil"/>
            </w:tcBorders>
            <w:shd w:val="clear" w:color="auto" w:fill="auto"/>
            <w:noWrap/>
            <w:vAlign w:val="center"/>
            <w:hideMark/>
            <w:tcPrChange w:id="1267" w:author="Ben.Williams" w:date="2020-10-30T14:20:00Z">
              <w:tcPr>
                <w:tcW w:w="619" w:type="dxa"/>
                <w:tcBorders>
                  <w:top w:val="nil"/>
                  <w:left w:val="nil"/>
                  <w:bottom w:val="nil"/>
                  <w:right w:val="nil"/>
                </w:tcBorders>
                <w:shd w:val="clear" w:color="auto" w:fill="auto"/>
                <w:noWrap/>
                <w:vAlign w:val="center"/>
                <w:hideMark/>
              </w:tcPr>
            </w:tcPrChange>
          </w:tcPr>
          <w:p w14:paraId="2F028795" w14:textId="77777777" w:rsidR="00311B2C" w:rsidRPr="00250964" w:rsidRDefault="00311B2C" w:rsidP="00A332A3">
            <w:pPr>
              <w:spacing w:after="0"/>
              <w:jc w:val="center"/>
              <w:rPr>
                <w:color w:val="000000"/>
                <w:sz w:val="20"/>
              </w:rPr>
            </w:pPr>
            <w:r w:rsidRPr="00250964">
              <w:rPr>
                <w:color w:val="000000"/>
                <w:sz w:val="20"/>
              </w:rPr>
              <w:t>0.08</w:t>
            </w:r>
          </w:p>
        </w:tc>
        <w:tc>
          <w:tcPr>
            <w:tcW w:w="666" w:type="dxa"/>
            <w:tcBorders>
              <w:top w:val="nil"/>
              <w:left w:val="nil"/>
              <w:bottom w:val="nil"/>
              <w:right w:val="nil"/>
            </w:tcBorders>
            <w:shd w:val="clear" w:color="auto" w:fill="auto"/>
            <w:noWrap/>
            <w:vAlign w:val="center"/>
            <w:hideMark/>
            <w:tcPrChange w:id="1268" w:author="Ben.Williams" w:date="2020-10-30T14:20:00Z">
              <w:tcPr>
                <w:tcW w:w="619" w:type="dxa"/>
                <w:tcBorders>
                  <w:top w:val="nil"/>
                  <w:left w:val="nil"/>
                  <w:bottom w:val="nil"/>
                  <w:right w:val="nil"/>
                </w:tcBorders>
                <w:shd w:val="clear" w:color="auto" w:fill="auto"/>
                <w:noWrap/>
                <w:vAlign w:val="center"/>
                <w:hideMark/>
              </w:tcPr>
            </w:tcPrChange>
          </w:tcPr>
          <w:p w14:paraId="0F1819F3" w14:textId="77777777" w:rsidR="00311B2C" w:rsidRPr="00250964" w:rsidRDefault="00311B2C" w:rsidP="00A332A3">
            <w:pPr>
              <w:spacing w:after="0"/>
              <w:jc w:val="center"/>
              <w:rPr>
                <w:color w:val="000000"/>
                <w:sz w:val="20"/>
              </w:rPr>
            </w:pPr>
            <w:r w:rsidRPr="00250964">
              <w:rPr>
                <w:color w:val="000000"/>
                <w:sz w:val="20"/>
              </w:rPr>
              <w:t>0.07</w:t>
            </w:r>
          </w:p>
        </w:tc>
        <w:tc>
          <w:tcPr>
            <w:tcW w:w="666" w:type="dxa"/>
            <w:tcBorders>
              <w:top w:val="nil"/>
              <w:left w:val="nil"/>
              <w:bottom w:val="nil"/>
              <w:right w:val="nil"/>
            </w:tcBorders>
            <w:vAlign w:val="center"/>
            <w:tcPrChange w:id="1269" w:author="Ben.Williams" w:date="2020-10-30T14:20:00Z">
              <w:tcPr>
                <w:tcW w:w="619" w:type="dxa"/>
                <w:tcBorders>
                  <w:top w:val="nil"/>
                  <w:left w:val="nil"/>
                  <w:bottom w:val="nil"/>
                  <w:right w:val="nil"/>
                </w:tcBorders>
                <w:vAlign w:val="center"/>
              </w:tcPr>
            </w:tcPrChange>
          </w:tcPr>
          <w:p w14:paraId="2AA8494F" w14:textId="77777777" w:rsidR="00311B2C" w:rsidRPr="00250964" w:rsidRDefault="00311B2C" w:rsidP="00A332A3">
            <w:pPr>
              <w:spacing w:after="0"/>
              <w:jc w:val="center"/>
              <w:rPr>
                <w:color w:val="000000"/>
                <w:sz w:val="20"/>
              </w:rPr>
            </w:pPr>
            <w:r w:rsidRPr="00250964">
              <w:rPr>
                <w:color w:val="000000"/>
                <w:sz w:val="20"/>
              </w:rPr>
              <w:t>0.03</w:t>
            </w:r>
          </w:p>
        </w:tc>
      </w:tr>
      <w:tr w:rsidR="00311B2C" w:rsidRPr="00D75D21" w14:paraId="6E1646C8" w14:textId="77777777" w:rsidTr="00E777C3">
        <w:trPr>
          <w:trHeight w:val="285"/>
          <w:trPrChange w:id="1270" w:author="Ben.Williams" w:date="2020-10-30T14:20:00Z">
            <w:trPr>
              <w:trHeight w:val="285"/>
            </w:trPr>
          </w:trPrChange>
        </w:trPr>
        <w:tc>
          <w:tcPr>
            <w:tcW w:w="816" w:type="dxa"/>
            <w:tcBorders>
              <w:top w:val="nil"/>
              <w:left w:val="nil"/>
              <w:bottom w:val="nil"/>
              <w:right w:val="nil"/>
            </w:tcBorders>
            <w:shd w:val="clear" w:color="auto" w:fill="auto"/>
            <w:noWrap/>
            <w:hideMark/>
            <w:tcPrChange w:id="1271" w:author="Ben.Williams" w:date="2020-10-30T14:20:00Z">
              <w:tcPr>
                <w:tcW w:w="752" w:type="dxa"/>
                <w:tcBorders>
                  <w:top w:val="nil"/>
                  <w:left w:val="nil"/>
                  <w:bottom w:val="nil"/>
                  <w:right w:val="nil"/>
                </w:tcBorders>
                <w:shd w:val="clear" w:color="auto" w:fill="auto"/>
                <w:noWrap/>
                <w:hideMark/>
              </w:tcPr>
            </w:tcPrChange>
          </w:tcPr>
          <w:p w14:paraId="4D266480" w14:textId="77777777" w:rsidR="00311B2C" w:rsidRPr="00D75D21" w:rsidRDefault="00311B2C" w:rsidP="00A332A3">
            <w:pPr>
              <w:spacing w:after="0"/>
              <w:rPr>
                <w:color w:val="000000"/>
                <w:sz w:val="20"/>
              </w:rPr>
            </w:pPr>
            <w:r w:rsidRPr="00D75D21">
              <w:rPr>
                <w:color w:val="000000"/>
                <w:sz w:val="20"/>
              </w:rPr>
              <w:t>16</w:t>
            </w:r>
          </w:p>
        </w:tc>
        <w:tc>
          <w:tcPr>
            <w:tcW w:w="616" w:type="dxa"/>
            <w:tcBorders>
              <w:top w:val="nil"/>
              <w:left w:val="nil"/>
              <w:bottom w:val="nil"/>
              <w:right w:val="nil"/>
            </w:tcBorders>
            <w:shd w:val="clear" w:color="auto" w:fill="auto"/>
            <w:noWrap/>
            <w:vAlign w:val="center"/>
            <w:hideMark/>
            <w:tcPrChange w:id="1272" w:author="Ben.Williams" w:date="2020-10-30T14:20:00Z">
              <w:tcPr>
                <w:tcW w:w="619" w:type="dxa"/>
                <w:tcBorders>
                  <w:top w:val="nil"/>
                  <w:left w:val="nil"/>
                  <w:bottom w:val="nil"/>
                  <w:right w:val="nil"/>
                </w:tcBorders>
                <w:shd w:val="clear" w:color="auto" w:fill="auto"/>
                <w:noWrap/>
                <w:vAlign w:val="center"/>
                <w:hideMark/>
              </w:tcPr>
            </w:tcPrChange>
          </w:tcPr>
          <w:p w14:paraId="54EA4E67" w14:textId="77777777" w:rsidR="00311B2C" w:rsidRPr="00250964" w:rsidRDefault="00311B2C" w:rsidP="00A332A3">
            <w:pPr>
              <w:spacing w:after="0"/>
              <w:jc w:val="center"/>
              <w:rPr>
                <w:color w:val="000000"/>
                <w:sz w:val="20"/>
              </w:rPr>
            </w:pPr>
            <w:r w:rsidRPr="00250964">
              <w:rPr>
                <w:color w:val="000000"/>
                <w:sz w:val="20"/>
              </w:rPr>
              <w:t>0.02</w:t>
            </w:r>
          </w:p>
        </w:tc>
        <w:tc>
          <w:tcPr>
            <w:tcW w:w="458" w:type="dxa"/>
            <w:tcBorders>
              <w:top w:val="nil"/>
              <w:left w:val="nil"/>
              <w:bottom w:val="nil"/>
              <w:right w:val="nil"/>
            </w:tcBorders>
            <w:shd w:val="clear" w:color="auto" w:fill="auto"/>
            <w:noWrap/>
            <w:vAlign w:val="center"/>
            <w:hideMark/>
            <w:tcPrChange w:id="1273" w:author="Ben.Williams" w:date="2020-10-30T14:20:00Z">
              <w:tcPr>
                <w:tcW w:w="619" w:type="dxa"/>
                <w:tcBorders>
                  <w:top w:val="nil"/>
                  <w:left w:val="nil"/>
                  <w:bottom w:val="nil"/>
                  <w:right w:val="nil"/>
                </w:tcBorders>
                <w:shd w:val="clear" w:color="auto" w:fill="auto"/>
                <w:noWrap/>
                <w:vAlign w:val="center"/>
                <w:hideMark/>
              </w:tcPr>
            </w:tcPrChange>
          </w:tcPr>
          <w:p w14:paraId="3BCE9F55" w14:textId="77777777" w:rsidR="00311B2C" w:rsidRPr="00250964" w:rsidRDefault="00311B2C" w:rsidP="00A332A3">
            <w:pPr>
              <w:spacing w:after="0"/>
              <w:jc w:val="center"/>
              <w:rPr>
                <w:color w:val="000000"/>
                <w:sz w:val="20"/>
              </w:rPr>
            </w:pPr>
            <w:r w:rsidRPr="00250964">
              <w:rPr>
                <w:color w:val="000000"/>
                <w:sz w:val="20"/>
              </w:rPr>
              <w:t>0.03</w:t>
            </w:r>
          </w:p>
        </w:tc>
        <w:tc>
          <w:tcPr>
            <w:tcW w:w="616" w:type="dxa"/>
            <w:tcBorders>
              <w:top w:val="nil"/>
              <w:left w:val="nil"/>
              <w:bottom w:val="nil"/>
              <w:right w:val="nil"/>
            </w:tcBorders>
            <w:shd w:val="clear" w:color="auto" w:fill="auto"/>
            <w:noWrap/>
            <w:vAlign w:val="center"/>
            <w:hideMark/>
            <w:tcPrChange w:id="1274" w:author="Ben.Williams" w:date="2020-10-30T14:20:00Z">
              <w:tcPr>
                <w:tcW w:w="619" w:type="dxa"/>
                <w:tcBorders>
                  <w:top w:val="nil"/>
                  <w:left w:val="nil"/>
                  <w:bottom w:val="nil"/>
                  <w:right w:val="nil"/>
                </w:tcBorders>
                <w:shd w:val="clear" w:color="auto" w:fill="auto"/>
                <w:noWrap/>
                <w:vAlign w:val="center"/>
                <w:hideMark/>
              </w:tcPr>
            </w:tcPrChange>
          </w:tcPr>
          <w:p w14:paraId="00C35886" w14:textId="77777777" w:rsidR="00311B2C" w:rsidRPr="00250964" w:rsidRDefault="00311B2C" w:rsidP="00A332A3">
            <w:pPr>
              <w:spacing w:after="0"/>
              <w:jc w:val="center"/>
              <w:rPr>
                <w:color w:val="000000"/>
                <w:sz w:val="20"/>
              </w:rPr>
            </w:pPr>
            <w:r w:rsidRPr="00250964">
              <w:rPr>
                <w:color w:val="000000"/>
                <w:sz w:val="20"/>
              </w:rPr>
              <w:t>0.06</w:t>
            </w:r>
          </w:p>
        </w:tc>
        <w:tc>
          <w:tcPr>
            <w:tcW w:w="616" w:type="dxa"/>
            <w:tcBorders>
              <w:top w:val="nil"/>
              <w:left w:val="nil"/>
              <w:bottom w:val="nil"/>
              <w:right w:val="nil"/>
            </w:tcBorders>
            <w:shd w:val="clear" w:color="auto" w:fill="auto"/>
            <w:noWrap/>
            <w:vAlign w:val="center"/>
            <w:hideMark/>
            <w:tcPrChange w:id="1275" w:author="Ben.Williams" w:date="2020-10-30T14:20:00Z">
              <w:tcPr>
                <w:tcW w:w="619" w:type="dxa"/>
                <w:tcBorders>
                  <w:top w:val="nil"/>
                  <w:left w:val="nil"/>
                  <w:bottom w:val="nil"/>
                  <w:right w:val="nil"/>
                </w:tcBorders>
                <w:shd w:val="clear" w:color="auto" w:fill="auto"/>
                <w:noWrap/>
                <w:vAlign w:val="center"/>
                <w:hideMark/>
              </w:tcPr>
            </w:tcPrChange>
          </w:tcPr>
          <w:p w14:paraId="6127BB95" w14:textId="77777777" w:rsidR="00311B2C" w:rsidRPr="00250964" w:rsidRDefault="00311B2C" w:rsidP="00A332A3">
            <w:pPr>
              <w:spacing w:after="0"/>
              <w:jc w:val="center"/>
              <w:rPr>
                <w:color w:val="000000"/>
                <w:sz w:val="20"/>
              </w:rPr>
            </w:pPr>
            <w:r w:rsidRPr="00250964">
              <w:rPr>
                <w:color w:val="000000"/>
                <w:sz w:val="20"/>
              </w:rPr>
              <w:t>0.06</w:t>
            </w:r>
          </w:p>
        </w:tc>
        <w:tc>
          <w:tcPr>
            <w:tcW w:w="616" w:type="dxa"/>
            <w:tcBorders>
              <w:top w:val="nil"/>
              <w:left w:val="nil"/>
              <w:bottom w:val="nil"/>
              <w:right w:val="nil"/>
            </w:tcBorders>
            <w:shd w:val="clear" w:color="auto" w:fill="auto"/>
            <w:noWrap/>
            <w:vAlign w:val="center"/>
            <w:hideMark/>
            <w:tcPrChange w:id="1276" w:author="Ben.Williams" w:date="2020-10-30T14:20:00Z">
              <w:tcPr>
                <w:tcW w:w="619" w:type="dxa"/>
                <w:tcBorders>
                  <w:top w:val="nil"/>
                  <w:left w:val="nil"/>
                  <w:bottom w:val="nil"/>
                  <w:right w:val="nil"/>
                </w:tcBorders>
                <w:shd w:val="clear" w:color="auto" w:fill="auto"/>
                <w:noWrap/>
                <w:vAlign w:val="center"/>
                <w:hideMark/>
              </w:tcPr>
            </w:tcPrChange>
          </w:tcPr>
          <w:p w14:paraId="4C543818" w14:textId="77777777" w:rsidR="00311B2C" w:rsidRPr="00250964" w:rsidRDefault="00311B2C" w:rsidP="00A332A3">
            <w:pPr>
              <w:spacing w:after="0"/>
              <w:jc w:val="center"/>
              <w:rPr>
                <w:color w:val="000000"/>
                <w:sz w:val="20"/>
              </w:rPr>
            </w:pPr>
            <w:r w:rsidRPr="00250964">
              <w:rPr>
                <w:color w:val="000000"/>
                <w:sz w:val="20"/>
              </w:rPr>
              <w:t>0.09</w:t>
            </w:r>
          </w:p>
        </w:tc>
        <w:tc>
          <w:tcPr>
            <w:tcW w:w="616" w:type="dxa"/>
            <w:tcBorders>
              <w:top w:val="nil"/>
              <w:left w:val="nil"/>
              <w:bottom w:val="nil"/>
              <w:right w:val="nil"/>
            </w:tcBorders>
            <w:shd w:val="clear" w:color="auto" w:fill="auto"/>
            <w:noWrap/>
            <w:vAlign w:val="center"/>
            <w:hideMark/>
            <w:tcPrChange w:id="1277" w:author="Ben.Williams" w:date="2020-10-30T14:20:00Z">
              <w:tcPr>
                <w:tcW w:w="619" w:type="dxa"/>
                <w:tcBorders>
                  <w:top w:val="nil"/>
                  <w:left w:val="nil"/>
                  <w:bottom w:val="nil"/>
                  <w:right w:val="nil"/>
                </w:tcBorders>
                <w:shd w:val="clear" w:color="auto" w:fill="auto"/>
                <w:noWrap/>
                <w:vAlign w:val="center"/>
                <w:hideMark/>
              </w:tcPr>
            </w:tcPrChange>
          </w:tcPr>
          <w:p w14:paraId="55F8C46A" w14:textId="77777777" w:rsidR="00311B2C" w:rsidRPr="00250964" w:rsidRDefault="00311B2C" w:rsidP="00A332A3">
            <w:pPr>
              <w:spacing w:after="0"/>
              <w:jc w:val="center"/>
              <w:rPr>
                <w:color w:val="000000"/>
                <w:sz w:val="20"/>
              </w:rPr>
            </w:pPr>
            <w:r w:rsidRPr="00250964">
              <w:rPr>
                <w:color w:val="000000"/>
                <w:sz w:val="20"/>
              </w:rPr>
              <w:t>0.06</w:t>
            </w:r>
          </w:p>
        </w:tc>
        <w:tc>
          <w:tcPr>
            <w:tcW w:w="616" w:type="dxa"/>
            <w:tcBorders>
              <w:top w:val="nil"/>
              <w:left w:val="nil"/>
              <w:bottom w:val="nil"/>
              <w:right w:val="nil"/>
            </w:tcBorders>
            <w:shd w:val="clear" w:color="auto" w:fill="auto"/>
            <w:noWrap/>
            <w:vAlign w:val="center"/>
            <w:hideMark/>
            <w:tcPrChange w:id="1278" w:author="Ben.Williams" w:date="2020-10-30T14:20:00Z">
              <w:tcPr>
                <w:tcW w:w="619" w:type="dxa"/>
                <w:tcBorders>
                  <w:top w:val="nil"/>
                  <w:left w:val="nil"/>
                  <w:bottom w:val="nil"/>
                  <w:right w:val="nil"/>
                </w:tcBorders>
                <w:shd w:val="clear" w:color="auto" w:fill="auto"/>
                <w:noWrap/>
                <w:vAlign w:val="center"/>
                <w:hideMark/>
              </w:tcPr>
            </w:tcPrChange>
          </w:tcPr>
          <w:p w14:paraId="4393EC3A" w14:textId="77777777" w:rsidR="00311B2C" w:rsidRPr="00250964" w:rsidRDefault="00311B2C" w:rsidP="00A332A3">
            <w:pPr>
              <w:spacing w:after="0"/>
              <w:jc w:val="center"/>
              <w:rPr>
                <w:color w:val="000000"/>
                <w:sz w:val="20"/>
              </w:rPr>
            </w:pPr>
            <w:r w:rsidRPr="00250964">
              <w:rPr>
                <w:color w:val="000000"/>
                <w:sz w:val="20"/>
              </w:rPr>
              <w:t>0.05</w:t>
            </w:r>
          </w:p>
        </w:tc>
        <w:tc>
          <w:tcPr>
            <w:tcW w:w="616" w:type="dxa"/>
            <w:tcBorders>
              <w:top w:val="nil"/>
              <w:left w:val="nil"/>
              <w:bottom w:val="nil"/>
              <w:right w:val="nil"/>
            </w:tcBorders>
            <w:shd w:val="clear" w:color="auto" w:fill="auto"/>
            <w:noWrap/>
            <w:vAlign w:val="center"/>
            <w:hideMark/>
            <w:tcPrChange w:id="1279" w:author="Ben.Williams" w:date="2020-10-30T14:20:00Z">
              <w:tcPr>
                <w:tcW w:w="619" w:type="dxa"/>
                <w:tcBorders>
                  <w:top w:val="nil"/>
                  <w:left w:val="nil"/>
                  <w:bottom w:val="nil"/>
                  <w:right w:val="nil"/>
                </w:tcBorders>
                <w:shd w:val="clear" w:color="auto" w:fill="auto"/>
                <w:noWrap/>
                <w:vAlign w:val="center"/>
                <w:hideMark/>
              </w:tcPr>
            </w:tcPrChange>
          </w:tcPr>
          <w:p w14:paraId="1CDA3F1F" w14:textId="77777777" w:rsidR="00311B2C" w:rsidRPr="00250964" w:rsidRDefault="00311B2C" w:rsidP="00A332A3">
            <w:pPr>
              <w:spacing w:after="0"/>
              <w:jc w:val="center"/>
              <w:rPr>
                <w:color w:val="000000"/>
                <w:sz w:val="20"/>
              </w:rPr>
            </w:pPr>
            <w:r w:rsidRPr="00250964">
              <w:rPr>
                <w:color w:val="000000"/>
                <w:sz w:val="20"/>
              </w:rPr>
              <w:t>0.03</w:t>
            </w:r>
          </w:p>
        </w:tc>
        <w:tc>
          <w:tcPr>
            <w:tcW w:w="616" w:type="dxa"/>
            <w:tcBorders>
              <w:top w:val="nil"/>
              <w:left w:val="nil"/>
              <w:bottom w:val="nil"/>
              <w:right w:val="nil"/>
            </w:tcBorders>
            <w:shd w:val="clear" w:color="auto" w:fill="auto"/>
            <w:noWrap/>
            <w:vAlign w:val="center"/>
            <w:hideMark/>
            <w:tcPrChange w:id="1280" w:author="Ben.Williams" w:date="2020-10-30T14:20:00Z">
              <w:tcPr>
                <w:tcW w:w="619" w:type="dxa"/>
                <w:tcBorders>
                  <w:top w:val="nil"/>
                  <w:left w:val="nil"/>
                  <w:bottom w:val="nil"/>
                  <w:right w:val="nil"/>
                </w:tcBorders>
                <w:shd w:val="clear" w:color="auto" w:fill="auto"/>
                <w:noWrap/>
                <w:vAlign w:val="center"/>
                <w:hideMark/>
              </w:tcPr>
            </w:tcPrChange>
          </w:tcPr>
          <w:p w14:paraId="7BB437C3" w14:textId="77777777" w:rsidR="00311B2C" w:rsidRPr="00250964" w:rsidRDefault="00311B2C" w:rsidP="00A332A3">
            <w:pPr>
              <w:spacing w:after="0"/>
              <w:jc w:val="center"/>
              <w:rPr>
                <w:color w:val="000000"/>
                <w:sz w:val="20"/>
              </w:rPr>
            </w:pPr>
            <w:r w:rsidRPr="00250964">
              <w:rPr>
                <w:color w:val="000000"/>
                <w:sz w:val="20"/>
              </w:rPr>
              <w:t>0.03</w:t>
            </w:r>
          </w:p>
        </w:tc>
        <w:tc>
          <w:tcPr>
            <w:tcW w:w="616" w:type="dxa"/>
            <w:tcBorders>
              <w:top w:val="nil"/>
              <w:left w:val="nil"/>
              <w:bottom w:val="nil"/>
              <w:right w:val="nil"/>
            </w:tcBorders>
            <w:shd w:val="clear" w:color="auto" w:fill="auto"/>
            <w:noWrap/>
            <w:vAlign w:val="center"/>
            <w:hideMark/>
            <w:tcPrChange w:id="1281" w:author="Ben.Williams" w:date="2020-10-30T14:20:00Z">
              <w:tcPr>
                <w:tcW w:w="619" w:type="dxa"/>
                <w:tcBorders>
                  <w:top w:val="nil"/>
                  <w:left w:val="nil"/>
                  <w:bottom w:val="nil"/>
                  <w:right w:val="nil"/>
                </w:tcBorders>
                <w:shd w:val="clear" w:color="auto" w:fill="auto"/>
                <w:noWrap/>
                <w:vAlign w:val="center"/>
                <w:hideMark/>
              </w:tcPr>
            </w:tcPrChange>
          </w:tcPr>
          <w:p w14:paraId="4BCC3A30" w14:textId="77777777" w:rsidR="00311B2C" w:rsidRPr="00250964" w:rsidRDefault="00311B2C" w:rsidP="00A332A3">
            <w:pPr>
              <w:spacing w:after="0"/>
              <w:jc w:val="center"/>
              <w:rPr>
                <w:color w:val="000000"/>
                <w:sz w:val="20"/>
              </w:rPr>
            </w:pPr>
            <w:r w:rsidRPr="00250964">
              <w:rPr>
                <w:color w:val="000000"/>
                <w:sz w:val="20"/>
              </w:rPr>
              <w:t>0.02</w:t>
            </w:r>
          </w:p>
        </w:tc>
        <w:tc>
          <w:tcPr>
            <w:tcW w:w="616" w:type="dxa"/>
            <w:tcBorders>
              <w:top w:val="nil"/>
              <w:left w:val="nil"/>
              <w:bottom w:val="nil"/>
              <w:right w:val="nil"/>
            </w:tcBorders>
            <w:shd w:val="clear" w:color="auto" w:fill="auto"/>
            <w:noWrap/>
            <w:vAlign w:val="center"/>
            <w:hideMark/>
            <w:tcPrChange w:id="1282" w:author="Ben.Williams" w:date="2020-10-30T14:20:00Z">
              <w:tcPr>
                <w:tcW w:w="619" w:type="dxa"/>
                <w:tcBorders>
                  <w:top w:val="nil"/>
                  <w:left w:val="nil"/>
                  <w:bottom w:val="nil"/>
                  <w:right w:val="nil"/>
                </w:tcBorders>
                <w:shd w:val="clear" w:color="auto" w:fill="auto"/>
                <w:noWrap/>
                <w:vAlign w:val="center"/>
                <w:hideMark/>
              </w:tcPr>
            </w:tcPrChange>
          </w:tcPr>
          <w:p w14:paraId="74E11123" w14:textId="77777777" w:rsidR="00311B2C" w:rsidRPr="00250964" w:rsidRDefault="00311B2C" w:rsidP="00A332A3">
            <w:pPr>
              <w:spacing w:after="0"/>
              <w:jc w:val="center"/>
              <w:rPr>
                <w:color w:val="000000"/>
                <w:sz w:val="20"/>
              </w:rPr>
            </w:pPr>
            <w:r w:rsidRPr="00250964">
              <w:rPr>
                <w:color w:val="000000"/>
                <w:sz w:val="20"/>
              </w:rPr>
              <w:t>0.04</w:t>
            </w:r>
          </w:p>
        </w:tc>
        <w:tc>
          <w:tcPr>
            <w:tcW w:w="674" w:type="dxa"/>
            <w:tcBorders>
              <w:top w:val="nil"/>
              <w:left w:val="nil"/>
              <w:bottom w:val="nil"/>
              <w:right w:val="nil"/>
            </w:tcBorders>
            <w:shd w:val="clear" w:color="auto" w:fill="auto"/>
            <w:noWrap/>
            <w:vAlign w:val="center"/>
            <w:hideMark/>
            <w:tcPrChange w:id="1283" w:author="Ben.Williams" w:date="2020-10-30T14:20:00Z">
              <w:tcPr>
                <w:tcW w:w="619" w:type="dxa"/>
                <w:tcBorders>
                  <w:top w:val="nil"/>
                  <w:left w:val="nil"/>
                  <w:bottom w:val="nil"/>
                  <w:right w:val="nil"/>
                </w:tcBorders>
                <w:shd w:val="clear" w:color="auto" w:fill="auto"/>
                <w:noWrap/>
                <w:vAlign w:val="center"/>
                <w:hideMark/>
              </w:tcPr>
            </w:tcPrChange>
          </w:tcPr>
          <w:p w14:paraId="795B536A" w14:textId="77777777" w:rsidR="00311B2C" w:rsidRPr="00250964" w:rsidRDefault="00311B2C" w:rsidP="00A332A3">
            <w:pPr>
              <w:spacing w:after="0"/>
              <w:jc w:val="center"/>
              <w:rPr>
                <w:color w:val="000000"/>
                <w:sz w:val="20"/>
              </w:rPr>
            </w:pPr>
            <w:r w:rsidRPr="00250964">
              <w:rPr>
                <w:color w:val="000000"/>
                <w:sz w:val="20"/>
              </w:rPr>
              <w:t>0.04</w:t>
            </w:r>
          </w:p>
        </w:tc>
        <w:tc>
          <w:tcPr>
            <w:tcW w:w="616" w:type="dxa"/>
            <w:tcBorders>
              <w:top w:val="nil"/>
              <w:left w:val="nil"/>
              <w:bottom w:val="nil"/>
              <w:right w:val="nil"/>
            </w:tcBorders>
            <w:shd w:val="clear" w:color="auto" w:fill="auto"/>
            <w:noWrap/>
            <w:vAlign w:val="center"/>
            <w:hideMark/>
            <w:tcPrChange w:id="1284" w:author="Ben.Williams" w:date="2020-10-30T14:20:00Z">
              <w:tcPr>
                <w:tcW w:w="619" w:type="dxa"/>
                <w:tcBorders>
                  <w:top w:val="nil"/>
                  <w:left w:val="nil"/>
                  <w:bottom w:val="nil"/>
                  <w:right w:val="nil"/>
                </w:tcBorders>
                <w:shd w:val="clear" w:color="auto" w:fill="auto"/>
                <w:noWrap/>
                <w:vAlign w:val="center"/>
                <w:hideMark/>
              </w:tcPr>
            </w:tcPrChange>
          </w:tcPr>
          <w:p w14:paraId="3F9BF255" w14:textId="77777777" w:rsidR="00311B2C" w:rsidRPr="00250964" w:rsidRDefault="00311B2C" w:rsidP="00A332A3">
            <w:pPr>
              <w:spacing w:after="0"/>
              <w:jc w:val="center"/>
              <w:rPr>
                <w:color w:val="000000"/>
                <w:sz w:val="20"/>
              </w:rPr>
            </w:pPr>
            <w:r w:rsidRPr="00250964">
              <w:rPr>
                <w:color w:val="000000"/>
                <w:sz w:val="20"/>
              </w:rPr>
              <w:t>0.07</w:t>
            </w:r>
          </w:p>
        </w:tc>
        <w:tc>
          <w:tcPr>
            <w:tcW w:w="666" w:type="dxa"/>
            <w:tcBorders>
              <w:top w:val="nil"/>
              <w:left w:val="nil"/>
              <w:bottom w:val="nil"/>
              <w:right w:val="nil"/>
            </w:tcBorders>
            <w:shd w:val="clear" w:color="auto" w:fill="auto"/>
            <w:noWrap/>
            <w:vAlign w:val="center"/>
            <w:hideMark/>
            <w:tcPrChange w:id="1285" w:author="Ben.Williams" w:date="2020-10-30T14:20:00Z">
              <w:tcPr>
                <w:tcW w:w="619" w:type="dxa"/>
                <w:tcBorders>
                  <w:top w:val="nil"/>
                  <w:left w:val="nil"/>
                  <w:bottom w:val="nil"/>
                  <w:right w:val="nil"/>
                </w:tcBorders>
                <w:shd w:val="clear" w:color="auto" w:fill="auto"/>
                <w:noWrap/>
                <w:vAlign w:val="center"/>
                <w:hideMark/>
              </w:tcPr>
            </w:tcPrChange>
          </w:tcPr>
          <w:p w14:paraId="5CAC8536" w14:textId="77777777" w:rsidR="00311B2C" w:rsidRPr="00250964" w:rsidRDefault="00311B2C" w:rsidP="00A332A3">
            <w:pPr>
              <w:spacing w:after="0"/>
              <w:jc w:val="center"/>
              <w:rPr>
                <w:color w:val="000000"/>
                <w:sz w:val="20"/>
              </w:rPr>
            </w:pPr>
            <w:r w:rsidRPr="00250964">
              <w:rPr>
                <w:color w:val="000000"/>
                <w:sz w:val="20"/>
              </w:rPr>
              <w:t>0.08</w:t>
            </w:r>
          </w:p>
        </w:tc>
        <w:tc>
          <w:tcPr>
            <w:tcW w:w="666" w:type="dxa"/>
            <w:tcBorders>
              <w:top w:val="nil"/>
              <w:left w:val="nil"/>
              <w:bottom w:val="nil"/>
              <w:right w:val="nil"/>
            </w:tcBorders>
            <w:vAlign w:val="center"/>
            <w:tcPrChange w:id="1286" w:author="Ben.Williams" w:date="2020-10-30T14:20:00Z">
              <w:tcPr>
                <w:tcW w:w="619" w:type="dxa"/>
                <w:tcBorders>
                  <w:top w:val="nil"/>
                  <w:left w:val="nil"/>
                  <w:bottom w:val="nil"/>
                  <w:right w:val="nil"/>
                </w:tcBorders>
                <w:vAlign w:val="center"/>
              </w:tcPr>
            </w:tcPrChange>
          </w:tcPr>
          <w:p w14:paraId="617F5CC1" w14:textId="77777777" w:rsidR="00311B2C" w:rsidRPr="00250964" w:rsidRDefault="00311B2C" w:rsidP="00A332A3">
            <w:pPr>
              <w:spacing w:after="0"/>
              <w:jc w:val="center"/>
              <w:rPr>
                <w:color w:val="000000"/>
                <w:sz w:val="20"/>
              </w:rPr>
            </w:pPr>
            <w:r w:rsidRPr="00250964">
              <w:rPr>
                <w:color w:val="000000"/>
                <w:sz w:val="20"/>
              </w:rPr>
              <w:t>0.04</w:t>
            </w:r>
          </w:p>
        </w:tc>
      </w:tr>
      <w:tr w:rsidR="00311B2C" w:rsidRPr="00D75D21" w14:paraId="3B63C440" w14:textId="77777777" w:rsidTr="00E777C3">
        <w:trPr>
          <w:trHeight w:val="285"/>
          <w:trPrChange w:id="1287" w:author="Ben.Williams" w:date="2020-10-30T14:20:00Z">
            <w:trPr>
              <w:trHeight w:val="285"/>
            </w:trPr>
          </w:trPrChange>
        </w:trPr>
        <w:tc>
          <w:tcPr>
            <w:tcW w:w="816" w:type="dxa"/>
            <w:tcBorders>
              <w:top w:val="nil"/>
              <w:left w:val="nil"/>
              <w:bottom w:val="nil"/>
              <w:right w:val="nil"/>
            </w:tcBorders>
            <w:shd w:val="clear" w:color="auto" w:fill="auto"/>
            <w:noWrap/>
            <w:hideMark/>
            <w:tcPrChange w:id="1288" w:author="Ben.Williams" w:date="2020-10-30T14:20:00Z">
              <w:tcPr>
                <w:tcW w:w="752" w:type="dxa"/>
                <w:tcBorders>
                  <w:top w:val="nil"/>
                  <w:left w:val="nil"/>
                  <w:bottom w:val="nil"/>
                  <w:right w:val="nil"/>
                </w:tcBorders>
                <w:shd w:val="clear" w:color="auto" w:fill="auto"/>
                <w:noWrap/>
                <w:hideMark/>
              </w:tcPr>
            </w:tcPrChange>
          </w:tcPr>
          <w:p w14:paraId="67A64B5C" w14:textId="77777777" w:rsidR="00311B2C" w:rsidRPr="00D75D21" w:rsidRDefault="00311B2C" w:rsidP="00A332A3">
            <w:pPr>
              <w:spacing w:after="0"/>
              <w:rPr>
                <w:color w:val="000000"/>
                <w:sz w:val="20"/>
              </w:rPr>
            </w:pPr>
            <w:r w:rsidRPr="00D75D21">
              <w:rPr>
                <w:color w:val="000000"/>
                <w:sz w:val="20"/>
              </w:rPr>
              <w:t>17</w:t>
            </w:r>
          </w:p>
        </w:tc>
        <w:tc>
          <w:tcPr>
            <w:tcW w:w="616" w:type="dxa"/>
            <w:tcBorders>
              <w:top w:val="nil"/>
              <w:left w:val="nil"/>
              <w:bottom w:val="nil"/>
              <w:right w:val="nil"/>
            </w:tcBorders>
            <w:shd w:val="clear" w:color="auto" w:fill="auto"/>
            <w:noWrap/>
            <w:vAlign w:val="center"/>
            <w:hideMark/>
            <w:tcPrChange w:id="1289" w:author="Ben.Williams" w:date="2020-10-30T14:20:00Z">
              <w:tcPr>
                <w:tcW w:w="619" w:type="dxa"/>
                <w:tcBorders>
                  <w:top w:val="nil"/>
                  <w:left w:val="nil"/>
                  <w:bottom w:val="nil"/>
                  <w:right w:val="nil"/>
                </w:tcBorders>
                <w:shd w:val="clear" w:color="auto" w:fill="auto"/>
                <w:noWrap/>
                <w:vAlign w:val="center"/>
                <w:hideMark/>
              </w:tcPr>
            </w:tcPrChange>
          </w:tcPr>
          <w:p w14:paraId="71A5E70E" w14:textId="77777777" w:rsidR="00311B2C" w:rsidRPr="00250964" w:rsidRDefault="00311B2C" w:rsidP="00A332A3">
            <w:pPr>
              <w:spacing w:after="0"/>
              <w:jc w:val="center"/>
              <w:rPr>
                <w:color w:val="000000"/>
                <w:sz w:val="20"/>
              </w:rPr>
            </w:pPr>
            <w:r w:rsidRPr="00250964">
              <w:rPr>
                <w:color w:val="000000"/>
                <w:sz w:val="20"/>
              </w:rPr>
              <w:t>0.03</w:t>
            </w:r>
          </w:p>
        </w:tc>
        <w:tc>
          <w:tcPr>
            <w:tcW w:w="458" w:type="dxa"/>
            <w:tcBorders>
              <w:top w:val="nil"/>
              <w:left w:val="nil"/>
              <w:bottom w:val="nil"/>
              <w:right w:val="nil"/>
            </w:tcBorders>
            <w:shd w:val="clear" w:color="auto" w:fill="auto"/>
            <w:noWrap/>
            <w:vAlign w:val="center"/>
            <w:hideMark/>
            <w:tcPrChange w:id="1290" w:author="Ben.Williams" w:date="2020-10-30T14:20:00Z">
              <w:tcPr>
                <w:tcW w:w="619" w:type="dxa"/>
                <w:tcBorders>
                  <w:top w:val="nil"/>
                  <w:left w:val="nil"/>
                  <w:bottom w:val="nil"/>
                  <w:right w:val="nil"/>
                </w:tcBorders>
                <w:shd w:val="clear" w:color="auto" w:fill="auto"/>
                <w:noWrap/>
                <w:vAlign w:val="center"/>
                <w:hideMark/>
              </w:tcPr>
            </w:tcPrChange>
          </w:tcPr>
          <w:p w14:paraId="049DEDBD" w14:textId="77777777" w:rsidR="00311B2C" w:rsidRPr="00250964" w:rsidRDefault="00311B2C" w:rsidP="00A332A3">
            <w:pPr>
              <w:spacing w:after="0"/>
              <w:jc w:val="center"/>
              <w:rPr>
                <w:color w:val="000000"/>
                <w:sz w:val="20"/>
              </w:rPr>
            </w:pPr>
            <w:r w:rsidRPr="00250964">
              <w:rPr>
                <w:color w:val="000000"/>
                <w:sz w:val="20"/>
              </w:rPr>
              <w:t>0.03</w:t>
            </w:r>
          </w:p>
        </w:tc>
        <w:tc>
          <w:tcPr>
            <w:tcW w:w="616" w:type="dxa"/>
            <w:tcBorders>
              <w:top w:val="nil"/>
              <w:left w:val="nil"/>
              <w:bottom w:val="nil"/>
              <w:right w:val="nil"/>
            </w:tcBorders>
            <w:shd w:val="clear" w:color="auto" w:fill="auto"/>
            <w:noWrap/>
            <w:vAlign w:val="center"/>
            <w:hideMark/>
            <w:tcPrChange w:id="1291" w:author="Ben.Williams" w:date="2020-10-30T14:20:00Z">
              <w:tcPr>
                <w:tcW w:w="619" w:type="dxa"/>
                <w:tcBorders>
                  <w:top w:val="nil"/>
                  <w:left w:val="nil"/>
                  <w:bottom w:val="nil"/>
                  <w:right w:val="nil"/>
                </w:tcBorders>
                <w:shd w:val="clear" w:color="auto" w:fill="auto"/>
                <w:noWrap/>
                <w:vAlign w:val="center"/>
                <w:hideMark/>
              </w:tcPr>
            </w:tcPrChange>
          </w:tcPr>
          <w:p w14:paraId="39B623A2" w14:textId="77777777" w:rsidR="00311B2C" w:rsidRPr="00250964" w:rsidRDefault="00311B2C" w:rsidP="00A332A3">
            <w:pPr>
              <w:spacing w:after="0"/>
              <w:jc w:val="center"/>
              <w:rPr>
                <w:color w:val="000000"/>
                <w:sz w:val="20"/>
              </w:rPr>
            </w:pPr>
            <w:r w:rsidRPr="00250964">
              <w:rPr>
                <w:color w:val="000000"/>
                <w:sz w:val="20"/>
              </w:rPr>
              <w:t>0.02</w:t>
            </w:r>
          </w:p>
        </w:tc>
        <w:tc>
          <w:tcPr>
            <w:tcW w:w="616" w:type="dxa"/>
            <w:tcBorders>
              <w:top w:val="nil"/>
              <w:left w:val="nil"/>
              <w:bottom w:val="nil"/>
              <w:right w:val="nil"/>
            </w:tcBorders>
            <w:shd w:val="clear" w:color="auto" w:fill="auto"/>
            <w:noWrap/>
            <w:vAlign w:val="center"/>
            <w:hideMark/>
            <w:tcPrChange w:id="1292" w:author="Ben.Williams" w:date="2020-10-30T14:20:00Z">
              <w:tcPr>
                <w:tcW w:w="619" w:type="dxa"/>
                <w:tcBorders>
                  <w:top w:val="nil"/>
                  <w:left w:val="nil"/>
                  <w:bottom w:val="nil"/>
                  <w:right w:val="nil"/>
                </w:tcBorders>
                <w:shd w:val="clear" w:color="auto" w:fill="auto"/>
                <w:noWrap/>
                <w:vAlign w:val="center"/>
                <w:hideMark/>
              </w:tcPr>
            </w:tcPrChange>
          </w:tcPr>
          <w:p w14:paraId="1B81CBA1" w14:textId="77777777" w:rsidR="00311B2C" w:rsidRPr="00250964" w:rsidRDefault="00311B2C" w:rsidP="00A332A3">
            <w:pPr>
              <w:spacing w:after="0"/>
              <w:jc w:val="center"/>
              <w:rPr>
                <w:color w:val="000000"/>
                <w:sz w:val="20"/>
              </w:rPr>
            </w:pPr>
            <w:r w:rsidRPr="00250964">
              <w:rPr>
                <w:color w:val="000000"/>
                <w:sz w:val="20"/>
              </w:rPr>
              <w:t>0.05</w:t>
            </w:r>
          </w:p>
        </w:tc>
        <w:tc>
          <w:tcPr>
            <w:tcW w:w="616" w:type="dxa"/>
            <w:tcBorders>
              <w:top w:val="nil"/>
              <w:left w:val="nil"/>
              <w:bottom w:val="nil"/>
              <w:right w:val="nil"/>
            </w:tcBorders>
            <w:shd w:val="clear" w:color="auto" w:fill="auto"/>
            <w:noWrap/>
            <w:vAlign w:val="center"/>
            <w:hideMark/>
            <w:tcPrChange w:id="1293" w:author="Ben.Williams" w:date="2020-10-30T14:20:00Z">
              <w:tcPr>
                <w:tcW w:w="619" w:type="dxa"/>
                <w:tcBorders>
                  <w:top w:val="nil"/>
                  <w:left w:val="nil"/>
                  <w:bottom w:val="nil"/>
                  <w:right w:val="nil"/>
                </w:tcBorders>
                <w:shd w:val="clear" w:color="auto" w:fill="auto"/>
                <w:noWrap/>
                <w:vAlign w:val="center"/>
                <w:hideMark/>
              </w:tcPr>
            </w:tcPrChange>
          </w:tcPr>
          <w:p w14:paraId="5D6DA7CB" w14:textId="77777777" w:rsidR="00311B2C" w:rsidRPr="00250964" w:rsidRDefault="00311B2C" w:rsidP="00A332A3">
            <w:pPr>
              <w:spacing w:after="0"/>
              <w:jc w:val="center"/>
              <w:rPr>
                <w:color w:val="000000"/>
                <w:sz w:val="20"/>
              </w:rPr>
            </w:pPr>
            <w:r w:rsidRPr="00250964">
              <w:rPr>
                <w:color w:val="000000"/>
                <w:sz w:val="20"/>
              </w:rPr>
              <w:t>0.06</w:t>
            </w:r>
          </w:p>
        </w:tc>
        <w:tc>
          <w:tcPr>
            <w:tcW w:w="616" w:type="dxa"/>
            <w:tcBorders>
              <w:top w:val="nil"/>
              <w:left w:val="nil"/>
              <w:bottom w:val="nil"/>
              <w:right w:val="nil"/>
            </w:tcBorders>
            <w:shd w:val="clear" w:color="auto" w:fill="auto"/>
            <w:noWrap/>
            <w:vAlign w:val="center"/>
            <w:hideMark/>
            <w:tcPrChange w:id="1294" w:author="Ben.Williams" w:date="2020-10-30T14:20:00Z">
              <w:tcPr>
                <w:tcW w:w="619" w:type="dxa"/>
                <w:tcBorders>
                  <w:top w:val="nil"/>
                  <w:left w:val="nil"/>
                  <w:bottom w:val="nil"/>
                  <w:right w:val="nil"/>
                </w:tcBorders>
                <w:shd w:val="clear" w:color="auto" w:fill="auto"/>
                <w:noWrap/>
                <w:vAlign w:val="center"/>
                <w:hideMark/>
              </w:tcPr>
            </w:tcPrChange>
          </w:tcPr>
          <w:p w14:paraId="52CAFB73" w14:textId="77777777" w:rsidR="00311B2C" w:rsidRPr="00250964" w:rsidRDefault="00311B2C" w:rsidP="00A332A3">
            <w:pPr>
              <w:spacing w:after="0"/>
              <w:jc w:val="center"/>
              <w:rPr>
                <w:color w:val="000000"/>
                <w:sz w:val="20"/>
              </w:rPr>
            </w:pPr>
            <w:r w:rsidRPr="00250964">
              <w:rPr>
                <w:color w:val="000000"/>
                <w:sz w:val="20"/>
              </w:rPr>
              <w:t>0.05</w:t>
            </w:r>
          </w:p>
        </w:tc>
        <w:tc>
          <w:tcPr>
            <w:tcW w:w="616" w:type="dxa"/>
            <w:tcBorders>
              <w:top w:val="nil"/>
              <w:left w:val="nil"/>
              <w:bottom w:val="nil"/>
              <w:right w:val="nil"/>
            </w:tcBorders>
            <w:shd w:val="clear" w:color="auto" w:fill="auto"/>
            <w:noWrap/>
            <w:vAlign w:val="center"/>
            <w:hideMark/>
            <w:tcPrChange w:id="1295" w:author="Ben.Williams" w:date="2020-10-30T14:20:00Z">
              <w:tcPr>
                <w:tcW w:w="619" w:type="dxa"/>
                <w:tcBorders>
                  <w:top w:val="nil"/>
                  <w:left w:val="nil"/>
                  <w:bottom w:val="nil"/>
                  <w:right w:val="nil"/>
                </w:tcBorders>
                <w:shd w:val="clear" w:color="auto" w:fill="auto"/>
                <w:noWrap/>
                <w:vAlign w:val="center"/>
                <w:hideMark/>
              </w:tcPr>
            </w:tcPrChange>
          </w:tcPr>
          <w:p w14:paraId="501D4969" w14:textId="77777777" w:rsidR="00311B2C" w:rsidRPr="00250964" w:rsidRDefault="00311B2C" w:rsidP="00A332A3">
            <w:pPr>
              <w:spacing w:after="0"/>
              <w:jc w:val="center"/>
              <w:rPr>
                <w:color w:val="000000"/>
                <w:sz w:val="20"/>
              </w:rPr>
            </w:pPr>
            <w:r w:rsidRPr="00250964">
              <w:rPr>
                <w:color w:val="000000"/>
                <w:sz w:val="20"/>
              </w:rPr>
              <w:t>0.05</w:t>
            </w:r>
          </w:p>
        </w:tc>
        <w:tc>
          <w:tcPr>
            <w:tcW w:w="616" w:type="dxa"/>
            <w:tcBorders>
              <w:top w:val="nil"/>
              <w:left w:val="nil"/>
              <w:bottom w:val="nil"/>
              <w:right w:val="nil"/>
            </w:tcBorders>
            <w:shd w:val="clear" w:color="auto" w:fill="auto"/>
            <w:noWrap/>
            <w:vAlign w:val="center"/>
            <w:hideMark/>
            <w:tcPrChange w:id="1296" w:author="Ben.Williams" w:date="2020-10-30T14:20:00Z">
              <w:tcPr>
                <w:tcW w:w="619" w:type="dxa"/>
                <w:tcBorders>
                  <w:top w:val="nil"/>
                  <w:left w:val="nil"/>
                  <w:bottom w:val="nil"/>
                  <w:right w:val="nil"/>
                </w:tcBorders>
                <w:shd w:val="clear" w:color="auto" w:fill="auto"/>
                <w:noWrap/>
                <w:vAlign w:val="center"/>
                <w:hideMark/>
              </w:tcPr>
            </w:tcPrChange>
          </w:tcPr>
          <w:p w14:paraId="0E962ACC" w14:textId="77777777" w:rsidR="00311B2C" w:rsidRPr="00250964" w:rsidRDefault="00311B2C" w:rsidP="00A332A3">
            <w:pPr>
              <w:spacing w:after="0"/>
              <w:jc w:val="center"/>
              <w:rPr>
                <w:color w:val="000000"/>
                <w:sz w:val="20"/>
              </w:rPr>
            </w:pPr>
            <w:r w:rsidRPr="00250964">
              <w:rPr>
                <w:color w:val="000000"/>
                <w:sz w:val="20"/>
              </w:rPr>
              <w:t>0.05</w:t>
            </w:r>
          </w:p>
        </w:tc>
        <w:tc>
          <w:tcPr>
            <w:tcW w:w="616" w:type="dxa"/>
            <w:tcBorders>
              <w:top w:val="nil"/>
              <w:left w:val="nil"/>
              <w:bottom w:val="nil"/>
              <w:right w:val="nil"/>
            </w:tcBorders>
            <w:shd w:val="clear" w:color="auto" w:fill="auto"/>
            <w:noWrap/>
            <w:vAlign w:val="center"/>
            <w:hideMark/>
            <w:tcPrChange w:id="1297" w:author="Ben.Williams" w:date="2020-10-30T14:20:00Z">
              <w:tcPr>
                <w:tcW w:w="619" w:type="dxa"/>
                <w:tcBorders>
                  <w:top w:val="nil"/>
                  <w:left w:val="nil"/>
                  <w:bottom w:val="nil"/>
                  <w:right w:val="nil"/>
                </w:tcBorders>
                <w:shd w:val="clear" w:color="auto" w:fill="auto"/>
                <w:noWrap/>
                <w:vAlign w:val="center"/>
                <w:hideMark/>
              </w:tcPr>
            </w:tcPrChange>
          </w:tcPr>
          <w:p w14:paraId="31F48BEF" w14:textId="77777777" w:rsidR="00311B2C" w:rsidRPr="00250964" w:rsidRDefault="00311B2C" w:rsidP="00A332A3">
            <w:pPr>
              <w:spacing w:after="0"/>
              <w:jc w:val="center"/>
              <w:rPr>
                <w:color w:val="000000"/>
                <w:sz w:val="20"/>
              </w:rPr>
            </w:pPr>
            <w:r w:rsidRPr="00250964">
              <w:rPr>
                <w:color w:val="000000"/>
                <w:sz w:val="20"/>
              </w:rPr>
              <w:t>0.03</w:t>
            </w:r>
          </w:p>
        </w:tc>
        <w:tc>
          <w:tcPr>
            <w:tcW w:w="616" w:type="dxa"/>
            <w:tcBorders>
              <w:top w:val="nil"/>
              <w:left w:val="nil"/>
              <w:bottom w:val="nil"/>
              <w:right w:val="nil"/>
            </w:tcBorders>
            <w:shd w:val="clear" w:color="auto" w:fill="auto"/>
            <w:noWrap/>
            <w:vAlign w:val="center"/>
            <w:hideMark/>
            <w:tcPrChange w:id="1298" w:author="Ben.Williams" w:date="2020-10-30T14:20:00Z">
              <w:tcPr>
                <w:tcW w:w="619" w:type="dxa"/>
                <w:tcBorders>
                  <w:top w:val="nil"/>
                  <w:left w:val="nil"/>
                  <w:bottom w:val="nil"/>
                  <w:right w:val="nil"/>
                </w:tcBorders>
                <w:shd w:val="clear" w:color="auto" w:fill="auto"/>
                <w:noWrap/>
                <w:vAlign w:val="center"/>
                <w:hideMark/>
              </w:tcPr>
            </w:tcPrChange>
          </w:tcPr>
          <w:p w14:paraId="0DA90FAB" w14:textId="77777777" w:rsidR="00311B2C" w:rsidRPr="00250964" w:rsidRDefault="00311B2C" w:rsidP="00A332A3">
            <w:pPr>
              <w:spacing w:after="0"/>
              <w:jc w:val="center"/>
              <w:rPr>
                <w:color w:val="000000"/>
                <w:sz w:val="20"/>
              </w:rPr>
            </w:pPr>
            <w:r w:rsidRPr="00250964">
              <w:rPr>
                <w:color w:val="000000"/>
                <w:sz w:val="20"/>
              </w:rPr>
              <w:t>0.03</w:t>
            </w:r>
          </w:p>
        </w:tc>
        <w:tc>
          <w:tcPr>
            <w:tcW w:w="616" w:type="dxa"/>
            <w:tcBorders>
              <w:top w:val="nil"/>
              <w:left w:val="nil"/>
              <w:bottom w:val="nil"/>
              <w:right w:val="nil"/>
            </w:tcBorders>
            <w:shd w:val="clear" w:color="auto" w:fill="auto"/>
            <w:noWrap/>
            <w:vAlign w:val="center"/>
            <w:hideMark/>
            <w:tcPrChange w:id="1299" w:author="Ben.Williams" w:date="2020-10-30T14:20:00Z">
              <w:tcPr>
                <w:tcW w:w="619" w:type="dxa"/>
                <w:tcBorders>
                  <w:top w:val="nil"/>
                  <w:left w:val="nil"/>
                  <w:bottom w:val="nil"/>
                  <w:right w:val="nil"/>
                </w:tcBorders>
                <w:shd w:val="clear" w:color="auto" w:fill="auto"/>
                <w:noWrap/>
                <w:vAlign w:val="center"/>
                <w:hideMark/>
              </w:tcPr>
            </w:tcPrChange>
          </w:tcPr>
          <w:p w14:paraId="29CABD4F" w14:textId="77777777" w:rsidR="00311B2C" w:rsidRPr="00250964" w:rsidRDefault="00311B2C" w:rsidP="00A332A3">
            <w:pPr>
              <w:spacing w:after="0"/>
              <w:jc w:val="center"/>
              <w:rPr>
                <w:color w:val="000000"/>
                <w:sz w:val="20"/>
              </w:rPr>
            </w:pPr>
            <w:r w:rsidRPr="00250964">
              <w:rPr>
                <w:color w:val="000000"/>
                <w:sz w:val="20"/>
              </w:rPr>
              <w:t>0.04</w:t>
            </w:r>
          </w:p>
        </w:tc>
        <w:tc>
          <w:tcPr>
            <w:tcW w:w="674" w:type="dxa"/>
            <w:tcBorders>
              <w:top w:val="nil"/>
              <w:left w:val="nil"/>
              <w:bottom w:val="nil"/>
              <w:right w:val="nil"/>
            </w:tcBorders>
            <w:shd w:val="clear" w:color="auto" w:fill="auto"/>
            <w:noWrap/>
            <w:vAlign w:val="center"/>
            <w:hideMark/>
            <w:tcPrChange w:id="1300" w:author="Ben.Williams" w:date="2020-10-30T14:20:00Z">
              <w:tcPr>
                <w:tcW w:w="619" w:type="dxa"/>
                <w:tcBorders>
                  <w:top w:val="nil"/>
                  <w:left w:val="nil"/>
                  <w:bottom w:val="nil"/>
                  <w:right w:val="nil"/>
                </w:tcBorders>
                <w:shd w:val="clear" w:color="auto" w:fill="auto"/>
                <w:noWrap/>
                <w:vAlign w:val="center"/>
                <w:hideMark/>
              </w:tcPr>
            </w:tcPrChange>
          </w:tcPr>
          <w:p w14:paraId="61CD3D4A" w14:textId="77777777" w:rsidR="00311B2C" w:rsidRPr="00250964" w:rsidRDefault="00311B2C" w:rsidP="00A332A3">
            <w:pPr>
              <w:spacing w:after="0"/>
              <w:jc w:val="center"/>
              <w:rPr>
                <w:color w:val="000000"/>
                <w:sz w:val="20"/>
              </w:rPr>
            </w:pPr>
            <w:r w:rsidRPr="00250964">
              <w:rPr>
                <w:color w:val="000000"/>
                <w:sz w:val="20"/>
              </w:rPr>
              <w:t>0.05</w:t>
            </w:r>
          </w:p>
        </w:tc>
        <w:tc>
          <w:tcPr>
            <w:tcW w:w="616" w:type="dxa"/>
            <w:tcBorders>
              <w:top w:val="nil"/>
              <w:left w:val="nil"/>
              <w:bottom w:val="nil"/>
              <w:right w:val="nil"/>
            </w:tcBorders>
            <w:shd w:val="clear" w:color="auto" w:fill="auto"/>
            <w:noWrap/>
            <w:vAlign w:val="center"/>
            <w:hideMark/>
            <w:tcPrChange w:id="1301" w:author="Ben.Williams" w:date="2020-10-30T14:20:00Z">
              <w:tcPr>
                <w:tcW w:w="619" w:type="dxa"/>
                <w:tcBorders>
                  <w:top w:val="nil"/>
                  <w:left w:val="nil"/>
                  <w:bottom w:val="nil"/>
                  <w:right w:val="nil"/>
                </w:tcBorders>
                <w:shd w:val="clear" w:color="auto" w:fill="auto"/>
                <w:noWrap/>
                <w:vAlign w:val="center"/>
                <w:hideMark/>
              </w:tcPr>
            </w:tcPrChange>
          </w:tcPr>
          <w:p w14:paraId="19B52590" w14:textId="77777777" w:rsidR="00311B2C" w:rsidRPr="00250964" w:rsidRDefault="00311B2C" w:rsidP="00A332A3">
            <w:pPr>
              <w:spacing w:after="0"/>
              <w:jc w:val="center"/>
              <w:rPr>
                <w:color w:val="000000"/>
                <w:sz w:val="20"/>
              </w:rPr>
            </w:pPr>
            <w:r w:rsidRPr="00250964">
              <w:rPr>
                <w:color w:val="000000"/>
                <w:sz w:val="20"/>
              </w:rPr>
              <w:t>0.05</w:t>
            </w:r>
          </w:p>
        </w:tc>
        <w:tc>
          <w:tcPr>
            <w:tcW w:w="666" w:type="dxa"/>
            <w:tcBorders>
              <w:top w:val="nil"/>
              <w:left w:val="nil"/>
              <w:bottom w:val="nil"/>
              <w:right w:val="nil"/>
            </w:tcBorders>
            <w:shd w:val="clear" w:color="auto" w:fill="auto"/>
            <w:noWrap/>
            <w:vAlign w:val="center"/>
            <w:hideMark/>
            <w:tcPrChange w:id="1302" w:author="Ben.Williams" w:date="2020-10-30T14:20:00Z">
              <w:tcPr>
                <w:tcW w:w="619" w:type="dxa"/>
                <w:tcBorders>
                  <w:top w:val="nil"/>
                  <w:left w:val="nil"/>
                  <w:bottom w:val="nil"/>
                  <w:right w:val="nil"/>
                </w:tcBorders>
                <w:shd w:val="clear" w:color="auto" w:fill="auto"/>
                <w:noWrap/>
                <w:vAlign w:val="center"/>
                <w:hideMark/>
              </w:tcPr>
            </w:tcPrChange>
          </w:tcPr>
          <w:p w14:paraId="556ECB72" w14:textId="77777777" w:rsidR="00311B2C" w:rsidRPr="00250964" w:rsidRDefault="00311B2C" w:rsidP="00A332A3">
            <w:pPr>
              <w:spacing w:after="0"/>
              <w:jc w:val="center"/>
              <w:rPr>
                <w:color w:val="000000"/>
                <w:sz w:val="20"/>
              </w:rPr>
            </w:pPr>
            <w:r w:rsidRPr="00250964">
              <w:rPr>
                <w:color w:val="000000"/>
                <w:sz w:val="20"/>
              </w:rPr>
              <w:t>0.07</w:t>
            </w:r>
          </w:p>
        </w:tc>
        <w:tc>
          <w:tcPr>
            <w:tcW w:w="666" w:type="dxa"/>
            <w:tcBorders>
              <w:top w:val="nil"/>
              <w:left w:val="nil"/>
              <w:bottom w:val="nil"/>
              <w:right w:val="nil"/>
            </w:tcBorders>
            <w:vAlign w:val="center"/>
            <w:tcPrChange w:id="1303" w:author="Ben.Williams" w:date="2020-10-30T14:20:00Z">
              <w:tcPr>
                <w:tcW w:w="619" w:type="dxa"/>
                <w:tcBorders>
                  <w:top w:val="nil"/>
                  <w:left w:val="nil"/>
                  <w:bottom w:val="nil"/>
                  <w:right w:val="nil"/>
                </w:tcBorders>
                <w:vAlign w:val="center"/>
              </w:tcPr>
            </w:tcPrChange>
          </w:tcPr>
          <w:p w14:paraId="167FAEDB" w14:textId="77777777" w:rsidR="00311B2C" w:rsidRPr="00250964" w:rsidRDefault="00311B2C" w:rsidP="00A332A3">
            <w:pPr>
              <w:spacing w:after="0"/>
              <w:jc w:val="center"/>
              <w:rPr>
                <w:color w:val="000000"/>
                <w:sz w:val="20"/>
              </w:rPr>
            </w:pPr>
            <w:r w:rsidRPr="00250964">
              <w:rPr>
                <w:color w:val="000000"/>
                <w:sz w:val="20"/>
              </w:rPr>
              <w:t>0.05</w:t>
            </w:r>
          </w:p>
        </w:tc>
      </w:tr>
      <w:tr w:rsidR="00311B2C" w:rsidRPr="00D75D21" w14:paraId="77675730" w14:textId="77777777" w:rsidTr="00E777C3">
        <w:trPr>
          <w:trHeight w:val="285"/>
          <w:trPrChange w:id="1304" w:author="Ben.Williams" w:date="2020-10-30T14:20:00Z">
            <w:trPr>
              <w:trHeight w:val="285"/>
            </w:trPr>
          </w:trPrChange>
        </w:trPr>
        <w:tc>
          <w:tcPr>
            <w:tcW w:w="816" w:type="dxa"/>
            <w:tcBorders>
              <w:top w:val="nil"/>
              <w:left w:val="nil"/>
              <w:bottom w:val="nil"/>
              <w:right w:val="nil"/>
            </w:tcBorders>
            <w:shd w:val="clear" w:color="auto" w:fill="auto"/>
            <w:noWrap/>
            <w:hideMark/>
            <w:tcPrChange w:id="1305" w:author="Ben.Williams" w:date="2020-10-30T14:20:00Z">
              <w:tcPr>
                <w:tcW w:w="752" w:type="dxa"/>
                <w:tcBorders>
                  <w:top w:val="nil"/>
                  <w:left w:val="nil"/>
                  <w:bottom w:val="nil"/>
                  <w:right w:val="nil"/>
                </w:tcBorders>
                <w:shd w:val="clear" w:color="auto" w:fill="auto"/>
                <w:noWrap/>
                <w:hideMark/>
              </w:tcPr>
            </w:tcPrChange>
          </w:tcPr>
          <w:p w14:paraId="7D6CAA08" w14:textId="77777777" w:rsidR="00311B2C" w:rsidRPr="00D75D21" w:rsidRDefault="00311B2C" w:rsidP="00A332A3">
            <w:pPr>
              <w:spacing w:after="0"/>
              <w:rPr>
                <w:color w:val="000000"/>
                <w:sz w:val="20"/>
              </w:rPr>
            </w:pPr>
            <w:r w:rsidRPr="00D75D21">
              <w:rPr>
                <w:color w:val="000000"/>
                <w:sz w:val="20"/>
              </w:rPr>
              <w:t>18</w:t>
            </w:r>
          </w:p>
        </w:tc>
        <w:tc>
          <w:tcPr>
            <w:tcW w:w="616" w:type="dxa"/>
            <w:tcBorders>
              <w:top w:val="nil"/>
              <w:left w:val="nil"/>
              <w:bottom w:val="nil"/>
              <w:right w:val="nil"/>
            </w:tcBorders>
            <w:shd w:val="clear" w:color="auto" w:fill="auto"/>
            <w:noWrap/>
            <w:vAlign w:val="center"/>
            <w:hideMark/>
            <w:tcPrChange w:id="1306" w:author="Ben.Williams" w:date="2020-10-30T14:20:00Z">
              <w:tcPr>
                <w:tcW w:w="619" w:type="dxa"/>
                <w:tcBorders>
                  <w:top w:val="nil"/>
                  <w:left w:val="nil"/>
                  <w:bottom w:val="nil"/>
                  <w:right w:val="nil"/>
                </w:tcBorders>
                <w:shd w:val="clear" w:color="auto" w:fill="auto"/>
                <w:noWrap/>
                <w:vAlign w:val="center"/>
                <w:hideMark/>
              </w:tcPr>
            </w:tcPrChange>
          </w:tcPr>
          <w:p w14:paraId="4CC3EC7E" w14:textId="77777777" w:rsidR="00311B2C" w:rsidRPr="00250964" w:rsidRDefault="00311B2C" w:rsidP="00A332A3">
            <w:pPr>
              <w:spacing w:after="0"/>
              <w:jc w:val="center"/>
              <w:rPr>
                <w:color w:val="000000"/>
                <w:sz w:val="20"/>
              </w:rPr>
            </w:pPr>
            <w:r w:rsidRPr="00250964">
              <w:rPr>
                <w:color w:val="000000"/>
                <w:sz w:val="20"/>
              </w:rPr>
              <w:t>0.01</w:t>
            </w:r>
          </w:p>
        </w:tc>
        <w:tc>
          <w:tcPr>
            <w:tcW w:w="458" w:type="dxa"/>
            <w:tcBorders>
              <w:top w:val="nil"/>
              <w:left w:val="nil"/>
              <w:bottom w:val="nil"/>
              <w:right w:val="nil"/>
            </w:tcBorders>
            <w:shd w:val="clear" w:color="auto" w:fill="auto"/>
            <w:noWrap/>
            <w:vAlign w:val="center"/>
            <w:hideMark/>
            <w:tcPrChange w:id="1307" w:author="Ben.Williams" w:date="2020-10-30T14:20:00Z">
              <w:tcPr>
                <w:tcW w:w="619" w:type="dxa"/>
                <w:tcBorders>
                  <w:top w:val="nil"/>
                  <w:left w:val="nil"/>
                  <w:bottom w:val="nil"/>
                  <w:right w:val="nil"/>
                </w:tcBorders>
                <w:shd w:val="clear" w:color="auto" w:fill="auto"/>
                <w:noWrap/>
                <w:vAlign w:val="center"/>
                <w:hideMark/>
              </w:tcPr>
            </w:tcPrChange>
          </w:tcPr>
          <w:p w14:paraId="135473B8"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nil"/>
              <w:right w:val="nil"/>
            </w:tcBorders>
            <w:shd w:val="clear" w:color="auto" w:fill="auto"/>
            <w:noWrap/>
            <w:vAlign w:val="center"/>
            <w:hideMark/>
            <w:tcPrChange w:id="1308" w:author="Ben.Williams" w:date="2020-10-30T14:20:00Z">
              <w:tcPr>
                <w:tcW w:w="619" w:type="dxa"/>
                <w:tcBorders>
                  <w:top w:val="nil"/>
                  <w:left w:val="nil"/>
                  <w:bottom w:val="nil"/>
                  <w:right w:val="nil"/>
                </w:tcBorders>
                <w:shd w:val="clear" w:color="auto" w:fill="auto"/>
                <w:noWrap/>
                <w:vAlign w:val="center"/>
                <w:hideMark/>
              </w:tcPr>
            </w:tcPrChange>
          </w:tcPr>
          <w:p w14:paraId="29E81A6F" w14:textId="77777777" w:rsidR="00311B2C" w:rsidRPr="00250964" w:rsidRDefault="00311B2C" w:rsidP="00A332A3">
            <w:pPr>
              <w:spacing w:after="0"/>
              <w:jc w:val="center"/>
              <w:rPr>
                <w:color w:val="000000"/>
                <w:sz w:val="20"/>
              </w:rPr>
            </w:pPr>
            <w:r w:rsidRPr="00250964">
              <w:rPr>
                <w:color w:val="000000"/>
                <w:sz w:val="20"/>
              </w:rPr>
              <w:t>0.02</w:t>
            </w:r>
          </w:p>
        </w:tc>
        <w:tc>
          <w:tcPr>
            <w:tcW w:w="616" w:type="dxa"/>
            <w:tcBorders>
              <w:top w:val="nil"/>
              <w:left w:val="nil"/>
              <w:bottom w:val="nil"/>
              <w:right w:val="nil"/>
            </w:tcBorders>
            <w:shd w:val="clear" w:color="auto" w:fill="auto"/>
            <w:noWrap/>
            <w:vAlign w:val="center"/>
            <w:hideMark/>
            <w:tcPrChange w:id="1309" w:author="Ben.Williams" w:date="2020-10-30T14:20:00Z">
              <w:tcPr>
                <w:tcW w:w="619" w:type="dxa"/>
                <w:tcBorders>
                  <w:top w:val="nil"/>
                  <w:left w:val="nil"/>
                  <w:bottom w:val="nil"/>
                  <w:right w:val="nil"/>
                </w:tcBorders>
                <w:shd w:val="clear" w:color="auto" w:fill="auto"/>
                <w:noWrap/>
                <w:vAlign w:val="center"/>
                <w:hideMark/>
              </w:tcPr>
            </w:tcPrChange>
          </w:tcPr>
          <w:p w14:paraId="484ADDD4" w14:textId="77777777" w:rsidR="00311B2C" w:rsidRPr="00250964" w:rsidRDefault="00311B2C" w:rsidP="00A332A3">
            <w:pPr>
              <w:spacing w:after="0"/>
              <w:jc w:val="center"/>
              <w:rPr>
                <w:color w:val="000000"/>
                <w:sz w:val="20"/>
              </w:rPr>
            </w:pPr>
            <w:r w:rsidRPr="00250964">
              <w:rPr>
                <w:color w:val="000000"/>
                <w:sz w:val="20"/>
              </w:rPr>
              <w:t>0.03</w:t>
            </w:r>
          </w:p>
        </w:tc>
        <w:tc>
          <w:tcPr>
            <w:tcW w:w="616" w:type="dxa"/>
            <w:tcBorders>
              <w:top w:val="nil"/>
              <w:left w:val="nil"/>
              <w:bottom w:val="nil"/>
              <w:right w:val="nil"/>
            </w:tcBorders>
            <w:shd w:val="clear" w:color="auto" w:fill="auto"/>
            <w:noWrap/>
            <w:vAlign w:val="center"/>
            <w:hideMark/>
            <w:tcPrChange w:id="1310" w:author="Ben.Williams" w:date="2020-10-30T14:20:00Z">
              <w:tcPr>
                <w:tcW w:w="619" w:type="dxa"/>
                <w:tcBorders>
                  <w:top w:val="nil"/>
                  <w:left w:val="nil"/>
                  <w:bottom w:val="nil"/>
                  <w:right w:val="nil"/>
                </w:tcBorders>
                <w:shd w:val="clear" w:color="auto" w:fill="auto"/>
                <w:noWrap/>
                <w:vAlign w:val="center"/>
                <w:hideMark/>
              </w:tcPr>
            </w:tcPrChange>
          </w:tcPr>
          <w:p w14:paraId="7B2CEF1F" w14:textId="77777777" w:rsidR="00311B2C" w:rsidRPr="00250964" w:rsidRDefault="00311B2C" w:rsidP="00A332A3">
            <w:pPr>
              <w:spacing w:after="0"/>
              <w:jc w:val="center"/>
              <w:rPr>
                <w:color w:val="000000"/>
                <w:sz w:val="20"/>
              </w:rPr>
            </w:pPr>
            <w:r w:rsidRPr="00250964">
              <w:rPr>
                <w:color w:val="000000"/>
                <w:sz w:val="20"/>
              </w:rPr>
              <w:t>0.07</w:t>
            </w:r>
          </w:p>
        </w:tc>
        <w:tc>
          <w:tcPr>
            <w:tcW w:w="616" w:type="dxa"/>
            <w:tcBorders>
              <w:top w:val="nil"/>
              <w:left w:val="nil"/>
              <w:bottom w:val="nil"/>
              <w:right w:val="nil"/>
            </w:tcBorders>
            <w:shd w:val="clear" w:color="auto" w:fill="auto"/>
            <w:noWrap/>
            <w:vAlign w:val="center"/>
            <w:hideMark/>
            <w:tcPrChange w:id="1311" w:author="Ben.Williams" w:date="2020-10-30T14:20:00Z">
              <w:tcPr>
                <w:tcW w:w="619" w:type="dxa"/>
                <w:tcBorders>
                  <w:top w:val="nil"/>
                  <w:left w:val="nil"/>
                  <w:bottom w:val="nil"/>
                  <w:right w:val="nil"/>
                </w:tcBorders>
                <w:shd w:val="clear" w:color="auto" w:fill="auto"/>
                <w:noWrap/>
                <w:vAlign w:val="center"/>
                <w:hideMark/>
              </w:tcPr>
            </w:tcPrChange>
          </w:tcPr>
          <w:p w14:paraId="05DE61B1" w14:textId="77777777" w:rsidR="00311B2C" w:rsidRPr="00250964" w:rsidRDefault="00311B2C" w:rsidP="00A332A3">
            <w:pPr>
              <w:spacing w:after="0"/>
              <w:jc w:val="center"/>
              <w:rPr>
                <w:color w:val="000000"/>
                <w:sz w:val="20"/>
              </w:rPr>
            </w:pPr>
            <w:r w:rsidRPr="00250964">
              <w:rPr>
                <w:color w:val="000000"/>
                <w:sz w:val="20"/>
              </w:rPr>
              <w:t>0.04</w:t>
            </w:r>
          </w:p>
        </w:tc>
        <w:tc>
          <w:tcPr>
            <w:tcW w:w="616" w:type="dxa"/>
            <w:tcBorders>
              <w:top w:val="nil"/>
              <w:left w:val="nil"/>
              <w:bottom w:val="nil"/>
              <w:right w:val="nil"/>
            </w:tcBorders>
            <w:shd w:val="clear" w:color="auto" w:fill="auto"/>
            <w:noWrap/>
            <w:vAlign w:val="center"/>
            <w:hideMark/>
            <w:tcPrChange w:id="1312" w:author="Ben.Williams" w:date="2020-10-30T14:20:00Z">
              <w:tcPr>
                <w:tcW w:w="619" w:type="dxa"/>
                <w:tcBorders>
                  <w:top w:val="nil"/>
                  <w:left w:val="nil"/>
                  <w:bottom w:val="nil"/>
                  <w:right w:val="nil"/>
                </w:tcBorders>
                <w:shd w:val="clear" w:color="auto" w:fill="auto"/>
                <w:noWrap/>
                <w:vAlign w:val="center"/>
                <w:hideMark/>
              </w:tcPr>
            </w:tcPrChange>
          </w:tcPr>
          <w:p w14:paraId="3F56664B" w14:textId="77777777" w:rsidR="00311B2C" w:rsidRPr="00250964" w:rsidRDefault="00311B2C" w:rsidP="00A332A3">
            <w:pPr>
              <w:spacing w:after="0"/>
              <w:jc w:val="center"/>
              <w:rPr>
                <w:color w:val="000000"/>
                <w:sz w:val="20"/>
              </w:rPr>
            </w:pPr>
            <w:r w:rsidRPr="00250964">
              <w:rPr>
                <w:color w:val="000000"/>
                <w:sz w:val="20"/>
              </w:rPr>
              <w:t>0.04</w:t>
            </w:r>
          </w:p>
        </w:tc>
        <w:tc>
          <w:tcPr>
            <w:tcW w:w="616" w:type="dxa"/>
            <w:tcBorders>
              <w:top w:val="nil"/>
              <w:left w:val="nil"/>
              <w:bottom w:val="nil"/>
              <w:right w:val="nil"/>
            </w:tcBorders>
            <w:shd w:val="clear" w:color="auto" w:fill="auto"/>
            <w:noWrap/>
            <w:vAlign w:val="center"/>
            <w:hideMark/>
            <w:tcPrChange w:id="1313" w:author="Ben.Williams" w:date="2020-10-30T14:20:00Z">
              <w:tcPr>
                <w:tcW w:w="619" w:type="dxa"/>
                <w:tcBorders>
                  <w:top w:val="nil"/>
                  <w:left w:val="nil"/>
                  <w:bottom w:val="nil"/>
                  <w:right w:val="nil"/>
                </w:tcBorders>
                <w:shd w:val="clear" w:color="auto" w:fill="auto"/>
                <w:noWrap/>
                <w:vAlign w:val="center"/>
                <w:hideMark/>
              </w:tcPr>
            </w:tcPrChange>
          </w:tcPr>
          <w:p w14:paraId="709F1E6A" w14:textId="77777777" w:rsidR="00311B2C" w:rsidRPr="00250964" w:rsidRDefault="00311B2C" w:rsidP="00A332A3">
            <w:pPr>
              <w:spacing w:after="0"/>
              <w:jc w:val="center"/>
              <w:rPr>
                <w:color w:val="000000"/>
                <w:sz w:val="20"/>
              </w:rPr>
            </w:pPr>
            <w:r w:rsidRPr="00250964">
              <w:rPr>
                <w:color w:val="000000"/>
                <w:sz w:val="20"/>
              </w:rPr>
              <w:t>0.04</w:t>
            </w:r>
          </w:p>
        </w:tc>
        <w:tc>
          <w:tcPr>
            <w:tcW w:w="616" w:type="dxa"/>
            <w:tcBorders>
              <w:top w:val="nil"/>
              <w:left w:val="nil"/>
              <w:bottom w:val="nil"/>
              <w:right w:val="nil"/>
            </w:tcBorders>
            <w:shd w:val="clear" w:color="auto" w:fill="auto"/>
            <w:noWrap/>
            <w:vAlign w:val="center"/>
            <w:hideMark/>
            <w:tcPrChange w:id="1314" w:author="Ben.Williams" w:date="2020-10-30T14:20:00Z">
              <w:tcPr>
                <w:tcW w:w="619" w:type="dxa"/>
                <w:tcBorders>
                  <w:top w:val="nil"/>
                  <w:left w:val="nil"/>
                  <w:bottom w:val="nil"/>
                  <w:right w:val="nil"/>
                </w:tcBorders>
                <w:shd w:val="clear" w:color="auto" w:fill="auto"/>
                <w:noWrap/>
                <w:vAlign w:val="center"/>
                <w:hideMark/>
              </w:tcPr>
            </w:tcPrChange>
          </w:tcPr>
          <w:p w14:paraId="235EBA2D" w14:textId="77777777" w:rsidR="00311B2C" w:rsidRPr="00250964" w:rsidRDefault="00311B2C" w:rsidP="00A332A3">
            <w:pPr>
              <w:spacing w:after="0"/>
              <w:jc w:val="center"/>
              <w:rPr>
                <w:color w:val="000000"/>
                <w:sz w:val="20"/>
              </w:rPr>
            </w:pPr>
            <w:r w:rsidRPr="00250964">
              <w:rPr>
                <w:color w:val="000000"/>
                <w:sz w:val="20"/>
              </w:rPr>
              <w:t>0.04</w:t>
            </w:r>
          </w:p>
        </w:tc>
        <w:tc>
          <w:tcPr>
            <w:tcW w:w="616" w:type="dxa"/>
            <w:tcBorders>
              <w:top w:val="nil"/>
              <w:left w:val="nil"/>
              <w:bottom w:val="nil"/>
              <w:right w:val="nil"/>
            </w:tcBorders>
            <w:shd w:val="clear" w:color="auto" w:fill="auto"/>
            <w:noWrap/>
            <w:vAlign w:val="center"/>
            <w:hideMark/>
            <w:tcPrChange w:id="1315" w:author="Ben.Williams" w:date="2020-10-30T14:20:00Z">
              <w:tcPr>
                <w:tcW w:w="619" w:type="dxa"/>
                <w:tcBorders>
                  <w:top w:val="nil"/>
                  <w:left w:val="nil"/>
                  <w:bottom w:val="nil"/>
                  <w:right w:val="nil"/>
                </w:tcBorders>
                <w:shd w:val="clear" w:color="auto" w:fill="auto"/>
                <w:noWrap/>
                <w:vAlign w:val="center"/>
                <w:hideMark/>
              </w:tcPr>
            </w:tcPrChange>
          </w:tcPr>
          <w:p w14:paraId="041918F5"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nil"/>
              <w:right w:val="nil"/>
            </w:tcBorders>
            <w:shd w:val="clear" w:color="auto" w:fill="auto"/>
            <w:noWrap/>
            <w:vAlign w:val="center"/>
            <w:hideMark/>
            <w:tcPrChange w:id="1316" w:author="Ben.Williams" w:date="2020-10-30T14:20:00Z">
              <w:tcPr>
                <w:tcW w:w="619" w:type="dxa"/>
                <w:tcBorders>
                  <w:top w:val="nil"/>
                  <w:left w:val="nil"/>
                  <w:bottom w:val="nil"/>
                  <w:right w:val="nil"/>
                </w:tcBorders>
                <w:shd w:val="clear" w:color="auto" w:fill="auto"/>
                <w:noWrap/>
                <w:vAlign w:val="center"/>
                <w:hideMark/>
              </w:tcPr>
            </w:tcPrChange>
          </w:tcPr>
          <w:p w14:paraId="51DF22DB" w14:textId="77777777" w:rsidR="00311B2C" w:rsidRPr="00250964" w:rsidRDefault="00311B2C" w:rsidP="00A332A3">
            <w:pPr>
              <w:spacing w:after="0"/>
              <w:jc w:val="center"/>
              <w:rPr>
                <w:color w:val="000000"/>
                <w:sz w:val="20"/>
              </w:rPr>
            </w:pPr>
            <w:r w:rsidRPr="00250964">
              <w:rPr>
                <w:color w:val="000000"/>
                <w:sz w:val="20"/>
              </w:rPr>
              <w:t>0.02</w:t>
            </w:r>
          </w:p>
        </w:tc>
        <w:tc>
          <w:tcPr>
            <w:tcW w:w="674" w:type="dxa"/>
            <w:tcBorders>
              <w:top w:val="nil"/>
              <w:left w:val="nil"/>
              <w:bottom w:val="nil"/>
              <w:right w:val="nil"/>
            </w:tcBorders>
            <w:shd w:val="clear" w:color="auto" w:fill="auto"/>
            <w:noWrap/>
            <w:vAlign w:val="center"/>
            <w:hideMark/>
            <w:tcPrChange w:id="1317" w:author="Ben.Williams" w:date="2020-10-30T14:20:00Z">
              <w:tcPr>
                <w:tcW w:w="619" w:type="dxa"/>
                <w:tcBorders>
                  <w:top w:val="nil"/>
                  <w:left w:val="nil"/>
                  <w:bottom w:val="nil"/>
                  <w:right w:val="nil"/>
                </w:tcBorders>
                <w:shd w:val="clear" w:color="auto" w:fill="auto"/>
                <w:noWrap/>
                <w:vAlign w:val="center"/>
                <w:hideMark/>
              </w:tcPr>
            </w:tcPrChange>
          </w:tcPr>
          <w:p w14:paraId="7848F9B5" w14:textId="77777777" w:rsidR="00311B2C" w:rsidRPr="00250964" w:rsidRDefault="00311B2C" w:rsidP="00A332A3">
            <w:pPr>
              <w:spacing w:after="0"/>
              <w:jc w:val="center"/>
              <w:rPr>
                <w:color w:val="000000"/>
                <w:sz w:val="20"/>
              </w:rPr>
            </w:pPr>
            <w:r w:rsidRPr="00250964">
              <w:rPr>
                <w:color w:val="000000"/>
                <w:sz w:val="20"/>
              </w:rPr>
              <w:t>0.03</w:t>
            </w:r>
          </w:p>
        </w:tc>
        <w:tc>
          <w:tcPr>
            <w:tcW w:w="616" w:type="dxa"/>
            <w:tcBorders>
              <w:top w:val="nil"/>
              <w:left w:val="nil"/>
              <w:bottom w:val="nil"/>
              <w:right w:val="nil"/>
            </w:tcBorders>
            <w:shd w:val="clear" w:color="auto" w:fill="auto"/>
            <w:noWrap/>
            <w:vAlign w:val="center"/>
            <w:hideMark/>
            <w:tcPrChange w:id="1318" w:author="Ben.Williams" w:date="2020-10-30T14:20:00Z">
              <w:tcPr>
                <w:tcW w:w="619" w:type="dxa"/>
                <w:tcBorders>
                  <w:top w:val="nil"/>
                  <w:left w:val="nil"/>
                  <w:bottom w:val="nil"/>
                  <w:right w:val="nil"/>
                </w:tcBorders>
                <w:shd w:val="clear" w:color="auto" w:fill="auto"/>
                <w:noWrap/>
                <w:vAlign w:val="center"/>
                <w:hideMark/>
              </w:tcPr>
            </w:tcPrChange>
          </w:tcPr>
          <w:p w14:paraId="22A07FE7" w14:textId="77777777" w:rsidR="00311B2C" w:rsidRPr="00250964" w:rsidRDefault="00311B2C" w:rsidP="00A332A3">
            <w:pPr>
              <w:spacing w:after="0"/>
              <w:jc w:val="center"/>
              <w:rPr>
                <w:color w:val="000000"/>
                <w:sz w:val="20"/>
              </w:rPr>
            </w:pPr>
            <w:r w:rsidRPr="00250964">
              <w:rPr>
                <w:color w:val="000000"/>
                <w:sz w:val="20"/>
              </w:rPr>
              <w:t>0.04</w:t>
            </w:r>
          </w:p>
        </w:tc>
        <w:tc>
          <w:tcPr>
            <w:tcW w:w="666" w:type="dxa"/>
            <w:tcBorders>
              <w:top w:val="nil"/>
              <w:left w:val="nil"/>
              <w:bottom w:val="nil"/>
              <w:right w:val="nil"/>
            </w:tcBorders>
            <w:shd w:val="clear" w:color="auto" w:fill="auto"/>
            <w:noWrap/>
            <w:vAlign w:val="center"/>
            <w:hideMark/>
            <w:tcPrChange w:id="1319" w:author="Ben.Williams" w:date="2020-10-30T14:20:00Z">
              <w:tcPr>
                <w:tcW w:w="619" w:type="dxa"/>
                <w:tcBorders>
                  <w:top w:val="nil"/>
                  <w:left w:val="nil"/>
                  <w:bottom w:val="nil"/>
                  <w:right w:val="nil"/>
                </w:tcBorders>
                <w:shd w:val="clear" w:color="auto" w:fill="auto"/>
                <w:noWrap/>
                <w:vAlign w:val="center"/>
                <w:hideMark/>
              </w:tcPr>
            </w:tcPrChange>
          </w:tcPr>
          <w:p w14:paraId="0257912C" w14:textId="77777777" w:rsidR="00311B2C" w:rsidRPr="00250964" w:rsidRDefault="00311B2C" w:rsidP="00A332A3">
            <w:pPr>
              <w:spacing w:after="0"/>
              <w:jc w:val="center"/>
              <w:rPr>
                <w:color w:val="000000"/>
                <w:sz w:val="20"/>
              </w:rPr>
            </w:pPr>
            <w:r w:rsidRPr="00250964">
              <w:rPr>
                <w:color w:val="000000"/>
                <w:sz w:val="20"/>
              </w:rPr>
              <w:t>0.05</w:t>
            </w:r>
          </w:p>
        </w:tc>
        <w:tc>
          <w:tcPr>
            <w:tcW w:w="666" w:type="dxa"/>
            <w:tcBorders>
              <w:top w:val="nil"/>
              <w:left w:val="nil"/>
              <w:bottom w:val="nil"/>
              <w:right w:val="nil"/>
            </w:tcBorders>
            <w:vAlign w:val="center"/>
            <w:tcPrChange w:id="1320" w:author="Ben.Williams" w:date="2020-10-30T14:20:00Z">
              <w:tcPr>
                <w:tcW w:w="619" w:type="dxa"/>
                <w:tcBorders>
                  <w:top w:val="nil"/>
                  <w:left w:val="nil"/>
                  <w:bottom w:val="nil"/>
                  <w:right w:val="nil"/>
                </w:tcBorders>
                <w:vAlign w:val="center"/>
              </w:tcPr>
            </w:tcPrChange>
          </w:tcPr>
          <w:p w14:paraId="7468E6B3" w14:textId="77777777" w:rsidR="00311B2C" w:rsidRPr="00250964" w:rsidRDefault="00311B2C" w:rsidP="00A332A3">
            <w:pPr>
              <w:spacing w:after="0"/>
              <w:jc w:val="center"/>
              <w:rPr>
                <w:color w:val="000000"/>
                <w:sz w:val="20"/>
              </w:rPr>
            </w:pPr>
            <w:r w:rsidRPr="00250964">
              <w:rPr>
                <w:color w:val="000000"/>
                <w:sz w:val="20"/>
              </w:rPr>
              <w:t>0.06</w:t>
            </w:r>
          </w:p>
        </w:tc>
      </w:tr>
      <w:tr w:rsidR="00311B2C" w:rsidRPr="00D75D21" w14:paraId="47741E8D" w14:textId="77777777" w:rsidTr="00E777C3">
        <w:trPr>
          <w:trHeight w:val="285"/>
          <w:trPrChange w:id="1321" w:author="Ben.Williams" w:date="2020-10-30T14:20:00Z">
            <w:trPr>
              <w:trHeight w:val="285"/>
            </w:trPr>
          </w:trPrChange>
        </w:trPr>
        <w:tc>
          <w:tcPr>
            <w:tcW w:w="816" w:type="dxa"/>
            <w:tcBorders>
              <w:top w:val="nil"/>
              <w:left w:val="nil"/>
              <w:bottom w:val="nil"/>
              <w:right w:val="nil"/>
            </w:tcBorders>
            <w:shd w:val="clear" w:color="auto" w:fill="auto"/>
            <w:noWrap/>
            <w:hideMark/>
            <w:tcPrChange w:id="1322" w:author="Ben.Williams" w:date="2020-10-30T14:20:00Z">
              <w:tcPr>
                <w:tcW w:w="752" w:type="dxa"/>
                <w:tcBorders>
                  <w:top w:val="nil"/>
                  <w:left w:val="nil"/>
                  <w:bottom w:val="nil"/>
                  <w:right w:val="nil"/>
                </w:tcBorders>
                <w:shd w:val="clear" w:color="auto" w:fill="auto"/>
                <w:noWrap/>
                <w:hideMark/>
              </w:tcPr>
            </w:tcPrChange>
          </w:tcPr>
          <w:p w14:paraId="5288CE70" w14:textId="77777777" w:rsidR="00311B2C" w:rsidRPr="00D75D21" w:rsidRDefault="00311B2C" w:rsidP="00A332A3">
            <w:pPr>
              <w:spacing w:after="0"/>
              <w:rPr>
                <w:color w:val="000000"/>
                <w:sz w:val="20"/>
              </w:rPr>
            </w:pPr>
            <w:r w:rsidRPr="00D75D21">
              <w:rPr>
                <w:color w:val="000000"/>
                <w:sz w:val="20"/>
              </w:rPr>
              <w:t>19</w:t>
            </w:r>
          </w:p>
        </w:tc>
        <w:tc>
          <w:tcPr>
            <w:tcW w:w="616" w:type="dxa"/>
            <w:tcBorders>
              <w:top w:val="nil"/>
              <w:left w:val="nil"/>
              <w:bottom w:val="nil"/>
              <w:right w:val="nil"/>
            </w:tcBorders>
            <w:shd w:val="clear" w:color="auto" w:fill="auto"/>
            <w:noWrap/>
            <w:vAlign w:val="center"/>
            <w:hideMark/>
            <w:tcPrChange w:id="1323" w:author="Ben.Williams" w:date="2020-10-30T14:20:00Z">
              <w:tcPr>
                <w:tcW w:w="619" w:type="dxa"/>
                <w:tcBorders>
                  <w:top w:val="nil"/>
                  <w:left w:val="nil"/>
                  <w:bottom w:val="nil"/>
                  <w:right w:val="nil"/>
                </w:tcBorders>
                <w:shd w:val="clear" w:color="auto" w:fill="auto"/>
                <w:noWrap/>
                <w:vAlign w:val="center"/>
                <w:hideMark/>
              </w:tcPr>
            </w:tcPrChange>
          </w:tcPr>
          <w:p w14:paraId="65647E38" w14:textId="77777777" w:rsidR="00311B2C" w:rsidRPr="00250964" w:rsidRDefault="00311B2C" w:rsidP="00A332A3">
            <w:pPr>
              <w:spacing w:after="0"/>
              <w:jc w:val="center"/>
              <w:rPr>
                <w:color w:val="000000"/>
                <w:sz w:val="20"/>
              </w:rPr>
            </w:pPr>
            <w:r w:rsidRPr="00250964">
              <w:rPr>
                <w:color w:val="000000"/>
                <w:sz w:val="20"/>
              </w:rPr>
              <w:t>0.01</w:t>
            </w:r>
          </w:p>
        </w:tc>
        <w:tc>
          <w:tcPr>
            <w:tcW w:w="458" w:type="dxa"/>
            <w:tcBorders>
              <w:top w:val="nil"/>
              <w:left w:val="nil"/>
              <w:bottom w:val="nil"/>
              <w:right w:val="nil"/>
            </w:tcBorders>
            <w:shd w:val="clear" w:color="auto" w:fill="auto"/>
            <w:noWrap/>
            <w:vAlign w:val="center"/>
            <w:hideMark/>
            <w:tcPrChange w:id="1324" w:author="Ben.Williams" w:date="2020-10-30T14:20:00Z">
              <w:tcPr>
                <w:tcW w:w="619" w:type="dxa"/>
                <w:tcBorders>
                  <w:top w:val="nil"/>
                  <w:left w:val="nil"/>
                  <w:bottom w:val="nil"/>
                  <w:right w:val="nil"/>
                </w:tcBorders>
                <w:shd w:val="clear" w:color="auto" w:fill="auto"/>
                <w:noWrap/>
                <w:vAlign w:val="center"/>
                <w:hideMark/>
              </w:tcPr>
            </w:tcPrChange>
          </w:tcPr>
          <w:p w14:paraId="5B4B1AE2"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nil"/>
              <w:right w:val="nil"/>
            </w:tcBorders>
            <w:shd w:val="clear" w:color="auto" w:fill="auto"/>
            <w:noWrap/>
            <w:vAlign w:val="center"/>
            <w:hideMark/>
            <w:tcPrChange w:id="1325" w:author="Ben.Williams" w:date="2020-10-30T14:20:00Z">
              <w:tcPr>
                <w:tcW w:w="619" w:type="dxa"/>
                <w:tcBorders>
                  <w:top w:val="nil"/>
                  <w:left w:val="nil"/>
                  <w:bottom w:val="nil"/>
                  <w:right w:val="nil"/>
                </w:tcBorders>
                <w:shd w:val="clear" w:color="auto" w:fill="auto"/>
                <w:noWrap/>
                <w:vAlign w:val="center"/>
                <w:hideMark/>
              </w:tcPr>
            </w:tcPrChange>
          </w:tcPr>
          <w:p w14:paraId="6B53498F"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326" w:author="Ben.Williams" w:date="2020-10-30T14:20:00Z">
              <w:tcPr>
                <w:tcW w:w="619" w:type="dxa"/>
                <w:tcBorders>
                  <w:top w:val="nil"/>
                  <w:left w:val="nil"/>
                  <w:bottom w:val="nil"/>
                  <w:right w:val="nil"/>
                </w:tcBorders>
                <w:shd w:val="clear" w:color="auto" w:fill="auto"/>
                <w:noWrap/>
                <w:vAlign w:val="center"/>
                <w:hideMark/>
              </w:tcPr>
            </w:tcPrChange>
          </w:tcPr>
          <w:p w14:paraId="7539DDA5" w14:textId="77777777" w:rsidR="00311B2C" w:rsidRPr="00250964" w:rsidRDefault="00311B2C" w:rsidP="00A332A3">
            <w:pPr>
              <w:spacing w:after="0"/>
              <w:jc w:val="center"/>
              <w:rPr>
                <w:color w:val="000000"/>
                <w:sz w:val="20"/>
              </w:rPr>
            </w:pPr>
            <w:r w:rsidRPr="00250964">
              <w:rPr>
                <w:color w:val="000000"/>
                <w:sz w:val="20"/>
              </w:rPr>
              <w:t>0.02</w:t>
            </w:r>
          </w:p>
        </w:tc>
        <w:tc>
          <w:tcPr>
            <w:tcW w:w="616" w:type="dxa"/>
            <w:tcBorders>
              <w:top w:val="nil"/>
              <w:left w:val="nil"/>
              <w:bottom w:val="nil"/>
              <w:right w:val="nil"/>
            </w:tcBorders>
            <w:shd w:val="clear" w:color="auto" w:fill="auto"/>
            <w:noWrap/>
            <w:vAlign w:val="center"/>
            <w:hideMark/>
            <w:tcPrChange w:id="1327" w:author="Ben.Williams" w:date="2020-10-30T14:20:00Z">
              <w:tcPr>
                <w:tcW w:w="619" w:type="dxa"/>
                <w:tcBorders>
                  <w:top w:val="nil"/>
                  <w:left w:val="nil"/>
                  <w:bottom w:val="nil"/>
                  <w:right w:val="nil"/>
                </w:tcBorders>
                <w:shd w:val="clear" w:color="auto" w:fill="auto"/>
                <w:noWrap/>
                <w:vAlign w:val="center"/>
                <w:hideMark/>
              </w:tcPr>
            </w:tcPrChange>
          </w:tcPr>
          <w:p w14:paraId="47F8F5F5" w14:textId="77777777" w:rsidR="00311B2C" w:rsidRPr="00250964" w:rsidRDefault="00311B2C" w:rsidP="00A332A3">
            <w:pPr>
              <w:spacing w:after="0"/>
              <w:jc w:val="center"/>
              <w:rPr>
                <w:color w:val="000000"/>
                <w:sz w:val="20"/>
              </w:rPr>
            </w:pPr>
            <w:r w:rsidRPr="00250964">
              <w:rPr>
                <w:color w:val="000000"/>
                <w:sz w:val="20"/>
              </w:rPr>
              <w:t>0.04</w:t>
            </w:r>
          </w:p>
        </w:tc>
        <w:tc>
          <w:tcPr>
            <w:tcW w:w="616" w:type="dxa"/>
            <w:tcBorders>
              <w:top w:val="nil"/>
              <w:left w:val="nil"/>
              <w:bottom w:val="nil"/>
              <w:right w:val="nil"/>
            </w:tcBorders>
            <w:shd w:val="clear" w:color="auto" w:fill="auto"/>
            <w:noWrap/>
            <w:vAlign w:val="center"/>
            <w:hideMark/>
            <w:tcPrChange w:id="1328" w:author="Ben.Williams" w:date="2020-10-30T14:20:00Z">
              <w:tcPr>
                <w:tcW w:w="619" w:type="dxa"/>
                <w:tcBorders>
                  <w:top w:val="nil"/>
                  <w:left w:val="nil"/>
                  <w:bottom w:val="nil"/>
                  <w:right w:val="nil"/>
                </w:tcBorders>
                <w:shd w:val="clear" w:color="auto" w:fill="auto"/>
                <w:noWrap/>
                <w:vAlign w:val="center"/>
                <w:hideMark/>
              </w:tcPr>
            </w:tcPrChange>
          </w:tcPr>
          <w:p w14:paraId="35008AF3" w14:textId="77777777" w:rsidR="00311B2C" w:rsidRPr="00250964" w:rsidRDefault="00311B2C" w:rsidP="00A332A3">
            <w:pPr>
              <w:spacing w:after="0"/>
              <w:jc w:val="center"/>
              <w:rPr>
                <w:color w:val="000000"/>
                <w:sz w:val="20"/>
              </w:rPr>
            </w:pPr>
            <w:r w:rsidRPr="00250964">
              <w:rPr>
                <w:color w:val="000000"/>
                <w:sz w:val="20"/>
              </w:rPr>
              <w:t>0.04</w:t>
            </w:r>
          </w:p>
        </w:tc>
        <w:tc>
          <w:tcPr>
            <w:tcW w:w="616" w:type="dxa"/>
            <w:tcBorders>
              <w:top w:val="nil"/>
              <w:left w:val="nil"/>
              <w:bottom w:val="nil"/>
              <w:right w:val="nil"/>
            </w:tcBorders>
            <w:shd w:val="clear" w:color="auto" w:fill="auto"/>
            <w:noWrap/>
            <w:vAlign w:val="center"/>
            <w:hideMark/>
            <w:tcPrChange w:id="1329" w:author="Ben.Williams" w:date="2020-10-30T14:20:00Z">
              <w:tcPr>
                <w:tcW w:w="619" w:type="dxa"/>
                <w:tcBorders>
                  <w:top w:val="nil"/>
                  <w:left w:val="nil"/>
                  <w:bottom w:val="nil"/>
                  <w:right w:val="nil"/>
                </w:tcBorders>
                <w:shd w:val="clear" w:color="auto" w:fill="auto"/>
                <w:noWrap/>
                <w:vAlign w:val="center"/>
                <w:hideMark/>
              </w:tcPr>
            </w:tcPrChange>
          </w:tcPr>
          <w:p w14:paraId="70DF6909" w14:textId="77777777" w:rsidR="00311B2C" w:rsidRPr="00250964" w:rsidRDefault="00311B2C" w:rsidP="00A332A3">
            <w:pPr>
              <w:spacing w:after="0"/>
              <w:jc w:val="center"/>
              <w:rPr>
                <w:color w:val="000000"/>
                <w:sz w:val="20"/>
              </w:rPr>
            </w:pPr>
            <w:r w:rsidRPr="00250964">
              <w:rPr>
                <w:color w:val="000000"/>
                <w:sz w:val="20"/>
              </w:rPr>
              <w:t>0.03</w:t>
            </w:r>
          </w:p>
        </w:tc>
        <w:tc>
          <w:tcPr>
            <w:tcW w:w="616" w:type="dxa"/>
            <w:tcBorders>
              <w:top w:val="nil"/>
              <w:left w:val="nil"/>
              <w:bottom w:val="nil"/>
              <w:right w:val="nil"/>
            </w:tcBorders>
            <w:shd w:val="clear" w:color="auto" w:fill="auto"/>
            <w:noWrap/>
            <w:vAlign w:val="center"/>
            <w:hideMark/>
            <w:tcPrChange w:id="1330" w:author="Ben.Williams" w:date="2020-10-30T14:20:00Z">
              <w:tcPr>
                <w:tcW w:w="619" w:type="dxa"/>
                <w:tcBorders>
                  <w:top w:val="nil"/>
                  <w:left w:val="nil"/>
                  <w:bottom w:val="nil"/>
                  <w:right w:val="nil"/>
                </w:tcBorders>
                <w:shd w:val="clear" w:color="auto" w:fill="auto"/>
                <w:noWrap/>
                <w:vAlign w:val="center"/>
                <w:hideMark/>
              </w:tcPr>
            </w:tcPrChange>
          </w:tcPr>
          <w:p w14:paraId="45CD7987" w14:textId="77777777" w:rsidR="00311B2C" w:rsidRPr="00250964" w:rsidRDefault="00311B2C" w:rsidP="00A332A3">
            <w:pPr>
              <w:spacing w:after="0"/>
              <w:jc w:val="center"/>
              <w:rPr>
                <w:color w:val="000000"/>
                <w:sz w:val="20"/>
              </w:rPr>
            </w:pPr>
            <w:r w:rsidRPr="00250964">
              <w:rPr>
                <w:color w:val="000000"/>
                <w:sz w:val="20"/>
              </w:rPr>
              <w:t>0.03</w:t>
            </w:r>
          </w:p>
        </w:tc>
        <w:tc>
          <w:tcPr>
            <w:tcW w:w="616" w:type="dxa"/>
            <w:tcBorders>
              <w:top w:val="nil"/>
              <w:left w:val="nil"/>
              <w:bottom w:val="nil"/>
              <w:right w:val="nil"/>
            </w:tcBorders>
            <w:shd w:val="clear" w:color="auto" w:fill="auto"/>
            <w:noWrap/>
            <w:vAlign w:val="center"/>
            <w:hideMark/>
            <w:tcPrChange w:id="1331" w:author="Ben.Williams" w:date="2020-10-30T14:20:00Z">
              <w:tcPr>
                <w:tcW w:w="619" w:type="dxa"/>
                <w:tcBorders>
                  <w:top w:val="nil"/>
                  <w:left w:val="nil"/>
                  <w:bottom w:val="nil"/>
                  <w:right w:val="nil"/>
                </w:tcBorders>
                <w:shd w:val="clear" w:color="auto" w:fill="auto"/>
                <w:noWrap/>
                <w:vAlign w:val="center"/>
                <w:hideMark/>
              </w:tcPr>
            </w:tcPrChange>
          </w:tcPr>
          <w:p w14:paraId="76BC023C" w14:textId="77777777" w:rsidR="00311B2C" w:rsidRPr="00250964" w:rsidRDefault="00311B2C" w:rsidP="00A332A3">
            <w:pPr>
              <w:spacing w:after="0"/>
              <w:jc w:val="center"/>
              <w:rPr>
                <w:color w:val="000000"/>
                <w:sz w:val="20"/>
              </w:rPr>
            </w:pPr>
            <w:r w:rsidRPr="00250964">
              <w:rPr>
                <w:color w:val="000000"/>
                <w:sz w:val="20"/>
              </w:rPr>
              <w:t>0.04</w:t>
            </w:r>
          </w:p>
        </w:tc>
        <w:tc>
          <w:tcPr>
            <w:tcW w:w="616" w:type="dxa"/>
            <w:tcBorders>
              <w:top w:val="nil"/>
              <w:left w:val="nil"/>
              <w:bottom w:val="nil"/>
              <w:right w:val="nil"/>
            </w:tcBorders>
            <w:shd w:val="clear" w:color="auto" w:fill="auto"/>
            <w:noWrap/>
            <w:vAlign w:val="center"/>
            <w:hideMark/>
            <w:tcPrChange w:id="1332" w:author="Ben.Williams" w:date="2020-10-30T14:20:00Z">
              <w:tcPr>
                <w:tcW w:w="619" w:type="dxa"/>
                <w:tcBorders>
                  <w:top w:val="nil"/>
                  <w:left w:val="nil"/>
                  <w:bottom w:val="nil"/>
                  <w:right w:val="nil"/>
                </w:tcBorders>
                <w:shd w:val="clear" w:color="auto" w:fill="auto"/>
                <w:noWrap/>
                <w:vAlign w:val="center"/>
                <w:hideMark/>
              </w:tcPr>
            </w:tcPrChange>
          </w:tcPr>
          <w:p w14:paraId="25AEC1F7" w14:textId="77777777" w:rsidR="00311B2C" w:rsidRPr="00250964" w:rsidRDefault="00311B2C" w:rsidP="00A332A3">
            <w:pPr>
              <w:spacing w:after="0"/>
              <w:jc w:val="center"/>
              <w:rPr>
                <w:color w:val="000000"/>
                <w:sz w:val="20"/>
              </w:rPr>
            </w:pPr>
            <w:r w:rsidRPr="00250964">
              <w:rPr>
                <w:color w:val="000000"/>
                <w:sz w:val="20"/>
              </w:rPr>
              <w:t>0.03</w:t>
            </w:r>
          </w:p>
        </w:tc>
        <w:tc>
          <w:tcPr>
            <w:tcW w:w="616" w:type="dxa"/>
            <w:tcBorders>
              <w:top w:val="nil"/>
              <w:left w:val="nil"/>
              <w:bottom w:val="nil"/>
              <w:right w:val="nil"/>
            </w:tcBorders>
            <w:shd w:val="clear" w:color="auto" w:fill="auto"/>
            <w:noWrap/>
            <w:vAlign w:val="center"/>
            <w:hideMark/>
            <w:tcPrChange w:id="1333" w:author="Ben.Williams" w:date="2020-10-30T14:20:00Z">
              <w:tcPr>
                <w:tcW w:w="619" w:type="dxa"/>
                <w:tcBorders>
                  <w:top w:val="nil"/>
                  <w:left w:val="nil"/>
                  <w:bottom w:val="nil"/>
                  <w:right w:val="nil"/>
                </w:tcBorders>
                <w:shd w:val="clear" w:color="auto" w:fill="auto"/>
                <w:noWrap/>
                <w:vAlign w:val="center"/>
                <w:hideMark/>
              </w:tcPr>
            </w:tcPrChange>
          </w:tcPr>
          <w:p w14:paraId="3C53F879" w14:textId="77777777" w:rsidR="00311B2C" w:rsidRPr="00250964" w:rsidRDefault="00311B2C" w:rsidP="00A332A3">
            <w:pPr>
              <w:spacing w:after="0"/>
              <w:jc w:val="center"/>
              <w:rPr>
                <w:color w:val="000000"/>
                <w:sz w:val="20"/>
              </w:rPr>
            </w:pPr>
            <w:r w:rsidRPr="00250964">
              <w:rPr>
                <w:color w:val="000000"/>
                <w:sz w:val="20"/>
              </w:rPr>
              <w:t>0.01</w:t>
            </w:r>
          </w:p>
        </w:tc>
        <w:tc>
          <w:tcPr>
            <w:tcW w:w="674" w:type="dxa"/>
            <w:tcBorders>
              <w:top w:val="nil"/>
              <w:left w:val="nil"/>
              <w:bottom w:val="nil"/>
              <w:right w:val="nil"/>
            </w:tcBorders>
            <w:shd w:val="clear" w:color="auto" w:fill="auto"/>
            <w:noWrap/>
            <w:vAlign w:val="center"/>
            <w:hideMark/>
            <w:tcPrChange w:id="1334" w:author="Ben.Williams" w:date="2020-10-30T14:20:00Z">
              <w:tcPr>
                <w:tcW w:w="619" w:type="dxa"/>
                <w:tcBorders>
                  <w:top w:val="nil"/>
                  <w:left w:val="nil"/>
                  <w:bottom w:val="nil"/>
                  <w:right w:val="nil"/>
                </w:tcBorders>
                <w:shd w:val="clear" w:color="auto" w:fill="auto"/>
                <w:noWrap/>
                <w:vAlign w:val="center"/>
                <w:hideMark/>
              </w:tcPr>
            </w:tcPrChange>
          </w:tcPr>
          <w:p w14:paraId="7C700854" w14:textId="77777777" w:rsidR="00311B2C" w:rsidRPr="00250964" w:rsidRDefault="00311B2C" w:rsidP="00A332A3">
            <w:pPr>
              <w:spacing w:after="0"/>
              <w:jc w:val="center"/>
              <w:rPr>
                <w:color w:val="000000"/>
                <w:sz w:val="20"/>
              </w:rPr>
            </w:pPr>
            <w:r w:rsidRPr="00250964">
              <w:rPr>
                <w:color w:val="000000"/>
                <w:sz w:val="20"/>
              </w:rPr>
              <w:t>0.03</w:t>
            </w:r>
          </w:p>
        </w:tc>
        <w:tc>
          <w:tcPr>
            <w:tcW w:w="616" w:type="dxa"/>
            <w:tcBorders>
              <w:top w:val="nil"/>
              <w:left w:val="nil"/>
              <w:bottom w:val="nil"/>
              <w:right w:val="nil"/>
            </w:tcBorders>
            <w:shd w:val="clear" w:color="auto" w:fill="auto"/>
            <w:noWrap/>
            <w:vAlign w:val="center"/>
            <w:hideMark/>
            <w:tcPrChange w:id="1335" w:author="Ben.Williams" w:date="2020-10-30T14:20:00Z">
              <w:tcPr>
                <w:tcW w:w="619" w:type="dxa"/>
                <w:tcBorders>
                  <w:top w:val="nil"/>
                  <w:left w:val="nil"/>
                  <w:bottom w:val="nil"/>
                  <w:right w:val="nil"/>
                </w:tcBorders>
                <w:shd w:val="clear" w:color="auto" w:fill="auto"/>
                <w:noWrap/>
                <w:vAlign w:val="center"/>
                <w:hideMark/>
              </w:tcPr>
            </w:tcPrChange>
          </w:tcPr>
          <w:p w14:paraId="70FC7E91" w14:textId="77777777" w:rsidR="00311B2C" w:rsidRPr="00250964" w:rsidRDefault="00311B2C" w:rsidP="00A332A3">
            <w:pPr>
              <w:spacing w:after="0"/>
              <w:jc w:val="center"/>
              <w:rPr>
                <w:color w:val="000000"/>
                <w:sz w:val="20"/>
              </w:rPr>
            </w:pPr>
            <w:r w:rsidRPr="00250964">
              <w:rPr>
                <w:color w:val="000000"/>
                <w:sz w:val="20"/>
              </w:rPr>
              <w:t>0.04</w:t>
            </w:r>
          </w:p>
        </w:tc>
        <w:tc>
          <w:tcPr>
            <w:tcW w:w="666" w:type="dxa"/>
            <w:tcBorders>
              <w:top w:val="nil"/>
              <w:left w:val="nil"/>
              <w:bottom w:val="nil"/>
              <w:right w:val="nil"/>
            </w:tcBorders>
            <w:shd w:val="clear" w:color="auto" w:fill="auto"/>
            <w:noWrap/>
            <w:vAlign w:val="center"/>
            <w:hideMark/>
            <w:tcPrChange w:id="1336" w:author="Ben.Williams" w:date="2020-10-30T14:20:00Z">
              <w:tcPr>
                <w:tcW w:w="619" w:type="dxa"/>
                <w:tcBorders>
                  <w:top w:val="nil"/>
                  <w:left w:val="nil"/>
                  <w:bottom w:val="nil"/>
                  <w:right w:val="nil"/>
                </w:tcBorders>
                <w:shd w:val="clear" w:color="auto" w:fill="auto"/>
                <w:noWrap/>
                <w:vAlign w:val="center"/>
                <w:hideMark/>
              </w:tcPr>
            </w:tcPrChange>
          </w:tcPr>
          <w:p w14:paraId="21906ADA" w14:textId="77777777" w:rsidR="00311B2C" w:rsidRPr="00250964" w:rsidRDefault="00311B2C" w:rsidP="00A332A3">
            <w:pPr>
              <w:spacing w:after="0"/>
              <w:jc w:val="center"/>
              <w:rPr>
                <w:color w:val="000000"/>
                <w:sz w:val="20"/>
              </w:rPr>
            </w:pPr>
            <w:r w:rsidRPr="00250964">
              <w:rPr>
                <w:color w:val="000000"/>
                <w:sz w:val="20"/>
              </w:rPr>
              <w:t>0.03</w:t>
            </w:r>
          </w:p>
        </w:tc>
        <w:tc>
          <w:tcPr>
            <w:tcW w:w="666" w:type="dxa"/>
            <w:tcBorders>
              <w:top w:val="nil"/>
              <w:left w:val="nil"/>
              <w:bottom w:val="nil"/>
              <w:right w:val="nil"/>
            </w:tcBorders>
            <w:vAlign w:val="center"/>
            <w:tcPrChange w:id="1337" w:author="Ben.Williams" w:date="2020-10-30T14:20:00Z">
              <w:tcPr>
                <w:tcW w:w="619" w:type="dxa"/>
                <w:tcBorders>
                  <w:top w:val="nil"/>
                  <w:left w:val="nil"/>
                  <w:bottom w:val="nil"/>
                  <w:right w:val="nil"/>
                </w:tcBorders>
                <w:vAlign w:val="center"/>
              </w:tcPr>
            </w:tcPrChange>
          </w:tcPr>
          <w:p w14:paraId="3C5FEF82" w14:textId="77777777" w:rsidR="00311B2C" w:rsidRPr="00250964" w:rsidRDefault="00311B2C" w:rsidP="00A332A3">
            <w:pPr>
              <w:spacing w:after="0"/>
              <w:jc w:val="center"/>
              <w:rPr>
                <w:color w:val="000000"/>
                <w:sz w:val="20"/>
              </w:rPr>
            </w:pPr>
            <w:r w:rsidRPr="00250964">
              <w:rPr>
                <w:color w:val="000000"/>
                <w:sz w:val="20"/>
              </w:rPr>
              <w:t>0.05</w:t>
            </w:r>
          </w:p>
        </w:tc>
      </w:tr>
      <w:tr w:rsidR="00311B2C" w:rsidRPr="00D75D21" w14:paraId="59229B1D" w14:textId="77777777" w:rsidTr="00E777C3">
        <w:trPr>
          <w:trHeight w:val="285"/>
          <w:trPrChange w:id="1338" w:author="Ben.Williams" w:date="2020-10-30T14:20:00Z">
            <w:trPr>
              <w:trHeight w:val="285"/>
            </w:trPr>
          </w:trPrChange>
        </w:trPr>
        <w:tc>
          <w:tcPr>
            <w:tcW w:w="816" w:type="dxa"/>
            <w:tcBorders>
              <w:top w:val="nil"/>
              <w:left w:val="nil"/>
              <w:bottom w:val="nil"/>
              <w:right w:val="nil"/>
            </w:tcBorders>
            <w:shd w:val="clear" w:color="auto" w:fill="auto"/>
            <w:noWrap/>
            <w:hideMark/>
            <w:tcPrChange w:id="1339" w:author="Ben.Williams" w:date="2020-10-30T14:20:00Z">
              <w:tcPr>
                <w:tcW w:w="752" w:type="dxa"/>
                <w:tcBorders>
                  <w:top w:val="nil"/>
                  <w:left w:val="nil"/>
                  <w:bottom w:val="nil"/>
                  <w:right w:val="nil"/>
                </w:tcBorders>
                <w:shd w:val="clear" w:color="auto" w:fill="auto"/>
                <w:noWrap/>
                <w:hideMark/>
              </w:tcPr>
            </w:tcPrChange>
          </w:tcPr>
          <w:p w14:paraId="4CC4D646" w14:textId="77777777" w:rsidR="00311B2C" w:rsidRPr="00D75D21" w:rsidRDefault="00311B2C" w:rsidP="00A332A3">
            <w:pPr>
              <w:spacing w:after="0"/>
              <w:rPr>
                <w:color w:val="000000"/>
                <w:sz w:val="20"/>
              </w:rPr>
            </w:pPr>
            <w:r w:rsidRPr="00D75D21">
              <w:rPr>
                <w:color w:val="000000"/>
                <w:sz w:val="20"/>
              </w:rPr>
              <w:t>20</w:t>
            </w:r>
          </w:p>
        </w:tc>
        <w:tc>
          <w:tcPr>
            <w:tcW w:w="616" w:type="dxa"/>
            <w:tcBorders>
              <w:top w:val="nil"/>
              <w:left w:val="nil"/>
              <w:bottom w:val="nil"/>
              <w:right w:val="nil"/>
            </w:tcBorders>
            <w:shd w:val="clear" w:color="auto" w:fill="auto"/>
            <w:noWrap/>
            <w:vAlign w:val="center"/>
            <w:hideMark/>
            <w:tcPrChange w:id="1340" w:author="Ben.Williams" w:date="2020-10-30T14:20:00Z">
              <w:tcPr>
                <w:tcW w:w="619" w:type="dxa"/>
                <w:tcBorders>
                  <w:top w:val="nil"/>
                  <w:left w:val="nil"/>
                  <w:bottom w:val="nil"/>
                  <w:right w:val="nil"/>
                </w:tcBorders>
                <w:shd w:val="clear" w:color="auto" w:fill="auto"/>
                <w:noWrap/>
                <w:vAlign w:val="center"/>
                <w:hideMark/>
              </w:tcPr>
            </w:tcPrChange>
          </w:tcPr>
          <w:p w14:paraId="365D071C" w14:textId="77777777" w:rsidR="00311B2C" w:rsidRPr="00250964" w:rsidRDefault="00311B2C" w:rsidP="00A332A3">
            <w:pPr>
              <w:spacing w:after="0"/>
              <w:jc w:val="center"/>
              <w:rPr>
                <w:color w:val="000000"/>
                <w:sz w:val="20"/>
              </w:rPr>
            </w:pPr>
            <w:r w:rsidRPr="00250964">
              <w:rPr>
                <w:color w:val="000000"/>
                <w:sz w:val="20"/>
              </w:rPr>
              <w:t>0.01</w:t>
            </w:r>
          </w:p>
        </w:tc>
        <w:tc>
          <w:tcPr>
            <w:tcW w:w="458" w:type="dxa"/>
            <w:tcBorders>
              <w:top w:val="nil"/>
              <w:left w:val="nil"/>
              <w:bottom w:val="nil"/>
              <w:right w:val="nil"/>
            </w:tcBorders>
            <w:shd w:val="clear" w:color="auto" w:fill="auto"/>
            <w:noWrap/>
            <w:vAlign w:val="center"/>
            <w:hideMark/>
            <w:tcPrChange w:id="1341" w:author="Ben.Williams" w:date="2020-10-30T14:20:00Z">
              <w:tcPr>
                <w:tcW w:w="619" w:type="dxa"/>
                <w:tcBorders>
                  <w:top w:val="nil"/>
                  <w:left w:val="nil"/>
                  <w:bottom w:val="nil"/>
                  <w:right w:val="nil"/>
                </w:tcBorders>
                <w:shd w:val="clear" w:color="auto" w:fill="auto"/>
                <w:noWrap/>
                <w:vAlign w:val="center"/>
                <w:hideMark/>
              </w:tcPr>
            </w:tcPrChange>
          </w:tcPr>
          <w:p w14:paraId="29E6822F"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342" w:author="Ben.Williams" w:date="2020-10-30T14:20:00Z">
              <w:tcPr>
                <w:tcW w:w="619" w:type="dxa"/>
                <w:tcBorders>
                  <w:top w:val="nil"/>
                  <w:left w:val="nil"/>
                  <w:bottom w:val="nil"/>
                  <w:right w:val="nil"/>
                </w:tcBorders>
                <w:shd w:val="clear" w:color="auto" w:fill="auto"/>
                <w:noWrap/>
                <w:vAlign w:val="center"/>
                <w:hideMark/>
              </w:tcPr>
            </w:tcPrChange>
          </w:tcPr>
          <w:p w14:paraId="0B1D03B8"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343" w:author="Ben.Williams" w:date="2020-10-30T14:20:00Z">
              <w:tcPr>
                <w:tcW w:w="619" w:type="dxa"/>
                <w:tcBorders>
                  <w:top w:val="nil"/>
                  <w:left w:val="nil"/>
                  <w:bottom w:val="nil"/>
                  <w:right w:val="nil"/>
                </w:tcBorders>
                <w:shd w:val="clear" w:color="auto" w:fill="auto"/>
                <w:noWrap/>
                <w:vAlign w:val="center"/>
                <w:hideMark/>
              </w:tcPr>
            </w:tcPrChange>
          </w:tcPr>
          <w:p w14:paraId="7324579F"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nil"/>
              <w:right w:val="nil"/>
            </w:tcBorders>
            <w:shd w:val="clear" w:color="auto" w:fill="auto"/>
            <w:noWrap/>
            <w:vAlign w:val="center"/>
            <w:hideMark/>
            <w:tcPrChange w:id="1344" w:author="Ben.Williams" w:date="2020-10-30T14:20:00Z">
              <w:tcPr>
                <w:tcW w:w="619" w:type="dxa"/>
                <w:tcBorders>
                  <w:top w:val="nil"/>
                  <w:left w:val="nil"/>
                  <w:bottom w:val="nil"/>
                  <w:right w:val="nil"/>
                </w:tcBorders>
                <w:shd w:val="clear" w:color="auto" w:fill="auto"/>
                <w:noWrap/>
                <w:vAlign w:val="center"/>
                <w:hideMark/>
              </w:tcPr>
            </w:tcPrChange>
          </w:tcPr>
          <w:p w14:paraId="54426E4A" w14:textId="77777777" w:rsidR="00311B2C" w:rsidRPr="00250964" w:rsidRDefault="00311B2C" w:rsidP="00A332A3">
            <w:pPr>
              <w:spacing w:after="0"/>
              <w:jc w:val="center"/>
              <w:rPr>
                <w:color w:val="000000"/>
                <w:sz w:val="20"/>
              </w:rPr>
            </w:pPr>
            <w:r w:rsidRPr="00250964">
              <w:rPr>
                <w:color w:val="000000"/>
                <w:sz w:val="20"/>
              </w:rPr>
              <w:t>0.02</w:t>
            </w:r>
          </w:p>
        </w:tc>
        <w:tc>
          <w:tcPr>
            <w:tcW w:w="616" w:type="dxa"/>
            <w:tcBorders>
              <w:top w:val="nil"/>
              <w:left w:val="nil"/>
              <w:bottom w:val="nil"/>
              <w:right w:val="nil"/>
            </w:tcBorders>
            <w:shd w:val="clear" w:color="auto" w:fill="auto"/>
            <w:noWrap/>
            <w:vAlign w:val="center"/>
            <w:hideMark/>
            <w:tcPrChange w:id="1345" w:author="Ben.Williams" w:date="2020-10-30T14:20:00Z">
              <w:tcPr>
                <w:tcW w:w="619" w:type="dxa"/>
                <w:tcBorders>
                  <w:top w:val="nil"/>
                  <w:left w:val="nil"/>
                  <w:bottom w:val="nil"/>
                  <w:right w:val="nil"/>
                </w:tcBorders>
                <w:shd w:val="clear" w:color="auto" w:fill="auto"/>
                <w:noWrap/>
                <w:vAlign w:val="center"/>
                <w:hideMark/>
              </w:tcPr>
            </w:tcPrChange>
          </w:tcPr>
          <w:p w14:paraId="138DECB8"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nil"/>
              <w:right w:val="nil"/>
            </w:tcBorders>
            <w:shd w:val="clear" w:color="auto" w:fill="auto"/>
            <w:noWrap/>
            <w:vAlign w:val="center"/>
            <w:hideMark/>
            <w:tcPrChange w:id="1346" w:author="Ben.Williams" w:date="2020-10-30T14:20:00Z">
              <w:tcPr>
                <w:tcW w:w="619" w:type="dxa"/>
                <w:tcBorders>
                  <w:top w:val="nil"/>
                  <w:left w:val="nil"/>
                  <w:bottom w:val="nil"/>
                  <w:right w:val="nil"/>
                </w:tcBorders>
                <w:shd w:val="clear" w:color="auto" w:fill="auto"/>
                <w:noWrap/>
                <w:vAlign w:val="center"/>
                <w:hideMark/>
              </w:tcPr>
            </w:tcPrChange>
          </w:tcPr>
          <w:p w14:paraId="46BF0E88" w14:textId="77777777" w:rsidR="00311B2C" w:rsidRPr="00250964" w:rsidRDefault="00311B2C" w:rsidP="00A332A3">
            <w:pPr>
              <w:spacing w:after="0"/>
              <w:jc w:val="center"/>
              <w:rPr>
                <w:color w:val="000000"/>
                <w:sz w:val="20"/>
              </w:rPr>
            </w:pPr>
            <w:r w:rsidRPr="00250964">
              <w:rPr>
                <w:color w:val="000000"/>
                <w:sz w:val="20"/>
              </w:rPr>
              <w:t>0.02</w:t>
            </w:r>
          </w:p>
        </w:tc>
        <w:tc>
          <w:tcPr>
            <w:tcW w:w="616" w:type="dxa"/>
            <w:tcBorders>
              <w:top w:val="nil"/>
              <w:left w:val="nil"/>
              <w:bottom w:val="nil"/>
              <w:right w:val="nil"/>
            </w:tcBorders>
            <w:shd w:val="clear" w:color="auto" w:fill="auto"/>
            <w:noWrap/>
            <w:vAlign w:val="center"/>
            <w:hideMark/>
            <w:tcPrChange w:id="1347" w:author="Ben.Williams" w:date="2020-10-30T14:20:00Z">
              <w:tcPr>
                <w:tcW w:w="619" w:type="dxa"/>
                <w:tcBorders>
                  <w:top w:val="nil"/>
                  <w:left w:val="nil"/>
                  <w:bottom w:val="nil"/>
                  <w:right w:val="nil"/>
                </w:tcBorders>
                <w:shd w:val="clear" w:color="auto" w:fill="auto"/>
                <w:noWrap/>
                <w:vAlign w:val="center"/>
                <w:hideMark/>
              </w:tcPr>
            </w:tcPrChange>
          </w:tcPr>
          <w:p w14:paraId="2A9D6062" w14:textId="77777777" w:rsidR="00311B2C" w:rsidRPr="00250964" w:rsidRDefault="00311B2C" w:rsidP="00A332A3">
            <w:pPr>
              <w:spacing w:after="0"/>
              <w:jc w:val="center"/>
              <w:rPr>
                <w:color w:val="000000"/>
                <w:sz w:val="20"/>
              </w:rPr>
            </w:pPr>
            <w:r w:rsidRPr="00250964">
              <w:rPr>
                <w:color w:val="000000"/>
                <w:sz w:val="20"/>
              </w:rPr>
              <w:t>0.03</w:t>
            </w:r>
          </w:p>
        </w:tc>
        <w:tc>
          <w:tcPr>
            <w:tcW w:w="616" w:type="dxa"/>
            <w:tcBorders>
              <w:top w:val="nil"/>
              <w:left w:val="nil"/>
              <w:bottom w:val="nil"/>
              <w:right w:val="nil"/>
            </w:tcBorders>
            <w:shd w:val="clear" w:color="auto" w:fill="auto"/>
            <w:noWrap/>
            <w:vAlign w:val="center"/>
            <w:hideMark/>
            <w:tcPrChange w:id="1348" w:author="Ben.Williams" w:date="2020-10-30T14:20:00Z">
              <w:tcPr>
                <w:tcW w:w="619" w:type="dxa"/>
                <w:tcBorders>
                  <w:top w:val="nil"/>
                  <w:left w:val="nil"/>
                  <w:bottom w:val="nil"/>
                  <w:right w:val="nil"/>
                </w:tcBorders>
                <w:shd w:val="clear" w:color="auto" w:fill="auto"/>
                <w:noWrap/>
                <w:vAlign w:val="center"/>
                <w:hideMark/>
              </w:tcPr>
            </w:tcPrChange>
          </w:tcPr>
          <w:p w14:paraId="7287556F" w14:textId="77777777" w:rsidR="00311B2C" w:rsidRPr="00250964" w:rsidRDefault="00311B2C" w:rsidP="00A332A3">
            <w:pPr>
              <w:spacing w:after="0"/>
              <w:jc w:val="center"/>
              <w:rPr>
                <w:color w:val="000000"/>
                <w:sz w:val="20"/>
              </w:rPr>
            </w:pPr>
            <w:r w:rsidRPr="00250964">
              <w:rPr>
                <w:color w:val="000000"/>
                <w:sz w:val="20"/>
              </w:rPr>
              <w:t>0.03</w:t>
            </w:r>
          </w:p>
        </w:tc>
        <w:tc>
          <w:tcPr>
            <w:tcW w:w="616" w:type="dxa"/>
            <w:tcBorders>
              <w:top w:val="nil"/>
              <w:left w:val="nil"/>
              <w:bottom w:val="nil"/>
              <w:right w:val="nil"/>
            </w:tcBorders>
            <w:shd w:val="clear" w:color="auto" w:fill="auto"/>
            <w:noWrap/>
            <w:vAlign w:val="center"/>
            <w:hideMark/>
            <w:tcPrChange w:id="1349" w:author="Ben.Williams" w:date="2020-10-30T14:20:00Z">
              <w:tcPr>
                <w:tcW w:w="619" w:type="dxa"/>
                <w:tcBorders>
                  <w:top w:val="nil"/>
                  <w:left w:val="nil"/>
                  <w:bottom w:val="nil"/>
                  <w:right w:val="nil"/>
                </w:tcBorders>
                <w:shd w:val="clear" w:color="auto" w:fill="auto"/>
                <w:noWrap/>
                <w:vAlign w:val="center"/>
                <w:hideMark/>
              </w:tcPr>
            </w:tcPrChange>
          </w:tcPr>
          <w:p w14:paraId="4CE56841" w14:textId="77777777" w:rsidR="00311B2C" w:rsidRPr="00250964" w:rsidRDefault="00311B2C" w:rsidP="00A332A3">
            <w:pPr>
              <w:spacing w:after="0"/>
              <w:jc w:val="center"/>
              <w:rPr>
                <w:color w:val="000000"/>
                <w:sz w:val="20"/>
              </w:rPr>
            </w:pPr>
            <w:r w:rsidRPr="00250964">
              <w:rPr>
                <w:color w:val="000000"/>
                <w:sz w:val="20"/>
              </w:rPr>
              <w:t>0.03</w:t>
            </w:r>
          </w:p>
        </w:tc>
        <w:tc>
          <w:tcPr>
            <w:tcW w:w="616" w:type="dxa"/>
            <w:tcBorders>
              <w:top w:val="nil"/>
              <w:left w:val="nil"/>
              <w:bottom w:val="nil"/>
              <w:right w:val="nil"/>
            </w:tcBorders>
            <w:shd w:val="clear" w:color="auto" w:fill="auto"/>
            <w:noWrap/>
            <w:vAlign w:val="center"/>
            <w:hideMark/>
            <w:tcPrChange w:id="1350" w:author="Ben.Williams" w:date="2020-10-30T14:20:00Z">
              <w:tcPr>
                <w:tcW w:w="619" w:type="dxa"/>
                <w:tcBorders>
                  <w:top w:val="nil"/>
                  <w:left w:val="nil"/>
                  <w:bottom w:val="nil"/>
                  <w:right w:val="nil"/>
                </w:tcBorders>
                <w:shd w:val="clear" w:color="auto" w:fill="auto"/>
                <w:noWrap/>
                <w:vAlign w:val="center"/>
                <w:hideMark/>
              </w:tcPr>
            </w:tcPrChange>
          </w:tcPr>
          <w:p w14:paraId="17DD52DE" w14:textId="77777777" w:rsidR="00311B2C" w:rsidRPr="00250964" w:rsidRDefault="00311B2C" w:rsidP="00A332A3">
            <w:pPr>
              <w:spacing w:after="0"/>
              <w:jc w:val="center"/>
              <w:rPr>
                <w:color w:val="000000"/>
                <w:sz w:val="20"/>
              </w:rPr>
            </w:pPr>
            <w:r w:rsidRPr="00250964">
              <w:rPr>
                <w:color w:val="000000"/>
                <w:sz w:val="20"/>
              </w:rPr>
              <w:t>0.01</w:t>
            </w:r>
          </w:p>
        </w:tc>
        <w:tc>
          <w:tcPr>
            <w:tcW w:w="674" w:type="dxa"/>
            <w:tcBorders>
              <w:top w:val="nil"/>
              <w:left w:val="nil"/>
              <w:bottom w:val="nil"/>
              <w:right w:val="nil"/>
            </w:tcBorders>
            <w:shd w:val="clear" w:color="auto" w:fill="auto"/>
            <w:noWrap/>
            <w:vAlign w:val="center"/>
            <w:hideMark/>
            <w:tcPrChange w:id="1351" w:author="Ben.Williams" w:date="2020-10-30T14:20:00Z">
              <w:tcPr>
                <w:tcW w:w="619" w:type="dxa"/>
                <w:tcBorders>
                  <w:top w:val="nil"/>
                  <w:left w:val="nil"/>
                  <w:bottom w:val="nil"/>
                  <w:right w:val="nil"/>
                </w:tcBorders>
                <w:shd w:val="clear" w:color="auto" w:fill="auto"/>
                <w:noWrap/>
                <w:vAlign w:val="center"/>
                <w:hideMark/>
              </w:tcPr>
            </w:tcPrChange>
          </w:tcPr>
          <w:p w14:paraId="20C0CC8B" w14:textId="77777777" w:rsidR="00311B2C" w:rsidRPr="00250964" w:rsidRDefault="00311B2C" w:rsidP="00A332A3">
            <w:pPr>
              <w:spacing w:after="0"/>
              <w:jc w:val="center"/>
              <w:rPr>
                <w:color w:val="000000"/>
                <w:sz w:val="20"/>
              </w:rPr>
            </w:pPr>
            <w:r w:rsidRPr="00250964">
              <w:rPr>
                <w:color w:val="000000"/>
                <w:sz w:val="20"/>
              </w:rPr>
              <w:t>0.02</w:t>
            </w:r>
          </w:p>
        </w:tc>
        <w:tc>
          <w:tcPr>
            <w:tcW w:w="616" w:type="dxa"/>
            <w:tcBorders>
              <w:top w:val="nil"/>
              <w:left w:val="nil"/>
              <w:bottom w:val="nil"/>
              <w:right w:val="nil"/>
            </w:tcBorders>
            <w:shd w:val="clear" w:color="auto" w:fill="auto"/>
            <w:noWrap/>
            <w:vAlign w:val="center"/>
            <w:hideMark/>
            <w:tcPrChange w:id="1352" w:author="Ben.Williams" w:date="2020-10-30T14:20:00Z">
              <w:tcPr>
                <w:tcW w:w="619" w:type="dxa"/>
                <w:tcBorders>
                  <w:top w:val="nil"/>
                  <w:left w:val="nil"/>
                  <w:bottom w:val="nil"/>
                  <w:right w:val="nil"/>
                </w:tcBorders>
                <w:shd w:val="clear" w:color="auto" w:fill="auto"/>
                <w:noWrap/>
                <w:vAlign w:val="center"/>
                <w:hideMark/>
              </w:tcPr>
            </w:tcPrChange>
          </w:tcPr>
          <w:p w14:paraId="1F73A553" w14:textId="77777777" w:rsidR="00311B2C" w:rsidRPr="00250964" w:rsidRDefault="00311B2C" w:rsidP="00A332A3">
            <w:pPr>
              <w:spacing w:after="0"/>
              <w:jc w:val="center"/>
              <w:rPr>
                <w:color w:val="000000"/>
                <w:sz w:val="20"/>
              </w:rPr>
            </w:pPr>
            <w:r w:rsidRPr="00250964">
              <w:rPr>
                <w:color w:val="000000"/>
                <w:sz w:val="20"/>
              </w:rPr>
              <w:t>0.03</w:t>
            </w:r>
          </w:p>
        </w:tc>
        <w:tc>
          <w:tcPr>
            <w:tcW w:w="666" w:type="dxa"/>
            <w:tcBorders>
              <w:top w:val="nil"/>
              <w:left w:val="nil"/>
              <w:bottom w:val="nil"/>
              <w:right w:val="nil"/>
            </w:tcBorders>
            <w:shd w:val="clear" w:color="auto" w:fill="auto"/>
            <w:noWrap/>
            <w:vAlign w:val="center"/>
            <w:hideMark/>
            <w:tcPrChange w:id="1353" w:author="Ben.Williams" w:date="2020-10-30T14:20:00Z">
              <w:tcPr>
                <w:tcW w:w="619" w:type="dxa"/>
                <w:tcBorders>
                  <w:top w:val="nil"/>
                  <w:left w:val="nil"/>
                  <w:bottom w:val="nil"/>
                  <w:right w:val="nil"/>
                </w:tcBorders>
                <w:shd w:val="clear" w:color="auto" w:fill="auto"/>
                <w:noWrap/>
                <w:vAlign w:val="center"/>
                <w:hideMark/>
              </w:tcPr>
            </w:tcPrChange>
          </w:tcPr>
          <w:p w14:paraId="329A16CD" w14:textId="77777777" w:rsidR="00311B2C" w:rsidRPr="00250964" w:rsidRDefault="00311B2C" w:rsidP="00A332A3">
            <w:pPr>
              <w:spacing w:after="0"/>
              <w:jc w:val="center"/>
              <w:rPr>
                <w:color w:val="000000"/>
                <w:sz w:val="20"/>
              </w:rPr>
            </w:pPr>
            <w:r w:rsidRPr="00250964">
              <w:rPr>
                <w:color w:val="000000"/>
                <w:sz w:val="20"/>
              </w:rPr>
              <w:t>0.03</w:t>
            </w:r>
          </w:p>
        </w:tc>
        <w:tc>
          <w:tcPr>
            <w:tcW w:w="666" w:type="dxa"/>
            <w:tcBorders>
              <w:top w:val="nil"/>
              <w:left w:val="nil"/>
              <w:bottom w:val="nil"/>
              <w:right w:val="nil"/>
            </w:tcBorders>
            <w:vAlign w:val="center"/>
            <w:tcPrChange w:id="1354" w:author="Ben.Williams" w:date="2020-10-30T14:20:00Z">
              <w:tcPr>
                <w:tcW w:w="619" w:type="dxa"/>
                <w:tcBorders>
                  <w:top w:val="nil"/>
                  <w:left w:val="nil"/>
                  <w:bottom w:val="nil"/>
                  <w:right w:val="nil"/>
                </w:tcBorders>
                <w:vAlign w:val="center"/>
              </w:tcPr>
            </w:tcPrChange>
          </w:tcPr>
          <w:p w14:paraId="5C699269" w14:textId="77777777" w:rsidR="00311B2C" w:rsidRPr="00250964" w:rsidRDefault="00311B2C" w:rsidP="00A332A3">
            <w:pPr>
              <w:spacing w:after="0"/>
              <w:jc w:val="center"/>
              <w:rPr>
                <w:color w:val="000000"/>
                <w:sz w:val="20"/>
              </w:rPr>
            </w:pPr>
            <w:r w:rsidRPr="00250964">
              <w:rPr>
                <w:color w:val="000000"/>
                <w:sz w:val="20"/>
              </w:rPr>
              <w:t>0.04</w:t>
            </w:r>
          </w:p>
        </w:tc>
      </w:tr>
      <w:tr w:rsidR="00311B2C" w:rsidRPr="00D75D21" w14:paraId="413D3411" w14:textId="77777777" w:rsidTr="00E777C3">
        <w:trPr>
          <w:trHeight w:val="285"/>
          <w:trPrChange w:id="1355" w:author="Ben.Williams" w:date="2020-10-30T14:20:00Z">
            <w:trPr>
              <w:trHeight w:val="285"/>
            </w:trPr>
          </w:trPrChange>
        </w:trPr>
        <w:tc>
          <w:tcPr>
            <w:tcW w:w="816" w:type="dxa"/>
            <w:tcBorders>
              <w:top w:val="nil"/>
              <w:left w:val="nil"/>
              <w:bottom w:val="nil"/>
              <w:right w:val="nil"/>
            </w:tcBorders>
            <w:shd w:val="clear" w:color="auto" w:fill="auto"/>
            <w:noWrap/>
            <w:hideMark/>
            <w:tcPrChange w:id="1356" w:author="Ben.Williams" w:date="2020-10-30T14:20:00Z">
              <w:tcPr>
                <w:tcW w:w="752" w:type="dxa"/>
                <w:tcBorders>
                  <w:top w:val="nil"/>
                  <w:left w:val="nil"/>
                  <w:bottom w:val="nil"/>
                  <w:right w:val="nil"/>
                </w:tcBorders>
                <w:shd w:val="clear" w:color="auto" w:fill="auto"/>
                <w:noWrap/>
                <w:hideMark/>
              </w:tcPr>
            </w:tcPrChange>
          </w:tcPr>
          <w:p w14:paraId="1FA580A1" w14:textId="77777777" w:rsidR="00311B2C" w:rsidRPr="00D75D21" w:rsidRDefault="00311B2C" w:rsidP="00A332A3">
            <w:pPr>
              <w:spacing w:after="0"/>
              <w:rPr>
                <w:color w:val="000000"/>
                <w:sz w:val="20"/>
              </w:rPr>
            </w:pPr>
            <w:r w:rsidRPr="00D75D21">
              <w:rPr>
                <w:color w:val="000000"/>
                <w:sz w:val="20"/>
              </w:rPr>
              <w:t>21</w:t>
            </w:r>
          </w:p>
        </w:tc>
        <w:tc>
          <w:tcPr>
            <w:tcW w:w="616" w:type="dxa"/>
            <w:tcBorders>
              <w:top w:val="nil"/>
              <w:left w:val="nil"/>
              <w:bottom w:val="nil"/>
              <w:right w:val="nil"/>
            </w:tcBorders>
            <w:shd w:val="clear" w:color="auto" w:fill="auto"/>
            <w:noWrap/>
            <w:vAlign w:val="center"/>
            <w:hideMark/>
            <w:tcPrChange w:id="1357" w:author="Ben.Williams" w:date="2020-10-30T14:20:00Z">
              <w:tcPr>
                <w:tcW w:w="619" w:type="dxa"/>
                <w:tcBorders>
                  <w:top w:val="nil"/>
                  <w:left w:val="nil"/>
                  <w:bottom w:val="nil"/>
                  <w:right w:val="nil"/>
                </w:tcBorders>
                <w:shd w:val="clear" w:color="auto" w:fill="auto"/>
                <w:noWrap/>
                <w:vAlign w:val="center"/>
                <w:hideMark/>
              </w:tcPr>
            </w:tcPrChange>
          </w:tcPr>
          <w:p w14:paraId="2B4452D7" w14:textId="77777777" w:rsidR="00311B2C" w:rsidRPr="00250964" w:rsidRDefault="00311B2C" w:rsidP="00A332A3">
            <w:pPr>
              <w:spacing w:after="0"/>
              <w:jc w:val="center"/>
              <w:rPr>
                <w:color w:val="000000"/>
                <w:sz w:val="20"/>
              </w:rPr>
            </w:pPr>
            <w:r w:rsidRPr="00250964">
              <w:rPr>
                <w:color w:val="000000"/>
                <w:sz w:val="20"/>
              </w:rPr>
              <w:t>0.01</w:t>
            </w:r>
          </w:p>
        </w:tc>
        <w:tc>
          <w:tcPr>
            <w:tcW w:w="458" w:type="dxa"/>
            <w:tcBorders>
              <w:top w:val="nil"/>
              <w:left w:val="nil"/>
              <w:bottom w:val="nil"/>
              <w:right w:val="nil"/>
            </w:tcBorders>
            <w:shd w:val="clear" w:color="auto" w:fill="auto"/>
            <w:noWrap/>
            <w:vAlign w:val="center"/>
            <w:hideMark/>
            <w:tcPrChange w:id="1358" w:author="Ben.Williams" w:date="2020-10-30T14:20:00Z">
              <w:tcPr>
                <w:tcW w:w="619" w:type="dxa"/>
                <w:tcBorders>
                  <w:top w:val="nil"/>
                  <w:left w:val="nil"/>
                  <w:bottom w:val="nil"/>
                  <w:right w:val="nil"/>
                </w:tcBorders>
                <w:shd w:val="clear" w:color="auto" w:fill="auto"/>
                <w:noWrap/>
                <w:vAlign w:val="center"/>
                <w:hideMark/>
              </w:tcPr>
            </w:tcPrChange>
          </w:tcPr>
          <w:p w14:paraId="772ADE57"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359" w:author="Ben.Williams" w:date="2020-10-30T14:20:00Z">
              <w:tcPr>
                <w:tcW w:w="619" w:type="dxa"/>
                <w:tcBorders>
                  <w:top w:val="nil"/>
                  <w:left w:val="nil"/>
                  <w:bottom w:val="nil"/>
                  <w:right w:val="nil"/>
                </w:tcBorders>
                <w:shd w:val="clear" w:color="auto" w:fill="auto"/>
                <w:noWrap/>
                <w:vAlign w:val="center"/>
                <w:hideMark/>
              </w:tcPr>
            </w:tcPrChange>
          </w:tcPr>
          <w:p w14:paraId="42A0A073"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360" w:author="Ben.Williams" w:date="2020-10-30T14:20:00Z">
              <w:tcPr>
                <w:tcW w:w="619" w:type="dxa"/>
                <w:tcBorders>
                  <w:top w:val="nil"/>
                  <w:left w:val="nil"/>
                  <w:bottom w:val="nil"/>
                  <w:right w:val="nil"/>
                </w:tcBorders>
                <w:shd w:val="clear" w:color="auto" w:fill="auto"/>
                <w:noWrap/>
                <w:vAlign w:val="center"/>
                <w:hideMark/>
              </w:tcPr>
            </w:tcPrChange>
          </w:tcPr>
          <w:p w14:paraId="27382489"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nil"/>
              <w:right w:val="nil"/>
            </w:tcBorders>
            <w:shd w:val="clear" w:color="auto" w:fill="auto"/>
            <w:noWrap/>
            <w:vAlign w:val="center"/>
            <w:hideMark/>
            <w:tcPrChange w:id="1361" w:author="Ben.Williams" w:date="2020-10-30T14:20:00Z">
              <w:tcPr>
                <w:tcW w:w="619" w:type="dxa"/>
                <w:tcBorders>
                  <w:top w:val="nil"/>
                  <w:left w:val="nil"/>
                  <w:bottom w:val="nil"/>
                  <w:right w:val="nil"/>
                </w:tcBorders>
                <w:shd w:val="clear" w:color="auto" w:fill="auto"/>
                <w:noWrap/>
                <w:vAlign w:val="center"/>
                <w:hideMark/>
              </w:tcPr>
            </w:tcPrChange>
          </w:tcPr>
          <w:p w14:paraId="2FDE5D8F"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nil"/>
              <w:right w:val="nil"/>
            </w:tcBorders>
            <w:shd w:val="clear" w:color="auto" w:fill="auto"/>
            <w:noWrap/>
            <w:vAlign w:val="center"/>
            <w:hideMark/>
            <w:tcPrChange w:id="1362" w:author="Ben.Williams" w:date="2020-10-30T14:20:00Z">
              <w:tcPr>
                <w:tcW w:w="619" w:type="dxa"/>
                <w:tcBorders>
                  <w:top w:val="nil"/>
                  <w:left w:val="nil"/>
                  <w:bottom w:val="nil"/>
                  <w:right w:val="nil"/>
                </w:tcBorders>
                <w:shd w:val="clear" w:color="auto" w:fill="auto"/>
                <w:noWrap/>
                <w:vAlign w:val="center"/>
                <w:hideMark/>
              </w:tcPr>
            </w:tcPrChange>
          </w:tcPr>
          <w:p w14:paraId="00B7FCDD"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363" w:author="Ben.Williams" w:date="2020-10-30T14:20:00Z">
              <w:tcPr>
                <w:tcW w:w="619" w:type="dxa"/>
                <w:tcBorders>
                  <w:top w:val="nil"/>
                  <w:left w:val="nil"/>
                  <w:bottom w:val="nil"/>
                  <w:right w:val="nil"/>
                </w:tcBorders>
                <w:shd w:val="clear" w:color="auto" w:fill="auto"/>
                <w:noWrap/>
                <w:vAlign w:val="center"/>
                <w:hideMark/>
              </w:tcPr>
            </w:tcPrChange>
          </w:tcPr>
          <w:p w14:paraId="2D6C4975"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nil"/>
              <w:right w:val="nil"/>
            </w:tcBorders>
            <w:shd w:val="clear" w:color="auto" w:fill="auto"/>
            <w:noWrap/>
            <w:vAlign w:val="center"/>
            <w:hideMark/>
            <w:tcPrChange w:id="1364" w:author="Ben.Williams" w:date="2020-10-30T14:20:00Z">
              <w:tcPr>
                <w:tcW w:w="619" w:type="dxa"/>
                <w:tcBorders>
                  <w:top w:val="nil"/>
                  <w:left w:val="nil"/>
                  <w:bottom w:val="nil"/>
                  <w:right w:val="nil"/>
                </w:tcBorders>
                <w:shd w:val="clear" w:color="auto" w:fill="auto"/>
                <w:noWrap/>
                <w:vAlign w:val="center"/>
                <w:hideMark/>
              </w:tcPr>
            </w:tcPrChange>
          </w:tcPr>
          <w:p w14:paraId="2E4AD690" w14:textId="77777777" w:rsidR="00311B2C" w:rsidRPr="00250964" w:rsidRDefault="00311B2C" w:rsidP="00A332A3">
            <w:pPr>
              <w:spacing w:after="0"/>
              <w:jc w:val="center"/>
              <w:rPr>
                <w:color w:val="000000"/>
                <w:sz w:val="20"/>
              </w:rPr>
            </w:pPr>
            <w:r w:rsidRPr="00250964">
              <w:rPr>
                <w:color w:val="000000"/>
                <w:sz w:val="20"/>
              </w:rPr>
              <w:t>0.03</w:t>
            </w:r>
          </w:p>
        </w:tc>
        <w:tc>
          <w:tcPr>
            <w:tcW w:w="616" w:type="dxa"/>
            <w:tcBorders>
              <w:top w:val="nil"/>
              <w:left w:val="nil"/>
              <w:bottom w:val="nil"/>
              <w:right w:val="nil"/>
            </w:tcBorders>
            <w:shd w:val="clear" w:color="auto" w:fill="auto"/>
            <w:noWrap/>
            <w:vAlign w:val="center"/>
            <w:hideMark/>
            <w:tcPrChange w:id="1365" w:author="Ben.Williams" w:date="2020-10-30T14:20:00Z">
              <w:tcPr>
                <w:tcW w:w="619" w:type="dxa"/>
                <w:tcBorders>
                  <w:top w:val="nil"/>
                  <w:left w:val="nil"/>
                  <w:bottom w:val="nil"/>
                  <w:right w:val="nil"/>
                </w:tcBorders>
                <w:shd w:val="clear" w:color="auto" w:fill="auto"/>
                <w:noWrap/>
                <w:vAlign w:val="center"/>
                <w:hideMark/>
              </w:tcPr>
            </w:tcPrChange>
          </w:tcPr>
          <w:p w14:paraId="0816151D" w14:textId="77777777" w:rsidR="00311B2C" w:rsidRPr="00250964" w:rsidRDefault="00311B2C" w:rsidP="00A332A3">
            <w:pPr>
              <w:spacing w:after="0"/>
              <w:jc w:val="center"/>
              <w:rPr>
                <w:color w:val="000000"/>
                <w:sz w:val="20"/>
              </w:rPr>
            </w:pPr>
            <w:r w:rsidRPr="00250964">
              <w:rPr>
                <w:color w:val="000000"/>
                <w:sz w:val="20"/>
              </w:rPr>
              <w:t>0.02</w:t>
            </w:r>
          </w:p>
        </w:tc>
        <w:tc>
          <w:tcPr>
            <w:tcW w:w="616" w:type="dxa"/>
            <w:tcBorders>
              <w:top w:val="nil"/>
              <w:left w:val="nil"/>
              <w:bottom w:val="nil"/>
              <w:right w:val="nil"/>
            </w:tcBorders>
            <w:shd w:val="clear" w:color="auto" w:fill="auto"/>
            <w:noWrap/>
            <w:vAlign w:val="center"/>
            <w:hideMark/>
            <w:tcPrChange w:id="1366" w:author="Ben.Williams" w:date="2020-10-30T14:20:00Z">
              <w:tcPr>
                <w:tcW w:w="619" w:type="dxa"/>
                <w:tcBorders>
                  <w:top w:val="nil"/>
                  <w:left w:val="nil"/>
                  <w:bottom w:val="nil"/>
                  <w:right w:val="nil"/>
                </w:tcBorders>
                <w:shd w:val="clear" w:color="auto" w:fill="auto"/>
                <w:noWrap/>
                <w:vAlign w:val="center"/>
                <w:hideMark/>
              </w:tcPr>
            </w:tcPrChange>
          </w:tcPr>
          <w:p w14:paraId="5234BD9B" w14:textId="77777777" w:rsidR="00311B2C" w:rsidRPr="00250964" w:rsidRDefault="00311B2C" w:rsidP="00A332A3">
            <w:pPr>
              <w:spacing w:after="0"/>
              <w:jc w:val="center"/>
              <w:rPr>
                <w:color w:val="000000"/>
                <w:sz w:val="20"/>
              </w:rPr>
            </w:pPr>
            <w:r w:rsidRPr="00250964">
              <w:rPr>
                <w:color w:val="000000"/>
                <w:sz w:val="20"/>
              </w:rPr>
              <w:t>0.03</w:t>
            </w:r>
          </w:p>
        </w:tc>
        <w:tc>
          <w:tcPr>
            <w:tcW w:w="616" w:type="dxa"/>
            <w:tcBorders>
              <w:top w:val="nil"/>
              <w:left w:val="nil"/>
              <w:bottom w:val="nil"/>
              <w:right w:val="nil"/>
            </w:tcBorders>
            <w:shd w:val="clear" w:color="auto" w:fill="auto"/>
            <w:noWrap/>
            <w:vAlign w:val="center"/>
            <w:hideMark/>
            <w:tcPrChange w:id="1367" w:author="Ben.Williams" w:date="2020-10-30T14:20:00Z">
              <w:tcPr>
                <w:tcW w:w="619" w:type="dxa"/>
                <w:tcBorders>
                  <w:top w:val="nil"/>
                  <w:left w:val="nil"/>
                  <w:bottom w:val="nil"/>
                  <w:right w:val="nil"/>
                </w:tcBorders>
                <w:shd w:val="clear" w:color="auto" w:fill="auto"/>
                <w:noWrap/>
                <w:vAlign w:val="center"/>
                <w:hideMark/>
              </w:tcPr>
            </w:tcPrChange>
          </w:tcPr>
          <w:p w14:paraId="4C5AD11E" w14:textId="77777777" w:rsidR="00311B2C" w:rsidRPr="00250964" w:rsidRDefault="00311B2C" w:rsidP="00A332A3">
            <w:pPr>
              <w:spacing w:after="0"/>
              <w:jc w:val="center"/>
              <w:rPr>
                <w:color w:val="000000"/>
                <w:sz w:val="20"/>
              </w:rPr>
            </w:pPr>
            <w:r w:rsidRPr="00250964">
              <w:rPr>
                <w:color w:val="000000"/>
                <w:sz w:val="20"/>
              </w:rPr>
              <w:t>0.02</w:t>
            </w:r>
          </w:p>
        </w:tc>
        <w:tc>
          <w:tcPr>
            <w:tcW w:w="674" w:type="dxa"/>
            <w:tcBorders>
              <w:top w:val="nil"/>
              <w:left w:val="nil"/>
              <w:bottom w:val="nil"/>
              <w:right w:val="nil"/>
            </w:tcBorders>
            <w:shd w:val="clear" w:color="auto" w:fill="auto"/>
            <w:noWrap/>
            <w:vAlign w:val="center"/>
            <w:hideMark/>
            <w:tcPrChange w:id="1368" w:author="Ben.Williams" w:date="2020-10-30T14:20:00Z">
              <w:tcPr>
                <w:tcW w:w="619" w:type="dxa"/>
                <w:tcBorders>
                  <w:top w:val="nil"/>
                  <w:left w:val="nil"/>
                  <w:bottom w:val="nil"/>
                  <w:right w:val="nil"/>
                </w:tcBorders>
                <w:shd w:val="clear" w:color="auto" w:fill="auto"/>
                <w:noWrap/>
                <w:vAlign w:val="center"/>
                <w:hideMark/>
              </w:tcPr>
            </w:tcPrChange>
          </w:tcPr>
          <w:p w14:paraId="531539F9"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nil"/>
              <w:right w:val="nil"/>
            </w:tcBorders>
            <w:shd w:val="clear" w:color="auto" w:fill="auto"/>
            <w:noWrap/>
            <w:vAlign w:val="center"/>
            <w:hideMark/>
            <w:tcPrChange w:id="1369" w:author="Ben.Williams" w:date="2020-10-30T14:20:00Z">
              <w:tcPr>
                <w:tcW w:w="619" w:type="dxa"/>
                <w:tcBorders>
                  <w:top w:val="nil"/>
                  <w:left w:val="nil"/>
                  <w:bottom w:val="nil"/>
                  <w:right w:val="nil"/>
                </w:tcBorders>
                <w:shd w:val="clear" w:color="auto" w:fill="auto"/>
                <w:noWrap/>
                <w:vAlign w:val="center"/>
                <w:hideMark/>
              </w:tcPr>
            </w:tcPrChange>
          </w:tcPr>
          <w:p w14:paraId="705DE9A2" w14:textId="77777777" w:rsidR="00311B2C" w:rsidRPr="00250964" w:rsidRDefault="00311B2C" w:rsidP="00A332A3">
            <w:pPr>
              <w:spacing w:after="0"/>
              <w:jc w:val="center"/>
              <w:rPr>
                <w:color w:val="000000"/>
                <w:sz w:val="20"/>
              </w:rPr>
            </w:pPr>
            <w:r w:rsidRPr="00250964">
              <w:rPr>
                <w:color w:val="000000"/>
                <w:sz w:val="20"/>
              </w:rPr>
              <w:t>0.01</w:t>
            </w:r>
          </w:p>
        </w:tc>
        <w:tc>
          <w:tcPr>
            <w:tcW w:w="666" w:type="dxa"/>
            <w:tcBorders>
              <w:top w:val="nil"/>
              <w:left w:val="nil"/>
              <w:bottom w:val="nil"/>
              <w:right w:val="nil"/>
            </w:tcBorders>
            <w:shd w:val="clear" w:color="auto" w:fill="auto"/>
            <w:noWrap/>
            <w:vAlign w:val="center"/>
            <w:hideMark/>
            <w:tcPrChange w:id="1370" w:author="Ben.Williams" w:date="2020-10-30T14:20:00Z">
              <w:tcPr>
                <w:tcW w:w="619" w:type="dxa"/>
                <w:tcBorders>
                  <w:top w:val="nil"/>
                  <w:left w:val="nil"/>
                  <w:bottom w:val="nil"/>
                  <w:right w:val="nil"/>
                </w:tcBorders>
                <w:shd w:val="clear" w:color="auto" w:fill="auto"/>
                <w:noWrap/>
                <w:vAlign w:val="center"/>
                <w:hideMark/>
              </w:tcPr>
            </w:tcPrChange>
          </w:tcPr>
          <w:p w14:paraId="5DD8E66F" w14:textId="77777777" w:rsidR="00311B2C" w:rsidRPr="00250964" w:rsidRDefault="00311B2C" w:rsidP="00A332A3">
            <w:pPr>
              <w:spacing w:after="0"/>
              <w:jc w:val="center"/>
              <w:rPr>
                <w:color w:val="000000"/>
                <w:sz w:val="20"/>
              </w:rPr>
            </w:pPr>
            <w:r w:rsidRPr="00250964">
              <w:rPr>
                <w:color w:val="000000"/>
                <w:sz w:val="20"/>
              </w:rPr>
              <w:t>0.04</w:t>
            </w:r>
          </w:p>
        </w:tc>
        <w:tc>
          <w:tcPr>
            <w:tcW w:w="666" w:type="dxa"/>
            <w:tcBorders>
              <w:top w:val="nil"/>
              <w:left w:val="nil"/>
              <w:bottom w:val="nil"/>
              <w:right w:val="nil"/>
            </w:tcBorders>
            <w:vAlign w:val="center"/>
            <w:tcPrChange w:id="1371" w:author="Ben.Williams" w:date="2020-10-30T14:20:00Z">
              <w:tcPr>
                <w:tcW w:w="619" w:type="dxa"/>
                <w:tcBorders>
                  <w:top w:val="nil"/>
                  <w:left w:val="nil"/>
                  <w:bottom w:val="nil"/>
                  <w:right w:val="nil"/>
                </w:tcBorders>
                <w:vAlign w:val="center"/>
              </w:tcPr>
            </w:tcPrChange>
          </w:tcPr>
          <w:p w14:paraId="650D1075" w14:textId="77777777" w:rsidR="00311B2C" w:rsidRPr="00250964" w:rsidRDefault="00311B2C" w:rsidP="00A332A3">
            <w:pPr>
              <w:spacing w:after="0"/>
              <w:jc w:val="center"/>
              <w:rPr>
                <w:color w:val="000000"/>
                <w:sz w:val="20"/>
              </w:rPr>
            </w:pPr>
            <w:r w:rsidRPr="00250964">
              <w:rPr>
                <w:color w:val="000000"/>
                <w:sz w:val="20"/>
              </w:rPr>
              <w:t>0.03</w:t>
            </w:r>
          </w:p>
        </w:tc>
      </w:tr>
      <w:tr w:rsidR="00311B2C" w:rsidRPr="00D75D21" w14:paraId="733625BE" w14:textId="77777777" w:rsidTr="00E777C3">
        <w:trPr>
          <w:trHeight w:val="285"/>
          <w:trPrChange w:id="1372" w:author="Ben.Williams" w:date="2020-10-30T14:20:00Z">
            <w:trPr>
              <w:trHeight w:val="285"/>
            </w:trPr>
          </w:trPrChange>
        </w:trPr>
        <w:tc>
          <w:tcPr>
            <w:tcW w:w="816" w:type="dxa"/>
            <w:tcBorders>
              <w:top w:val="nil"/>
              <w:left w:val="nil"/>
              <w:bottom w:val="nil"/>
              <w:right w:val="nil"/>
            </w:tcBorders>
            <w:shd w:val="clear" w:color="auto" w:fill="auto"/>
            <w:noWrap/>
            <w:hideMark/>
            <w:tcPrChange w:id="1373" w:author="Ben.Williams" w:date="2020-10-30T14:20:00Z">
              <w:tcPr>
                <w:tcW w:w="752" w:type="dxa"/>
                <w:tcBorders>
                  <w:top w:val="nil"/>
                  <w:left w:val="nil"/>
                  <w:bottom w:val="nil"/>
                  <w:right w:val="nil"/>
                </w:tcBorders>
                <w:shd w:val="clear" w:color="auto" w:fill="auto"/>
                <w:noWrap/>
                <w:hideMark/>
              </w:tcPr>
            </w:tcPrChange>
          </w:tcPr>
          <w:p w14:paraId="640348AA" w14:textId="77777777" w:rsidR="00311B2C" w:rsidRPr="00D75D21" w:rsidRDefault="00311B2C" w:rsidP="00A332A3">
            <w:pPr>
              <w:spacing w:after="0"/>
              <w:rPr>
                <w:color w:val="000000"/>
                <w:sz w:val="20"/>
              </w:rPr>
            </w:pPr>
            <w:r w:rsidRPr="00D75D21">
              <w:rPr>
                <w:color w:val="000000"/>
                <w:sz w:val="20"/>
              </w:rPr>
              <w:t>22</w:t>
            </w:r>
          </w:p>
        </w:tc>
        <w:tc>
          <w:tcPr>
            <w:tcW w:w="616" w:type="dxa"/>
            <w:tcBorders>
              <w:top w:val="nil"/>
              <w:left w:val="nil"/>
              <w:bottom w:val="nil"/>
              <w:right w:val="nil"/>
            </w:tcBorders>
            <w:shd w:val="clear" w:color="auto" w:fill="auto"/>
            <w:noWrap/>
            <w:vAlign w:val="center"/>
            <w:hideMark/>
            <w:tcPrChange w:id="1374" w:author="Ben.Williams" w:date="2020-10-30T14:20:00Z">
              <w:tcPr>
                <w:tcW w:w="619" w:type="dxa"/>
                <w:tcBorders>
                  <w:top w:val="nil"/>
                  <w:left w:val="nil"/>
                  <w:bottom w:val="nil"/>
                  <w:right w:val="nil"/>
                </w:tcBorders>
                <w:shd w:val="clear" w:color="auto" w:fill="auto"/>
                <w:noWrap/>
                <w:vAlign w:val="center"/>
                <w:hideMark/>
              </w:tcPr>
            </w:tcPrChange>
          </w:tcPr>
          <w:p w14:paraId="6D078F73" w14:textId="77777777" w:rsidR="00311B2C" w:rsidRPr="00250964" w:rsidRDefault="00311B2C" w:rsidP="00A332A3">
            <w:pPr>
              <w:spacing w:after="0"/>
              <w:jc w:val="center"/>
              <w:rPr>
                <w:color w:val="000000"/>
                <w:sz w:val="20"/>
              </w:rPr>
            </w:pPr>
            <w:r w:rsidRPr="00250964">
              <w:rPr>
                <w:color w:val="000000"/>
                <w:sz w:val="20"/>
              </w:rPr>
              <w:t>0</w:t>
            </w:r>
          </w:p>
        </w:tc>
        <w:tc>
          <w:tcPr>
            <w:tcW w:w="458" w:type="dxa"/>
            <w:tcBorders>
              <w:top w:val="nil"/>
              <w:left w:val="nil"/>
              <w:bottom w:val="nil"/>
              <w:right w:val="nil"/>
            </w:tcBorders>
            <w:shd w:val="clear" w:color="auto" w:fill="auto"/>
            <w:noWrap/>
            <w:vAlign w:val="center"/>
            <w:hideMark/>
            <w:tcPrChange w:id="1375" w:author="Ben.Williams" w:date="2020-10-30T14:20:00Z">
              <w:tcPr>
                <w:tcW w:w="619" w:type="dxa"/>
                <w:tcBorders>
                  <w:top w:val="nil"/>
                  <w:left w:val="nil"/>
                  <w:bottom w:val="nil"/>
                  <w:right w:val="nil"/>
                </w:tcBorders>
                <w:shd w:val="clear" w:color="auto" w:fill="auto"/>
                <w:noWrap/>
                <w:vAlign w:val="center"/>
                <w:hideMark/>
              </w:tcPr>
            </w:tcPrChange>
          </w:tcPr>
          <w:p w14:paraId="56172BFB"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376" w:author="Ben.Williams" w:date="2020-10-30T14:20:00Z">
              <w:tcPr>
                <w:tcW w:w="619" w:type="dxa"/>
                <w:tcBorders>
                  <w:top w:val="nil"/>
                  <w:left w:val="nil"/>
                  <w:bottom w:val="nil"/>
                  <w:right w:val="nil"/>
                </w:tcBorders>
                <w:shd w:val="clear" w:color="auto" w:fill="auto"/>
                <w:noWrap/>
                <w:vAlign w:val="center"/>
                <w:hideMark/>
              </w:tcPr>
            </w:tcPrChange>
          </w:tcPr>
          <w:p w14:paraId="51FF2A1A"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nil"/>
              <w:right w:val="nil"/>
            </w:tcBorders>
            <w:shd w:val="clear" w:color="auto" w:fill="auto"/>
            <w:noWrap/>
            <w:vAlign w:val="center"/>
            <w:hideMark/>
            <w:tcPrChange w:id="1377" w:author="Ben.Williams" w:date="2020-10-30T14:20:00Z">
              <w:tcPr>
                <w:tcW w:w="619" w:type="dxa"/>
                <w:tcBorders>
                  <w:top w:val="nil"/>
                  <w:left w:val="nil"/>
                  <w:bottom w:val="nil"/>
                  <w:right w:val="nil"/>
                </w:tcBorders>
                <w:shd w:val="clear" w:color="auto" w:fill="auto"/>
                <w:noWrap/>
                <w:vAlign w:val="center"/>
                <w:hideMark/>
              </w:tcPr>
            </w:tcPrChange>
          </w:tcPr>
          <w:p w14:paraId="44FF1331"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nil"/>
              <w:right w:val="nil"/>
            </w:tcBorders>
            <w:shd w:val="clear" w:color="auto" w:fill="auto"/>
            <w:noWrap/>
            <w:vAlign w:val="center"/>
            <w:hideMark/>
            <w:tcPrChange w:id="1378" w:author="Ben.Williams" w:date="2020-10-30T14:20:00Z">
              <w:tcPr>
                <w:tcW w:w="619" w:type="dxa"/>
                <w:tcBorders>
                  <w:top w:val="nil"/>
                  <w:left w:val="nil"/>
                  <w:bottom w:val="nil"/>
                  <w:right w:val="nil"/>
                </w:tcBorders>
                <w:shd w:val="clear" w:color="auto" w:fill="auto"/>
                <w:noWrap/>
                <w:vAlign w:val="center"/>
                <w:hideMark/>
              </w:tcPr>
            </w:tcPrChange>
          </w:tcPr>
          <w:p w14:paraId="08902049"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379" w:author="Ben.Williams" w:date="2020-10-30T14:20:00Z">
              <w:tcPr>
                <w:tcW w:w="619" w:type="dxa"/>
                <w:tcBorders>
                  <w:top w:val="nil"/>
                  <w:left w:val="nil"/>
                  <w:bottom w:val="nil"/>
                  <w:right w:val="nil"/>
                </w:tcBorders>
                <w:shd w:val="clear" w:color="auto" w:fill="auto"/>
                <w:noWrap/>
                <w:vAlign w:val="center"/>
                <w:hideMark/>
              </w:tcPr>
            </w:tcPrChange>
          </w:tcPr>
          <w:p w14:paraId="1C335010"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nil"/>
              <w:right w:val="nil"/>
            </w:tcBorders>
            <w:shd w:val="clear" w:color="auto" w:fill="auto"/>
            <w:noWrap/>
            <w:vAlign w:val="center"/>
            <w:hideMark/>
            <w:tcPrChange w:id="1380" w:author="Ben.Williams" w:date="2020-10-30T14:20:00Z">
              <w:tcPr>
                <w:tcW w:w="619" w:type="dxa"/>
                <w:tcBorders>
                  <w:top w:val="nil"/>
                  <w:left w:val="nil"/>
                  <w:bottom w:val="nil"/>
                  <w:right w:val="nil"/>
                </w:tcBorders>
                <w:shd w:val="clear" w:color="auto" w:fill="auto"/>
                <w:noWrap/>
                <w:vAlign w:val="center"/>
                <w:hideMark/>
              </w:tcPr>
            </w:tcPrChange>
          </w:tcPr>
          <w:p w14:paraId="77932A7C"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nil"/>
              <w:right w:val="nil"/>
            </w:tcBorders>
            <w:shd w:val="clear" w:color="auto" w:fill="auto"/>
            <w:noWrap/>
            <w:vAlign w:val="center"/>
            <w:hideMark/>
            <w:tcPrChange w:id="1381" w:author="Ben.Williams" w:date="2020-10-30T14:20:00Z">
              <w:tcPr>
                <w:tcW w:w="619" w:type="dxa"/>
                <w:tcBorders>
                  <w:top w:val="nil"/>
                  <w:left w:val="nil"/>
                  <w:bottom w:val="nil"/>
                  <w:right w:val="nil"/>
                </w:tcBorders>
                <w:shd w:val="clear" w:color="auto" w:fill="auto"/>
                <w:noWrap/>
                <w:vAlign w:val="center"/>
                <w:hideMark/>
              </w:tcPr>
            </w:tcPrChange>
          </w:tcPr>
          <w:p w14:paraId="63D1CB7C"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nil"/>
              <w:right w:val="nil"/>
            </w:tcBorders>
            <w:shd w:val="clear" w:color="auto" w:fill="auto"/>
            <w:noWrap/>
            <w:vAlign w:val="center"/>
            <w:hideMark/>
            <w:tcPrChange w:id="1382" w:author="Ben.Williams" w:date="2020-10-30T14:20:00Z">
              <w:tcPr>
                <w:tcW w:w="619" w:type="dxa"/>
                <w:tcBorders>
                  <w:top w:val="nil"/>
                  <w:left w:val="nil"/>
                  <w:bottom w:val="nil"/>
                  <w:right w:val="nil"/>
                </w:tcBorders>
                <w:shd w:val="clear" w:color="auto" w:fill="auto"/>
                <w:noWrap/>
                <w:vAlign w:val="center"/>
                <w:hideMark/>
              </w:tcPr>
            </w:tcPrChange>
          </w:tcPr>
          <w:p w14:paraId="02783861"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nil"/>
              <w:right w:val="nil"/>
            </w:tcBorders>
            <w:shd w:val="clear" w:color="auto" w:fill="auto"/>
            <w:noWrap/>
            <w:vAlign w:val="center"/>
            <w:hideMark/>
            <w:tcPrChange w:id="1383" w:author="Ben.Williams" w:date="2020-10-30T14:20:00Z">
              <w:tcPr>
                <w:tcW w:w="619" w:type="dxa"/>
                <w:tcBorders>
                  <w:top w:val="nil"/>
                  <w:left w:val="nil"/>
                  <w:bottom w:val="nil"/>
                  <w:right w:val="nil"/>
                </w:tcBorders>
                <w:shd w:val="clear" w:color="auto" w:fill="auto"/>
                <w:noWrap/>
                <w:vAlign w:val="center"/>
                <w:hideMark/>
              </w:tcPr>
            </w:tcPrChange>
          </w:tcPr>
          <w:p w14:paraId="59179D08" w14:textId="77777777" w:rsidR="00311B2C" w:rsidRPr="00250964" w:rsidRDefault="00311B2C" w:rsidP="00A332A3">
            <w:pPr>
              <w:spacing w:after="0"/>
              <w:jc w:val="center"/>
              <w:rPr>
                <w:color w:val="000000"/>
                <w:sz w:val="20"/>
              </w:rPr>
            </w:pPr>
            <w:r w:rsidRPr="00250964">
              <w:rPr>
                <w:color w:val="000000"/>
                <w:sz w:val="20"/>
              </w:rPr>
              <w:t>0.03</w:t>
            </w:r>
          </w:p>
        </w:tc>
        <w:tc>
          <w:tcPr>
            <w:tcW w:w="616" w:type="dxa"/>
            <w:tcBorders>
              <w:top w:val="nil"/>
              <w:left w:val="nil"/>
              <w:bottom w:val="nil"/>
              <w:right w:val="nil"/>
            </w:tcBorders>
            <w:shd w:val="clear" w:color="auto" w:fill="auto"/>
            <w:noWrap/>
            <w:vAlign w:val="center"/>
            <w:hideMark/>
            <w:tcPrChange w:id="1384" w:author="Ben.Williams" w:date="2020-10-30T14:20:00Z">
              <w:tcPr>
                <w:tcW w:w="619" w:type="dxa"/>
                <w:tcBorders>
                  <w:top w:val="nil"/>
                  <w:left w:val="nil"/>
                  <w:bottom w:val="nil"/>
                  <w:right w:val="nil"/>
                </w:tcBorders>
                <w:shd w:val="clear" w:color="auto" w:fill="auto"/>
                <w:noWrap/>
                <w:vAlign w:val="center"/>
                <w:hideMark/>
              </w:tcPr>
            </w:tcPrChange>
          </w:tcPr>
          <w:p w14:paraId="79F013CC" w14:textId="77777777" w:rsidR="00311B2C" w:rsidRPr="00250964" w:rsidRDefault="00311B2C" w:rsidP="00A332A3">
            <w:pPr>
              <w:spacing w:after="0"/>
              <w:jc w:val="center"/>
              <w:rPr>
                <w:color w:val="000000"/>
                <w:sz w:val="20"/>
              </w:rPr>
            </w:pPr>
            <w:r w:rsidRPr="00250964">
              <w:rPr>
                <w:color w:val="000000"/>
                <w:sz w:val="20"/>
              </w:rPr>
              <w:t>0.03</w:t>
            </w:r>
          </w:p>
        </w:tc>
        <w:tc>
          <w:tcPr>
            <w:tcW w:w="674" w:type="dxa"/>
            <w:tcBorders>
              <w:top w:val="nil"/>
              <w:left w:val="nil"/>
              <w:bottom w:val="nil"/>
              <w:right w:val="nil"/>
            </w:tcBorders>
            <w:shd w:val="clear" w:color="auto" w:fill="auto"/>
            <w:noWrap/>
            <w:vAlign w:val="center"/>
            <w:hideMark/>
            <w:tcPrChange w:id="1385" w:author="Ben.Williams" w:date="2020-10-30T14:20:00Z">
              <w:tcPr>
                <w:tcW w:w="619" w:type="dxa"/>
                <w:tcBorders>
                  <w:top w:val="nil"/>
                  <w:left w:val="nil"/>
                  <w:bottom w:val="nil"/>
                  <w:right w:val="nil"/>
                </w:tcBorders>
                <w:shd w:val="clear" w:color="auto" w:fill="auto"/>
                <w:noWrap/>
                <w:vAlign w:val="center"/>
                <w:hideMark/>
              </w:tcPr>
            </w:tcPrChange>
          </w:tcPr>
          <w:p w14:paraId="0A346C6D" w14:textId="77777777" w:rsidR="00311B2C" w:rsidRPr="00250964" w:rsidRDefault="00311B2C" w:rsidP="00A332A3">
            <w:pPr>
              <w:spacing w:after="0"/>
              <w:jc w:val="center"/>
              <w:rPr>
                <w:color w:val="000000"/>
                <w:sz w:val="20"/>
              </w:rPr>
            </w:pPr>
            <w:r w:rsidRPr="00250964">
              <w:rPr>
                <w:color w:val="000000"/>
                <w:sz w:val="20"/>
              </w:rPr>
              <w:t>0.02</w:t>
            </w:r>
          </w:p>
        </w:tc>
        <w:tc>
          <w:tcPr>
            <w:tcW w:w="616" w:type="dxa"/>
            <w:tcBorders>
              <w:top w:val="nil"/>
              <w:left w:val="nil"/>
              <w:bottom w:val="nil"/>
              <w:right w:val="nil"/>
            </w:tcBorders>
            <w:shd w:val="clear" w:color="auto" w:fill="auto"/>
            <w:noWrap/>
            <w:vAlign w:val="center"/>
            <w:hideMark/>
            <w:tcPrChange w:id="1386" w:author="Ben.Williams" w:date="2020-10-30T14:20:00Z">
              <w:tcPr>
                <w:tcW w:w="619" w:type="dxa"/>
                <w:tcBorders>
                  <w:top w:val="nil"/>
                  <w:left w:val="nil"/>
                  <w:bottom w:val="nil"/>
                  <w:right w:val="nil"/>
                </w:tcBorders>
                <w:shd w:val="clear" w:color="auto" w:fill="auto"/>
                <w:noWrap/>
                <w:vAlign w:val="center"/>
                <w:hideMark/>
              </w:tcPr>
            </w:tcPrChange>
          </w:tcPr>
          <w:p w14:paraId="18305A0E" w14:textId="77777777" w:rsidR="00311B2C" w:rsidRPr="00250964" w:rsidRDefault="00311B2C" w:rsidP="00A332A3">
            <w:pPr>
              <w:spacing w:after="0"/>
              <w:jc w:val="center"/>
              <w:rPr>
                <w:color w:val="000000"/>
                <w:sz w:val="20"/>
              </w:rPr>
            </w:pPr>
            <w:r w:rsidRPr="00250964">
              <w:rPr>
                <w:color w:val="000000"/>
                <w:sz w:val="20"/>
              </w:rPr>
              <w:t>0.02</w:t>
            </w:r>
          </w:p>
        </w:tc>
        <w:tc>
          <w:tcPr>
            <w:tcW w:w="666" w:type="dxa"/>
            <w:tcBorders>
              <w:top w:val="nil"/>
              <w:left w:val="nil"/>
              <w:bottom w:val="nil"/>
              <w:right w:val="nil"/>
            </w:tcBorders>
            <w:shd w:val="clear" w:color="auto" w:fill="auto"/>
            <w:noWrap/>
            <w:vAlign w:val="center"/>
            <w:hideMark/>
            <w:tcPrChange w:id="1387" w:author="Ben.Williams" w:date="2020-10-30T14:20:00Z">
              <w:tcPr>
                <w:tcW w:w="619" w:type="dxa"/>
                <w:tcBorders>
                  <w:top w:val="nil"/>
                  <w:left w:val="nil"/>
                  <w:bottom w:val="nil"/>
                  <w:right w:val="nil"/>
                </w:tcBorders>
                <w:shd w:val="clear" w:color="auto" w:fill="auto"/>
                <w:noWrap/>
                <w:vAlign w:val="center"/>
                <w:hideMark/>
              </w:tcPr>
            </w:tcPrChange>
          </w:tcPr>
          <w:p w14:paraId="11FB975E" w14:textId="77777777" w:rsidR="00311B2C" w:rsidRPr="00250964" w:rsidRDefault="00311B2C" w:rsidP="00A332A3">
            <w:pPr>
              <w:spacing w:after="0"/>
              <w:jc w:val="center"/>
              <w:rPr>
                <w:color w:val="000000"/>
                <w:sz w:val="20"/>
              </w:rPr>
            </w:pPr>
            <w:r w:rsidRPr="00250964">
              <w:rPr>
                <w:color w:val="000000"/>
                <w:sz w:val="20"/>
              </w:rPr>
              <w:t>0.03</w:t>
            </w:r>
          </w:p>
        </w:tc>
        <w:tc>
          <w:tcPr>
            <w:tcW w:w="666" w:type="dxa"/>
            <w:tcBorders>
              <w:top w:val="nil"/>
              <w:left w:val="nil"/>
              <w:bottom w:val="nil"/>
              <w:right w:val="nil"/>
            </w:tcBorders>
            <w:vAlign w:val="center"/>
            <w:tcPrChange w:id="1388" w:author="Ben.Williams" w:date="2020-10-30T14:20:00Z">
              <w:tcPr>
                <w:tcW w:w="619" w:type="dxa"/>
                <w:tcBorders>
                  <w:top w:val="nil"/>
                  <w:left w:val="nil"/>
                  <w:bottom w:val="nil"/>
                  <w:right w:val="nil"/>
                </w:tcBorders>
                <w:vAlign w:val="center"/>
              </w:tcPr>
            </w:tcPrChange>
          </w:tcPr>
          <w:p w14:paraId="7BEAA12D" w14:textId="77777777" w:rsidR="00311B2C" w:rsidRPr="00250964" w:rsidRDefault="00311B2C" w:rsidP="00A332A3">
            <w:pPr>
              <w:spacing w:after="0"/>
              <w:jc w:val="center"/>
              <w:rPr>
                <w:color w:val="000000"/>
                <w:sz w:val="20"/>
              </w:rPr>
            </w:pPr>
            <w:r w:rsidRPr="00250964">
              <w:rPr>
                <w:color w:val="000000"/>
                <w:sz w:val="20"/>
              </w:rPr>
              <w:t>0.02</w:t>
            </w:r>
          </w:p>
        </w:tc>
      </w:tr>
      <w:tr w:rsidR="00311B2C" w:rsidRPr="00D75D21" w14:paraId="0E114C98" w14:textId="77777777" w:rsidTr="00E777C3">
        <w:trPr>
          <w:trHeight w:val="285"/>
          <w:trPrChange w:id="1389" w:author="Ben.Williams" w:date="2020-10-30T14:20:00Z">
            <w:trPr>
              <w:trHeight w:val="285"/>
            </w:trPr>
          </w:trPrChange>
        </w:trPr>
        <w:tc>
          <w:tcPr>
            <w:tcW w:w="816" w:type="dxa"/>
            <w:tcBorders>
              <w:top w:val="nil"/>
              <w:left w:val="nil"/>
              <w:bottom w:val="nil"/>
              <w:right w:val="nil"/>
            </w:tcBorders>
            <w:shd w:val="clear" w:color="auto" w:fill="auto"/>
            <w:noWrap/>
            <w:hideMark/>
            <w:tcPrChange w:id="1390" w:author="Ben.Williams" w:date="2020-10-30T14:20:00Z">
              <w:tcPr>
                <w:tcW w:w="752" w:type="dxa"/>
                <w:tcBorders>
                  <w:top w:val="nil"/>
                  <w:left w:val="nil"/>
                  <w:bottom w:val="nil"/>
                  <w:right w:val="nil"/>
                </w:tcBorders>
                <w:shd w:val="clear" w:color="auto" w:fill="auto"/>
                <w:noWrap/>
                <w:hideMark/>
              </w:tcPr>
            </w:tcPrChange>
          </w:tcPr>
          <w:p w14:paraId="7F52E786" w14:textId="77777777" w:rsidR="00311B2C" w:rsidRPr="00D75D21" w:rsidRDefault="00311B2C" w:rsidP="00A332A3">
            <w:pPr>
              <w:spacing w:after="0"/>
              <w:rPr>
                <w:color w:val="000000"/>
                <w:sz w:val="20"/>
              </w:rPr>
            </w:pPr>
            <w:r w:rsidRPr="00D75D21">
              <w:rPr>
                <w:color w:val="000000"/>
                <w:sz w:val="20"/>
              </w:rPr>
              <w:t>23</w:t>
            </w:r>
          </w:p>
        </w:tc>
        <w:tc>
          <w:tcPr>
            <w:tcW w:w="616" w:type="dxa"/>
            <w:tcBorders>
              <w:top w:val="nil"/>
              <w:left w:val="nil"/>
              <w:bottom w:val="nil"/>
              <w:right w:val="nil"/>
            </w:tcBorders>
            <w:shd w:val="clear" w:color="auto" w:fill="auto"/>
            <w:noWrap/>
            <w:vAlign w:val="center"/>
            <w:hideMark/>
            <w:tcPrChange w:id="1391" w:author="Ben.Williams" w:date="2020-10-30T14:20:00Z">
              <w:tcPr>
                <w:tcW w:w="619" w:type="dxa"/>
                <w:tcBorders>
                  <w:top w:val="nil"/>
                  <w:left w:val="nil"/>
                  <w:bottom w:val="nil"/>
                  <w:right w:val="nil"/>
                </w:tcBorders>
                <w:shd w:val="clear" w:color="auto" w:fill="auto"/>
                <w:noWrap/>
                <w:vAlign w:val="center"/>
                <w:hideMark/>
              </w:tcPr>
            </w:tcPrChange>
          </w:tcPr>
          <w:p w14:paraId="2A890979" w14:textId="77777777" w:rsidR="00311B2C" w:rsidRPr="00250964" w:rsidRDefault="00311B2C" w:rsidP="00A332A3">
            <w:pPr>
              <w:spacing w:after="0"/>
              <w:jc w:val="center"/>
              <w:rPr>
                <w:color w:val="000000"/>
                <w:sz w:val="20"/>
              </w:rPr>
            </w:pPr>
            <w:r w:rsidRPr="00250964">
              <w:rPr>
                <w:color w:val="000000"/>
                <w:sz w:val="20"/>
              </w:rPr>
              <w:t>0.01</w:t>
            </w:r>
          </w:p>
        </w:tc>
        <w:tc>
          <w:tcPr>
            <w:tcW w:w="458" w:type="dxa"/>
            <w:tcBorders>
              <w:top w:val="nil"/>
              <w:left w:val="nil"/>
              <w:bottom w:val="nil"/>
              <w:right w:val="nil"/>
            </w:tcBorders>
            <w:shd w:val="clear" w:color="auto" w:fill="auto"/>
            <w:noWrap/>
            <w:vAlign w:val="center"/>
            <w:hideMark/>
            <w:tcPrChange w:id="1392" w:author="Ben.Williams" w:date="2020-10-30T14:20:00Z">
              <w:tcPr>
                <w:tcW w:w="619" w:type="dxa"/>
                <w:tcBorders>
                  <w:top w:val="nil"/>
                  <w:left w:val="nil"/>
                  <w:bottom w:val="nil"/>
                  <w:right w:val="nil"/>
                </w:tcBorders>
                <w:shd w:val="clear" w:color="auto" w:fill="auto"/>
                <w:noWrap/>
                <w:vAlign w:val="center"/>
                <w:hideMark/>
              </w:tcPr>
            </w:tcPrChange>
          </w:tcPr>
          <w:p w14:paraId="663D424B"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nil"/>
              <w:right w:val="nil"/>
            </w:tcBorders>
            <w:shd w:val="clear" w:color="auto" w:fill="auto"/>
            <w:noWrap/>
            <w:vAlign w:val="center"/>
            <w:hideMark/>
            <w:tcPrChange w:id="1393" w:author="Ben.Williams" w:date="2020-10-30T14:20:00Z">
              <w:tcPr>
                <w:tcW w:w="619" w:type="dxa"/>
                <w:tcBorders>
                  <w:top w:val="nil"/>
                  <w:left w:val="nil"/>
                  <w:bottom w:val="nil"/>
                  <w:right w:val="nil"/>
                </w:tcBorders>
                <w:shd w:val="clear" w:color="auto" w:fill="auto"/>
                <w:noWrap/>
                <w:vAlign w:val="center"/>
                <w:hideMark/>
              </w:tcPr>
            </w:tcPrChange>
          </w:tcPr>
          <w:p w14:paraId="57252132"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394" w:author="Ben.Williams" w:date="2020-10-30T14:20:00Z">
              <w:tcPr>
                <w:tcW w:w="619" w:type="dxa"/>
                <w:tcBorders>
                  <w:top w:val="nil"/>
                  <w:left w:val="nil"/>
                  <w:bottom w:val="nil"/>
                  <w:right w:val="nil"/>
                </w:tcBorders>
                <w:shd w:val="clear" w:color="auto" w:fill="auto"/>
                <w:noWrap/>
                <w:vAlign w:val="center"/>
                <w:hideMark/>
              </w:tcPr>
            </w:tcPrChange>
          </w:tcPr>
          <w:p w14:paraId="46774EDC"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395" w:author="Ben.Williams" w:date="2020-10-30T14:20:00Z">
              <w:tcPr>
                <w:tcW w:w="619" w:type="dxa"/>
                <w:tcBorders>
                  <w:top w:val="nil"/>
                  <w:left w:val="nil"/>
                  <w:bottom w:val="nil"/>
                  <w:right w:val="nil"/>
                </w:tcBorders>
                <w:shd w:val="clear" w:color="auto" w:fill="auto"/>
                <w:noWrap/>
                <w:vAlign w:val="center"/>
                <w:hideMark/>
              </w:tcPr>
            </w:tcPrChange>
          </w:tcPr>
          <w:p w14:paraId="6A1923A3"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nil"/>
              <w:right w:val="nil"/>
            </w:tcBorders>
            <w:shd w:val="clear" w:color="auto" w:fill="auto"/>
            <w:noWrap/>
            <w:vAlign w:val="center"/>
            <w:hideMark/>
            <w:tcPrChange w:id="1396" w:author="Ben.Williams" w:date="2020-10-30T14:20:00Z">
              <w:tcPr>
                <w:tcW w:w="619" w:type="dxa"/>
                <w:tcBorders>
                  <w:top w:val="nil"/>
                  <w:left w:val="nil"/>
                  <w:bottom w:val="nil"/>
                  <w:right w:val="nil"/>
                </w:tcBorders>
                <w:shd w:val="clear" w:color="auto" w:fill="auto"/>
                <w:noWrap/>
                <w:vAlign w:val="center"/>
                <w:hideMark/>
              </w:tcPr>
            </w:tcPrChange>
          </w:tcPr>
          <w:p w14:paraId="61791C9F"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397" w:author="Ben.Williams" w:date="2020-10-30T14:20:00Z">
              <w:tcPr>
                <w:tcW w:w="619" w:type="dxa"/>
                <w:tcBorders>
                  <w:top w:val="nil"/>
                  <w:left w:val="nil"/>
                  <w:bottom w:val="nil"/>
                  <w:right w:val="nil"/>
                </w:tcBorders>
                <w:shd w:val="clear" w:color="auto" w:fill="auto"/>
                <w:noWrap/>
                <w:vAlign w:val="center"/>
                <w:hideMark/>
              </w:tcPr>
            </w:tcPrChange>
          </w:tcPr>
          <w:p w14:paraId="7E4BFBFD"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398" w:author="Ben.Williams" w:date="2020-10-30T14:20:00Z">
              <w:tcPr>
                <w:tcW w:w="619" w:type="dxa"/>
                <w:tcBorders>
                  <w:top w:val="nil"/>
                  <w:left w:val="nil"/>
                  <w:bottom w:val="nil"/>
                  <w:right w:val="nil"/>
                </w:tcBorders>
                <w:shd w:val="clear" w:color="auto" w:fill="auto"/>
                <w:noWrap/>
                <w:vAlign w:val="center"/>
                <w:hideMark/>
              </w:tcPr>
            </w:tcPrChange>
          </w:tcPr>
          <w:p w14:paraId="440F1F42"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nil"/>
              <w:right w:val="nil"/>
            </w:tcBorders>
            <w:shd w:val="clear" w:color="auto" w:fill="auto"/>
            <w:noWrap/>
            <w:vAlign w:val="center"/>
            <w:hideMark/>
            <w:tcPrChange w:id="1399" w:author="Ben.Williams" w:date="2020-10-30T14:20:00Z">
              <w:tcPr>
                <w:tcW w:w="619" w:type="dxa"/>
                <w:tcBorders>
                  <w:top w:val="nil"/>
                  <w:left w:val="nil"/>
                  <w:bottom w:val="nil"/>
                  <w:right w:val="nil"/>
                </w:tcBorders>
                <w:shd w:val="clear" w:color="auto" w:fill="auto"/>
                <w:noWrap/>
                <w:vAlign w:val="center"/>
                <w:hideMark/>
              </w:tcPr>
            </w:tcPrChange>
          </w:tcPr>
          <w:p w14:paraId="132EF4AE"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nil"/>
              <w:right w:val="nil"/>
            </w:tcBorders>
            <w:shd w:val="clear" w:color="auto" w:fill="auto"/>
            <w:noWrap/>
            <w:vAlign w:val="center"/>
            <w:hideMark/>
            <w:tcPrChange w:id="1400" w:author="Ben.Williams" w:date="2020-10-30T14:20:00Z">
              <w:tcPr>
                <w:tcW w:w="619" w:type="dxa"/>
                <w:tcBorders>
                  <w:top w:val="nil"/>
                  <w:left w:val="nil"/>
                  <w:bottom w:val="nil"/>
                  <w:right w:val="nil"/>
                </w:tcBorders>
                <w:shd w:val="clear" w:color="auto" w:fill="auto"/>
                <w:noWrap/>
                <w:vAlign w:val="center"/>
                <w:hideMark/>
              </w:tcPr>
            </w:tcPrChange>
          </w:tcPr>
          <w:p w14:paraId="0B6D788D" w14:textId="77777777" w:rsidR="00311B2C" w:rsidRPr="00250964" w:rsidRDefault="00311B2C" w:rsidP="00A332A3">
            <w:pPr>
              <w:spacing w:after="0"/>
              <w:jc w:val="center"/>
              <w:rPr>
                <w:color w:val="000000"/>
                <w:sz w:val="20"/>
              </w:rPr>
            </w:pPr>
            <w:r w:rsidRPr="00250964">
              <w:rPr>
                <w:color w:val="000000"/>
                <w:sz w:val="20"/>
              </w:rPr>
              <w:t>0.02</w:t>
            </w:r>
          </w:p>
        </w:tc>
        <w:tc>
          <w:tcPr>
            <w:tcW w:w="616" w:type="dxa"/>
            <w:tcBorders>
              <w:top w:val="nil"/>
              <w:left w:val="nil"/>
              <w:bottom w:val="nil"/>
              <w:right w:val="nil"/>
            </w:tcBorders>
            <w:shd w:val="clear" w:color="auto" w:fill="auto"/>
            <w:noWrap/>
            <w:vAlign w:val="center"/>
            <w:hideMark/>
            <w:tcPrChange w:id="1401" w:author="Ben.Williams" w:date="2020-10-30T14:20:00Z">
              <w:tcPr>
                <w:tcW w:w="619" w:type="dxa"/>
                <w:tcBorders>
                  <w:top w:val="nil"/>
                  <w:left w:val="nil"/>
                  <w:bottom w:val="nil"/>
                  <w:right w:val="nil"/>
                </w:tcBorders>
                <w:shd w:val="clear" w:color="auto" w:fill="auto"/>
                <w:noWrap/>
                <w:vAlign w:val="center"/>
                <w:hideMark/>
              </w:tcPr>
            </w:tcPrChange>
          </w:tcPr>
          <w:p w14:paraId="01B67BB0" w14:textId="77777777" w:rsidR="00311B2C" w:rsidRPr="00250964" w:rsidRDefault="00311B2C" w:rsidP="00A332A3">
            <w:pPr>
              <w:spacing w:after="0"/>
              <w:jc w:val="center"/>
              <w:rPr>
                <w:color w:val="000000"/>
                <w:sz w:val="20"/>
              </w:rPr>
            </w:pPr>
            <w:r w:rsidRPr="00250964">
              <w:rPr>
                <w:color w:val="000000"/>
                <w:sz w:val="20"/>
              </w:rPr>
              <w:t>0.01</w:t>
            </w:r>
          </w:p>
        </w:tc>
        <w:tc>
          <w:tcPr>
            <w:tcW w:w="674" w:type="dxa"/>
            <w:tcBorders>
              <w:top w:val="nil"/>
              <w:left w:val="nil"/>
              <w:bottom w:val="nil"/>
              <w:right w:val="nil"/>
            </w:tcBorders>
            <w:shd w:val="clear" w:color="auto" w:fill="auto"/>
            <w:noWrap/>
            <w:vAlign w:val="center"/>
            <w:hideMark/>
            <w:tcPrChange w:id="1402" w:author="Ben.Williams" w:date="2020-10-30T14:20:00Z">
              <w:tcPr>
                <w:tcW w:w="619" w:type="dxa"/>
                <w:tcBorders>
                  <w:top w:val="nil"/>
                  <w:left w:val="nil"/>
                  <w:bottom w:val="nil"/>
                  <w:right w:val="nil"/>
                </w:tcBorders>
                <w:shd w:val="clear" w:color="auto" w:fill="auto"/>
                <w:noWrap/>
                <w:vAlign w:val="center"/>
                <w:hideMark/>
              </w:tcPr>
            </w:tcPrChange>
          </w:tcPr>
          <w:p w14:paraId="50B3C6D5"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nil"/>
              <w:right w:val="nil"/>
            </w:tcBorders>
            <w:shd w:val="clear" w:color="auto" w:fill="auto"/>
            <w:noWrap/>
            <w:vAlign w:val="center"/>
            <w:hideMark/>
            <w:tcPrChange w:id="1403" w:author="Ben.Williams" w:date="2020-10-30T14:20:00Z">
              <w:tcPr>
                <w:tcW w:w="619" w:type="dxa"/>
                <w:tcBorders>
                  <w:top w:val="nil"/>
                  <w:left w:val="nil"/>
                  <w:bottom w:val="nil"/>
                  <w:right w:val="nil"/>
                </w:tcBorders>
                <w:shd w:val="clear" w:color="auto" w:fill="auto"/>
                <w:noWrap/>
                <w:vAlign w:val="center"/>
                <w:hideMark/>
              </w:tcPr>
            </w:tcPrChange>
          </w:tcPr>
          <w:p w14:paraId="1BDFC68E" w14:textId="77777777" w:rsidR="00311B2C" w:rsidRPr="00250964" w:rsidRDefault="00311B2C" w:rsidP="00A332A3">
            <w:pPr>
              <w:spacing w:after="0"/>
              <w:jc w:val="center"/>
              <w:rPr>
                <w:color w:val="000000"/>
                <w:sz w:val="20"/>
              </w:rPr>
            </w:pPr>
            <w:r w:rsidRPr="00250964">
              <w:rPr>
                <w:color w:val="000000"/>
                <w:sz w:val="20"/>
              </w:rPr>
              <w:t>0.02</w:t>
            </w:r>
          </w:p>
        </w:tc>
        <w:tc>
          <w:tcPr>
            <w:tcW w:w="666" w:type="dxa"/>
            <w:tcBorders>
              <w:top w:val="nil"/>
              <w:left w:val="nil"/>
              <w:bottom w:val="nil"/>
              <w:right w:val="nil"/>
            </w:tcBorders>
            <w:shd w:val="clear" w:color="auto" w:fill="auto"/>
            <w:noWrap/>
            <w:vAlign w:val="center"/>
            <w:hideMark/>
            <w:tcPrChange w:id="1404" w:author="Ben.Williams" w:date="2020-10-30T14:20:00Z">
              <w:tcPr>
                <w:tcW w:w="619" w:type="dxa"/>
                <w:tcBorders>
                  <w:top w:val="nil"/>
                  <w:left w:val="nil"/>
                  <w:bottom w:val="nil"/>
                  <w:right w:val="nil"/>
                </w:tcBorders>
                <w:shd w:val="clear" w:color="auto" w:fill="auto"/>
                <w:noWrap/>
                <w:vAlign w:val="center"/>
                <w:hideMark/>
              </w:tcPr>
            </w:tcPrChange>
          </w:tcPr>
          <w:p w14:paraId="72D0F2A6" w14:textId="77777777" w:rsidR="00311B2C" w:rsidRPr="00250964" w:rsidRDefault="00311B2C" w:rsidP="00A332A3">
            <w:pPr>
              <w:spacing w:after="0"/>
              <w:jc w:val="center"/>
              <w:rPr>
                <w:color w:val="000000"/>
                <w:sz w:val="20"/>
              </w:rPr>
            </w:pPr>
            <w:r w:rsidRPr="00250964">
              <w:rPr>
                <w:color w:val="000000"/>
                <w:sz w:val="20"/>
              </w:rPr>
              <w:t>0.02</w:t>
            </w:r>
          </w:p>
        </w:tc>
        <w:tc>
          <w:tcPr>
            <w:tcW w:w="666" w:type="dxa"/>
            <w:tcBorders>
              <w:top w:val="nil"/>
              <w:left w:val="nil"/>
              <w:bottom w:val="nil"/>
              <w:right w:val="nil"/>
            </w:tcBorders>
            <w:vAlign w:val="center"/>
            <w:tcPrChange w:id="1405" w:author="Ben.Williams" w:date="2020-10-30T14:20:00Z">
              <w:tcPr>
                <w:tcW w:w="619" w:type="dxa"/>
                <w:tcBorders>
                  <w:top w:val="nil"/>
                  <w:left w:val="nil"/>
                  <w:bottom w:val="nil"/>
                  <w:right w:val="nil"/>
                </w:tcBorders>
                <w:vAlign w:val="center"/>
              </w:tcPr>
            </w:tcPrChange>
          </w:tcPr>
          <w:p w14:paraId="54F9CBEE" w14:textId="77777777" w:rsidR="00311B2C" w:rsidRPr="00250964" w:rsidRDefault="00311B2C" w:rsidP="00A332A3">
            <w:pPr>
              <w:spacing w:after="0"/>
              <w:jc w:val="center"/>
              <w:rPr>
                <w:color w:val="000000"/>
                <w:sz w:val="20"/>
              </w:rPr>
            </w:pPr>
            <w:r w:rsidRPr="00250964">
              <w:rPr>
                <w:color w:val="000000"/>
                <w:sz w:val="20"/>
              </w:rPr>
              <w:t>0.03</w:t>
            </w:r>
          </w:p>
        </w:tc>
      </w:tr>
      <w:tr w:rsidR="00311B2C" w:rsidRPr="00D75D21" w14:paraId="586FADFF" w14:textId="77777777" w:rsidTr="00E777C3">
        <w:trPr>
          <w:trHeight w:val="285"/>
          <w:trPrChange w:id="1406" w:author="Ben.Williams" w:date="2020-10-30T14:20:00Z">
            <w:trPr>
              <w:trHeight w:val="285"/>
            </w:trPr>
          </w:trPrChange>
        </w:trPr>
        <w:tc>
          <w:tcPr>
            <w:tcW w:w="816" w:type="dxa"/>
            <w:tcBorders>
              <w:top w:val="nil"/>
              <w:left w:val="nil"/>
              <w:bottom w:val="nil"/>
              <w:right w:val="nil"/>
            </w:tcBorders>
            <w:shd w:val="clear" w:color="auto" w:fill="auto"/>
            <w:noWrap/>
            <w:hideMark/>
            <w:tcPrChange w:id="1407" w:author="Ben.Williams" w:date="2020-10-30T14:20:00Z">
              <w:tcPr>
                <w:tcW w:w="752" w:type="dxa"/>
                <w:tcBorders>
                  <w:top w:val="nil"/>
                  <w:left w:val="nil"/>
                  <w:bottom w:val="nil"/>
                  <w:right w:val="nil"/>
                </w:tcBorders>
                <w:shd w:val="clear" w:color="auto" w:fill="auto"/>
                <w:noWrap/>
                <w:hideMark/>
              </w:tcPr>
            </w:tcPrChange>
          </w:tcPr>
          <w:p w14:paraId="48B4229C" w14:textId="77777777" w:rsidR="00311B2C" w:rsidRPr="00D75D21" w:rsidRDefault="00311B2C" w:rsidP="00A332A3">
            <w:pPr>
              <w:spacing w:after="0"/>
              <w:rPr>
                <w:color w:val="000000"/>
                <w:sz w:val="20"/>
              </w:rPr>
            </w:pPr>
            <w:r w:rsidRPr="00D75D21">
              <w:rPr>
                <w:color w:val="000000"/>
                <w:sz w:val="20"/>
              </w:rPr>
              <w:t>24</w:t>
            </w:r>
          </w:p>
        </w:tc>
        <w:tc>
          <w:tcPr>
            <w:tcW w:w="616" w:type="dxa"/>
            <w:tcBorders>
              <w:top w:val="nil"/>
              <w:left w:val="nil"/>
              <w:bottom w:val="nil"/>
              <w:right w:val="nil"/>
            </w:tcBorders>
            <w:shd w:val="clear" w:color="auto" w:fill="auto"/>
            <w:noWrap/>
            <w:vAlign w:val="center"/>
            <w:hideMark/>
            <w:tcPrChange w:id="1408" w:author="Ben.Williams" w:date="2020-10-30T14:20:00Z">
              <w:tcPr>
                <w:tcW w:w="619" w:type="dxa"/>
                <w:tcBorders>
                  <w:top w:val="nil"/>
                  <w:left w:val="nil"/>
                  <w:bottom w:val="nil"/>
                  <w:right w:val="nil"/>
                </w:tcBorders>
                <w:shd w:val="clear" w:color="auto" w:fill="auto"/>
                <w:noWrap/>
                <w:vAlign w:val="center"/>
                <w:hideMark/>
              </w:tcPr>
            </w:tcPrChange>
          </w:tcPr>
          <w:p w14:paraId="41A087C6" w14:textId="77777777" w:rsidR="00311B2C" w:rsidRPr="00250964" w:rsidRDefault="00311B2C" w:rsidP="00A332A3">
            <w:pPr>
              <w:spacing w:after="0"/>
              <w:jc w:val="center"/>
              <w:rPr>
                <w:color w:val="000000"/>
                <w:sz w:val="20"/>
              </w:rPr>
            </w:pPr>
            <w:r w:rsidRPr="00250964">
              <w:rPr>
                <w:color w:val="000000"/>
                <w:sz w:val="20"/>
              </w:rPr>
              <w:t>0.01</w:t>
            </w:r>
          </w:p>
        </w:tc>
        <w:tc>
          <w:tcPr>
            <w:tcW w:w="458" w:type="dxa"/>
            <w:tcBorders>
              <w:top w:val="nil"/>
              <w:left w:val="nil"/>
              <w:bottom w:val="nil"/>
              <w:right w:val="nil"/>
            </w:tcBorders>
            <w:shd w:val="clear" w:color="auto" w:fill="auto"/>
            <w:noWrap/>
            <w:vAlign w:val="center"/>
            <w:hideMark/>
            <w:tcPrChange w:id="1409" w:author="Ben.Williams" w:date="2020-10-30T14:20:00Z">
              <w:tcPr>
                <w:tcW w:w="619" w:type="dxa"/>
                <w:tcBorders>
                  <w:top w:val="nil"/>
                  <w:left w:val="nil"/>
                  <w:bottom w:val="nil"/>
                  <w:right w:val="nil"/>
                </w:tcBorders>
                <w:shd w:val="clear" w:color="auto" w:fill="auto"/>
                <w:noWrap/>
                <w:vAlign w:val="center"/>
                <w:hideMark/>
              </w:tcPr>
            </w:tcPrChange>
          </w:tcPr>
          <w:p w14:paraId="46858D3F"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410" w:author="Ben.Williams" w:date="2020-10-30T14:20:00Z">
              <w:tcPr>
                <w:tcW w:w="619" w:type="dxa"/>
                <w:tcBorders>
                  <w:top w:val="nil"/>
                  <w:left w:val="nil"/>
                  <w:bottom w:val="nil"/>
                  <w:right w:val="nil"/>
                </w:tcBorders>
                <w:shd w:val="clear" w:color="auto" w:fill="auto"/>
                <w:noWrap/>
                <w:vAlign w:val="center"/>
                <w:hideMark/>
              </w:tcPr>
            </w:tcPrChange>
          </w:tcPr>
          <w:p w14:paraId="0C888D52"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411" w:author="Ben.Williams" w:date="2020-10-30T14:20:00Z">
              <w:tcPr>
                <w:tcW w:w="619" w:type="dxa"/>
                <w:tcBorders>
                  <w:top w:val="nil"/>
                  <w:left w:val="nil"/>
                  <w:bottom w:val="nil"/>
                  <w:right w:val="nil"/>
                </w:tcBorders>
                <w:shd w:val="clear" w:color="auto" w:fill="auto"/>
                <w:noWrap/>
                <w:vAlign w:val="center"/>
                <w:hideMark/>
              </w:tcPr>
            </w:tcPrChange>
          </w:tcPr>
          <w:p w14:paraId="6DA237B0"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412" w:author="Ben.Williams" w:date="2020-10-30T14:20:00Z">
              <w:tcPr>
                <w:tcW w:w="619" w:type="dxa"/>
                <w:tcBorders>
                  <w:top w:val="nil"/>
                  <w:left w:val="nil"/>
                  <w:bottom w:val="nil"/>
                  <w:right w:val="nil"/>
                </w:tcBorders>
                <w:shd w:val="clear" w:color="auto" w:fill="auto"/>
                <w:noWrap/>
                <w:vAlign w:val="center"/>
                <w:hideMark/>
              </w:tcPr>
            </w:tcPrChange>
          </w:tcPr>
          <w:p w14:paraId="033F3DEC"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413" w:author="Ben.Williams" w:date="2020-10-30T14:20:00Z">
              <w:tcPr>
                <w:tcW w:w="619" w:type="dxa"/>
                <w:tcBorders>
                  <w:top w:val="nil"/>
                  <w:left w:val="nil"/>
                  <w:bottom w:val="nil"/>
                  <w:right w:val="nil"/>
                </w:tcBorders>
                <w:shd w:val="clear" w:color="auto" w:fill="auto"/>
                <w:noWrap/>
                <w:vAlign w:val="center"/>
                <w:hideMark/>
              </w:tcPr>
            </w:tcPrChange>
          </w:tcPr>
          <w:p w14:paraId="2C373843" w14:textId="77777777" w:rsidR="00311B2C" w:rsidRPr="00250964" w:rsidRDefault="00311B2C" w:rsidP="00A332A3">
            <w:pPr>
              <w:spacing w:after="0"/>
              <w:jc w:val="center"/>
              <w:rPr>
                <w:color w:val="000000"/>
                <w:sz w:val="20"/>
              </w:rPr>
            </w:pPr>
            <w:r w:rsidRPr="00250964">
              <w:rPr>
                <w:color w:val="000000"/>
                <w:sz w:val="20"/>
              </w:rPr>
              <w:t>0</w:t>
            </w:r>
          </w:p>
        </w:tc>
        <w:tc>
          <w:tcPr>
            <w:tcW w:w="616" w:type="dxa"/>
            <w:tcBorders>
              <w:top w:val="nil"/>
              <w:left w:val="nil"/>
              <w:bottom w:val="nil"/>
              <w:right w:val="nil"/>
            </w:tcBorders>
            <w:shd w:val="clear" w:color="auto" w:fill="auto"/>
            <w:noWrap/>
            <w:vAlign w:val="center"/>
            <w:hideMark/>
            <w:tcPrChange w:id="1414" w:author="Ben.Williams" w:date="2020-10-30T14:20:00Z">
              <w:tcPr>
                <w:tcW w:w="619" w:type="dxa"/>
                <w:tcBorders>
                  <w:top w:val="nil"/>
                  <w:left w:val="nil"/>
                  <w:bottom w:val="nil"/>
                  <w:right w:val="nil"/>
                </w:tcBorders>
                <w:shd w:val="clear" w:color="auto" w:fill="auto"/>
                <w:noWrap/>
                <w:vAlign w:val="center"/>
                <w:hideMark/>
              </w:tcPr>
            </w:tcPrChange>
          </w:tcPr>
          <w:p w14:paraId="5D763EA7"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nil"/>
              <w:right w:val="nil"/>
            </w:tcBorders>
            <w:shd w:val="clear" w:color="auto" w:fill="auto"/>
            <w:noWrap/>
            <w:vAlign w:val="center"/>
            <w:hideMark/>
            <w:tcPrChange w:id="1415" w:author="Ben.Williams" w:date="2020-10-30T14:20:00Z">
              <w:tcPr>
                <w:tcW w:w="619" w:type="dxa"/>
                <w:tcBorders>
                  <w:top w:val="nil"/>
                  <w:left w:val="nil"/>
                  <w:bottom w:val="nil"/>
                  <w:right w:val="nil"/>
                </w:tcBorders>
                <w:shd w:val="clear" w:color="auto" w:fill="auto"/>
                <w:noWrap/>
                <w:vAlign w:val="center"/>
                <w:hideMark/>
              </w:tcPr>
            </w:tcPrChange>
          </w:tcPr>
          <w:p w14:paraId="1C4E751F"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nil"/>
              <w:right w:val="nil"/>
            </w:tcBorders>
            <w:shd w:val="clear" w:color="auto" w:fill="auto"/>
            <w:noWrap/>
            <w:vAlign w:val="center"/>
            <w:hideMark/>
            <w:tcPrChange w:id="1416" w:author="Ben.Williams" w:date="2020-10-30T14:20:00Z">
              <w:tcPr>
                <w:tcW w:w="619" w:type="dxa"/>
                <w:tcBorders>
                  <w:top w:val="nil"/>
                  <w:left w:val="nil"/>
                  <w:bottom w:val="nil"/>
                  <w:right w:val="nil"/>
                </w:tcBorders>
                <w:shd w:val="clear" w:color="auto" w:fill="auto"/>
                <w:noWrap/>
                <w:vAlign w:val="center"/>
                <w:hideMark/>
              </w:tcPr>
            </w:tcPrChange>
          </w:tcPr>
          <w:p w14:paraId="08EFE1AF"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nil"/>
              <w:right w:val="nil"/>
            </w:tcBorders>
            <w:shd w:val="clear" w:color="auto" w:fill="auto"/>
            <w:noWrap/>
            <w:vAlign w:val="center"/>
            <w:hideMark/>
            <w:tcPrChange w:id="1417" w:author="Ben.Williams" w:date="2020-10-30T14:20:00Z">
              <w:tcPr>
                <w:tcW w:w="619" w:type="dxa"/>
                <w:tcBorders>
                  <w:top w:val="nil"/>
                  <w:left w:val="nil"/>
                  <w:bottom w:val="nil"/>
                  <w:right w:val="nil"/>
                </w:tcBorders>
                <w:shd w:val="clear" w:color="auto" w:fill="auto"/>
                <w:noWrap/>
                <w:vAlign w:val="center"/>
                <w:hideMark/>
              </w:tcPr>
            </w:tcPrChange>
          </w:tcPr>
          <w:p w14:paraId="75B1AB9F"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nil"/>
              <w:right w:val="nil"/>
            </w:tcBorders>
            <w:shd w:val="clear" w:color="auto" w:fill="auto"/>
            <w:noWrap/>
            <w:vAlign w:val="center"/>
            <w:hideMark/>
            <w:tcPrChange w:id="1418" w:author="Ben.Williams" w:date="2020-10-30T14:20:00Z">
              <w:tcPr>
                <w:tcW w:w="619" w:type="dxa"/>
                <w:tcBorders>
                  <w:top w:val="nil"/>
                  <w:left w:val="nil"/>
                  <w:bottom w:val="nil"/>
                  <w:right w:val="nil"/>
                </w:tcBorders>
                <w:shd w:val="clear" w:color="auto" w:fill="auto"/>
                <w:noWrap/>
                <w:vAlign w:val="center"/>
                <w:hideMark/>
              </w:tcPr>
            </w:tcPrChange>
          </w:tcPr>
          <w:p w14:paraId="3C11E3AE" w14:textId="77777777" w:rsidR="00311B2C" w:rsidRPr="00250964" w:rsidRDefault="00311B2C" w:rsidP="00A332A3">
            <w:pPr>
              <w:spacing w:after="0"/>
              <w:jc w:val="center"/>
              <w:rPr>
                <w:color w:val="000000"/>
                <w:sz w:val="20"/>
              </w:rPr>
            </w:pPr>
            <w:r w:rsidRPr="00250964">
              <w:rPr>
                <w:color w:val="000000"/>
                <w:sz w:val="20"/>
              </w:rPr>
              <w:t>0.01</w:t>
            </w:r>
          </w:p>
        </w:tc>
        <w:tc>
          <w:tcPr>
            <w:tcW w:w="674" w:type="dxa"/>
            <w:tcBorders>
              <w:top w:val="nil"/>
              <w:left w:val="nil"/>
              <w:bottom w:val="nil"/>
              <w:right w:val="nil"/>
            </w:tcBorders>
            <w:shd w:val="clear" w:color="auto" w:fill="auto"/>
            <w:noWrap/>
            <w:vAlign w:val="center"/>
            <w:hideMark/>
            <w:tcPrChange w:id="1419" w:author="Ben.Williams" w:date="2020-10-30T14:20:00Z">
              <w:tcPr>
                <w:tcW w:w="619" w:type="dxa"/>
                <w:tcBorders>
                  <w:top w:val="nil"/>
                  <w:left w:val="nil"/>
                  <w:bottom w:val="nil"/>
                  <w:right w:val="nil"/>
                </w:tcBorders>
                <w:shd w:val="clear" w:color="auto" w:fill="auto"/>
                <w:noWrap/>
                <w:vAlign w:val="center"/>
                <w:hideMark/>
              </w:tcPr>
            </w:tcPrChange>
          </w:tcPr>
          <w:p w14:paraId="155859DD"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nil"/>
              <w:right w:val="nil"/>
            </w:tcBorders>
            <w:shd w:val="clear" w:color="auto" w:fill="auto"/>
            <w:noWrap/>
            <w:vAlign w:val="center"/>
            <w:hideMark/>
            <w:tcPrChange w:id="1420" w:author="Ben.Williams" w:date="2020-10-30T14:20:00Z">
              <w:tcPr>
                <w:tcW w:w="619" w:type="dxa"/>
                <w:tcBorders>
                  <w:top w:val="nil"/>
                  <w:left w:val="nil"/>
                  <w:bottom w:val="nil"/>
                  <w:right w:val="nil"/>
                </w:tcBorders>
                <w:shd w:val="clear" w:color="auto" w:fill="auto"/>
                <w:noWrap/>
                <w:vAlign w:val="center"/>
                <w:hideMark/>
              </w:tcPr>
            </w:tcPrChange>
          </w:tcPr>
          <w:p w14:paraId="797C29FB" w14:textId="77777777" w:rsidR="00311B2C" w:rsidRPr="00250964" w:rsidRDefault="00311B2C" w:rsidP="00A332A3">
            <w:pPr>
              <w:spacing w:after="0"/>
              <w:jc w:val="center"/>
              <w:rPr>
                <w:color w:val="000000"/>
                <w:sz w:val="20"/>
              </w:rPr>
            </w:pPr>
            <w:r w:rsidRPr="00250964">
              <w:rPr>
                <w:color w:val="000000"/>
                <w:sz w:val="20"/>
              </w:rPr>
              <w:t>0.02</w:t>
            </w:r>
          </w:p>
        </w:tc>
        <w:tc>
          <w:tcPr>
            <w:tcW w:w="666" w:type="dxa"/>
            <w:tcBorders>
              <w:top w:val="nil"/>
              <w:left w:val="nil"/>
              <w:bottom w:val="nil"/>
              <w:right w:val="nil"/>
            </w:tcBorders>
            <w:shd w:val="clear" w:color="auto" w:fill="auto"/>
            <w:noWrap/>
            <w:vAlign w:val="center"/>
            <w:hideMark/>
            <w:tcPrChange w:id="1421" w:author="Ben.Williams" w:date="2020-10-30T14:20:00Z">
              <w:tcPr>
                <w:tcW w:w="619" w:type="dxa"/>
                <w:tcBorders>
                  <w:top w:val="nil"/>
                  <w:left w:val="nil"/>
                  <w:bottom w:val="nil"/>
                  <w:right w:val="nil"/>
                </w:tcBorders>
                <w:shd w:val="clear" w:color="auto" w:fill="auto"/>
                <w:noWrap/>
                <w:vAlign w:val="center"/>
                <w:hideMark/>
              </w:tcPr>
            </w:tcPrChange>
          </w:tcPr>
          <w:p w14:paraId="2B6372F4" w14:textId="77777777" w:rsidR="00311B2C" w:rsidRPr="00250964" w:rsidRDefault="00311B2C" w:rsidP="00A332A3">
            <w:pPr>
              <w:spacing w:after="0"/>
              <w:jc w:val="center"/>
              <w:rPr>
                <w:color w:val="000000"/>
                <w:sz w:val="20"/>
              </w:rPr>
            </w:pPr>
            <w:r w:rsidRPr="00250964">
              <w:rPr>
                <w:color w:val="000000"/>
                <w:sz w:val="20"/>
              </w:rPr>
              <w:t>0.01</w:t>
            </w:r>
          </w:p>
        </w:tc>
        <w:tc>
          <w:tcPr>
            <w:tcW w:w="666" w:type="dxa"/>
            <w:tcBorders>
              <w:top w:val="nil"/>
              <w:left w:val="nil"/>
              <w:bottom w:val="nil"/>
              <w:right w:val="nil"/>
            </w:tcBorders>
            <w:vAlign w:val="center"/>
            <w:tcPrChange w:id="1422" w:author="Ben.Williams" w:date="2020-10-30T14:20:00Z">
              <w:tcPr>
                <w:tcW w:w="619" w:type="dxa"/>
                <w:tcBorders>
                  <w:top w:val="nil"/>
                  <w:left w:val="nil"/>
                  <w:bottom w:val="nil"/>
                  <w:right w:val="nil"/>
                </w:tcBorders>
                <w:vAlign w:val="center"/>
              </w:tcPr>
            </w:tcPrChange>
          </w:tcPr>
          <w:p w14:paraId="213DBC5B" w14:textId="77777777" w:rsidR="00311B2C" w:rsidRPr="00250964" w:rsidRDefault="00311B2C" w:rsidP="00A332A3">
            <w:pPr>
              <w:spacing w:after="0"/>
              <w:jc w:val="center"/>
              <w:rPr>
                <w:color w:val="000000"/>
                <w:sz w:val="20"/>
              </w:rPr>
            </w:pPr>
            <w:r w:rsidRPr="00250964">
              <w:rPr>
                <w:color w:val="000000"/>
                <w:sz w:val="20"/>
              </w:rPr>
              <w:t>0.02</w:t>
            </w:r>
          </w:p>
        </w:tc>
      </w:tr>
      <w:tr w:rsidR="00311B2C" w:rsidRPr="00D75D21" w14:paraId="39643586" w14:textId="77777777" w:rsidTr="00E777C3">
        <w:trPr>
          <w:trHeight w:val="285"/>
          <w:trPrChange w:id="1423" w:author="Ben.Williams" w:date="2020-10-30T14:20:00Z">
            <w:trPr>
              <w:trHeight w:val="285"/>
            </w:trPr>
          </w:trPrChange>
        </w:trPr>
        <w:tc>
          <w:tcPr>
            <w:tcW w:w="816" w:type="dxa"/>
            <w:tcBorders>
              <w:top w:val="nil"/>
              <w:left w:val="nil"/>
              <w:bottom w:val="single" w:sz="4" w:space="0" w:color="auto"/>
              <w:right w:val="nil"/>
            </w:tcBorders>
            <w:shd w:val="clear" w:color="auto" w:fill="auto"/>
            <w:noWrap/>
            <w:hideMark/>
            <w:tcPrChange w:id="1424" w:author="Ben.Williams" w:date="2020-10-30T14:20:00Z">
              <w:tcPr>
                <w:tcW w:w="752" w:type="dxa"/>
                <w:tcBorders>
                  <w:top w:val="nil"/>
                  <w:left w:val="nil"/>
                  <w:bottom w:val="single" w:sz="4" w:space="0" w:color="auto"/>
                  <w:right w:val="nil"/>
                </w:tcBorders>
                <w:shd w:val="clear" w:color="auto" w:fill="auto"/>
                <w:noWrap/>
                <w:hideMark/>
              </w:tcPr>
            </w:tcPrChange>
          </w:tcPr>
          <w:p w14:paraId="4F72FFA7" w14:textId="77777777" w:rsidR="00311B2C" w:rsidRPr="00D75D21" w:rsidRDefault="00311B2C" w:rsidP="00A332A3">
            <w:pPr>
              <w:spacing w:after="0"/>
              <w:rPr>
                <w:color w:val="000000"/>
                <w:sz w:val="20"/>
              </w:rPr>
            </w:pPr>
            <w:r w:rsidRPr="00D75D21">
              <w:rPr>
                <w:color w:val="000000"/>
                <w:sz w:val="20"/>
              </w:rPr>
              <w:t>25+</w:t>
            </w:r>
          </w:p>
        </w:tc>
        <w:tc>
          <w:tcPr>
            <w:tcW w:w="616" w:type="dxa"/>
            <w:tcBorders>
              <w:top w:val="nil"/>
              <w:left w:val="nil"/>
              <w:bottom w:val="single" w:sz="4" w:space="0" w:color="auto"/>
              <w:right w:val="nil"/>
            </w:tcBorders>
            <w:shd w:val="clear" w:color="auto" w:fill="auto"/>
            <w:noWrap/>
            <w:vAlign w:val="center"/>
            <w:hideMark/>
            <w:tcPrChange w:id="1425" w:author="Ben.Williams" w:date="2020-10-30T14:20:00Z">
              <w:tcPr>
                <w:tcW w:w="619" w:type="dxa"/>
                <w:tcBorders>
                  <w:top w:val="nil"/>
                  <w:left w:val="nil"/>
                  <w:bottom w:val="single" w:sz="4" w:space="0" w:color="auto"/>
                  <w:right w:val="nil"/>
                </w:tcBorders>
                <w:shd w:val="clear" w:color="auto" w:fill="auto"/>
                <w:noWrap/>
                <w:vAlign w:val="center"/>
                <w:hideMark/>
              </w:tcPr>
            </w:tcPrChange>
          </w:tcPr>
          <w:p w14:paraId="09C698B7" w14:textId="77777777" w:rsidR="00311B2C" w:rsidRPr="00250964" w:rsidRDefault="00311B2C" w:rsidP="00A332A3">
            <w:pPr>
              <w:spacing w:after="0"/>
              <w:jc w:val="center"/>
              <w:rPr>
                <w:color w:val="000000"/>
                <w:sz w:val="20"/>
              </w:rPr>
            </w:pPr>
            <w:r w:rsidRPr="00250964">
              <w:rPr>
                <w:color w:val="000000"/>
                <w:sz w:val="20"/>
              </w:rPr>
              <w:t>0.14</w:t>
            </w:r>
          </w:p>
        </w:tc>
        <w:tc>
          <w:tcPr>
            <w:tcW w:w="458" w:type="dxa"/>
            <w:tcBorders>
              <w:top w:val="nil"/>
              <w:left w:val="nil"/>
              <w:bottom w:val="single" w:sz="4" w:space="0" w:color="auto"/>
              <w:right w:val="nil"/>
            </w:tcBorders>
            <w:shd w:val="clear" w:color="auto" w:fill="auto"/>
            <w:noWrap/>
            <w:vAlign w:val="center"/>
            <w:hideMark/>
            <w:tcPrChange w:id="1426" w:author="Ben.Williams" w:date="2020-10-30T14:20:00Z">
              <w:tcPr>
                <w:tcW w:w="619" w:type="dxa"/>
                <w:tcBorders>
                  <w:top w:val="nil"/>
                  <w:left w:val="nil"/>
                  <w:bottom w:val="single" w:sz="4" w:space="0" w:color="auto"/>
                  <w:right w:val="nil"/>
                </w:tcBorders>
                <w:shd w:val="clear" w:color="auto" w:fill="auto"/>
                <w:noWrap/>
                <w:vAlign w:val="center"/>
                <w:hideMark/>
              </w:tcPr>
            </w:tcPrChange>
          </w:tcPr>
          <w:p w14:paraId="22DD5F4D" w14:textId="77777777" w:rsidR="00311B2C" w:rsidRPr="00250964" w:rsidRDefault="00311B2C" w:rsidP="00A332A3">
            <w:pPr>
              <w:spacing w:after="0"/>
              <w:jc w:val="center"/>
              <w:rPr>
                <w:color w:val="000000"/>
                <w:sz w:val="20"/>
              </w:rPr>
            </w:pPr>
            <w:r w:rsidRPr="00250964">
              <w:rPr>
                <w:color w:val="000000"/>
                <w:sz w:val="20"/>
              </w:rPr>
              <w:t>0.02</w:t>
            </w:r>
          </w:p>
        </w:tc>
        <w:tc>
          <w:tcPr>
            <w:tcW w:w="616" w:type="dxa"/>
            <w:tcBorders>
              <w:top w:val="nil"/>
              <w:left w:val="nil"/>
              <w:bottom w:val="single" w:sz="4" w:space="0" w:color="auto"/>
              <w:right w:val="nil"/>
            </w:tcBorders>
            <w:shd w:val="clear" w:color="auto" w:fill="auto"/>
            <w:noWrap/>
            <w:vAlign w:val="center"/>
            <w:hideMark/>
            <w:tcPrChange w:id="1427" w:author="Ben.Williams" w:date="2020-10-30T14:20:00Z">
              <w:tcPr>
                <w:tcW w:w="619" w:type="dxa"/>
                <w:tcBorders>
                  <w:top w:val="nil"/>
                  <w:left w:val="nil"/>
                  <w:bottom w:val="single" w:sz="4" w:space="0" w:color="auto"/>
                  <w:right w:val="nil"/>
                </w:tcBorders>
                <w:shd w:val="clear" w:color="auto" w:fill="auto"/>
                <w:noWrap/>
                <w:vAlign w:val="center"/>
                <w:hideMark/>
              </w:tcPr>
            </w:tcPrChange>
          </w:tcPr>
          <w:p w14:paraId="219DD701"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single" w:sz="4" w:space="0" w:color="auto"/>
              <w:right w:val="nil"/>
            </w:tcBorders>
            <w:shd w:val="clear" w:color="auto" w:fill="auto"/>
            <w:noWrap/>
            <w:vAlign w:val="center"/>
            <w:hideMark/>
            <w:tcPrChange w:id="1428" w:author="Ben.Williams" w:date="2020-10-30T14:20:00Z">
              <w:tcPr>
                <w:tcW w:w="619" w:type="dxa"/>
                <w:tcBorders>
                  <w:top w:val="nil"/>
                  <w:left w:val="nil"/>
                  <w:bottom w:val="single" w:sz="4" w:space="0" w:color="auto"/>
                  <w:right w:val="nil"/>
                </w:tcBorders>
                <w:shd w:val="clear" w:color="auto" w:fill="auto"/>
                <w:noWrap/>
                <w:vAlign w:val="center"/>
                <w:hideMark/>
              </w:tcPr>
            </w:tcPrChange>
          </w:tcPr>
          <w:p w14:paraId="3F4E0686"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single" w:sz="4" w:space="0" w:color="auto"/>
              <w:right w:val="nil"/>
            </w:tcBorders>
            <w:shd w:val="clear" w:color="auto" w:fill="auto"/>
            <w:noWrap/>
            <w:vAlign w:val="center"/>
            <w:hideMark/>
            <w:tcPrChange w:id="1429" w:author="Ben.Williams" w:date="2020-10-30T14:20:00Z">
              <w:tcPr>
                <w:tcW w:w="619" w:type="dxa"/>
                <w:tcBorders>
                  <w:top w:val="nil"/>
                  <w:left w:val="nil"/>
                  <w:bottom w:val="single" w:sz="4" w:space="0" w:color="auto"/>
                  <w:right w:val="nil"/>
                </w:tcBorders>
                <w:shd w:val="clear" w:color="auto" w:fill="auto"/>
                <w:noWrap/>
                <w:vAlign w:val="center"/>
                <w:hideMark/>
              </w:tcPr>
            </w:tcPrChange>
          </w:tcPr>
          <w:p w14:paraId="2F5D0F42"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single" w:sz="4" w:space="0" w:color="auto"/>
              <w:right w:val="nil"/>
            </w:tcBorders>
            <w:shd w:val="clear" w:color="auto" w:fill="auto"/>
            <w:noWrap/>
            <w:vAlign w:val="center"/>
            <w:hideMark/>
            <w:tcPrChange w:id="1430" w:author="Ben.Williams" w:date="2020-10-30T14:20:00Z">
              <w:tcPr>
                <w:tcW w:w="619" w:type="dxa"/>
                <w:tcBorders>
                  <w:top w:val="nil"/>
                  <w:left w:val="nil"/>
                  <w:bottom w:val="single" w:sz="4" w:space="0" w:color="auto"/>
                  <w:right w:val="nil"/>
                </w:tcBorders>
                <w:shd w:val="clear" w:color="auto" w:fill="auto"/>
                <w:noWrap/>
                <w:vAlign w:val="center"/>
                <w:hideMark/>
              </w:tcPr>
            </w:tcPrChange>
          </w:tcPr>
          <w:p w14:paraId="201F22E2"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single" w:sz="4" w:space="0" w:color="auto"/>
              <w:right w:val="nil"/>
            </w:tcBorders>
            <w:shd w:val="clear" w:color="auto" w:fill="auto"/>
            <w:noWrap/>
            <w:vAlign w:val="center"/>
            <w:hideMark/>
            <w:tcPrChange w:id="1431" w:author="Ben.Williams" w:date="2020-10-30T14:20:00Z">
              <w:tcPr>
                <w:tcW w:w="619" w:type="dxa"/>
                <w:tcBorders>
                  <w:top w:val="nil"/>
                  <w:left w:val="nil"/>
                  <w:bottom w:val="single" w:sz="4" w:space="0" w:color="auto"/>
                  <w:right w:val="nil"/>
                </w:tcBorders>
                <w:shd w:val="clear" w:color="auto" w:fill="auto"/>
                <w:noWrap/>
                <w:vAlign w:val="center"/>
                <w:hideMark/>
              </w:tcPr>
            </w:tcPrChange>
          </w:tcPr>
          <w:p w14:paraId="6589EBA6" w14:textId="77777777" w:rsidR="00311B2C" w:rsidRPr="00250964" w:rsidRDefault="00311B2C" w:rsidP="00A332A3">
            <w:pPr>
              <w:spacing w:after="0"/>
              <w:jc w:val="center"/>
              <w:rPr>
                <w:color w:val="000000"/>
                <w:sz w:val="20"/>
              </w:rPr>
            </w:pPr>
            <w:r w:rsidRPr="00250964">
              <w:rPr>
                <w:color w:val="000000"/>
                <w:sz w:val="20"/>
              </w:rPr>
              <w:t>0.01</w:t>
            </w:r>
          </w:p>
        </w:tc>
        <w:tc>
          <w:tcPr>
            <w:tcW w:w="616" w:type="dxa"/>
            <w:tcBorders>
              <w:top w:val="nil"/>
              <w:left w:val="nil"/>
              <w:bottom w:val="single" w:sz="4" w:space="0" w:color="auto"/>
              <w:right w:val="nil"/>
            </w:tcBorders>
            <w:shd w:val="clear" w:color="auto" w:fill="auto"/>
            <w:noWrap/>
            <w:vAlign w:val="center"/>
            <w:hideMark/>
            <w:tcPrChange w:id="1432" w:author="Ben.Williams" w:date="2020-10-30T14:20:00Z">
              <w:tcPr>
                <w:tcW w:w="619" w:type="dxa"/>
                <w:tcBorders>
                  <w:top w:val="nil"/>
                  <w:left w:val="nil"/>
                  <w:bottom w:val="single" w:sz="4" w:space="0" w:color="auto"/>
                  <w:right w:val="nil"/>
                </w:tcBorders>
                <w:shd w:val="clear" w:color="auto" w:fill="auto"/>
                <w:noWrap/>
                <w:vAlign w:val="center"/>
                <w:hideMark/>
              </w:tcPr>
            </w:tcPrChange>
          </w:tcPr>
          <w:p w14:paraId="77223E4E" w14:textId="77777777" w:rsidR="00311B2C" w:rsidRPr="00250964" w:rsidRDefault="00311B2C" w:rsidP="00A332A3">
            <w:pPr>
              <w:spacing w:after="0"/>
              <w:jc w:val="center"/>
              <w:rPr>
                <w:color w:val="000000"/>
                <w:sz w:val="20"/>
              </w:rPr>
            </w:pPr>
            <w:r w:rsidRPr="00250964">
              <w:rPr>
                <w:color w:val="000000"/>
                <w:sz w:val="20"/>
              </w:rPr>
              <w:t>0.02</w:t>
            </w:r>
          </w:p>
        </w:tc>
        <w:tc>
          <w:tcPr>
            <w:tcW w:w="616" w:type="dxa"/>
            <w:tcBorders>
              <w:top w:val="nil"/>
              <w:left w:val="nil"/>
              <w:bottom w:val="single" w:sz="4" w:space="0" w:color="auto"/>
              <w:right w:val="nil"/>
            </w:tcBorders>
            <w:shd w:val="clear" w:color="auto" w:fill="auto"/>
            <w:noWrap/>
            <w:vAlign w:val="center"/>
            <w:hideMark/>
            <w:tcPrChange w:id="1433" w:author="Ben.Williams" w:date="2020-10-30T14:20:00Z">
              <w:tcPr>
                <w:tcW w:w="619" w:type="dxa"/>
                <w:tcBorders>
                  <w:top w:val="nil"/>
                  <w:left w:val="nil"/>
                  <w:bottom w:val="single" w:sz="4" w:space="0" w:color="auto"/>
                  <w:right w:val="nil"/>
                </w:tcBorders>
                <w:shd w:val="clear" w:color="auto" w:fill="auto"/>
                <w:noWrap/>
                <w:vAlign w:val="center"/>
                <w:hideMark/>
              </w:tcPr>
            </w:tcPrChange>
          </w:tcPr>
          <w:p w14:paraId="77BD31F7" w14:textId="77777777" w:rsidR="00311B2C" w:rsidRPr="00250964" w:rsidRDefault="00311B2C" w:rsidP="00A332A3">
            <w:pPr>
              <w:spacing w:after="0"/>
              <w:jc w:val="center"/>
              <w:rPr>
                <w:color w:val="000000"/>
                <w:sz w:val="20"/>
              </w:rPr>
            </w:pPr>
            <w:r w:rsidRPr="00250964">
              <w:rPr>
                <w:color w:val="000000"/>
                <w:sz w:val="20"/>
              </w:rPr>
              <w:t>0.02</w:t>
            </w:r>
          </w:p>
        </w:tc>
        <w:tc>
          <w:tcPr>
            <w:tcW w:w="616" w:type="dxa"/>
            <w:tcBorders>
              <w:top w:val="nil"/>
              <w:left w:val="nil"/>
              <w:bottom w:val="single" w:sz="4" w:space="0" w:color="auto"/>
              <w:right w:val="nil"/>
            </w:tcBorders>
            <w:shd w:val="clear" w:color="auto" w:fill="auto"/>
            <w:noWrap/>
            <w:vAlign w:val="center"/>
            <w:hideMark/>
            <w:tcPrChange w:id="1434" w:author="Ben.Williams" w:date="2020-10-30T14:20:00Z">
              <w:tcPr>
                <w:tcW w:w="619" w:type="dxa"/>
                <w:tcBorders>
                  <w:top w:val="nil"/>
                  <w:left w:val="nil"/>
                  <w:bottom w:val="single" w:sz="4" w:space="0" w:color="auto"/>
                  <w:right w:val="nil"/>
                </w:tcBorders>
                <w:shd w:val="clear" w:color="auto" w:fill="auto"/>
                <w:noWrap/>
                <w:vAlign w:val="center"/>
                <w:hideMark/>
              </w:tcPr>
            </w:tcPrChange>
          </w:tcPr>
          <w:p w14:paraId="3032C5D8" w14:textId="77777777" w:rsidR="00311B2C" w:rsidRPr="00250964" w:rsidRDefault="00311B2C" w:rsidP="00A332A3">
            <w:pPr>
              <w:spacing w:after="0"/>
              <w:jc w:val="center"/>
              <w:rPr>
                <w:color w:val="000000"/>
                <w:sz w:val="20"/>
              </w:rPr>
            </w:pPr>
            <w:r w:rsidRPr="00250964">
              <w:rPr>
                <w:color w:val="000000"/>
                <w:sz w:val="20"/>
              </w:rPr>
              <w:t>0.03</w:t>
            </w:r>
          </w:p>
        </w:tc>
        <w:tc>
          <w:tcPr>
            <w:tcW w:w="616" w:type="dxa"/>
            <w:tcBorders>
              <w:top w:val="nil"/>
              <w:left w:val="nil"/>
              <w:bottom w:val="single" w:sz="4" w:space="0" w:color="auto"/>
              <w:right w:val="nil"/>
            </w:tcBorders>
            <w:shd w:val="clear" w:color="auto" w:fill="auto"/>
            <w:noWrap/>
            <w:vAlign w:val="center"/>
            <w:hideMark/>
            <w:tcPrChange w:id="1435" w:author="Ben.Williams" w:date="2020-10-30T14:20:00Z">
              <w:tcPr>
                <w:tcW w:w="619" w:type="dxa"/>
                <w:tcBorders>
                  <w:top w:val="nil"/>
                  <w:left w:val="nil"/>
                  <w:bottom w:val="single" w:sz="4" w:space="0" w:color="auto"/>
                  <w:right w:val="nil"/>
                </w:tcBorders>
                <w:shd w:val="clear" w:color="auto" w:fill="auto"/>
                <w:noWrap/>
                <w:vAlign w:val="center"/>
                <w:hideMark/>
              </w:tcPr>
            </w:tcPrChange>
          </w:tcPr>
          <w:p w14:paraId="26DCC5B7" w14:textId="77777777" w:rsidR="00311B2C" w:rsidRPr="00250964" w:rsidRDefault="00311B2C" w:rsidP="00A332A3">
            <w:pPr>
              <w:spacing w:after="0"/>
              <w:jc w:val="center"/>
              <w:rPr>
                <w:color w:val="000000"/>
                <w:sz w:val="20"/>
              </w:rPr>
            </w:pPr>
            <w:r w:rsidRPr="00250964">
              <w:rPr>
                <w:color w:val="000000"/>
                <w:sz w:val="20"/>
              </w:rPr>
              <w:t>0.04</w:t>
            </w:r>
          </w:p>
        </w:tc>
        <w:tc>
          <w:tcPr>
            <w:tcW w:w="674" w:type="dxa"/>
            <w:tcBorders>
              <w:top w:val="nil"/>
              <w:left w:val="nil"/>
              <w:bottom w:val="single" w:sz="4" w:space="0" w:color="auto"/>
              <w:right w:val="nil"/>
            </w:tcBorders>
            <w:shd w:val="clear" w:color="auto" w:fill="auto"/>
            <w:noWrap/>
            <w:vAlign w:val="center"/>
            <w:hideMark/>
            <w:tcPrChange w:id="1436" w:author="Ben.Williams" w:date="2020-10-30T14:20:00Z">
              <w:tcPr>
                <w:tcW w:w="619" w:type="dxa"/>
                <w:tcBorders>
                  <w:top w:val="nil"/>
                  <w:left w:val="nil"/>
                  <w:bottom w:val="single" w:sz="4" w:space="0" w:color="auto"/>
                  <w:right w:val="nil"/>
                </w:tcBorders>
                <w:shd w:val="clear" w:color="auto" w:fill="auto"/>
                <w:noWrap/>
                <w:vAlign w:val="center"/>
                <w:hideMark/>
              </w:tcPr>
            </w:tcPrChange>
          </w:tcPr>
          <w:p w14:paraId="7E99B393" w14:textId="77777777" w:rsidR="00311B2C" w:rsidRPr="00250964" w:rsidRDefault="00311B2C" w:rsidP="00A332A3">
            <w:pPr>
              <w:spacing w:after="0"/>
              <w:jc w:val="center"/>
              <w:rPr>
                <w:color w:val="000000"/>
                <w:sz w:val="20"/>
              </w:rPr>
            </w:pPr>
            <w:r w:rsidRPr="00250964">
              <w:rPr>
                <w:color w:val="000000"/>
                <w:sz w:val="20"/>
              </w:rPr>
              <w:t>0.07</w:t>
            </w:r>
          </w:p>
        </w:tc>
        <w:tc>
          <w:tcPr>
            <w:tcW w:w="616" w:type="dxa"/>
            <w:tcBorders>
              <w:top w:val="nil"/>
              <w:left w:val="nil"/>
              <w:bottom w:val="single" w:sz="4" w:space="0" w:color="auto"/>
              <w:right w:val="nil"/>
            </w:tcBorders>
            <w:shd w:val="clear" w:color="auto" w:fill="auto"/>
            <w:noWrap/>
            <w:vAlign w:val="center"/>
            <w:hideMark/>
            <w:tcPrChange w:id="1437" w:author="Ben.Williams" w:date="2020-10-30T14:20:00Z">
              <w:tcPr>
                <w:tcW w:w="619" w:type="dxa"/>
                <w:tcBorders>
                  <w:top w:val="nil"/>
                  <w:left w:val="nil"/>
                  <w:bottom w:val="single" w:sz="4" w:space="0" w:color="auto"/>
                  <w:right w:val="nil"/>
                </w:tcBorders>
                <w:shd w:val="clear" w:color="auto" w:fill="auto"/>
                <w:noWrap/>
                <w:vAlign w:val="center"/>
                <w:hideMark/>
              </w:tcPr>
            </w:tcPrChange>
          </w:tcPr>
          <w:p w14:paraId="698B1426" w14:textId="77777777" w:rsidR="00311B2C" w:rsidRPr="00250964" w:rsidRDefault="00311B2C" w:rsidP="00A332A3">
            <w:pPr>
              <w:spacing w:after="0"/>
              <w:jc w:val="center"/>
              <w:rPr>
                <w:color w:val="000000"/>
                <w:sz w:val="20"/>
              </w:rPr>
            </w:pPr>
            <w:r w:rsidRPr="00250964">
              <w:rPr>
                <w:color w:val="000000"/>
                <w:sz w:val="20"/>
              </w:rPr>
              <w:t>0.08</w:t>
            </w:r>
          </w:p>
        </w:tc>
        <w:tc>
          <w:tcPr>
            <w:tcW w:w="666" w:type="dxa"/>
            <w:tcBorders>
              <w:top w:val="nil"/>
              <w:left w:val="nil"/>
              <w:bottom w:val="single" w:sz="4" w:space="0" w:color="auto"/>
              <w:right w:val="nil"/>
            </w:tcBorders>
            <w:shd w:val="clear" w:color="auto" w:fill="auto"/>
            <w:noWrap/>
            <w:vAlign w:val="center"/>
            <w:hideMark/>
            <w:tcPrChange w:id="1438" w:author="Ben.Williams" w:date="2020-10-30T14:20:00Z">
              <w:tcPr>
                <w:tcW w:w="619" w:type="dxa"/>
                <w:tcBorders>
                  <w:top w:val="nil"/>
                  <w:left w:val="nil"/>
                  <w:bottom w:val="single" w:sz="4" w:space="0" w:color="auto"/>
                  <w:right w:val="nil"/>
                </w:tcBorders>
                <w:shd w:val="clear" w:color="auto" w:fill="auto"/>
                <w:noWrap/>
                <w:vAlign w:val="center"/>
                <w:hideMark/>
              </w:tcPr>
            </w:tcPrChange>
          </w:tcPr>
          <w:p w14:paraId="1790D87D" w14:textId="77777777" w:rsidR="00311B2C" w:rsidRPr="00250964" w:rsidRDefault="00311B2C" w:rsidP="00A332A3">
            <w:pPr>
              <w:spacing w:after="0"/>
              <w:jc w:val="center"/>
              <w:rPr>
                <w:color w:val="000000"/>
                <w:sz w:val="20"/>
              </w:rPr>
            </w:pPr>
            <w:r w:rsidRPr="00250964">
              <w:rPr>
                <w:color w:val="000000"/>
                <w:sz w:val="20"/>
              </w:rPr>
              <w:t>0.09</w:t>
            </w:r>
          </w:p>
        </w:tc>
        <w:tc>
          <w:tcPr>
            <w:tcW w:w="666" w:type="dxa"/>
            <w:tcBorders>
              <w:top w:val="nil"/>
              <w:left w:val="nil"/>
              <w:bottom w:val="single" w:sz="4" w:space="0" w:color="auto"/>
              <w:right w:val="nil"/>
            </w:tcBorders>
            <w:vAlign w:val="center"/>
            <w:tcPrChange w:id="1439" w:author="Ben.Williams" w:date="2020-10-30T14:20:00Z">
              <w:tcPr>
                <w:tcW w:w="619" w:type="dxa"/>
                <w:tcBorders>
                  <w:top w:val="nil"/>
                  <w:left w:val="nil"/>
                  <w:bottom w:val="single" w:sz="4" w:space="0" w:color="auto"/>
                  <w:right w:val="nil"/>
                </w:tcBorders>
                <w:vAlign w:val="center"/>
              </w:tcPr>
            </w:tcPrChange>
          </w:tcPr>
          <w:p w14:paraId="2ACDEF5B" w14:textId="77777777" w:rsidR="00311B2C" w:rsidRPr="00250964" w:rsidRDefault="00311B2C" w:rsidP="00A332A3">
            <w:pPr>
              <w:spacing w:after="0"/>
              <w:jc w:val="center"/>
              <w:rPr>
                <w:color w:val="000000"/>
                <w:sz w:val="20"/>
              </w:rPr>
            </w:pPr>
            <w:r w:rsidRPr="00250964">
              <w:rPr>
                <w:color w:val="000000"/>
                <w:sz w:val="20"/>
              </w:rPr>
              <w:t>0.08</w:t>
            </w:r>
          </w:p>
        </w:tc>
      </w:tr>
      <w:tr w:rsidR="00311B2C" w:rsidRPr="00D75D21" w14:paraId="0F32419C" w14:textId="77777777" w:rsidTr="00E777C3">
        <w:trPr>
          <w:trHeight w:val="285"/>
          <w:trPrChange w:id="1440" w:author="Ben.Williams" w:date="2020-10-30T14:20:00Z">
            <w:trPr>
              <w:trHeight w:val="285"/>
            </w:trPr>
          </w:trPrChange>
        </w:trPr>
        <w:tc>
          <w:tcPr>
            <w:tcW w:w="816" w:type="dxa"/>
            <w:tcBorders>
              <w:top w:val="single" w:sz="4" w:space="0" w:color="auto"/>
              <w:left w:val="nil"/>
              <w:bottom w:val="single" w:sz="4" w:space="0" w:color="auto"/>
              <w:right w:val="nil"/>
            </w:tcBorders>
            <w:shd w:val="clear" w:color="auto" w:fill="auto"/>
            <w:noWrap/>
            <w:hideMark/>
            <w:tcPrChange w:id="1441" w:author="Ben.Williams" w:date="2020-10-30T14:20:00Z">
              <w:tcPr>
                <w:tcW w:w="752" w:type="dxa"/>
                <w:tcBorders>
                  <w:top w:val="single" w:sz="4" w:space="0" w:color="auto"/>
                  <w:left w:val="nil"/>
                  <w:bottom w:val="single" w:sz="4" w:space="0" w:color="auto"/>
                  <w:right w:val="nil"/>
                </w:tcBorders>
                <w:shd w:val="clear" w:color="auto" w:fill="auto"/>
                <w:noWrap/>
                <w:hideMark/>
              </w:tcPr>
            </w:tcPrChange>
          </w:tcPr>
          <w:p w14:paraId="546629C0" w14:textId="77777777" w:rsidR="00311B2C" w:rsidRPr="00D75D21" w:rsidRDefault="00311B2C" w:rsidP="00A332A3">
            <w:pPr>
              <w:spacing w:after="0"/>
              <w:rPr>
                <w:color w:val="000000"/>
                <w:sz w:val="20"/>
              </w:rPr>
            </w:pPr>
            <w:r w:rsidRPr="00D75D21">
              <w:rPr>
                <w:color w:val="000000"/>
                <w:sz w:val="20"/>
              </w:rPr>
              <w:t>Sample size</w:t>
            </w:r>
          </w:p>
        </w:tc>
        <w:tc>
          <w:tcPr>
            <w:tcW w:w="616" w:type="dxa"/>
            <w:tcBorders>
              <w:top w:val="single" w:sz="4" w:space="0" w:color="auto"/>
              <w:left w:val="nil"/>
              <w:bottom w:val="single" w:sz="4" w:space="0" w:color="auto"/>
              <w:right w:val="nil"/>
            </w:tcBorders>
            <w:shd w:val="clear" w:color="auto" w:fill="auto"/>
            <w:noWrap/>
            <w:vAlign w:val="center"/>
            <w:hideMark/>
            <w:tcPrChange w:id="1442" w:author="Ben.Williams" w:date="2020-10-30T14:20:00Z">
              <w:tcPr>
                <w:tcW w:w="619" w:type="dxa"/>
                <w:tcBorders>
                  <w:top w:val="single" w:sz="4" w:space="0" w:color="auto"/>
                  <w:left w:val="nil"/>
                  <w:bottom w:val="single" w:sz="4" w:space="0" w:color="auto"/>
                  <w:right w:val="nil"/>
                </w:tcBorders>
                <w:shd w:val="clear" w:color="auto" w:fill="auto"/>
                <w:noWrap/>
                <w:vAlign w:val="center"/>
                <w:hideMark/>
              </w:tcPr>
            </w:tcPrChange>
          </w:tcPr>
          <w:p w14:paraId="6E5C7CF2" w14:textId="77777777" w:rsidR="00311B2C" w:rsidRPr="00250964" w:rsidRDefault="00311B2C" w:rsidP="00A332A3">
            <w:pPr>
              <w:spacing w:after="0"/>
              <w:jc w:val="center"/>
              <w:rPr>
                <w:color w:val="000000"/>
                <w:sz w:val="20"/>
              </w:rPr>
            </w:pPr>
            <w:r w:rsidRPr="00250964">
              <w:rPr>
                <w:color w:val="000000"/>
                <w:sz w:val="20"/>
              </w:rPr>
              <w:t>578</w:t>
            </w:r>
          </w:p>
        </w:tc>
        <w:tc>
          <w:tcPr>
            <w:tcW w:w="458" w:type="dxa"/>
            <w:tcBorders>
              <w:top w:val="single" w:sz="4" w:space="0" w:color="auto"/>
              <w:left w:val="nil"/>
              <w:bottom w:val="single" w:sz="4" w:space="0" w:color="auto"/>
              <w:right w:val="nil"/>
            </w:tcBorders>
            <w:shd w:val="clear" w:color="auto" w:fill="auto"/>
            <w:noWrap/>
            <w:vAlign w:val="center"/>
            <w:hideMark/>
            <w:tcPrChange w:id="1443" w:author="Ben.Williams" w:date="2020-10-30T14:20:00Z">
              <w:tcPr>
                <w:tcW w:w="619" w:type="dxa"/>
                <w:tcBorders>
                  <w:top w:val="single" w:sz="4" w:space="0" w:color="auto"/>
                  <w:left w:val="nil"/>
                  <w:bottom w:val="single" w:sz="4" w:space="0" w:color="auto"/>
                  <w:right w:val="nil"/>
                </w:tcBorders>
                <w:shd w:val="clear" w:color="auto" w:fill="auto"/>
                <w:noWrap/>
                <w:vAlign w:val="center"/>
                <w:hideMark/>
              </w:tcPr>
            </w:tcPrChange>
          </w:tcPr>
          <w:p w14:paraId="6D3233B7" w14:textId="77777777" w:rsidR="00311B2C" w:rsidRPr="00250964" w:rsidRDefault="00311B2C" w:rsidP="00A332A3">
            <w:pPr>
              <w:spacing w:after="0"/>
              <w:jc w:val="center"/>
              <w:rPr>
                <w:color w:val="000000"/>
                <w:sz w:val="20"/>
              </w:rPr>
            </w:pPr>
            <w:r w:rsidRPr="00250964">
              <w:rPr>
                <w:color w:val="000000"/>
                <w:sz w:val="20"/>
              </w:rPr>
              <w:t>513</w:t>
            </w:r>
          </w:p>
        </w:tc>
        <w:tc>
          <w:tcPr>
            <w:tcW w:w="616" w:type="dxa"/>
            <w:tcBorders>
              <w:top w:val="single" w:sz="4" w:space="0" w:color="auto"/>
              <w:left w:val="nil"/>
              <w:bottom w:val="single" w:sz="4" w:space="0" w:color="auto"/>
              <w:right w:val="nil"/>
            </w:tcBorders>
            <w:shd w:val="clear" w:color="auto" w:fill="auto"/>
            <w:noWrap/>
            <w:vAlign w:val="center"/>
            <w:hideMark/>
            <w:tcPrChange w:id="1444" w:author="Ben.Williams" w:date="2020-10-30T14:20:00Z">
              <w:tcPr>
                <w:tcW w:w="619" w:type="dxa"/>
                <w:tcBorders>
                  <w:top w:val="single" w:sz="4" w:space="0" w:color="auto"/>
                  <w:left w:val="nil"/>
                  <w:bottom w:val="single" w:sz="4" w:space="0" w:color="auto"/>
                  <w:right w:val="nil"/>
                </w:tcBorders>
                <w:shd w:val="clear" w:color="auto" w:fill="auto"/>
                <w:noWrap/>
                <w:vAlign w:val="center"/>
                <w:hideMark/>
              </w:tcPr>
            </w:tcPrChange>
          </w:tcPr>
          <w:p w14:paraId="39F6F196" w14:textId="77777777" w:rsidR="00311B2C" w:rsidRPr="00250964" w:rsidRDefault="00311B2C" w:rsidP="00A332A3">
            <w:pPr>
              <w:spacing w:after="0"/>
              <w:jc w:val="center"/>
              <w:rPr>
                <w:color w:val="000000"/>
                <w:sz w:val="20"/>
              </w:rPr>
            </w:pPr>
            <w:r w:rsidRPr="00250964">
              <w:rPr>
                <w:color w:val="000000"/>
                <w:sz w:val="20"/>
              </w:rPr>
              <w:t>376</w:t>
            </w:r>
          </w:p>
        </w:tc>
        <w:tc>
          <w:tcPr>
            <w:tcW w:w="616" w:type="dxa"/>
            <w:tcBorders>
              <w:top w:val="single" w:sz="4" w:space="0" w:color="auto"/>
              <w:left w:val="nil"/>
              <w:bottom w:val="single" w:sz="4" w:space="0" w:color="auto"/>
              <w:right w:val="nil"/>
            </w:tcBorders>
            <w:shd w:val="clear" w:color="auto" w:fill="auto"/>
            <w:noWrap/>
            <w:vAlign w:val="center"/>
            <w:hideMark/>
            <w:tcPrChange w:id="1445" w:author="Ben.Williams" w:date="2020-10-30T14:20:00Z">
              <w:tcPr>
                <w:tcW w:w="619" w:type="dxa"/>
                <w:tcBorders>
                  <w:top w:val="single" w:sz="4" w:space="0" w:color="auto"/>
                  <w:left w:val="nil"/>
                  <w:bottom w:val="single" w:sz="4" w:space="0" w:color="auto"/>
                  <w:right w:val="nil"/>
                </w:tcBorders>
                <w:shd w:val="clear" w:color="auto" w:fill="auto"/>
                <w:noWrap/>
                <w:vAlign w:val="center"/>
                <w:hideMark/>
              </w:tcPr>
            </w:tcPrChange>
          </w:tcPr>
          <w:p w14:paraId="519ED5F1" w14:textId="77777777" w:rsidR="00311B2C" w:rsidRPr="00250964" w:rsidRDefault="00311B2C" w:rsidP="00A332A3">
            <w:pPr>
              <w:spacing w:after="0"/>
              <w:jc w:val="center"/>
              <w:rPr>
                <w:color w:val="000000"/>
                <w:sz w:val="20"/>
              </w:rPr>
            </w:pPr>
            <w:r w:rsidRPr="00250964">
              <w:rPr>
                <w:color w:val="000000"/>
                <w:sz w:val="20"/>
              </w:rPr>
              <w:t>734</w:t>
            </w:r>
          </w:p>
        </w:tc>
        <w:tc>
          <w:tcPr>
            <w:tcW w:w="616" w:type="dxa"/>
            <w:tcBorders>
              <w:top w:val="single" w:sz="4" w:space="0" w:color="auto"/>
              <w:left w:val="nil"/>
              <w:bottom w:val="single" w:sz="4" w:space="0" w:color="auto"/>
              <w:right w:val="nil"/>
            </w:tcBorders>
            <w:shd w:val="clear" w:color="auto" w:fill="auto"/>
            <w:noWrap/>
            <w:vAlign w:val="center"/>
            <w:hideMark/>
            <w:tcPrChange w:id="1446" w:author="Ben.Williams" w:date="2020-10-30T14:20:00Z">
              <w:tcPr>
                <w:tcW w:w="619" w:type="dxa"/>
                <w:tcBorders>
                  <w:top w:val="single" w:sz="4" w:space="0" w:color="auto"/>
                  <w:left w:val="nil"/>
                  <w:bottom w:val="single" w:sz="4" w:space="0" w:color="auto"/>
                  <w:right w:val="nil"/>
                </w:tcBorders>
                <w:shd w:val="clear" w:color="auto" w:fill="auto"/>
                <w:noWrap/>
                <w:vAlign w:val="center"/>
                <w:hideMark/>
              </w:tcPr>
            </w:tcPrChange>
          </w:tcPr>
          <w:p w14:paraId="55825F35" w14:textId="77777777" w:rsidR="00311B2C" w:rsidRPr="00250964" w:rsidRDefault="00311B2C" w:rsidP="00A332A3">
            <w:pPr>
              <w:spacing w:after="0"/>
              <w:jc w:val="center"/>
              <w:rPr>
                <w:color w:val="000000"/>
                <w:sz w:val="20"/>
              </w:rPr>
            </w:pPr>
            <w:r w:rsidRPr="00250964">
              <w:rPr>
                <w:color w:val="000000"/>
                <w:sz w:val="20"/>
              </w:rPr>
              <w:t>521</w:t>
            </w:r>
          </w:p>
        </w:tc>
        <w:tc>
          <w:tcPr>
            <w:tcW w:w="616" w:type="dxa"/>
            <w:tcBorders>
              <w:top w:val="single" w:sz="4" w:space="0" w:color="auto"/>
              <w:left w:val="nil"/>
              <w:bottom w:val="single" w:sz="4" w:space="0" w:color="auto"/>
              <w:right w:val="nil"/>
            </w:tcBorders>
            <w:shd w:val="clear" w:color="auto" w:fill="auto"/>
            <w:noWrap/>
            <w:vAlign w:val="center"/>
            <w:hideMark/>
            <w:tcPrChange w:id="1447" w:author="Ben.Williams" w:date="2020-10-30T14:20:00Z">
              <w:tcPr>
                <w:tcW w:w="619" w:type="dxa"/>
                <w:tcBorders>
                  <w:top w:val="single" w:sz="4" w:space="0" w:color="auto"/>
                  <w:left w:val="nil"/>
                  <w:bottom w:val="single" w:sz="4" w:space="0" w:color="auto"/>
                  <w:right w:val="nil"/>
                </w:tcBorders>
                <w:shd w:val="clear" w:color="auto" w:fill="auto"/>
                <w:noWrap/>
                <w:vAlign w:val="center"/>
                <w:hideMark/>
              </w:tcPr>
            </w:tcPrChange>
          </w:tcPr>
          <w:p w14:paraId="058B5A3C" w14:textId="77777777" w:rsidR="00311B2C" w:rsidRPr="00250964" w:rsidRDefault="00311B2C" w:rsidP="00A332A3">
            <w:pPr>
              <w:spacing w:after="0"/>
              <w:jc w:val="center"/>
              <w:rPr>
                <w:color w:val="000000"/>
                <w:sz w:val="20"/>
              </w:rPr>
            </w:pPr>
            <w:r w:rsidRPr="00250964">
              <w:rPr>
                <w:color w:val="000000"/>
                <w:sz w:val="20"/>
              </w:rPr>
              <w:t>370</w:t>
            </w:r>
          </w:p>
        </w:tc>
        <w:tc>
          <w:tcPr>
            <w:tcW w:w="616" w:type="dxa"/>
            <w:tcBorders>
              <w:top w:val="single" w:sz="4" w:space="0" w:color="auto"/>
              <w:left w:val="nil"/>
              <w:bottom w:val="single" w:sz="4" w:space="0" w:color="auto"/>
              <w:right w:val="nil"/>
            </w:tcBorders>
            <w:shd w:val="clear" w:color="auto" w:fill="auto"/>
            <w:noWrap/>
            <w:vAlign w:val="center"/>
            <w:hideMark/>
            <w:tcPrChange w:id="1448" w:author="Ben.Williams" w:date="2020-10-30T14:20:00Z">
              <w:tcPr>
                <w:tcW w:w="619" w:type="dxa"/>
                <w:tcBorders>
                  <w:top w:val="single" w:sz="4" w:space="0" w:color="auto"/>
                  <w:left w:val="nil"/>
                  <w:bottom w:val="single" w:sz="4" w:space="0" w:color="auto"/>
                  <w:right w:val="nil"/>
                </w:tcBorders>
                <w:shd w:val="clear" w:color="auto" w:fill="auto"/>
                <w:noWrap/>
                <w:vAlign w:val="center"/>
                <w:hideMark/>
              </w:tcPr>
            </w:tcPrChange>
          </w:tcPr>
          <w:p w14:paraId="4E116B70" w14:textId="77777777" w:rsidR="00311B2C" w:rsidRPr="00250964" w:rsidRDefault="00311B2C" w:rsidP="00A332A3">
            <w:pPr>
              <w:spacing w:after="0"/>
              <w:jc w:val="center"/>
              <w:rPr>
                <w:color w:val="000000"/>
                <w:sz w:val="20"/>
              </w:rPr>
            </w:pPr>
            <w:r w:rsidRPr="00250964">
              <w:rPr>
                <w:color w:val="000000"/>
                <w:sz w:val="20"/>
              </w:rPr>
              <w:t>802</w:t>
            </w:r>
          </w:p>
        </w:tc>
        <w:tc>
          <w:tcPr>
            <w:tcW w:w="616" w:type="dxa"/>
            <w:tcBorders>
              <w:top w:val="single" w:sz="4" w:space="0" w:color="auto"/>
              <w:left w:val="nil"/>
              <w:bottom w:val="single" w:sz="4" w:space="0" w:color="auto"/>
              <w:right w:val="nil"/>
            </w:tcBorders>
            <w:shd w:val="clear" w:color="auto" w:fill="auto"/>
            <w:noWrap/>
            <w:vAlign w:val="center"/>
            <w:hideMark/>
            <w:tcPrChange w:id="1449" w:author="Ben.Williams" w:date="2020-10-30T14:20:00Z">
              <w:tcPr>
                <w:tcW w:w="619" w:type="dxa"/>
                <w:tcBorders>
                  <w:top w:val="single" w:sz="4" w:space="0" w:color="auto"/>
                  <w:left w:val="nil"/>
                  <w:bottom w:val="single" w:sz="4" w:space="0" w:color="auto"/>
                  <w:right w:val="nil"/>
                </w:tcBorders>
                <w:shd w:val="clear" w:color="auto" w:fill="auto"/>
                <w:noWrap/>
                <w:vAlign w:val="center"/>
                <w:hideMark/>
              </w:tcPr>
            </w:tcPrChange>
          </w:tcPr>
          <w:p w14:paraId="0D539802" w14:textId="77777777" w:rsidR="00311B2C" w:rsidRPr="00250964" w:rsidRDefault="00311B2C" w:rsidP="00A332A3">
            <w:pPr>
              <w:spacing w:after="0"/>
              <w:jc w:val="center"/>
              <w:rPr>
                <w:color w:val="000000"/>
                <w:sz w:val="20"/>
              </w:rPr>
            </w:pPr>
            <w:r w:rsidRPr="00250964">
              <w:rPr>
                <w:color w:val="000000"/>
                <w:sz w:val="20"/>
              </w:rPr>
              <w:t>727</w:t>
            </w:r>
          </w:p>
        </w:tc>
        <w:tc>
          <w:tcPr>
            <w:tcW w:w="616" w:type="dxa"/>
            <w:tcBorders>
              <w:top w:val="single" w:sz="4" w:space="0" w:color="auto"/>
              <w:left w:val="nil"/>
              <w:bottom w:val="single" w:sz="4" w:space="0" w:color="auto"/>
              <w:right w:val="nil"/>
            </w:tcBorders>
            <w:shd w:val="clear" w:color="auto" w:fill="auto"/>
            <w:noWrap/>
            <w:vAlign w:val="center"/>
            <w:hideMark/>
            <w:tcPrChange w:id="1450" w:author="Ben.Williams" w:date="2020-10-30T14:20:00Z">
              <w:tcPr>
                <w:tcW w:w="619" w:type="dxa"/>
                <w:tcBorders>
                  <w:top w:val="single" w:sz="4" w:space="0" w:color="auto"/>
                  <w:left w:val="nil"/>
                  <w:bottom w:val="single" w:sz="4" w:space="0" w:color="auto"/>
                  <w:right w:val="nil"/>
                </w:tcBorders>
                <w:shd w:val="clear" w:color="auto" w:fill="auto"/>
                <w:noWrap/>
                <w:vAlign w:val="center"/>
                <w:hideMark/>
              </w:tcPr>
            </w:tcPrChange>
          </w:tcPr>
          <w:p w14:paraId="5AFB42EA" w14:textId="77777777" w:rsidR="00311B2C" w:rsidRPr="00250964" w:rsidRDefault="00311B2C" w:rsidP="00A332A3">
            <w:pPr>
              <w:spacing w:after="0"/>
              <w:jc w:val="center"/>
              <w:rPr>
                <w:color w:val="000000"/>
                <w:sz w:val="20"/>
              </w:rPr>
            </w:pPr>
            <w:r w:rsidRPr="00250964">
              <w:rPr>
                <w:color w:val="000000"/>
                <w:sz w:val="20"/>
              </w:rPr>
              <w:t>734</w:t>
            </w:r>
          </w:p>
        </w:tc>
        <w:tc>
          <w:tcPr>
            <w:tcW w:w="616" w:type="dxa"/>
            <w:tcBorders>
              <w:top w:val="single" w:sz="4" w:space="0" w:color="auto"/>
              <w:left w:val="nil"/>
              <w:bottom w:val="single" w:sz="4" w:space="0" w:color="auto"/>
              <w:right w:val="nil"/>
            </w:tcBorders>
            <w:shd w:val="clear" w:color="auto" w:fill="auto"/>
            <w:noWrap/>
            <w:vAlign w:val="center"/>
            <w:hideMark/>
            <w:tcPrChange w:id="1451" w:author="Ben.Williams" w:date="2020-10-30T14:20:00Z">
              <w:tcPr>
                <w:tcW w:w="619" w:type="dxa"/>
                <w:tcBorders>
                  <w:top w:val="single" w:sz="4" w:space="0" w:color="auto"/>
                  <w:left w:val="nil"/>
                  <w:bottom w:val="single" w:sz="4" w:space="0" w:color="auto"/>
                  <w:right w:val="nil"/>
                </w:tcBorders>
                <w:shd w:val="clear" w:color="auto" w:fill="auto"/>
                <w:noWrap/>
                <w:vAlign w:val="center"/>
                <w:hideMark/>
              </w:tcPr>
            </w:tcPrChange>
          </w:tcPr>
          <w:p w14:paraId="74430211" w14:textId="77777777" w:rsidR="00311B2C" w:rsidRPr="00250964" w:rsidRDefault="00311B2C" w:rsidP="00A332A3">
            <w:pPr>
              <w:spacing w:after="0"/>
              <w:jc w:val="center"/>
              <w:rPr>
                <w:color w:val="000000"/>
                <w:sz w:val="20"/>
              </w:rPr>
            </w:pPr>
            <w:r w:rsidRPr="00250964">
              <w:rPr>
                <w:color w:val="000000"/>
                <w:sz w:val="20"/>
              </w:rPr>
              <w:t>609</w:t>
            </w:r>
          </w:p>
        </w:tc>
        <w:tc>
          <w:tcPr>
            <w:tcW w:w="616" w:type="dxa"/>
            <w:tcBorders>
              <w:top w:val="single" w:sz="4" w:space="0" w:color="auto"/>
              <w:left w:val="nil"/>
              <w:bottom w:val="single" w:sz="4" w:space="0" w:color="auto"/>
              <w:right w:val="nil"/>
            </w:tcBorders>
            <w:shd w:val="clear" w:color="auto" w:fill="auto"/>
            <w:noWrap/>
            <w:vAlign w:val="center"/>
            <w:hideMark/>
            <w:tcPrChange w:id="1452" w:author="Ben.Williams" w:date="2020-10-30T14:20:00Z">
              <w:tcPr>
                <w:tcW w:w="619" w:type="dxa"/>
                <w:tcBorders>
                  <w:top w:val="single" w:sz="4" w:space="0" w:color="auto"/>
                  <w:left w:val="nil"/>
                  <w:bottom w:val="single" w:sz="4" w:space="0" w:color="auto"/>
                  <w:right w:val="nil"/>
                </w:tcBorders>
                <w:shd w:val="clear" w:color="auto" w:fill="auto"/>
                <w:noWrap/>
                <w:vAlign w:val="center"/>
                <w:hideMark/>
              </w:tcPr>
            </w:tcPrChange>
          </w:tcPr>
          <w:p w14:paraId="49B33811" w14:textId="77777777" w:rsidR="00311B2C" w:rsidRPr="00250964" w:rsidRDefault="00311B2C" w:rsidP="00A332A3">
            <w:pPr>
              <w:spacing w:after="0"/>
              <w:jc w:val="center"/>
              <w:rPr>
                <w:color w:val="000000"/>
                <w:sz w:val="20"/>
              </w:rPr>
            </w:pPr>
            <w:r w:rsidRPr="00250964">
              <w:rPr>
                <w:color w:val="000000"/>
                <w:sz w:val="20"/>
              </w:rPr>
              <w:t>631</w:t>
            </w:r>
          </w:p>
        </w:tc>
        <w:tc>
          <w:tcPr>
            <w:tcW w:w="674" w:type="dxa"/>
            <w:tcBorders>
              <w:top w:val="single" w:sz="4" w:space="0" w:color="auto"/>
              <w:left w:val="nil"/>
              <w:bottom w:val="single" w:sz="4" w:space="0" w:color="auto"/>
              <w:right w:val="nil"/>
            </w:tcBorders>
            <w:shd w:val="clear" w:color="auto" w:fill="auto"/>
            <w:noWrap/>
            <w:vAlign w:val="center"/>
            <w:hideMark/>
            <w:tcPrChange w:id="1453" w:author="Ben.Williams" w:date="2020-10-30T14:20:00Z">
              <w:tcPr>
                <w:tcW w:w="619" w:type="dxa"/>
                <w:tcBorders>
                  <w:top w:val="single" w:sz="4" w:space="0" w:color="auto"/>
                  <w:left w:val="nil"/>
                  <w:bottom w:val="single" w:sz="4" w:space="0" w:color="auto"/>
                  <w:right w:val="nil"/>
                </w:tcBorders>
                <w:shd w:val="clear" w:color="auto" w:fill="auto"/>
                <w:noWrap/>
                <w:vAlign w:val="center"/>
                <w:hideMark/>
              </w:tcPr>
            </w:tcPrChange>
          </w:tcPr>
          <w:p w14:paraId="7B7AC19C" w14:textId="41DAB73E" w:rsidR="00311B2C" w:rsidRPr="00250964" w:rsidRDefault="00311B2C" w:rsidP="00A332A3">
            <w:pPr>
              <w:spacing w:after="0"/>
              <w:jc w:val="center"/>
              <w:rPr>
                <w:color w:val="000000"/>
                <w:sz w:val="20"/>
              </w:rPr>
            </w:pPr>
            <w:r w:rsidRPr="00250964">
              <w:rPr>
                <w:color w:val="000000"/>
                <w:sz w:val="20"/>
              </w:rPr>
              <w:t>1</w:t>
            </w:r>
            <w:ins w:id="1454" w:author="Ben.Williams" w:date="2020-10-30T14:19:00Z">
              <w:r w:rsidR="00E777C3">
                <w:rPr>
                  <w:color w:val="000000"/>
                  <w:sz w:val="20"/>
                </w:rPr>
                <w:t>,</w:t>
              </w:r>
            </w:ins>
            <w:r w:rsidRPr="00250964">
              <w:rPr>
                <w:color w:val="000000"/>
                <w:sz w:val="20"/>
              </w:rPr>
              <w:t>024</w:t>
            </w:r>
          </w:p>
        </w:tc>
        <w:tc>
          <w:tcPr>
            <w:tcW w:w="616" w:type="dxa"/>
            <w:tcBorders>
              <w:top w:val="single" w:sz="4" w:space="0" w:color="auto"/>
              <w:left w:val="nil"/>
              <w:bottom w:val="single" w:sz="4" w:space="0" w:color="auto"/>
              <w:right w:val="nil"/>
            </w:tcBorders>
            <w:shd w:val="clear" w:color="auto" w:fill="auto"/>
            <w:noWrap/>
            <w:vAlign w:val="center"/>
            <w:hideMark/>
            <w:tcPrChange w:id="1455" w:author="Ben.Williams" w:date="2020-10-30T14:20:00Z">
              <w:tcPr>
                <w:tcW w:w="619" w:type="dxa"/>
                <w:tcBorders>
                  <w:top w:val="single" w:sz="4" w:space="0" w:color="auto"/>
                  <w:left w:val="nil"/>
                  <w:bottom w:val="single" w:sz="4" w:space="0" w:color="auto"/>
                  <w:right w:val="nil"/>
                </w:tcBorders>
                <w:shd w:val="clear" w:color="auto" w:fill="auto"/>
                <w:noWrap/>
                <w:vAlign w:val="center"/>
                <w:hideMark/>
              </w:tcPr>
            </w:tcPrChange>
          </w:tcPr>
          <w:p w14:paraId="2F626AEB" w14:textId="77777777" w:rsidR="00311B2C" w:rsidRPr="00250964" w:rsidRDefault="00311B2C" w:rsidP="00A332A3">
            <w:pPr>
              <w:spacing w:after="0"/>
              <w:jc w:val="center"/>
              <w:rPr>
                <w:color w:val="000000"/>
                <w:sz w:val="20"/>
              </w:rPr>
            </w:pPr>
            <w:r w:rsidRPr="00250964">
              <w:rPr>
                <w:color w:val="000000"/>
                <w:sz w:val="20"/>
              </w:rPr>
              <w:t>871</w:t>
            </w:r>
          </w:p>
        </w:tc>
        <w:tc>
          <w:tcPr>
            <w:tcW w:w="666" w:type="dxa"/>
            <w:tcBorders>
              <w:top w:val="single" w:sz="4" w:space="0" w:color="auto"/>
              <w:left w:val="nil"/>
              <w:bottom w:val="single" w:sz="4" w:space="0" w:color="auto"/>
              <w:right w:val="nil"/>
            </w:tcBorders>
            <w:shd w:val="clear" w:color="auto" w:fill="auto"/>
            <w:noWrap/>
            <w:vAlign w:val="center"/>
            <w:hideMark/>
            <w:tcPrChange w:id="1456" w:author="Ben.Williams" w:date="2020-10-30T14:20:00Z">
              <w:tcPr>
                <w:tcW w:w="619" w:type="dxa"/>
                <w:tcBorders>
                  <w:top w:val="single" w:sz="4" w:space="0" w:color="auto"/>
                  <w:left w:val="nil"/>
                  <w:bottom w:val="single" w:sz="4" w:space="0" w:color="auto"/>
                  <w:right w:val="nil"/>
                </w:tcBorders>
                <w:shd w:val="clear" w:color="auto" w:fill="auto"/>
                <w:noWrap/>
                <w:vAlign w:val="center"/>
                <w:hideMark/>
              </w:tcPr>
            </w:tcPrChange>
          </w:tcPr>
          <w:p w14:paraId="6DAC8CEA" w14:textId="7EB49DEF" w:rsidR="00311B2C" w:rsidRPr="00250964" w:rsidRDefault="00311B2C" w:rsidP="00A332A3">
            <w:pPr>
              <w:spacing w:after="0"/>
              <w:jc w:val="center"/>
              <w:rPr>
                <w:color w:val="000000"/>
                <w:sz w:val="20"/>
              </w:rPr>
            </w:pPr>
            <w:r w:rsidRPr="00250964">
              <w:rPr>
                <w:color w:val="000000"/>
                <w:sz w:val="20"/>
              </w:rPr>
              <w:t>1</w:t>
            </w:r>
            <w:ins w:id="1457" w:author="Ben.Williams" w:date="2020-10-30T14:20:00Z">
              <w:r w:rsidR="00E777C3">
                <w:rPr>
                  <w:color w:val="000000"/>
                  <w:sz w:val="20"/>
                </w:rPr>
                <w:t>,</w:t>
              </w:r>
            </w:ins>
            <w:r w:rsidRPr="00250964">
              <w:rPr>
                <w:color w:val="000000"/>
                <w:sz w:val="20"/>
              </w:rPr>
              <w:t>201</w:t>
            </w:r>
          </w:p>
        </w:tc>
        <w:tc>
          <w:tcPr>
            <w:tcW w:w="666" w:type="dxa"/>
            <w:tcBorders>
              <w:top w:val="single" w:sz="4" w:space="0" w:color="auto"/>
              <w:left w:val="nil"/>
              <w:bottom w:val="single" w:sz="4" w:space="0" w:color="auto"/>
              <w:right w:val="nil"/>
            </w:tcBorders>
            <w:vAlign w:val="center"/>
            <w:tcPrChange w:id="1458" w:author="Ben.Williams" w:date="2020-10-30T14:20:00Z">
              <w:tcPr>
                <w:tcW w:w="619" w:type="dxa"/>
                <w:tcBorders>
                  <w:top w:val="single" w:sz="4" w:space="0" w:color="auto"/>
                  <w:left w:val="nil"/>
                  <w:bottom w:val="single" w:sz="4" w:space="0" w:color="auto"/>
                  <w:right w:val="nil"/>
                </w:tcBorders>
                <w:vAlign w:val="center"/>
              </w:tcPr>
            </w:tcPrChange>
          </w:tcPr>
          <w:p w14:paraId="0FA6DB28" w14:textId="721BE6E9" w:rsidR="00311B2C" w:rsidRPr="00250964" w:rsidRDefault="00311B2C" w:rsidP="00A332A3">
            <w:pPr>
              <w:spacing w:after="0"/>
              <w:jc w:val="center"/>
              <w:rPr>
                <w:color w:val="000000"/>
                <w:sz w:val="20"/>
              </w:rPr>
            </w:pPr>
            <w:r w:rsidRPr="00250964">
              <w:rPr>
                <w:color w:val="000000"/>
                <w:sz w:val="20"/>
              </w:rPr>
              <w:t>1</w:t>
            </w:r>
            <w:ins w:id="1459" w:author="Ben.Williams" w:date="2020-10-30T14:20:00Z">
              <w:r w:rsidR="00E777C3">
                <w:rPr>
                  <w:color w:val="000000"/>
                  <w:sz w:val="20"/>
                </w:rPr>
                <w:t>,</w:t>
              </w:r>
            </w:ins>
            <w:r w:rsidRPr="00250964">
              <w:rPr>
                <w:color w:val="000000"/>
                <w:sz w:val="20"/>
              </w:rPr>
              <w:t>032</w:t>
            </w:r>
          </w:p>
        </w:tc>
      </w:tr>
    </w:tbl>
    <w:p w14:paraId="5AF96091" w14:textId="4B2DB31B" w:rsidR="00311B2C" w:rsidRDefault="00311B2C" w:rsidP="00311B2C">
      <w:pPr>
        <w:spacing w:after="0"/>
      </w:pPr>
      <w:r>
        <w:br w:type="page"/>
      </w:r>
    </w:p>
    <w:p w14:paraId="6B061971" w14:textId="468FFD1A" w:rsidR="00A92122" w:rsidRDefault="00A92122" w:rsidP="00827FF0">
      <w:pPr>
        <w:pStyle w:val="Heading5"/>
        <w:spacing w:before="0" w:after="120"/>
        <w:ind w:left="0" w:firstLine="0"/>
      </w:pPr>
      <w:r w:rsidRPr="009508EF">
        <w:lastRenderedPageBreak/>
        <w:t>Table 9-9.</w:t>
      </w:r>
      <w:r w:rsidRPr="001D7668">
        <w:t xml:space="preserve"> Biomass</w:t>
      </w:r>
      <w:r>
        <w:t xml:space="preserve"> estimates (t) and Gulf-wide confidence intervals for </w:t>
      </w:r>
      <w:r w:rsidR="009B7831">
        <w:t>POP</w:t>
      </w:r>
      <w:r>
        <w:t xml:space="preserve"> in the </w:t>
      </w:r>
      <w:r w:rsidR="009B7831">
        <w:t>GOA</w:t>
      </w:r>
      <w:r w:rsidR="006D3C33">
        <w:t xml:space="preserve"> based on the 1984-2019</w:t>
      </w:r>
      <w:r>
        <w:t xml:space="preserve"> trawl surveys.</w:t>
      </w:r>
    </w:p>
    <w:tbl>
      <w:tblPr>
        <w:tblW w:w="8832" w:type="dxa"/>
        <w:tblCellMar>
          <w:left w:w="60" w:type="dxa"/>
          <w:right w:w="60" w:type="dxa"/>
        </w:tblCellMar>
        <w:tblLook w:val="0000" w:firstRow="0" w:lastRow="0" w:firstColumn="0" w:lastColumn="0" w:noHBand="0" w:noVBand="0"/>
      </w:tblPr>
      <w:tblGrid>
        <w:gridCol w:w="825"/>
        <w:gridCol w:w="1248"/>
        <w:gridCol w:w="1067"/>
        <w:gridCol w:w="1029"/>
        <w:gridCol w:w="1029"/>
        <w:gridCol w:w="1203"/>
        <w:gridCol w:w="1232"/>
        <w:gridCol w:w="1190"/>
        <w:gridCol w:w="9"/>
      </w:tblGrid>
      <w:tr w:rsidR="00A92122" w:rsidRPr="0006478D" w14:paraId="4A57840F" w14:textId="77777777" w:rsidTr="00A92122">
        <w:trPr>
          <w:gridAfter w:val="1"/>
          <w:wAfter w:w="9" w:type="dxa"/>
          <w:cantSplit/>
          <w:trHeight w:val="263"/>
        </w:trPr>
        <w:tc>
          <w:tcPr>
            <w:tcW w:w="0" w:type="auto"/>
            <w:tcBorders>
              <w:top w:val="single" w:sz="4" w:space="0" w:color="auto"/>
              <w:left w:val="nil"/>
              <w:right w:val="nil"/>
            </w:tcBorders>
            <w:vAlign w:val="center"/>
          </w:tcPr>
          <w:p w14:paraId="640AE4A2" w14:textId="77777777" w:rsidR="00A92122" w:rsidRPr="0006478D" w:rsidRDefault="00A92122" w:rsidP="00A92122">
            <w:pPr>
              <w:tabs>
                <w:tab w:val="left" w:pos="0"/>
                <w:tab w:val="left" w:pos="720"/>
              </w:tabs>
              <w:spacing w:after="0"/>
              <w:jc w:val="center"/>
              <w:rPr>
                <w:szCs w:val="22"/>
              </w:rPr>
            </w:pPr>
          </w:p>
        </w:tc>
        <w:tc>
          <w:tcPr>
            <w:tcW w:w="0" w:type="auto"/>
            <w:tcBorders>
              <w:top w:val="single" w:sz="4" w:space="0" w:color="auto"/>
              <w:left w:val="nil"/>
            </w:tcBorders>
            <w:vAlign w:val="center"/>
          </w:tcPr>
          <w:p w14:paraId="10F1F9F0" w14:textId="77777777" w:rsidR="00A92122" w:rsidRPr="0006478D" w:rsidRDefault="00A92122" w:rsidP="00A92122">
            <w:pPr>
              <w:tabs>
                <w:tab w:val="left" w:pos="0"/>
                <w:tab w:val="left" w:pos="720"/>
              </w:tabs>
              <w:spacing w:after="0"/>
              <w:jc w:val="center"/>
              <w:rPr>
                <w:szCs w:val="22"/>
              </w:rPr>
            </w:pPr>
            <w:r w:rsidRPr="0006478D">
              <w:rPr>
                <w:szCs w:val="22"/>
              </w:rPr>
              <w:t>Western</w:t>
            </w:r>
          </w:p>
        </w:tc>
        <w:tc>
          <w:tcPr>
            <w:tcW w:w="0" w:type="auto"/>
            <w:gridSpan w:val="2"/>
            <w:tcBorders>
              <w:top w:val="single" w:sz="4" w:space="0" w:color="auto"/>
            </w:tcBorders>
            <w:vAlign w:val="center"/>
          </w:tcPr>
          <w:p w14:paraId="2E0E32EC" w14:textId="77777777" w:rsidR="00A92122" w:rsidRPr="0006478D" w:rsidRDefault="00A92122" w:rsidP="00A92122">
            <w:pPr>
              <w:tabs>
                <w:tab w:val="left" w:pos="0"/>
                <w:tab w:val="left" w:pos="720"/>
              </w:tabs>
              <w:spacing w:after="0"/>
              <w:jc w:val="center"/>
              <w:rPr>
                <w:szCs w:val="22"/>
              </w:rPr>
            </w:pPr>
            <w:r w:rsidRPr="0006478D">
              <w:rPr>
                <w:szCs w:val="22"/>
              </w:rPr>
              <w:t>Central</w:t>
            </w:r>
          </w:p>
        </w:tc>
        <w:tc>
          <w:tcPr>
            <w:tcW w:w="0" w:type="auto"/>
            <w:gridSpan w:val="2"/>
            <w:tcBorders>
              <w:top w:val="single" w:sz="4" w:space="0" w:color="auto"/>
            </w:tcBorders>
            <w:vAlign w:val="center"/>
          </w:tcPr>
          <w:p w14:paraId="71C44D31" w14:textId="77777777" w:rsidR="00A92122" w:rsidRPr="0006478D" w:rsidRDefault="00A92122" w:rsidP="00A92122">
            <w:pPr>
              <w:tabs>
                <w:tab w:val="left" w:pos="0"/>
                <w:tab w:val="left" w:pos="720"/>
              </w:tabs>
              <w:spacing w:after="0"/>
              <w:jc w:val="center"/>
              <w:rPr>
                <w:szCs w:val="22"/>
              </w:rPr>
            </w:pPr>
            <w:r w:rsidRPr="0006478D">
              <w:rPr>
                <w:szCs w:val="22"/>
              </w:rPr>
              <w:t>Eastern</w:t>
            </w:r>
          </w:p>
        </w:tc>
        <w:tc>
          <w:tcPr>
            <w:tcW w:w="0" w:type="auto"/>
            <w:tcBorders>
              <w:top w:val="single" w:sz="4" w:space="0" w:color="auto"/>
              <w:right w:val="nil"/>
            </w:tcBorders>
            <w:vAlign w:val="center"/>
          </w:tcPr>
          <w:p w14:paraId="12D23941" w14:textId="77777777" w:rsidR="00A92122" w:rsidRPr="0006478D" w:rsidRDefault="00A92122" w:rsidP="00A92122">
            <w:pPr>
              <w:tabs>
                <w:tab w:val="left" w:pos="0"/>
                <w:tab w:val="left" w:pos="720"/>
              </w:tabs>
              <w:spacing w:after="0"/>
              <w:jc w:val="center"/>
              <w:rPr>
                <w:szCs w:val="22"/>
              </w:rPr>
            </w:pPr>
          </w:p>
        </w:tc>
        <w:tc>
          <w:tcPr>
            <w:tcW w:w="1190" w:type="dxa"/>
            <w:tcBorders>
              <w:top w:val="single" w:sz="4" w:space="0" w:color="auto"/>
              <w:left w:val="nil"/>
              <w:right w:val="nil"/>
            </w:tcBorders>
            <w:vAlign w:val="center"/>
          </w:tcPr>
          <w:p w14:paraId="25EB2E2F" w14:textId="77777777" w:rsidR="00A92122" w:rsidRPr="0006478D" w:rsidRDefault="00A92122" w:rsidP="00A92122">
            <w:pPr>
              <w:tabs>
                <w:tab w:val="left" w:pos="0"/>
                <w:tab w:val="left" w:pos="720"/>
              </w:tabs>
              <w:spacing w:after="0"/>
              <w:jc w:val="center"/>
              <w:rPr>
                <w:b/>
                <w:szCs w:val="22"/>
              </w:rPr>
            </w:pPr>
          </w:p>
        </w:tc>
      </w:tr>
      <w:tr w:rsidR="00A92122" w14:paraId="366694A3" w14:textId="77777777" w:rsidTr="00A92122">
        <w:trPr>
          <w:cantSplit/>
          <w:trHeight w:val="263"/>
        </w:trPr>
        <w:tc>
          <w:tcPr>
            <w:tcW w:w="0" w:type="auto"/>
            <w:tcBorders>
              <w:left w:val="nil"/>
              <w:bottom w:val="single" w:sz="6" w:space="0" w:color="000000"/>
              <w:right w:val="nil"/>
            </w:tcBorders>
            <w:vAlign w:val="center"/>
          </w:tcPr>
          <w:p w14:paraId="1A721C20" w14:textId="77777777" w:rsidR="00A92122" w:rsidRPr="0006478D" w:rsidRDefault="00A92122" w:rsidP="00A92122">
            <w:pPr>
              <w:tabs>
                <w:tab w:val="left" w:pos="0"/>
                <w:tab w:val="left" w:pos="720"/>
              </w:tabs>
              <w:spacing w:after="0"/>
              <w:jc w:val="center"/>
              <w:rPr>
                <w:szCs w:val="22"/>
              </w:rPr>
            </w:pPr>
            <w:r w:rsidRPr="0006478D">
              <w:rPr>
                <w:szCs w:val="22"/>
              </w:rPr>
              <w:t>Year</w:t>
            </w:r>
          </w:p>
        </w:tc>
        <w:tc>
          <w:tcPr>
            <w:tcW w:w="0" w:type="auto"/>
            <w:tcBorders>
              <w:left w:val="nil"/>
              <w:bottom w:val="single" w:sz="6" w:space="0" w:color="000000"/>
            </w:tcBorders>
            <w:vAlign w:val="center"/>
          </w:tcPr>
          <w:p w14:paraId="26ADC7F3" w14:textId="77777777" w:rsidR="00A92122" w:rsidRPr="0006478D" w:rsidRDefault="00A92122" w:rsidP="00A92122">
            <w:pPr>
              <w:tabs>
                <w:tab w:val="left" w:pos="0"/>
                <w:tab w:val="left" w:pos="720"/>
              </w:tabs>
              <w:spacing w:after="0"/>
              <w:jc w:val="center"/>
              <w:rPr>
                <w:szCs w:val="22"/>
              </w:rPr>
            </w:pPr>
            <w:proofErr w:type="spellStart"/>
            <w:r w:rsidRPr="0006478D">
              <w:rPr>
                <w:szCs w:val="22"/>
              </w:rPr>
              <w:t>Shumagin</w:t>
            </w:r>
            <w:proofErr w:type="spellEnd"/>
          </w:p>
        </w:tc>
        <w:tc>
          <w:tcPr>
            <w:tcW w:w="0" w:type="auto"/>
            <w:tcBorders>
              <w:bottom w:val="single" w:sz="6" w:space="0" w:color="000000"/>
              <w:right w:val="nil"/>
            </w:tcBorders>
            <w:vAlign w:val="center"/>
          </w:tcPr>
          <w:p w14:paraId="73DC8453" w14:textId="77777777" w:rsidR="00A92122" w:rsidRPr="0006478D" w:rsidRDefault="00A92122" w:rsidP="00A92122">
            <w:pPr>
              <w:tabs>
                <w:tab w:val="left" w:pos="0"/>
                <w:tab w:val="left" w:pos="720"/>
              </w:tabs>
              <w:spacing w:after="0"/>
              <w:jc w:val="center"/>
              <w:rPr>
                <w:szCs w:val="22"/>
              </w:rPr>
            </w:pPr>
            <w:proofErr w:type="spellStart"/>
            <w:r w:rsidRPr="0006478D">
              <w:rPr>
                <w:szCs w:val="22"/>
              </w:rPr>
              <w:t>Chirikof</w:t>
            </w:r>
            <w:proofErr w:type="spellEnd"/>
          </w:p>
        </w:tc>
        <w:tc>
          <w:tcPr>
            <w:tcW w:w="0" w:type="auto"/>
            <w:tcBorders>
              <w:left w:val="nil"/>
              <w:bottom w:val="single" w:sz="6" w:space="0" w:color="000000"/>
            </w:tcBorders>
            <w:vAlign w:val="center"/>
          </w:tcPr>
          <w:p w14:paraId="6DCD5631" w14:textId="77777777" w:rsidR="00A92122" w:rsidRPr="0006478D" w:rsidRDefault="00A92122" w:rsidP="00A92122">
            <w:pPr>
              <w:tabs>
                <w:tab w:val="left" w:pos="0"/>
                <w:tab w:val="left" w:pos="720"/>
              </w:tabs>
              <w:spacing w:after="0"/>
              <w:jc w:val="center"/>
              <w:rPr>
                <w:szCs w:val="22"/>
              </w:rPr>
            </w:pPr>
            <w:r w:rsidRPr="0006478D">
              <w:rPr>
                <w:szCs w:val="22"/>
              </w:rPr>
              <w:t>Kodiak</w:t>
            </w:r>
          </w:p>
        </w:tc>
        <w:tc>
          <w:tcPr>
            <w:tcW w:w="0" w:type="auto"/>
            <w:tcBorders>
              <w:bottom w:val="single" w:sz="6" w:space="0" w:color="000000"/>
              <w:right w:val="nil"/>
            </w:tcBorders>
            <w:vAlign w:val="center"/>
          </w:tcPr>
          <w:p w14:paraId="79708152" w14:textId="77777777" w:rsidR="00A92122" w:rsidRPr="0006478D" w:rsidRDefault="00A92122" w:rsidP="00A92122">
            <w:pPr>
              <w:tabs>
                <w:tab w:val="left" w:pos="0"/>
                <w:tab w:val="left" w:pos="720"/>
              </w:tabs>
              <w:spacing w:after="0"/>
              <w:jc w:val="center"/>
              <w:rPr>
                <w:szCs w:val="22"/>
              </w:rPr>
            </w:pPr>
            <w:r w:rsidRPr="0006478D">
              <w:rPr>
                <w:szCs w:val="22"/>
              </w:rPr>
              <w:t>Yakutat</w:t>
            </w:r>
          </w:p>
        </w:tc>
        <w:tc>
          <w:tcPr>
            <w:tcW w:w="0" w:type="auto"/>
            <w:tcBorders>
              <w:left w:val="nil"/>
              <w:bottom w:val="single" w:sz="6" w:space="0" w:color="000000"/>
            </w:tcBorders>
            <w:vAlign w:val="center"/>
          </w:tcPr>
          <w:p w14:paraId="6C1E19CD" w14:textId="77777777" w:rsidR="00A92122" w:rsidRPr="0006478D" w:rsidRDefault="00A92122" w:rsidP="00A92122">
            <w:pPr>
              <w:tabs>
                <w:tab w:val="left" w:pos="0"/>
                <w:tab w:val="left" w:pos="720"/>
              </w:tabs>
              <w:spacing w:after="0"/>
              <w:jc w:val="center"/>
              <w:rPr>
                <w:szCs w:val="22"/>
              </w:rPr>
            </w:pPr>
            <w:r w:rsidRPr="0006478D">
              <w:rPr>
                <w:szCs w:val="22"/>
              </w:rPr>
              <w:t>Southeast</w:t>
            </w:r>
          </w:p>
        </w:tc>
        <w:tc>
          <w:tcPr>
            <w:tcW w:w="0" w:type="auto"/>
            <w:tcBorders>
              <w:bottom w:val="single" w:sz="6" w:space="0" w:color="000000"/>
              <w:right w:val="nil"/>
            </w:tcBorders>
            <w:vAlign w:val="center"/>
          </w:tcPr>
          <w:p w14:paraId="59D0C6C8" w14:textId="77777777" w:rsidR="00A92122" w:rsidRPr="0006478D" w:rsidRDefault="00A92122" w:rsidP="00A92122">
            <w:pPr>
              <w:tabs>
                <w:tab w:val="left" w:pos="0"/>
                <w:tab w:val="left" w:pos="720"/>
              </w:tabs>
              <w:spacing w:after="0"/>
              <w:jc w:val="center"/>
              <w:rPr>
                <w:szCs w:val="22"/>
              </w:rPr>
            </w:pPr>
            <w:r w:rsidRPr="0006478D">
              <w:rPr>
                <w:szCs w:val="22"/>
              </w:rPr>
              <w:t>Total</w:t>
            </w:r>
          </w:p>
        </w:tc>
        <w:tc>
          <w:tcPr>
            <w:tcW w:w="1199" w:type="dxa"/>
            <w:gridSpan w:val="2"/>
            <w:tcBorders>
              <w:left w:val="nil"/>
              <w:bottom w:val="single" w:sz="6" w:space="0" w:color="000000"/>
              <w:right w:val="nil"/>
            </w:tcBorders>
            <w:vAlign w:val="center"/>
          </w:tcPr>
          <w:p w14:paraId="3966C37E" w14:textId="77777777" w:rsidR="00A92122" w:rsidRPr="0006478D" w:rsidRDefault="00A92122" w:rsidP="00A92122">
            <w:pPr>
              <w:tabs>
                <w:tab w:val="left" w:pos="0"/>
                <w:tab w:val="left" w:pos="720"/>
              </w:tabs>
              <w:spacing w:after="0"/>
              <w:jc w:val="center"/>
              <w:rPr>
                <w:szCs w:val="22"/>
              </w:rPr>
            </w:pPr>
            <w:r w:rsidRPr="0006478D">
              <w:rPr>
                <w:szCs w:val="22"/>
              </w:rPr>
              <w:t>CV</w:t>
            </w:r>
          </w:p>
        </w:tc>
      </w:tr>
      <w:tr w:rsidR="00A92122" w14:paraId="24EEB42D" w14:textId="77777777" w:rsidTr="00A92122">
        <w:trPr>
          <w:cantSplit/>
          <w:trHeight w:val="281"/>
        </w:trPr>
        <w:tc>
          <w:tcPr>
            <w:tcW w:w="0" w:type="auto"/>
            <w:tcBorders>
              <w:top w:val="nil"/>
              <w:left w:val="nil"/>
              <w:bottom w:val="nil"/>
              <w:right w:val="nil"/>
            </w:tcBorders>
            <w:vAlign w:val="center"/>
          </w:tcPr>
          <w:p w14:paraId="1860FF38" w14:textId="77777777" w:rsidR="00A92122" w:rsidRPr="0006478D" w:rsidRDefault="00A92122" w:rsidP="00A92122">
            <w:pPr>
              <w:tabs>
                <w:tab w:val="left" w:pos="0"/>
                <w:tab w:val="left" w:pos="720"/>
              </w:tabs>
              <w:spacing w:after="0"/>
              <w:jc w:val="center"/>
              <w:rPr>
                <w:szCs w:val="22"/>
              </w:rPr>
            </w:pPr>
            <w:r w:rsidRPr="0006478D">
              <w:rPr>
                <w:szCs w:val="22"/>
              </w:rPr>
              <w:t>1984</w:t>
            </w:r>
          </w:p>
        </w:tc>
        <w:tc>
          <w:tcPr>
            <w:tcW w:w="0" w:type="auto"/>
            <w:tcBorders>
              <w:top w:val="nil"/>
              <w:left w:val="nil"/>
              <w:bottom w:val="nil"/>
            </w:tcBorders>
            <w:vAlign w:val="center"/>
          </w:tcPr>
          <w:p w14:paraId="5C2BBE31" w14:textId="77777777" w:rsidR="00A92122" w:rsidRPr="0006478D" w:rsidRDefault="00A92122" w:rsidP="00A92122">
            <w:pPr>
              <w:spacing w:after="0"/>
              <w:jc w:val="center"/>
              <w:rPr>
                <w:szCs w:val="22"/>
              </w:rPr>
            </w:pPr>
            <w:r w:rsidRPr="0006478D">
              <w:rPr>
                <w:szCs w:val="22"/>
              </w:rPr>
              <w:t>60,666</w:t>
            </w:r>
          </w:p>
        </w:tc>
        <w:tc>
          <w:tcPr>
            <w:tcW w:w="0" w:type="auto"/>
            <w:tcBorders>
              <w:top w:val="nil"/>
              <w:bottom w:val="nil"/>
              <w:right w:val="nil"/>
            </w:tcBorders>
            <w:vAlign w:val="center"/>
          </w:tcPr>
          <w:p w14:paraId="152C3625" w14:textId="77777777" w:rsidR="00A92122" w:rsidRPr="0006478D" w:rsidRDefault="00A92122" w:rsidP="00A92122">
            <w:pPr>
              <w:spacing w:after="0"/>
              <w:jc w:val="center"/>
              <w:rPr>
                <w:szCs w:val="22"/>
              </w:rPr>
            </w:pPr>
            <w:r w:rsidRPr="0006478D">
              <w:rPr>
                <w:szCs w:val="22"/>
              </w:rPr>
              <w:t>9,584</w:t>
            </w:r>
          </w:p>
        </w:tc>
        <w:tc>
          <w:tcPr>
            <w:tcW w:w="0" w:type="auto"/>
            <w:tcBorders>
              <w:top w:val="nil"/>
              <w:left w:val="nil"/>
              <w:bottom w:val="nil"/>
            </w:tcBorders>
            <w:vAlign w:val="center"/>
          </w:tcPr>
          <w:p w14:paraId="5C25E2D6" w14:textId="77777777" w:rsidR="00A92122" w:rsidRPr="0006478D" w:rsidRDefault="00A92122" w:rsidP="00A92122">
            <w:pPr>
              <w:spacing w:after="0"/>
              <w:jc w:val="center"/>
              <w:rPr>
                <w:szCs w:val="22"/>
              </w:rPr>
            </w:pPr>
            <w:r w:rsidRPr="0006478D">
              <w:rPr>
                <w:szCs w:val="22"/>
              </w:rPr>
              <w:t>39,766</w:t>
            </w:r>
          </w:p>
        </w:tc>
        <w:tc>
          <w:tcPr>
            <w:tcW w:w="0" w:type="auto"/>
            <w:tcBorders>
              <w:top w:val="nil"/>
              <w:bottom w:val="nil"/>
              <w:right w:val="nil"/>
            </w:tcBorders>
            <w:vAlign w:val="center"/>
          </w:tcPr>
          <w:p w14:paraId="347C0AD4" w14:textId="77777777" w:rsidR="00A92122" w:rsidRPr="0006478D" w:rsidRDefault="00A92122" w:rsidP="00A92122">
            <w:pPr>
              <w:spacing w:after="0"/>
              <w:jc w:val="center"/>
              <w:rPr>
                <w:szCs w:val="22"/>
              </w:rPr>
            </w:pPr>
            <w:r w:rsidRPr="0006478D">
              <w:rPr>
                <w:szCs w:val="22"/>
              </w:rPr>
              <w:t>76,601</w:t>
            </w:r>
          </w:p>
        </w:tc>
        <w:tc>
          <w:tcPr>
            <w:tcW w:w="0" w:type="auto"/>
            <w:tcBorders>
              <w:top w:val="nil"/>
              <w:left w:val="nil"/>
              <w:bottom w:val="nil"/>
            </w:tcBorders>
            <w:vAlign w:val="center"/>
          </w:tcPr>
          <w:p w14:paraId="15B82DC0" w14:textId="77777777" w:rsidR="00A92122" w:rsidRPr="0006478D" w:rsidRDefault="00A92122" w:rsidP="00A92122">
            <w:pPr>
              <w:spacing w:after="0"/>
              <w:jc w:val="center"/>
              <w:rPr>
                <w:szCs w:val="22"/>
              </w:rPr>
            </w:pPr>
            <w:r w:rsidRPr="0006478D">
              <w:rPr>
                <w:szCs w:val="22"/>
              </w:rPr>
              <w:t>34,055</w:t>
            </w:r>
          </w:p>
        </w:tc>
        <w:tc>
          <w:tcPr>
            <w:tcW w:w="0" w:type="auto"/>
            <w:tcBorders>
              <w:top w:val="nil"/>
              <w:bottom w:val="nil"/>
              <w:right w:val="nil"/>
            </w:tcBorders>
            <w:vAlign w:val="center"/>
          </w:tcPr>
          <w:p w14:paraId="55BFE435" w14:textId="77777777" w:rsidR="00A92122" w:rsidRPr="0006478D" w:rsidRDefault="00A92122" w:rsidP="00A92122">
            <w:pPr>
              <w:spacing w:after="0"/>
              <w:jc w:val="center"/>
              <w:rPr>
                <w:szCs w:val="22"/>
              </w:rPr>
            </w:pPr>
            <w:r w:rsidRPr="0006478D">
              <w:rPr>
                <w:szCs w:val="22"/>
              </w:rPr>
              <w:t>220,672</w:t>
            </w:r>
          </w:p>
        </w:tc>
        <w:tc>
          <w:tcPr>
            <w:tcW w:w="1199" w:type="dxa"/>
            <w:gridSpan w:val="2"/>
            <w:tcBorders>
              <w:top w:val="nil"/>
              <w:left w:val="nil"/>
              <w:bottom w:val="nil"/>
              <w:right w:val="nil"/>
            </w:tcBorders>
            <w:vAlign w:val="center"/>
          </w:tcPr>
          <w:p w14:paraId="3DA2ADB4" w14:textId="77777777" w:rsidR="00A92122" w:rsidRPr="0006478D" w:rsidRDefault="00A92122" w:rsidP="00A92122">
            <w:pPr>
              <w:spacing w:after="0"/>
              <w:jc w:val="center"/>
              <w:rPr>
                <w:szCs w:val="22"/>
              </w:rPr>
            </w:pPr>
            <w:r w:rsidRPr="0006478D">
              <w:rPr>
                <w:szCs w:val="22"/>
              </w:rPr>
              <w:t>25%</w:t>
            </w:r>
          </w:p>
        </w:tc>
      </w:tr>
      <w:tr w:rsidR="00A92122" w14:paraId="76CBE008" w14:textId="77777777" w:rsidTr="00A92122">
        <w:trPr>
          <w:cantSplit/>
          <w:trHeight w:val="263"/>
        </w:trPr>
        <w:tc>
          <w:tcPr>
            <w:tcW w:w="0" w:type="auto"/>
            <w:tcBorders>
              <w:top w:val="nil"/>
              <w:left w:val="nil"/>
              <w:bottom w:val="nil"/>
              <w:right w:val="nil"/>
            </w:tcBorders>
            <w:vAlign w:val="center"/>
          </w:tcPr>
          <w:p w14:paraId="7482D765" w14:textId="77777777" w:rsidR="00A92122" w:rsidRPr="0006478D" w:rsidRDefault="00A92122" w:rsidP="00A92122">
            <w:pPr>
              <w:tabs>
                <w:tab w:val="left" w:pos="0"/>
                <w:tab w:val="left" w:pos="720"/>
              </w:tabs>
              <w:spacing w:after="0"/>
              <w:jc w:val="center"/>
              <w:rPr>
                <w:szCs w:val="22"/>
              </w:rPr>
            </w:pPr>
            <w:r w:rsidRPr="0006478D">
              <w:rPr>
                <w:szCs w:val="22"/>
              </w:rPr>
              <w:t>1987</w:t>
            </w:r>
          </w:p>
        </w:tc>
        <w:tc>
          <w:tcPr>
            <w:tcW w:w="0" w:type="auto"/>
            <w:tcBorders>
              <w:top w:val="nil"/>
              <w:left w:val="nil"/>
              <w:bottom w:val="nil"/>
            </w:tcBorders>
            <w:vAlign w:val="center"/>
          </w:tcPr>
          <w:p w14:paraId="5A8E2E9B" w14:textId="77777777" w:rsidR="00A92122" w:rsidRPr="0006478D" w:rsidRDefault="00A92122" w:rsidP="00A92122">
            <w:pPr>
              <w:spacing w:after="0"/>
              <w:jc w:val="center"/>
              <w:rPr>
                <w:szCs w:val="22"/>
              </w:rPr>
            </w:pPr>
            <w:r w:rsidRPr="0006478D">
              <w:rPr>
                <w:szCs w:val="22"/>
              </w:rPr>
              <w:t>64,403</w:t>
            </w:r>
          </w:p>
        </w:tc>
        <w:tc>
          <w:tcPr>
            <w:tcW w:w="0" w:type="auto"/>
            <w:tcBorders>
              <w:top w:val="nil"/>
              <w:bottom w:val="nil"/>
              <w:right w:val="nil"/>
            </w:tcBorders>
            <w:vAlign w:val="center"/>
          </w:tcPr>
          <w:p w14:paraId="1B9EE653" w14:textId="77777777" w:rsidR="00A92122" w:rsidRPr="0006478D" w:rsidRDefault="00A92122" w:rsidP="00A92122">
            <w:pPr>
              <w:spacing w:after="0"/>
              <w:jc w:val="center"/>
              <w:rPr>
                <w:szCs w:val="22"/>
              </w:rPr>
            </w:pPr>
            <w:r w:rsidRPr="0006478D">
              <w:rPr>
                <w:szCs w:val="22"/>
              </w:rPr>
              <w:t>19,440</w:t>
            </w:r>
          </w:p>
        </w:tc>
        <w:tc>
          <w:tcPr>
            <w:tcW w:w="0" w:type="auto"/>
            <w:tcBorders>
              <w:top w:val="nil"/>
              <w:left w:val="nil"/>
              <w:bottom w:val="nil"/>
            </w:tcBorders>
            <w:vAlign w:val="center"/>
          </w:tcPr>
          <w:p w14:paraId="39F6B4DA" w14:textId="77777777" w:rsidR="00A92122" w:rsidRPr="0006478D" w:rsidRDefault="00A92122" w:rsidP="00A92122">
            <w:pPr>
              <w:spacing w:after="0"/>
              <w:jc w:val="center"/>
              <w:rPr>
                <w:szCs w:val="22"/>
              </w:rPr>
            </w:pPr>
            <w:r w:rsidRPr="0006478D">
              <w:rPr>
                <w:szCs w:val="22"/>
              </w:rPr>
              <w:t>56,820</w:t>
            </w:r>
          </w:p>
        </w:tc>
        <w:tc>
          <w:tcPr>
            <w:tcW w:w="0" w:type="auto"/>
            <w:tcBorders>
              <w:top w:val="nil"/>
              <w:bottom w:val="nil"/>
              <w:right w:val="nil"/>
            </w:tcBorders>
            <w:vAlign w:val="center"/>
          </w:tcPr>
          <w:p w14:paraId="4884D999" w14:textId="77777777" w:rsidR="00A92122" w:rsidRPr="0006478D" w:rsidRDefault="00A92122" w:rsidP="00A92122">
            <w:pPr>
              <w:spacing w:after="0"/>
              <w:jc w:val="center"/>
              <w:rPr>
                <w:szCs w:val="22"/>
              </w:rPr>
            </w:pPr>
            <w:r w:rsidRPr="0006478D">
              <w:rPr>
                <w:szCs w:val="22"/>
              </w:rPr>
              <w:t>47,269</w:t>
            </w:r>
          </w:p>
        </w:tc>
        <w:tc>
          <w:tcPr>
            <w:tcW w:w="0" w:type="auto"/>
            <w:tcBorders>
              <w:top w:val="nil"/>
              <w:left w:val="nil"/>
              <w:bottom w:val="nil"/>
            </w:tcBorders>
            <w:vAlign w:val="center"/>
          </w:tcPr>
          <w:p w14:paraId="2B9CAA96" w14:textId="77777777" w:rsidR="00A92122" w:rsidRPr="0006478D" w:rsidRDefault="00A92122" w:rsidP="00A92122">
            <w:pPr>
              <w:spacing w:after="0"/>
              <w:jc w:val="center"/>
              <w:rPr>
                <w:szCs w:val="22"/>
              </w:rPr>
            </w:pPr>
            <w:r w:rsidRPr="0006478D">
              <w:rPr>
                <w:szCs w:val="22"/>
              </w:rPr>
              <w:t>53,274</w:t>
            </w:r>
          </w:p>
        </w:tc>
        <w:tc>
          <w:tcPr>
            <w:tcW w:w="0" w:type="auto"/>
            <w:tcBorders>
              <w:top w:val="nil"/>
              <w:bottom w:val="nil"/>
              <w:right w:val="nil"/>
            </w:tcBorders>
            <w:vAlign w:val="center"/>
          </w:tcPr>
          <w:p w14:paraId="3448F477" w14:textId="77777777" w:rsidR="00A92122" w:rsidRPr="0006478D" w:rsidRDefault="00A92122" w:rsidP="00A92122">
            <w:pPr>
              <w:spacing w:after="0"/>
              <w:jc w:val="center"/>
              <w:rPr>
                <w:szCs w:val="22"/>
              </w:rPr>
            </w:pPr>
            <w:r w:rsidRPr="0006478D">
              <w:rPr>
                <w:szCs w:val="22"/>
              </w:rPr>
              <w:t>241,206</w:t>
            </w:r>
          </w:p>
        </w:tc>
        <w:tc>
          <w:tcPr>
            <w:tcW w:w="1199" w:type="dxa"/>
            <w:gridSpan w:val="2"/>
            <w:tcBorders>
              <w:top w:val="nil"/>
              <w:left w:val="nil"/>
              <w:bottom w:val="nil"/>
              <w:right w:val="nil"/>
            </w:tcBorders>
            <w:vAlign w:val="center"/>
          </w:tcPr>
          <w:p w14:paraId="6DD74701" w14:textId="77777777" w:rsidR="00A92122" w:rsidRPr="0006478D" w:rsidRDefault="00A92122" w:rsidP="00A92122">
            <w:pPr>
              <w:spacing w:after="0"/>
              <w:jc w:val="center"/>
              <w:rPr>
                <w:szCs w:val="22"/>
              </w:rPr>
            </w:pPr>
            <w:r w:rsidRPr="0006478D">
              <w:rPr>
                <w:szCs w:val="22"/>
              </w:rPr>
              <w:t>23%</w:t>
            </w:r>
          </w:p>
        </w:tc>
      </w:tr>
      <w:tr w:rsidR="00A92122" w14:paraId="28E675D8" w14:textId="77777777" w:rsidTr="00A92122">
        <w:trPr>
          <w:cantSplit/>
          <w:trHeight w:val="263"/>
        </w:trPr>
        <w:tc>
          <w:tcPr>
            <w:tcW w:w="0" w:type="auto"/>
            <w:tcBorders>
              <w:top w:val="nil"/>
              <w:left w:val="nil"/>
              <w:bottom w:val="nil"/>
              <w:right w:val="nil"/>
            </w:tcBorders>
            <w:vAlign w:val="center"/>
          </w:tcPr>
          <w:p w14:paraId="065E77B0" w14:textId="77777777" w:rsidR="00A92122" w:rsidRPr="0006478D" w:rsidRDefault="00A92122" w:rsidP="00A92122">
            <w:pPr>
              <w:tabs>
                <w:tab w:val="left" w:pos="0"/>
                <w:tab w:val="left" w:pos="720"/>
              </w:tabs>
              <w:spacing w:after="0"/>
              <w:jc w:val="center"/>
              <w:rPr>
                <w:szCs w:val="22"/>
              </w:rPr>
            </w:pPr>
            <w:r w:rsidRPr="0006478D">
              <w:rPr>
                <w:szCs w:val="22"/>
              </w:rPr>
              <w:t>1990</w:t>
            </w:r>
          </w:p>
        </w:tc>
        <w:tc>
          <w:tcPr>
            <w:tcW w:w="0" w:type="auto"/>
            <w:tcBorders>
              <w:top w:val="nil"/>
              <w:left w:val="nil"/>
              <w:bottom w:val="nil"/>
            </w:tcBorders>
            <w:vAlign w:val="center"/>
          </w:tcPr>
          <w:p w14:paraId="71225A40" w14:textId="77777777" w:rsidR="00A92122" w:rsidRPr="0006478D" w:rsidRDefault="00A92122" w:rsidP="00A92122">
            <w:pPr>
              <w:spacing w:after="0"/>
              <w:jc w:val="center"/>
              <w:rPr>
                <w:szCs w:val="22"/>
              </w:rPr>
            </w:pPr>
            <w:r w:rsidRPr="0006478D">
              <w:rPr>
                <w:szCs w:val="22"/>
              </w:rPr>
              <w:t>24,543</w:t>
            </w:r>
          </w:p>
        </w:tc>
        <w:tc>
          <w:tcPr>
            <w:tcW w:w="0" w:type="auto"/>
            <w:tcBorders>
              <w:top w:val="nil"/>
              <w:bottom w:val="nil"/>
              <w:right w:val="nil"/>
            </w:tcBorders>
            <w:vAlign w:val="center"/>
          </w:tcPr>
          <w:p w14:paraId="4DED35BF" w14:textId="77777777" w:rsidR="00A92122" w:rsidRPr="0006478D" w:rsidRDefault="00A92122" w:rsidP="00A92122">
            <w:pPr>
              <w:spacing w:after="0"/>
              <w:jc w:val="center"/>
              <w:rPr>
                <w:szCs w:val="22"/>
              </w:rPr>
            </w:pPr>
            <w:r w:rsidRPr="0006478D">
              <w:rPr>
                <w:szCs w:val="22"/>
              </w:rPr>
              <w:t>15,309</w:t>
            </w:r>
          </w:p>
        </w:tc>
        <w:tc>
          <w:tcPr>
            <w:tcW w:w="0" w:type="auto"/>
            <w:tcBorders>
              <w:top w:val="nil"/>
              <w:left w:val="nil"/>
              <w:bottom w:val="nil"/>
            </w:tcBorders>
            <w:vAlign w:val="center"/>
          </w:tcPr>
          <w:p w14:paraId="2033BAD4" w14:textId="77777777" w:rsidR="00A92122" w:rsidRPr="0006478D" w:rsidRDefault="00A92122" w:rsidP="00A92122">
            <w:pPr>
              <w:spacing w:after="0"/>
              <w:jc w:val="center"/>
              <w:rPr>
                <w:szCs w:val="22"/>
              </w:rPr>
            </w:pPr>
            <w:r w:rsidRPr="0006478D">
              <w:rPr>
                <w:szCs w:val="22"/>
              </w:rPr>
              <w:t>15,765</w:t>
            </w:r>
          </w:p>
        </w:tc>
        <w:tc>
          <w:tcPr>
            <w:tcW w:w="0" w:type="auto"/>
            <w:tcBorders>
              <w:top w:val="nil"/>
              <w:bottom w:val="nil"/>
              <w:right w:val="nil"/>
            </w:tcBorders>
            <w:vAlign w:val="center"/>
          </w:tcPr>
          <w:p w14:paraId="7B9313B4" w14:textId="77777777" w:rsidR="00A92122" w:rsidRPr="0006478D" w:rsidRDefault="00A92122" w:rsidP="00A92122">
            <w:pPr>
              <w:spacing w:after="0"/>
              <w:jc w:val="center"/>
              <w:rPr>
                <w:szCs w:val="22"/>
              </w:rPr>
            </w:pPr>
            <w:r w:rsidRPr="0006478D">
              <w:rPr>
                <w:szCs w:val="22"/>
              </w:rPr>
              <w:t>53,337</w:t>
            </w:r>
          </w:p>
        </w:tc>
        <w:tc>
          <w:tcPr>
            <w:tcW w:w="0" w:type="auto"/>
            <w:tcBorders>
              <w:top w:val="nil"/>
              <w:left w:val="nil"/>
              <w:bottom w:val="nil"/>
            </w:tcBorders>
            <w:vAlign w:val="center"/>
          </w:tcPr>
          <w:p w14:paraId="5467E58A" w14:textId="77777777" w:rsidR="00A92122" w:rsidRPr="0006478D" w:rsidRDefault="00A92122" w:rsidP="00A92122">
            <w:pPr>
              <w:spacing w:after="0"/>
              <w:jc w:val="center"/>
              <w:rPr>
                <w:szCs w:val="22"/>
              </w:rPr>
            </w:pPr>
            <w:r w:rsidRPr="0006478D">
              <w:rPr>
                <w:szCs w:val="22"/>
              </w:rPr>
              <w:t>48,341</w:t>
            </w:r>
          </w:p>
        </w:tc>
        <w:tc>
          <w:tcPr>
            <w:tcW w:w="0" w:type="auto"/>
            <w:tcBorders>
              <w:top w:val="nil"/>
              <w:bottom w:val="nil"/>
              <w:right w:val="nil"/>
            </w:tcBorders>
            <w:vAlign w:val="center"/>
          </w:tcPr>
          <w:p w14:paraId="30DDB06E" w14:textId="77777777" w:rsidR="00A92122" w:rsidRPr="0006478D" w:rsidRDefault="00A92122" w:rsidP="00A92122">
            <w:pPr>
              <w:spacing w:after="0"/>
              <w:jc w:val="center"/>
              <w:rPr>
                <w:szCs w:val="22"/>
              </w:rPr>
            </w:pPr>
            <w:r w:rsidRPr="0006478D">
              <w:rPr>
                <w:szCs w:val="22"/>
              </w:rPr>
              <w:t>157,295</w:t>
            </w:r>
          </w:p>
        </w:tc>
        <w:tc>
          <w:tcPr>
            <w:tcW w:w="1199" w:type="dxa"/>
            <w:gridSpan w:val="2"/>
            <w:tcBorders>
              <w:top w:val="nil"/>
              <w:left w:val="nil"/>
              <w:bottom w:val="nil"/>
              <w:right w:val="nil"/>
            </w:tcBorders>
            <w:vAlign w:val="center"/>
          </w:tcPr>
          <w:p w14:paraId="43C648DF" w14:textId="77777777" w:rsidR="00A92122" w:rsidRPr="0006478D" w:rsidRDefault="00A92122" w:rsidP="00A92122">
            <w:pPr>
              <w:spacing w:after="0"/>
              <w:jc w:val="center"/>
              <w:rPr>
                <w:szCs w:val="22"/>
              </w:rPr>
            </w:pPr>
            <w:r w:rsidRPr="0006478D">
              <w:rPr>
                <w:szCs w:val="22"/>
              </w:rPr>
              <w:t>30%</w:t>
            </w:r>
          </w:p>
        </w:tc>
      </w:tr>
      <w:tr w:rsidR="00A92122" w14:paraId="2128C42C" w14:textId="77777777" w:rsidTr="00A92122">
        <w:trPr>
          <w:cantSplit/>
          <w:trHeight w:val="281"/>
        </w:trPr>
        <w:tc>
          <w:tcPr>
            <w:tcW w:w="0" w:type="auto"/>
            <w:tcBorders>
              <w:top w:val="nil"/>
              <w:left w:val="nil"/>
              <w:bottom w:val="nil"/>
              <w:right w:val="nil"/>
            </w:tcBorders>
            <w:vAlign w:val="center"/>
          </w:tcPr>
          <w:p w14:paraId="2C43A959" w14:textId="77777777" w:rsidR="00A92122" w:rsidRPr="0006478D" w:rsidRDefault="00A92122" w:rsidP="00A92122">
            <w:pPr>
              <w:tabs>
                <w:tab w:val="left" w:pos="0"/>
                <w:tab w:val="left" w:pos="720"/>
              </w:tabs>
              <w:spacing w:after="0"/>
              <w:jc w:val="center"/>
              <w:rPr>
                <w:szCs w:val="22"/>
              </w:rPr>
            </w:pPr>
            <w:r w:rsidRPr="0006478D">
              <w:rPr>
                <w:szCs w:val="22"/>
              </w:rPr>
              <w:t>1993</w:t>
            </w:r>
          </w:p>
        </w:tc>
        <w:tc>
          <w:tcPr>
            <w:tcW w:w="0" w:type="auto"/>
            <w:tcBorders>
              <w:top w:val="nil"/>
              <w:left w:val="nil"/>
              <w:bottom w:val="nil"/>
            </w:tcBorders>
            <w:vAlign w:val="center"/>
          </w:tcPr>
          <w:p w14:paraId="3AC498EB" w14:textId="77777777" w:rsidR="00A92122" w:rsidRPr="0006478D" w:rsidRDefault="00A92122" w:rsidP="00A92122">
            <w:pPr>
              <w:spacing w:after="0"/>
              <w:jc w:val="center"/>
              <w:rPr>
                <w:szCs w:val="22"/>
              </w:rPr>
            </w:pPr>
            <w:r w:rsidRPr="0006478D">
              <w:rPr>
                <w:szCs w:val="22"/>
              </w:rPr>
              <w:t>75,416</w:t>
            </w:r>
          </w:p>
        </w:tc>
        <w:tc>
          <w:tcPr>
            <w:tcW w:w="0" w:type="auto"/>
            <w:tcBorders>
              <w:top w:val="nil"/>
              <w:bottom w:val="nil"/>
              <w:right w:val="nil"/>
            </w:tcBorders>
            <w:vAlign w:val="center"/>
          </w:tcPr>
          <w:p w14:paraId="232B4431" w14:textId="77777777" w:rsidR="00A92122" w:rsidRPr="0006478D" w:rsidRDefault="00A92122" w:rsidP="00A92122">
            <w:pPr>
              <w:spacing w:after="0"/>
              <w:jc w:val="center"/>
              <w:rPr>
                <w:szCs w:val="22"/>
              </w:rPr>
            </w:pPr>
            <w:r w:rsidRPr="0006478D">
              <w:rPr>
                <w:szCs w:val="22"/>
              </w:rPr>
              <w:t>103,224</w:t>
            </w:r>
          </w:p>
        </w:tc>
        <w:tc>
          <w:tcPr>
            <w:tcW w:w="0" w:type="auto"/>
            <w:tcBorders>
              <w:top w:val="nil"/>
              <w:left w:val="nil"/>
              <w:bottom w:val="nil"/>
            </w:tcBorders>
            <w:vAlign w:val="center"/>
          </w:tcPr>
          <w:p w14:paraId="4DE3D6F4" w14:textId="77777777" w:rsidR="00A92122" w:rsidRPr="0006478D" w:rsidRDefault="00A92122" w:rsidP="00A92122">
            <w:pPr>
              <w:spacing w:after="0"/>
              <w:jc w:val="center"/>
              <w:rPr>
                <w:szCs w:val="22"/>
              </w:rPr>
            </w:pPr>
            <w:r w:rsidRPr="0006478D">
              <w:rPr>
                <w:szCs w:val="22"/>
              </w:rPr>
              <w:t>153,262</w:t>
            </w:r>
          </w:p>
        </w:tc>
        <w:tc>
          <w:tcPr>
            <w:tcW w:w="0" w:type="auto"/>
            <w:tcBorders>
              <w:top w:val="nil"/>
              <w:bottom w:val="nil"/>
              <w:right w:val="nil"/>
            </w:tcBorders>
            <w:vAlign w:val="center"/>
          </w:tcPr>
          <w:p w14:paraId="38BA2F99" w14:textId="77777777" w:rsidR="00A92122" w:rsidRPr="0006478D" w:rsidRDefault="00A92122" w:rsidP="00A92122">
            <w:pPr>
              <w:spacing w:after="0"/>
              <w:jc w:val="center"/>
              <w:rPr>
                <w:szCs w:val="22"/>
              </w:rPr>
            </w:pPr>
            <w:r w:rsidRPr="0006478D">
              <w:rPr>
                <w:szCs w:val="22"/>
              </w:rPr>
              <w:t>50,048</w:t>
            </w:r>
          </w:p>
        </w:tc>
        <w:tc>
          <w:tcPr>
            <w:tcW w:w="0" w:type="auto"/>
            <w:tcBorders>
              <w:top w:val="nil"/>
              <w:left w:val="nil"/>
              <w:bottom w:val="nil"/>
            </w:tcBorders>
            <w:vAlign w:val="center"/>
          </w:tcPr>
          <w:p w14:paraId="59C0DC11" w14:textId="77777777" w:rsidR="00A92122" w:rsidRPr="0006478D" w:rsidRDefault="00A92122" w:rsidP="00A92122">
            <w:pPr>
              <w:spacing w:after="0"/>
              <w:jc w:val="center"/>
              <w:rPr>
                <w:szCs w:val="22"/>
              </w:rPr>
            </w:pPr>
            <w:r w:rsidRPr="0006478D">
              <w:rPr>
                <w:szCs w:val="22"/>
              </w:rPr>
              <w:t>101,532</w:t>
            </w:r>
          </w:p>
        </w:tc>
        <w:tc>
          <w:tcPr>
            <w:tcW w:w="0" w:type="auto"/>
            <w:tcBorders>
              <w:top w:val="nil"/>
              <w:bottom w:val="nil"/>
              <w:right w:val="nil"/>
            </w:tcBorders>
            <w:vAlign w:val="center"/>
          </w:tcPr>
          <w:p w14:paraId="56C7700F" w14:textId="77777777" w:rsidR="00A92122" w:rsidRPr="0006478D" w:rsidRDefault="00A92122" w:rsidP="00A92122">
            <w:pPr>
              <w:spacing w:after="0"/>
              <w:jc w:val="center"/>
              <w:rPr>
                <w:szCs w:val="22"/>
              </w:rPr>
            </w:pPr>
            <w:r w:rsidRPr="0006478D">
              <w:rPr>
                <w:szCs w:val="22"/>
              </w:rPr>
              <w:t>483,482</w:t>
            </w:r>
          </w:p>
        </w:tc>
        <w:tc>
          <w:tcPr>
            <w:tcW w:w="1199" w:type="dxa"/>
            <w:gridSpan w:val="2"/>
            <w:tcBorders>
              <w:top w:val="nil"/>
              <w:left w:val="nil"/>
              <w:bottom w:val="nil"/>
              <w:right w:val="nil"/>
            </w:tcBorders>
            <w:vAlign w:val="center"/>
          </w:tcPr>
          <w:p w14:paraId="3C22E144" w14:textId="77777777" w:rsidR="00A92122" w:rsidRPr="0006478D" w:rsidRDefault="00A92122" w:rsidP="00A92122">
            <w:pPr>
              <w:spacing w:after="0"/>
              <w:jc w:val="center"/>
              <w:rPr>
                <w:szCs w:val="22"/>
              </w:rPr>
            </w:pPr>
            <w:r w:rsidRPr="0006478D">
              <w:rPr>
                <w:szCs w:val="22"/>
              </w:rPr>
              <w:t>22%</w:t>
            </w:r>
          </w:p>
        </w:tc>
      </w:tr>
      <w:tr w:rsidR="00A92122" w14:paraId="76185A4D" w14:textId="77777777" w:rsidTr="00A92122">
        <w:trPr>
          <w:cantSplit/>
          <w:trHeight w:val="263"/>
        </w:trPr>
        <w:tc>
          <w:tcPr>
            <w:tcW w:w="0" w:type="auto"/>
            <w:tcBorders>
              <w:top w:val="nil"/>
              <w:left w:val="nil"/>
              <w:bottom w:val="nil"/>
              <w:right w:val="nil"/>
            </w:tcBorders>
            <w:vAlign w:val="center"/>
          </w:tcPr>
          <w:p w14:paraId="33FA96FD" w14:textId="77777777" w:rsidR="00A92122" w:rsidRPr="0006478D" w:rsidRDefault="00A92122" w:rsidP="00A92122">
            <w:pPr>
              <w:tabs>
                <w:tab w:val="left" w:pos="0"/>
                <w:tab w:val="left" w:pos="720"/>
              </w:tabs>
              <w:spacing w:after="0"/>
              <w:jc w:val="center"/>
              <w:rPr>
                <w:szCs w:val="22"/>
              </w:rPr>
            </w:pPr>
            <w:r w:rsidRPr="0006478D">
              <w:rPr>
                <w:szCs w:val="22"/>
              </w:rPr>
              <w:t>1996</w:t>
            </w:r>
          </w:p>
        </w:tc>
        <w:tc>
          <w:tcPr>
            <w:tcW w:w="0" w:type="auto"/>
            <w:tcBorders>
              <w:top w:val="nil"/>
              <w:left w:val="nil"/>
              <w:bottom w:val="nil"/>
            </w:tcBorders>
            <w:vAlign w:val="center"/>
          </w:tcPr>
          <w:p w14:paraId="2F7F3AEF" w14:textId="77777777" w:rsidR="00A92122" w:rsidRPr="0006478D" w:rsidRDefault="00A92122" w:rsidP="00A92122">
            <w:pPr>
              <w:spacing w:after="0"/>
              <w:jc w:val="center"/>
              <w:rPr>
                <w:szCs w:val="22"/>
              </w:rPr>
            </w:pPr>
            <w:r w:rsidRPr="0006478D">
              <w:rPr>
                <w:szCs w:val="22"/>
              </w:rPr>
              <w:t>92,618</w:t>
            </w:r>
          </w:p>
        </w:tc>
        <w:tc>
          <w:tcPr>
            <w:tcW w:w="0" w:type="auto"/>
            <w:tcBorders>
              <w:top w:val="nil"/>
              <w:bottom w:val="nil"/>
              <w:right w:val="nil"/>
            </w:tcBorders>
            <w:vAlign w:val="center"/>
          </w:tcPr>
          <w:p w14:paraId="3F04A031" w14:textId="77777777" w:rsidR="00A92122" w:rsidRPr="0006478D" w:rsidRDefault="00A92122" w:rsidP="00A92122">
            <w:pPr>
              <w:spacing w:after="0"/>
              <w:jc w:val="center"/>
              <w:rPr>
                <w:szCs w:val="22"/>
              </w:rPr>
            </w:pPr>
            <w:r w:rsidRPr="0006478D">
              <w:rPr>
                <w:szCs w:val="22"/>
              </w:rPr>
              <w:t>140,479</w:t>
            </w:r>
          </w:p>
        </w:tc>
        <w:tc>
          <w:tcPr>
            <w:tcW w:w="0" w:type="auto"/>
            <w:tcBorders>
              <w:top w:val="nil"/>
              <w:left w:val="nil"/>
              <w:bottom w:val="nil"/>
            </w:tcBorders>
            <w:vAlign w:val="center"/>
          </w:tcPr>
          <w:p w14:paraId="2F824893" w14:textId="77777777" w:rsidR="00A92122" w:rsidRPr="0006478D" w:rsidRDefault="00A92122" w:rsidP="00A92122">
            <w:pPr>
              <w:spacing w:after="0"/>
              <w:jc w:val="center"/>
              <w:rPr>
                <w:szCs w:val="22"/>
              </w:rPr>
            </w:pPr>
            <w:r w:rsidRPr="0006478D">
              <w:rPr>
                <w:szCs w:val="22"/>
              </w:rPr>
              <w:t>326,281</w:t>
            </w:r>
          </w:p>
        </w:tc>
        <w:tc>
          <w:tcPr>
            <w:tcW w:w="0" w:type="auto"/>
            <w:tcBorders>
              <w:top w:val="nil"/>
              <w:bottom w:val="nil"/>
              <w:right w:val="nil"/>
            </w:tcBorders>
            <w:vAlign w:val="center"/>
          </w:tcPr>
          <w:p w14:paraId="342701E6" w14:textId="77777777" w:rsidR="00A92122" w:rsidRPr="0006478D" w:rsidRDefault="00A92122" w:rsidP="00A92122">
            <w:pPr>
              <w:spacing w:after="0"/>
              <w:jc w:val="center"/>
              <w:rPr>
                <w:szCs w:val="22"/>
              </w:rPr>
            </w:pPr>
            <w:r w:rsidRPr="0006478D">
              <w:rPr>
                <w:szCs w:val="22"/>
              </w:rPr>
              <w:t>50,394</w:t>
            </w:r>
          </w:p>
        </w:tc>
        <w:tc>
          <w:tcPr>
            <w:tcW w:w="0" w:type="auto"/>
            <w:tcBorders>
              <w:top w:val="nil"/>
              <w:left w:val="nil"/>
              <w:bottom w:val="nil"/>
            </w:tcBorders>
            <w:vAlign w:val="center"/>
          </w:tcPr>
          <w:p w14:paraId="5780ADDE" w14:textId="77777777" w:rsidR="00A92122" w:rsidRPr="0006478D" w:rsidRDefault="00A92122" w:rsidP="00A92122">
            <w:pPr>
              <w:spacing w:after="0"/>
              <w:jc w:val="center"/>
              <w:rPr>
                <w:szCs w:val="22"/>
              </w:rPr>
            </w:pPr>
            <w:r w:rsidRPr="0006478D">
              <w:rPr>
                <w:szCs w:val="22"/>
              </w:rPr>
              <w:t>161,641</w:t>
            </w:r>
          </w:p>
        </w:tc>
        <w:tc>
          <w:tcPr>
            <w:tcW w:w="0" w:type="auto"/>
            <w:tcBorders>
              <w:top w:val="nil"/>
              <w:bottom w:val="nil"/>
              <w:right w:val="nil"/>
            </w:tcBorders>
            <w:vAlign w:val="center"/>
          </w:tcPr>
          <w:p w14:paraId="7E9B0B44" w14:textId="77777777" w:rsidR="00A92122" w:rsidRPr="0006478D" w:rsidRDefault="00A92122" w:rsidP="00A92122">
            <w:pPr>
              <w:spacing w:after="0"/>
              <w:jc w:val="center"/>
              <w:rPr>
                <w:szCs w:val="22"/>
              </w:rPr>
            </w:pPr>
            <w:r w:rsidRPr="0006478D">
              <w:rPr>
                <w:szCs w:val="22"/>
              </w:rPr>
              <w:t>771,413</w:t>
            </w:r>
          </w:p>
        </w:tc>
        <w:tc>
          <w:tcPr>
            <w:tcW w:w="1199" w:type="dxa"/>
            <w:gridSpan w:val="2"/>
            <w:tcBorders>
              <w:top w:val="nil"/>
              <w:left w:val="nil"/>
              <w:bottom w:val="nil"/>
              <w:right w:val="nil"/>
            </w:tcBorders>
            <w:vAlign w:val="center"/>
          </w:tcPr>
          <w:p w14:paraId="1D0C25F1" w14:textId="77777777" w:rsidR="00A92122" w:rsidRPr="0006478D" w:rsidRDefault="00A92122" w:rsidP="00A92122">
            <w:pPr>
              <w:spacing w:after="0"/>
              <w:jc w:val="center"/>
              <w:rPr>
                <w:szCs w:val="22"/>
              </w:rPr>
            </w:pPr>
            <w:r w:rsidRPr="0006478D">
              <w:rPr>
                <w:szCs w:val="22"/>
              </w:rPr>
              <w:t>26%</w:t>
            </w:r>
          </w:p>
        </w:tc>
      </w:tr>
      <w:tr w:rsidR="00A92122" w14:paraId="3970C3EF" w14:textId="77777777" w:rsidTr="00A92122">
        <w:trPr>
          <w:cantSplit/>
          <w:trHeight w:val="263"/>
        </w:trPr>
        <w:tc>
          <w:tcPr>
            <w:tcW w:w="0" w:type="auto"/>
            <w:tcBorders>
              <w:top w:val="nil"/>
              <w:left w:val="nil"/>
              <w:bottom w:val="nil"/>
              <w:right w:val="nil"/>
            </w:tcBorders>
            <w:vAlign w:val="center"/>
          </w:tcPr>
          <w:p w14:paraId="1F4D2E51" w14:textId="77777777" w:rsidR="00A92122" w:rsidRPr="0006478D" w:rsidRDefault="00A92122" w:rsidP="00A92122">
            <w:pPr>
              <w:tabs>
                <w:tab w:val="left" w:pos="0"/>
                <w:tab w:val="left" w:pos="720"/>
              </w:tabs>
              <w:spacing w:after="0"/>
              <w:jc w:val="center"/>
              <w:rPr>
                <w:szCs w:val="22"/>
              </w:rPr>
            </w:pPr>
            <w:r w:rsidRPr="0006478D">
              <w:rPr>
                <w:szCs w:val="22"/>
              </w:rPr>
              <w:t>1999</w:t>
            </w:r>
          </w:p>
        </w:tc>
        <w:tc>
          <w:tcPr>
            <w:tcW w:w="0" w:type="auto"/>
            <w:tcBorders>
              <w:top w:val="nil"/>
              <w:left w:val="nil"/>
              <w:bottom w:val="nil"/>
            </w:tcBorders>
            <w:vAlign w:val="center"/>
          </w:tcPr>
          <w:p w14:paraId="6EF69418" w14:textId="77777777" w:rsidR="00A92122" w:rsidRPr="0006478D" w:rsidRDefault="00A92122" w:rsidP="00A92122">
            <w:pPr>
              <w:spacing w:after="0"/>
              <w:jc w:val="center"/>
              <w:rPr>
                <w:szCs w:val="22"/>
              </w:rPr>
            </w:pPr>
            <w:r w:rsidRPr="0006478D">
              <w:rPr>
                <w:szCs w:val="22"/>
              </w:rPr>
              <w:t>37,980</w:t>
            </w:r>
          </w:p>
        </w:tc>
        <w:tc>
          <w:tcPr>
            <w:tcW w:w="0" w:type="auto"/>
            <w:tcBorders>
              <w:top w:val="nil"/>
              <w:bottom w:val="nil"/>
              <w:right w:val="nil"/>
            </w:tcBorders>
            <w:vAlign w:val="center"/>
          </w:tcPr>
          <w:p w14:paraId="049C3F2E" w14:textId="77777777" w:rsidR="00A92122" w:rsidRPr="0006478D" w:rsidRDefault="00A92122" w:rsidP="00A92122">
            <w:pPr>
              <w:spacing w:after="0"/>
              <w:jc w:val="center"/>
              <w:rPr>
                <w:szCs w:val="22"/>
              </w:rPr>
            </w:pPr>
            <w:r w:rsidRPr="0006478D">
              <w:rPr>
                <w:szCs w:val="22"/>
              </w:rPr>
              <w:t>402,293</w:t>
            </w:r>
          </w:p>
        </w:tc>
        <w:tc>
          <w:tcPr>
            <w:tcW w:w="0" w:type="auto"/>
            <w:tcBorders>
              <w:top w:val="nil"/>
              <w:left w:val="nil"/>
              <w:bottom w:val="nil"/>
            </w:tcBorders>
            <w:vAlign w:val="center"/>
          </w:tcPr>
          <w:p w14:paraId="79306EE5" w14:textId="77777777" w:rsidR="00A92122" w:rsidRPr="0006478D" w:rsidRDefault="00A92122" w:rsidP="00A92122">
            <w:pPr>
              <w:spacing w:after="0"/>
              <w:jc w:val="center"/>
              <w:rPr>
                <w:szCs w:val="22"/>
              </w:rPr>
            </w:pPr>
            <w:r w:rsidRPr="0006478D">
              <w:rPr>
                <w:szCs w:val="22"/>
              </w:rPr>
              <w:t>209,675</w:t>
            </w:r>
          </w:p>
        </w:tc>
        <w:tc>
          <w:tcPr>
            <w:tcW w:w="0" w:type="auto"/>
            <w:tcBorders>
              <w:top w:val="nil"/>
              <w:bottom w:val="nil"/>
              <w:right w:val="nil"/>
            </w:tcBorders>
            <w:vAlign w:val="center"/>
          </w:tcPr>
          <w:p w14:paraId="521B4751" w14:textId="77777777" w:rsidR="00A92122" w:rsidRPr="0006478D" w:rsidRDefault="00A92122" w:rsidP="00A92122">
            <w:pPr>
              <w:spacing w:after="0"/>
              <w:jc w:val="center"/>
              <w:rPr>
                <w:szCs w:val="22"/>
              </w:rPr>
            </w:pPr>
            <w:r w:rsidRPr="0006478D">
              <w:rPr>
                <w:szCs w:val="22"/>
              </w:rPr>
              <w:t>32,749</w:t>
            </w:r>
          </w:p>
        </w:tc>
        <w:tc>
          <w:tcPr>
            <w:tcW w:w="0" w:type="auto"/>
            <w:tcBorders>
              <w:top w:val="nil"/>
              <w:left w:val="nil"/>
              <w:bottom w:val="nil"/>
            </w:tcBorders>
            <w:vAlign w:val="center"/>
          </w:tcPr>
          <w:p w14:paraId="7B8BDFA4" w14:textId="77777777" w:rsidR="00A92122" w:rsidRPr="0006478D" w:rsidRDefault="00A92122" w:rsidP="00A92122">
            <w:pPr>
              <w:spacing w:after="0"/>
              <w:jc w:val="center"/>
              <w:rPr>
                <w:szCs w:val="22"/>
              </w:rPr>
            </w:pPr>
            <w:r w:rsidRPr="0006478D">
              <w:rPr>
                <w:szCs w:val="22"/>
              </w:rPr>
              <w:t>44,367</w:t>
            </w:r>
          </w:p>
        </w:tc>
        <w:tc>
          <w:tcPr>
            <w:tcW w:w="0" w:type="auto"/>
            <w:tcBorders>
              <w:top w:val="nil"/>
              <w:bottom w:val="nil"/>
              <w:right w:val="nil"/>
            </w:tcBorders>
            <w:vAlign w:val="center"/>
          </w:tcPr>
          <w:p w14:paraId="400F8207" w14:textId="77777777" w:rsidR="00A92122" w:rsidRPr="0006478D" w:rsidRDefault="00A92122" w:rsidP="00A92122">
            <w:pPr>
              <w:spacing w:after="0"/>
              <w:jc w:val="center"/>
              <w:rPr>
                <w:szCs w:val="22"/>
              </w:rPr>
            </w:pPr>
            <w:r w:rsidRPr="0006478D">
              <w:rPr>
                <w:szCs w:val="22"/>
              </w:rPr>
              <w:t>727,064</w:t>
            </w:r>
          </w:p>
        </w:tc>
        <w:tc>
          <w:tcPr>
            <w:tcW w:w="1199" w:type="dxa"/>
            <w:gridSpan w:val="2"/>
            <w:tcBorders>
              <w:top w:val="nil"/>
              <w:left w:val="nil"/>
              <w:bottom w:val="nil"/>
              <w:right w:val="nil"/>
            </w:tcBorders>
            <w:vAlign w:val="center"/>
          </w:tcPr>
          <w:p w14:paraId="2DFC0C4D" w14:textId="77777777" w:rsidR="00A92122" w:rsidRPr="0006478D" w:rsidRDefault="00A92122" w:rsidP="00A92122">
            <w:pPr>
              <w:spacing w:after="0"/>
              <w:jc w:val="center"/>
              <w:rPr>
                <w:szCs w:val="22"/>
              </w:rPr>
            </w:pPr>
            <w:r w:rsidRPr="0006478D">
              <w:rPr>
                <w:szCs w:val="22"/>
              </w:rPr>
              <w:t>53%</w:t>
            </w:r>
          </w:p>
        </w:tc>
      </w:tr>
      <w:tr w:rsidR="00A92122" w14:paraId="4A386B63" w14:textId="77777777" w:rsidTr="00A92122">
        <w:trPr>
          <w:cantSplit/>
          <w:trHeight w:val="281"/>
        </w:trPr>
        <w:tc>
          <w:tcPr>
            <w:tcW w:w="0" w:type="auto"/>
            <w:tcBorders>
              <w:top w:val="nil"/>
              <w:left w:val="nil"/>
              <w:right w:val="nil"/>
            </w:tcBorders>
            <w:vAlign w:val="center"/>
          </w:tcPr>
          <w:p w14:paraId="3619791F" w14:textId="77777777" w:rsidR="00A92122" w:rsidRPr="0006478D" w:rsidRDefault="00A92122" w:rsidP="00A92122">
            <w:pPr>
              <w:tabs>
                <w:tab w:val="left" w:pos="0"/>
                <w:tab w:val="left" w:pos="720"/>
              </w:tabs>
              <w:spacing w:after="0"/>
              <w:jc w:val="center"/>
              <w:rPr>
                <w:szCs w:val="22"/>
              </w:rPr>
            </w:pPr>
            <w:r w:rsidRPr="0006478D">
              <w:rPr>
                <w:szCs w:val="22"/>
              </w:rPr>
              <w:t>2001*</w:t>
            </w:r>
          </w:p>
        </w:tc>
        <w:tc>
          <w:tcPr>
            <w:tcW w:w="0" w:type="auto"/>
            <w:tcBorders>
              <w:top w:val="nil"/>
              <w:left w:val="nil"/>
            </w:tcBorders>
            <w:vAlign w:val="center"/>
          </w:tcPr>
          <w:p w14:paraId="0A48772D" w14:textId="77777777" w:rsidR="00A92122" w:rsidRPr="0006478D" w:rsidRDefault="00A92122" w:rsidP="00A92122">
            <w:pPr>
              <w:spacing w:after="0"/>
              <w:jc w:val="center"/>
              <w:rPr>
                <w:szCs w:val="22"/>
              </w:rPr>
            </w:pPr>
            <w:r w:rsidRPr="0006478D">
              <w:rPr>
                <w:szCs w:val="22"/>
              </w:rPr>
              <w:t>275,211</w:t>
            </w:r>
          </w:p>
        </w:tc>
        <w:tc>
          <w:tcPr>
            <w:tcW w:w="0" w:type="auto"/>
            <w:tcBorders>
              <w:top w:val="nil"/>
              <w:right w:val="nil"/>
            </w:tcBorders>
            <w:vAlign w:val="center"/>
          </w:tcPr>
          <w:p w14:paraId="1910B5D1" w14:textId="77777777" w:rsidR="00A92122" w:rsidRPr="0006478D" w:rsidRDefault="00A92122" w:rsidP="00A92122">
            <w:pPr>
              <w:spacing w:after="0"/>
              <w:jc w:val="center"/>
              <w:rPr>
                <w:szCs w:val="22"/>
              </w:rPr>
            </w:pPr>
            <w:r w:rsidRPr="0006478D">
              <w:rPr>
                <w:szCs w:val="22"/>
              </w:rPr>
              <w:t>39,819</w:t>
            </w:r>
          </w:p>
        </w:tc>
        <w:tc>
          <w:tcPr>
            <w:tcW w:w="0" w:type="auto"/>
            <w:tcBorders>
              <w:top w:val="nil"/>
              <w:left w:val="nil"/>
            </w:tcBorders>
            <w:vAlign w:val="center"/>
          </w:tcPr>
          <w:p w14:paraId="311BDCCE" w14:textId="77777777" w:rsidR="00A92122" w:rsidRPr="0006478D" w:rsidRDefault="00A92122" w:rsidP="00A92122">
            <w:pPr>
              <w:spacing w:after="0"/>
              <w:jc w:val="center"/>
              <w:rPr>
                <w:szCs w:val="22"/>
              </w:rPr>
            </w:pPr>
            <w:r w:rsidRPr="0006478D">
              <w:rPr>
                <w:szCs w:val="22"/>
              </w:rPr>
              <w:t>358,126</w:t>
            </w:r>
          </w:p>
        </w:tc>
        <w:tc>
          <w:tcPr>
            <w:tcW w:w="0" w:type="auto"/>
            <w:tcBorders>
              <w:top w:val="nil"/>
              <w:right w:val="nil"/>
            </w:tcBorders>
            <w:vAlign w:val="center"/>
          </w:tcPr>
          <w:p w14:paraId="14F2A86D" w14:textId="77777777" w:rsidR="00A92122" w:rsidRPr="0006478D" w:rsidRDefault="00A92122" w:rsidP="00A92122">
            <w:pPr>
              <w:spacing w:after="0"/>
              <w:jc w:val="center"/>
              <w:rPr>
                <w:szCs w:val="22"/>
              </w:rPr>
            </w:pPr>
            <w:r w:rsidRPr="0006478D">
              <w:rPr>
                <w:szCs w:val="22"/>
              </w:rPr>
              <w:t>44,397</w:t>
            </w:r>
          </w:p>
        </w:tc>
        <w:tc>
          <w:tcPr>
            <w:tcW w:w="0" w:type="auto"/>
            <w:tcBorders>
              <w:top w:val="nil"/>
              <w:left w:val="nil"/>
            </w:tcBorders>
            <w:vAlign w:val="center"/>
          </w:tcPr>
          <w:p w14:paraId="3C340C0E" w14:textId="77777777" w:rsidR="00A92122" w:rsidRPr="0006478D" w:rsidRDefault="00A92122" w:rsidP="00A92122">
            <w:pPr>
              <w:spacing w:after="0"/>
              <w:jc w:val="center"/>
              <w:rPr>
                <w:szCs w:val="22"/>
              </w:rPr>
            </w:pPr>
            <w:r w:rsidRPr="0006478D">
              <w:rPr>
                <w:szCs w:val="22"/>
              </w:rPr>
              <w:t>102,514</w:t>
            </w:r>
          </w:p>
        </w:tc>
        <w:tc>
          <w:tcPr>
            <w:tcW w:w="0" w:type="auto"/>
            <w:tcBorders>
              <w:top w:val="nil"/>
              <w:right w:val="nil"/>
            </w:tcBorders>
            <w:vAlign w:val="center"/>
          </w:tcPr>
          <w:p w14:paraId="33BF403D" w14:textId="77777777" w:rsidR="00A92122" w:rsidRPr="0006478D" w:rsidRDefault="00A92122" w:rsidP="00A92122">
            <w:pPr>
              <w:spacing w:after="0"/>
              <w:jc w:val="center"/>
              <w:rPr>
                <w:szCs w:val="22"/>
              </w:rPr>
            </w:pPr>
            <w:r w:rsidRPr="0006478D">
              <w:rPr>
                <w:szCs w:val="22"/>
              </w:rPr>
              <w:t>820,066</w:t>
            </w:r>
          </w:p>
        </w:tc>
        <w:tc>
          <w:tcPr>
            <w:tcW w:w="1199" w:type="dxa"/>
            <w:gridSpan w:val="2"/>
            <w:tcBorders>
              <w:top w:val="nil"/>
              <w:left w:val="nil"/>
              <w:right w:val="nil"/>
            </w:tcBorders>
            <w:vAlign w:val="center"/>
          </w:tcPr>
          <w:p w14:paraId="4B10451E" w14:textId="77777777" w:rsidR="00A92122" w:rsidRPr="0006478D" w:rsidRDefault="00A92122" w:rsidP="00A92122">
            <w:pPr>
              <w:spacing w:after="0"/>
              <w:jc w:val="center"/>
              <w:rPr>
                <w:szCs w:val="22"/>
              </w:rPr>
            </w:pPr>
            <w:r w:rsidRPr="0006478D">
              <w:rPr>
                <w:szCs w:val="22"/>
              </w:rPr>
              <w:t>27%</w:t>
            </w:r>
          </w:p>
        </w:tc>
      </w:tr>
      <w:tr w:rsidR="00A92122" w14:paraId="684980B9" w14:textId="77777777" w:rsidTr="00A92122">
        <w:trPr>
          <w:cantSplit/>
          <w:trHeight w:val="263"/>
        </w:trPr>
        <w:tc>
          <w:tcPr>
            <w:tcW w:w="0" w:type="auto"/>
            <w:tcBorders>
              <w:top w:val="nil"/>
              <w:left w:val="nil"/>
              <w:right w:val="nil"/>
            </w:tcBorders>
            <w:vAlign w:val="center"/>
          </w:tcPr>
          <w:p w14:paraId="717C867C" w14:textId="77777777" w:rsidR="00A92122" w:rsidRPr="0006478D" w:rsidRDefault="00A92122" w:rsidP="00A92122">
            <w:pPr>
              <w:tabs>
                <w:tab w:val="left" w:pos="0"/>
                <w:tab w:val="left" w:pos="720"/>
              </w:tabs>
              <w:spacing w:after="0"/>
              <w:jc w:val="center"/>
              <w:rPr>
                <w:szCs w:val="22"/>
              </w:rPr>
            </w:pPr>
            <w:r w:rsidRPr="0006478D">
              <w:rPr>
                <w:szCs w:val="22"/>
              </w:rPr>
              <w:t>2003</w:t>
            </w:r>
          </w:p>
        </w:tc>
        <w:tc>
          <w:tcPr>
            <w:tcW w:w="0" w:type="auto"/>
            <w:tcBorders>
              <w:top w:val="nil"/>
              <w:left w:val="nil"/>
            </w:tcBorders>
            <w:vAlign w:val="center"/>
          </w:tcPr>
          <w:p w14:paraId="514034DD" w14:textId="77777777" w:rsidR="00A92122" w:rsidRPr="0006478D" w:rsidRDefault="00A92122" w:rsidP="00A92122">
            <w:pPr>
              <w:spacing w:after="0"/>
              <w:jc w:val="center"/>
              <w:rPr>
                <w:szCs w:val="22"/>
              </w:rPr>
            </w:pPr>
            <w:r w:rsidRPr="0006478D">
              <w:rPr>
                <w:szCs w:val="22"/>
              </w:rPr>
              <w:t>72,851</w:t>
            </w:r>
          </w:p>
        </w:tc>
        <w:tc>
          <w:tcPr>
            <w:tcW w:w="0" w:type="auto"/>
            <w:tcBorders>
              <w:top w:val="nil"/>
              <w:right w:val="nil"/>
            </w:tcBorders>
            <w:vAlign w:val="center"/>
          </w:tcPr>
          <w:p w14:paraId="2738D8D4" w14:textId="77777777" w:rsidR="00A92122" w:rsidRPr="0006478D" w:rsidRDefault="00A92122" w:rsidP="00A92122">
            <w:pPr>
              <w:spacing w:after="0"/>
              <w:jc w:val="center"/>
              <w:rPr>
                <w:szCs w:val="22"/>
              </w:rPr>
            </w:pPr>
            <w:r w:rsidRPr="0006478D">
              <w:rPr>
                <w:szCs w:val="22"/>
              </w:rPr>
              <w:t>116,278</w:t>
            </w:r>
          </w:p>
        </w:tc>
        <w:tc>
          <w:tcPr>
            <w:tcW w:w="0" w:type="auto"/>
            <w:tcBorders>
              <w:top w:val="nil"/>
              <w:left w:val="nil"/>
            </w:tcBorders>
            <w:vAlign w:val="center"/>
          </w:tcPr>
          <w:p w14:paraId="4AE30EFD" w14:textId="77777777" w:rsidR="00A92122" w:rsidRPr="0006478D" w:rsidRDefault="00A92122" w:rsidP="00A92122">
            <w:pPr>
              <w:spacing w:after="0"/>
              <w:jc w:val="center"/>
              <w:rPr>
                <w:szCs w:val="22"/>
              </w:rPr>
            </w:pPr>
            <w:r w:rsidRPr="0006478D">
              <w:rPr>
                <w:szCs w:val="22"/>
              </w:rPr>
              <w:t>166,795</w:t>
            </w:r>
          </w:p>
        </w:tc>
        <w:tc>
          <w:tcPr>
            <w:tcW w:w="0" w:type="auto"/>
            <w:tcBorders>
              <w:top w:val="nil"/>
              <w:right w:val="nil"/>
            </w:tcBorders>
            <w:vAlign w:val="center"/>
          </w:tcPr>
          <w:p w14:paraId="03C2CED0" w14:textId="77777777" w:rsidR="00A92122" w:rsidRPr="0006478D" w:rsidRDefault="00A92122" w:rsidP="00A92122">
            <w:pPr>
              <w:spacing w:after="0"/>
              <w:jc w:val="center"/>
              <w:rPr>
                <w:szCs w:val="22"/>
              </w:rPr>
            </w:pPr>
            <w:r w:rsidRPr="0006478D">
              <w:rPr>
                <w:szCs w:val="22"/>
              </w:rPr>
              <w:t>27,762</w:t>
            </w:r>
          </w:p>
        </w:tc>
        <w:tc>
          <w:tcPr>
            <w:tcW w:w="0" w:type="auto"/>
            <w:tcBorders>
              <w:top w:val="nil"/>
              <w:left w:val="nil"/>
            </w:tcBorders>
            <w:vAlign w:val="center"/>
          </w:tcPr>
          <w:p w14:paraId="6384BF4D" w14:textId="77777777" w:rsidR="00A92122" w:rsidRPr="0006478D" w:rsidRDefault="00A92122" w:rsidP="00A92122">
            <w:pPr>
              <w:spacing w:after="0"/>
              <w:jc w:val="center"/>
              <w:rPr>
                <w:szCs w:val="22"/>
              </w:rPr>
            </w:pPr>
            <w:r w:rsidRPr="0006478D">
              <w:rPr>
                <w:szCs w:val="22"/>
              </w:rPr>
              <w:t>73,737</w:t>
            </w:r>
          </w:p>
        </w:tc>
        <w:tc>
          <w:tcPr>
            <w:tcW w:w="0" w:type="auto"/>
            <w:tcBorders>
              <w:top w:val="nil"/>
              <w:right w:val="nil"/>
            </w:tcBorders>
            <w:vAlign w:val="center"/>
          </w:tcPr>
          <w:p w14:paraId="76ABE096" w14:textId="77777777" w:rsidR="00A92122" w:rsidRPr="0006478D" w:rsidRDefault="00A92122" w:rsidP="00A92122">
            <w:pPr>
              <w:spacing w:after="0"/>
              <w:jc w:val="center"/>
              <w:rPr>
                <w:szCs w:val="22"/>
              </w:rPr>
            </w:pPr>
            <w:r w:rsidRPr="0006478D">
              <w:rPr>
                <w:szCs w:val="22"/>
              </w:rPr>
              <w:t>457,422</w:t>
            </w:r>
          </w:p>
        </w:tc>
        <w:tc>
          <w:tcPr>
            <w:tcW w:w="1199" w:type="dxa"/>
            <w:gridSpan w:val="2"/>
            <w:tcBorders>
              <w:top w:val="nil"/>
              <w:left w:val="nil"/>
              <w:right w:val="nil"/>
            </w:tcBorders>
            <w:vAlign w:val="center"/>
          </w:tcPr>
          <w:p w14:paraId="3AD3BEBF" w14:textId="77777777" w:rsidR="00A92122" w:rsidRPr="0006478D" w:rsidRDefault="00A92122" w:rsidP="00A92122">
            <w:pPr>
              <w:spacing w:after="0"/>
              <w:jc w:val="center"/>
              <w:rPr>
                <w:szCs w:val="22"/>
              </w:rPr>
            </w:pPr>
            <w:r w:rsidRPr="0006478D">
              <w:rPr>
                <w:szCs w:val="22"/>
              </w:rPr>
              <w:t>16%</w:t>
            </w:r>
          </w:p>
        </w:tc>
      </w:tr>
      <w:tr w:rsidR="00A92122" w14:paraId="57B5E8F8" w14:textId="77777777" w:rsidTr="00A92122">
        <w:trPr>
          <w:cantSplit/>
          <w:trHeight w:val="263"/>
        </w:trPr>
        <w:tc>
          <w:tcPr>
            <w:tcW w:w="0" w:type="auto"/>
            <w:tcBorders>
              <w:left w:val="nil"/>
              <w:right w:val="nil"/>
            </w:tcBorders>
            <w:vAlign w:val="center"/>
          </w:tcPr>
          <w:p w14:paraId="66DC2327" w14:textId="77777777" w:rsidR="00A92122" w:rsidRPr="0006478D" w:rsidRDefault="00A92122" w:rsidP="00A92122">
            <w:pPr>
              <w:tabs>
                <w:tab w:val="left" w:pos="0"/>
                <w:tab w:val="left" w:pos="720"/>
              </w:tabs>
              <w:spacing w:after="0"/>
              <w:jc w:val="center"/>
              <w:rPr>
                <w:szCs w:val="22"/>
              </w:rPr>
            </w:pPr>
            <w:r w:rsidRPr="0006478D">
              <w:rPr>
                <w:szCs w:val="22"/>
              </w:rPr>
              <w:t>2005</w:t>
            </w:r>
          </w:p>
        </w:tc>
        <w:tc>
          <w:tcPr>
            <w:tcW w:w="0" w:type="auto"/>
            <w:tcBorders>
              <w:left w:val="nil"/>
            </w:tcBorders>
            <w:vAlign w:val="center"/>
          </w:tcPr>
          <w:p w14:paraId="263D893A" w14:textId="77777777" w:rsidR="00A92122" w:rsidRPr="0006478D" w:rsidRDefault="00A92122" w:rsidP="00A92122">
            <w:pPr>
              <w:spacing w:after="0"/>
              <w:jc w:val="center"/>
              <w:rPr>
                <w:szCs w:val="22"/>
              </w:rPr>
            </w:pPr>
            <w:r w:rsidRPr="0006478D">
              <w:rPr>
                <w:szCs w:val="22"/>
              </w:rPr>
              <w:t>250,912</w:t>
            </w:r>
          </w:p>
        </w:tc>
        <w:tc>
          <w:tcPr>
            <w:tcW w:w="0" w:type="auto"/>
            <w:tcBorders>
              <w:right w:val="nil"/>
            </w:tcBorders>
            <w:vAlign w:val="center"/>
          </w:tcPr>
          <w:p w14:paraId="21C64BCA" w14:textId="77777777" w:rsidR="00A92122" w:rsidRPr="0006478D" w:rsidRDefault="00A92122" w:rsidP="00A92122">
            <w:pPr>
              <w:spacing w:after="0"/>
              <w:jc w:val="center"/>
              <w:rPr>
                <w:szCs w:val="22"/>
              </w:rPr>
            </w:pPr>
            <w:r w:rsidRPr="0006478D">
              <w:rPr>
                <w:szCs w:val="22"/>
              </w:rPr>
              <w:t>75,433</w:t>
            </w:r>
          </w:p>
        </w:tc>
        <w:tc>
          <w:tcPr>
            <w:tcW w:w="0" w:type="auto"/>
            <w:tcBorders>
              <w:left w:val="nil"/>
            </w:tcBorders>
            <w:vAlign w:val="center"/>
          </w:tcPr>
          <w:p w14:paraId="4F56566E" w14:textId="77777777" w:rsidR="00A92122" w:rsidRPr="0006478D" w:rsidRDefault="00A92122" w:rsidP="00A92122">
            <w:pPr>
              <w:spacing w:after="0"/>
              <w:jc w:val="center"/>
              <w:rPr>
                <w:szCs w:val="22"/>
              </w:rPr>
            </w:pPr>
            <w:r w:rsidRPr="0006478D">
              <w:rPr>
                <w:szCs w:val="22"/>
              </w:rPr>
              <w:t>300,153</w:t>
            </w:r>
          </w:p>
        </w:tc>
        <w:tc>
          <w:tcPr>
            <w:tcW w:w="0" w:type="auto"/>
            <w:tcBorders>
              <w:right w:val="nil"/>
            </w:tcBorders>
            <w:vAlign w:val="center"/>
          </w:tcPr>
          <w:p w14:paraId="3E3E8FD4" w14:textId="77777777" w:rsidR="00A92122" w:rsidRPr="0006478D" w:rsidRDefault="00A92122" w:rsidP="00A92122">
            <w:pPr>
              <w:spacing w:after="0"/>
              <w:jc w:val="center"/>
              <w:rPr>
                <w:szCs w:val="22"/>
              </w:rPr>
            </w:pPr>
            <w:r w:rsidRPr="0006478D">
              <w:rPr>
                <w:szCs w:val="22"/>
              </w:rPr>
              <w:t>77,682</w:t>
            </w:r>
          </w:p>
        </w:tc>
        <w:tc>
          <w:tcPr>
            <w:tcW w:w="0" w:type="auto"/>
            <w:tcBorders>
              <w:left w:val="nil"/>
            </w:tcBorders>
            <w:vAlign w:val="center"/>
          </w:tcPr>
          <w:p w14:paraId="01209801" w14:textId="77777777" w:rsidR="00A92122" w:rsidRPr="0006478D" w:rsidRDefault="00A92122" w:rsidP="00A92122">
            <w:pPr>
              <w:spacing w:after="0"/>
              <w:jc w:val="center"/>
              <w:rPr>
                <w:szCs w:val="22"/>
              </w:rPr>
            </w:pPr>
            <w:r w:rsidRPr="0006478D">
              <w:rPr>
                <w:szCs w:val="22"/>
              </w:rPr>
              <w:t>62,239</w:t>
            </w:r>
          </w:p>
        </w:tc>
        <w:tc>
          <w:tcPr>
            <w:tcW w:w="0" w:type="auto"/>
            <w:tcBorders>
              <w:right w:val="nil"/>
            </w:tcBorders>
            <w:vAlign w:val="center"/>
          </w:tcPr>
          <w:p w14:paraId="5A7405A0" w14:textId="77777777" w:rsidR="00A92122" w:rsidRPr="0006478D" w:rsidRDefault="00A92122" w:rsidP="00A92122">
            <w:pPr>
              <w:spacing w:after="0"/>
              <w:jc w:val="center"/>
              <w:rPr>
                <w:szCs w:val="22"/>
              </w:rPr>
            </w:pPr>
            <w:r w:rsidRPr="0006478D">
              <w:rPr>
                <w:szCs w:val="22"/>
              </w:rPr>
              <w:t>766,418</w:t>
            </w:r>
          </w:p>
        </w:tc>
        <w:tc>
          <w:tcPr>
            <w:tcW w:w="1199" w:type="dxa"/>
            <w:gridSpan w:val="2"/>
            <w:tcBorders>
              <w:left w:val="nil"/>
              <w:right w:val="nil"/>
            </w:tcBorders>
            <w:vAlign w:val="center"/>
          </w:tcPr>
          <w:p w14:paraId="3008ABDC" w14:textId="77777777" w:rsidR="00A92122" w:rsidRPr="0006478D" w:rsidRDefault="00A92122" w:rsidP="00A92122">
            <w:pPr>
              <w:spacing w:after="0"/>
              <w:jc w:val="center"/>
              <w:rPr>
                <w:szCs w:val="22"/>
              </w:rPr>
            </w:pPr>
            <w:r w:rsidRPr="0006478D">
              <w:rPr>
                <w:szCs w:val="22"/>
              </w:rPr>
              <w:t>19%</w:t>
            </w:r>
          </w:p>
        </w:tc>
      </w:tr>
      <w:tr w:rsidR="00A92122" w14:paraId="7D22C59B" w14:textId="77777777" w:rsidTr="00A92122">
        <w:trPr>
          <w:cantSplit/>
          <w:trHeight w:val="281"/>
        </w:trPr>
        <w:tc>
          <w:tcPr>
            <w:tcW w:w="0" w:type="auto"/>
            <w:tcBorders>
              <w:left w:val="nil"/>
              <w:right w:val="nil"/>
            </w:tcBorders>
            <w:vAlign w:val="center"/>
          </w:tcPr>
          <w:p w14:paraId="78B747F5" w14:textId="77777777" w:rsidR="00A92122" w:rsidRPr="0006478D" w:rsidRDefault="00A92122" w:rsidP="00A92122">
            <w:pPr>
              <w:tabs>
                <w:tab w:val="left" w:pos="0"/>
                <w:tab w:val="left" w:pos="720"/>
              </w:tabs>
              <w:spacing w:after="0"/>
              <w:jc w:val="center"/>
              <w:rPr>
                <w:szCs w:val="22"/>
              </w:rPr>
            </w:pPr>
            <w:r w:rsidRPr="0006478D">
              <w:rPr>
                <w:szCs w:val="22"/>
              </w:rPr>
              <w:t>2007</w:t>
            </w:r>
          </w:p>
        </w:tc>
        <w:tc>
          <w:tcPr>
            <w:tcW w:w="0" w:type="auto"/>
            <w:tcBorders>
              <w:left w:val="nil"/>
            </w:tcBorders>
            <w:vAlign w:val="center"/>
          </w:tcPr>
          <w:p w14:paraId="2A50885A" w14:textId="77777777" w:rsidR="00A92122" w:rsidRPr="0006478D" w:rsidRDefault="00A92122" w:rsidP="00A92122">
            <w:pPr>
              <w:spacing w:after="0"/>
              <w:jc w:val="center"/>
              <w:rPr>
                <w:szCs w:val="22"/>
              </w:rPr>
            </w:pPr>
            <w:r w:rsidRPr="0006478D">
              <w:rPr>
                <w:szCs w:val="22"/>
              </w:rPr>
              <w:t>158,100</w:t>
            </w:r>
          </w:p>
        </w:tc>
        <w:tc>
          <w:tcPr>
            <w:tcW w:w="0" w:type="auto"/>
            <w:tcBorders>
              <w:right w:val="nil"/>
            </w:tcBorders>
            <w:vAlign w:val="center"/>
          </w:tcPr>
          <w:p w14:paraId="6E8BB265" w14:textId="77777777" w:rsidR="00A92122" w:rsidRPr="0006478D" w:rsidRDefault="00A92122" w:rsidP="00A92122">
            <w:pPr>
              <w:spacing w:after="0"/>
              <w:jc w:val="center"/>
              <w:rPr>
                <w:szCs w:val="22"/>
              </w:rPr>
            </w:pPr>
            <w:r w:rsidRPr="0006478D">
              <w:rPr>
                <w:szCs w:val="22"/>
              </w:rPr>
              <w:t>77,002</w:t>
            </w:r>
          </w:p>
        </w:tc>
        <w:tc>
          <w:tcPr>
            <w:tcW w:w="0" w:type="auto"/>
            <w:tcBorders>
              <w:left w:val="nil"/>
            </w:tcBorders>
            <w:vAlign w:val="center"/>
          </w:tcPr>
          <w:p w14:paraId="0047B465" w14:textId="77777777" w:rsidR="00A92122" w:rsidRPr="0006478D" w:rsidRDefault="00A92122" w:rsidP="00A92122">
            <w:pPr>
              <w:spacing w:after="0"/>
              <w:jc w:val="center"/>
              <w:rPr>
                <w:szCs w:val="22"/>
              </w:rPr>
            </w:pPr>
            <w:r w:rsidRPr="0006478D">
              <w:rPr>
                <w:szCs w:val="22"/>
              </w:rPr>
              <w:t>301,712</w:t>
            </w:r>
          </w:p>
        </w:tc>
        <w:tc>
          <w:tcPr>
            <w:tcW w:w="0" w:type="auto"/>
            <w:tcBorders>
              <w:right w:val="nil"/>
            </w:tcBorders>
            <w:vAlign w:val="center"/>
          </w:tcPr>
          <w:p w14:paraId="59E04927" w14:textId="77777777" w:rsidR="00A92122" w:rsidRPr="0006478D" w:rsidRDefault="00A92122" w:rsidP="00A92122">
            <w:pPr>
              <w:spacing w:after="0"/>
              <w:jc w:val="center"/>
              <w:rPr>
                <w:szCs w:val="22"/>
              </w:rPr>
            </w:pPr>
            <w:r w:rsidRPr="0006478D">
              <w:rPr>
                <w:szCs w:val="22"/>
              </w:rPr>
              <w:t>52,569</w:t>
            </w:r>
          </w:p>
        </w:tc>
        <w:tc>
          <w:tcPr>
            <w:tcW w:w="0" w:type="auto"/>
            <w:tcBorders>
              <w:left w:val="nil"/>
            </w:tcBorders>
            <w:vAlign w:val="center"/>
          </w:tcPr>
          <w:p w14:paraId="0C633B6F" w14:textId="77777777" w:rsidR="00A92122" w:rsidRPr="0006478D" w:rsidRDefault="00A92122" w:rsidP="00A92122">
            <w:pPr>
              <w:spacing w:after="0"/>
              <w:jc w:val="center"/>
              <w:rPr>
                <w:szCs w:val="22"/>
              </w:rPr>
            </w:pPr>
            <w:r w:rsidRPr="0006478D">
              <w:rPr>
                <w:szCs w:val="22"/>
              </w:rPr>
              <w:t>98,798</w:t>
            </w:r>
          </w:p>
        </w:tc>
        <w:tc>
          <w:tcPr>
            <w:tcW w:w="0" w:type="auto"/>
            <w:tcBorders>
              <w:right w:val="nil"/>
            </w:tcBorders>
            <w:vAlign w:val="center"/>
          </w:tcPr>
          <w:p w14:paraId="55EBC027" w14:textId="77777777" w:rsidR="00A92122" w:rsidRPr="0006478D" w:rsidRDefault="00A92122" w:rsidP="00A92122">
            <w:pPr>
              <w:spacing w:after="0"/>
              <w:jc w:val="center"/>
              <w:rPr>
                <w:szCs w:val="22"/>
              </w:rPr>
            </w:pPr>
            <w:r w:rsidRPr="0006478D">
              <w:rPr>
                <w:szCs w:val="22"/>
              </w:rPr>
              <w:t>688,180</w:t>
            </w:r>
          </w:p>
        </w:tc>
        <w:tc>
          <w:tcPr>
            <w:tcW w:w="1199" w:type="dxa"/>
            <w:gridSpan w:val="2"/>
            <w:tcBorders>
              <w:left w:val="nil"/>
              <w:right w:val="nil"/>
            </w:tcBorders>
            <w:vAlign w:val="center"/>
          </w:tcPr>
          <w:p w14:paraId="50378629" w14:textId="77777777" w:rsidR="00A92122" w:rsidRPr="0006478D" w:rsidRDefault="00A92122" w:rsidP="00A92122">
            <w:pPr>
              <w:spacing w:after="0"/>
              <w:jc w:val="center"/>
              <w:rPr>
                <w:szCs w:val="22"/>
              </w:rPr>
            </w:pPr>
            <w:r w:rsidRPr="0006478D">
              <w:rPr>
                <w:szCs w:val="22"/>
              </w:rPr>
              <w:t>17%</w:t>
            </w:r>
          </w:p>
        </w:tc>
      </w:tr>
      <w:tr w:rsidR="00A92122" w14:paraId="4ADCD428" w14:textId="77777777" w:rsidTr="00A92122">
        <w:trPr>
          <w:cantSplit/>
          <w:trHeight w:val="263"/>
        </w:trPr>
        <w:tc>
          <w:tcPr>
            <w:tcW w:w="0" w:type="auto"/>
            <w:tcBorders>
              <w:left w:val="nil"/>
              <w:right w:val="nil"/>
            </w:tcBorders>
            <w:vAlign w:val="center"/>
          </w:tcPr>
          <w:p w14:paraId="3A03CF09" w14:textId="77777777" w:rsidR="00A92122" w:rsidRPr="0006478D" w:rsidRDefault="00A92122" w:rsidP="00A92122">
            <w:pPr>
              <w:tabs>
                <w:tab w:val="left" w:pos="0"/>
                <w:tab w:val="left" w:pos="720"/>
              </w:tabs>
              <w:spacing w:after="0"/>
              <w:jc w:val="center"/>
              <w:rPr>
                <w:szCs w:val="22"/>
              </w:rPr>
            </w:pPr>
            <w:r w:rsidRPr="0006478D">
              <w:rPr>
                <w:szCs w:val="22"/>
              </w:rPr>
              <w:t>2009</w:t>
            </w:r>
          </w:p>
        </w:tc>
        <w:tc>
          <w:tcPr>
            <w:tcW w:w="0" w:type="auto"/>
            <w:tcBorders>
              <w:left w:val="nil"/>
            </w:tcBorders>
            <w:vAlign w:val="center"/>
          </w:tcPr>
          <w:p w14:paraId="3F2A4C55" w14:textId="77777777" w:rsidR="00A92122" w:rsidRPr="0006478D" w:rsidRDefault="00A92122" w:rsidP="00A92122">
            <w:pPr>
              <w:spacing w:after="0"/>
              <w:jc w:val="center"/>
              <w:rPr>
                <w:szCs w:val="22"/>
              </w:rPr>
            </w:pPr>
            <w:r w:rsidRPr="0006478D">
              <w:rPr>
                <w:szCs w:val="22"/>
              </w:rPr>
              <w:t>31,739</w:t>
            </w:r>
          </w:p>
        </w:tc>
        <w:tc>
          <w:tcPr>
            <w:tcW w:w="0" w:type="auto"/>
            <w:tcBorders>
              <w:right w:val="nil"/>
            </w:tcBorders>
            <w:vAlign w:val="center"/>
          </w:tcPr>
          <w:p w14:paraId="54BF3E55" w14:textId="77777777" w:rsidR="00A92122" w:rsidRPr="0006478D" w:rsidRDefault="00A92122" w:rsidP="00A92122">
            <w:pPr>
              <w:spacing w:after="0"/>
              <w:jc w:val="center"/>
              <w:rPr>
                <w:szCs w:val="22"/>
              </w:rPr>
            </w:pPr>
            <w:r w:rsidRPr="0006478D">
              <w:rPr>
                <w:szCs w:val="22"/>
              </w:rPr>
              <w:t>209,756</w:t>
            </w:r>
          </w:p>
        </w:tc>
        <w:tc>
          <w:tcPr>
            <w:tcW w:w="0" w:type="auto"/>
            <w:tcBorders>
              <w:left w:val="nil"/>
            </w:tcBorders>
            <w:vAlign w:val="center"/>
          </w:tcPr>
          <w:p w14:paraId="47C71A78" w14:textId="77777777" w:rsidR="00A92122" w:rsidRPr="0006478D" w:rsidRDefault="00A92122" w:rsidP="00A92122">
            <w:pPr>
              <w:spacing w:after="0"/>
              <w:jc w:val="center"/>
              <w:rPr>
                <w:szCs w:val="22"/>
              </w:rPr>
            </w:pPr>
            <w:r w:rsidRPr="0006478D">
              <w:rPr>
                <w:szCs w:val="22"/>
              </w:rPr>
              <w:t>247,737</w:t>
            </w:r>
          </w:p>
        </w:tc>
        <w:tc>
          <w:tcPr>
            <w:tcW w:w="0" w:type="auto"/>
            <w:tcBorders>
              <w:right w:val="nil"/>
            </w:tcBorders>
            <w:vAlign w:val="center"/>
          </w:tcPr>
          <w:p w14:paraId="3C4F5465" w14:textId="77777777" w:rsidR="00A92122" w:rsidRPr="0006478D" w:rsidRDefault="00A92122" w:rsidP="00A92122">
            <w:pPr>
              <w:spacing w:after="0"/>
              <w:jc w:val="center"/>
              <w:rPr>
                <w:szCs w:val="22"/>
              </w:rPr>
            </w:pPr>
            <w:r w:rsidRPr="0006478D">
              <w:rPr>
                <w:szCs w:val="22"/>
              </w:rPr>
              <w:t>97,188</w:t>
            </w:r>
          </w:p>
        </w:tc>
        <w:tc>
          <w:tcPr>
            <w:tcW w:w="0" w:type="auto"/>
            <w:tcBorders>
              <w:left w:val="nil"/>
            </w:tcBorders>
            <w:vAlign w:val="center"/>
          </w:tcPr>
          <w:p w14:paraId="4A65889F" w14:textId="77777777" w:rsidR="00A92122" w:rsidRPr="0006478D" w:rsidRDefault="00A92122" w:rsidP="00A92122">
            <w:pPr>
              <w:spacing w:after="0"/>
              <w:jc w:val="center"/>
              <w:rPr>
                <w:szCs w:val="22"/>
              </w:rPr>
            </w:pPr>
            <w:r w:rsidRPr="0006478D">
              <w:rPr>
                <w:szCs w:val="22"/>
              </w:rPr>
              <w:t>63,029</w:t>
            </w:r>
          </w:p>
        </w:tc>
        <w:tc>
          <w:tcPr>
            <w:tcW w:w="0" w:type="auto"/>
            <w:tcBorders>
              <w:right w:val="nil"/>
            </w:tcBorders>
            <w:vAlign w:val="center"/>
          </w:tcPr>
          <w:p w14:paraId="3437251D" w14:textId="77777777" w:rsidR="00A92122" w:rsidRPr="0006478D" w:rsidRDefault="00A92122" w:rsidP="00A92122">
            <w:pPr>
              <w:spacing w:after="0"/>
              <w:jc w:val="center"/>
              <w:rPr>
                <w:szCs w:val="22"/>
              </w:rPr>
            </w:pPr>
            <w:r w:rsidRPr="0006478D">
              <w:rPr>
                <w:szCs w:val="22"/>
              </w:rPr>
              <w:t>649,449</w:t>
            </w:r>
          </w:p>
        </w:tc>
        <w:tc>
          <w:tcPr>
            <w:tcW w:w="1199" w:type="dxa"/>
            <w:gridSpan w:val="2"/>
            <w:tcBorders>
              <w:left w:val="nil"/>
              <w:right w:val="nil"/>
            </w:tcBorders>
            <w:vAlign w:val="center"/>
          </w:tcPr>
          <w:p w14:paraId="42978BD9" w14:textId="77777777" w:rsidR="00A92122" w:rsidRPr="0006478D" w:rsidRDefault="00A92122" w:rsidP="00A92122">
            <w:pPr>
              <w:spacing w:after="0"/>
              <w:jc w:val="center"/>
              <w:rPr>
                <w:szCs w:val="22"/>
              </w:rPr>
            </w:pPr>
            <w:r w:rsidRPr="0006478D">
              <w:rPr>
                <w:szCs w:val="22"/>
              </w:rPr>
              <w:t>18%</w:t>
            </w:r>
          </w:p>
        </w:tc>
      </w:tr>
      <w:tr w:rsidR="00A92122" w14:paraId="2C3A917D" w14:textId="77777777" w:rsidTr="00A92122">
        <w:trPr>
          <w:cantSplit/>
          <w:trHeight w:val="263"/>
        </w:trPr>
        <w:tc>
          <w:tcPr>
            <w:tcW w:w="0" w:type="auto"/>
            <w:tcBorders>
              <w:left w:val="nil"/>
              <w:right w:val="nil"/>
            </w:tcBorders>
            <w:vAlign w:val="center"/>
          </w:tcPr>
          <w:p w14:paraId="14C3D195" w14:textId="77777777" w:rsidR="00A92122" w:rsidRPr="0006478D" w:rsidRDefault="00A92122" w:rsidP="00A92122">
            <w:pPr>
              <w:tabs>
                <w:tab w:val="left" w:pos="0"/>
                <w:tab w:val="left" w:pos="720"/>
              </w:tabs>
              <w:spacing w:after="0"/>
              <w:jc w:val="center"/>
              <w:rPr>
                <w:szCs w:val="22"/>
              </w:rPr>
            </w:pPr>
            <w:r w:rsidRPr="0006478D">
              <w:rPr>
                <w:szCs w:val="22"/>
              </w:rPr>
              <w:t>2011</w:t>
            </w:r>
          </w:p>
        </w:tc>
        <w:tc>
          <w:tcPr>
            <w:tcW w:w="0" w:type="auto"/>
            <w:tcBorders>
              <w:left w:val="nil"/>
            </w:tcBorders>
            <w:vAlign w:val="center"/>
          </w:tcPr>
          <w:p w14:paraId="374C0CCF" w14:textId="77777777" w:rsidR="00A92122" w:rsidRPr="0006478D" w:rsidRDefault="00A92122" w:rsidP="00A92122">
            <w:pPr>
              <w:spacing w:after="0"/>
              <w:jc w:val="center"/>
              <w:rPr>
                <w:szCs w:val="22"/>
              </w:rPr>
            </w:pPr>
            <w:r w:rsidRPr="0006478D">
              <w:rPr>
                <w:szCs w:val="22"/>
              </w:rPr>
              <w:t>99,406</w:t>
            </w:r>
          </w:p>
        </w:tc>
        <w:tc>
          <w:tcPr>
            <w:tcW w:w="0" w:type="auto"/>
            <w:tcBorders>
              <w:right w:val="nil"/>
            </w:tcBorders>
            <w:vAlign w:val="center"/>
          </w:tcPr>
          <w:p w14:paraId="7B942634" w14:textId="77777777" w:rsidR="00A92122" w:rsidRPr="0006478D" w:rsidRDefault="00A92122" w:rsidP="00A92122">
            <w:pPr>
              <w:spacing w:after="0"/>
              <w:jc w:val="center"/>
              <w:rPr>
                <w:szCs w:val="22"/>
              </w:rPr>
            </w:pPr>
            <w:r w:rsidRPr="0006478D">
              <w:rPr>
                <w:szCs w:val="22"/>
              </w:rPr>
              <w:t>197,357</w:t>
            </w:r>
          </w:p>
        </w:tc>
        <w:tc>
          <w:tcPr>
            <w:tcW w:w="0" w:type="auto"/>
            <w:tcBorders>
              <w:left w:val="nil"/>
            </w:tcBorders>
            <w:vAlign w:val="center"/>
          </w:tcPr>
          <w:p w14:paraId="7D8AA441" w14:textId="77777777" w:rsidR="00A92122" w:rsidRPr="0006478D" w:rsidRDefault="00A92122" w:rsidP="00A92122">
            <w:pPr>
              <w:spacing w:after="0"/>
              <w:jc w:val="center"/>
              <w:rPr>
                <w:szCs w:val="22"/>
              </w:rPr>
            </w:pPr>
            <w:r w:rsidRPr="0006478D">
              <w:rPr>
                <w:szCs w:val="22"/>
              </w:rPr>
              <w:t>340,881</w:t>
            </w:r>
          </w:p>
        </w:tc>
        <w:tc>
          <w:tcPr>
            <w:tcW w:w="0" w:type="auto"/>
            <w:tcBorders>
              <w:right w:val="nil"/>
            </w:tcBorders>
            <w:vAlign w:val="center"/>
          </w:tcPr>
          <w:p w14:paraId="4ACC4C1F" w14:textId="77777777" w:rsidR="00A92122" w:rsidRPr="0006478D" w:rsidRDefault="00A92122" w:rsidP="00A92122">
            <w:pPr>
              <w:spacing w:after="0"/>
              <w:jc w:val="center"/>
              <w:rPr>
                <w:szCs w:val="22"/>
              </w:rPr>
            </w:pPr>
            <w:r w:rsidRPr="0006478D">
              <w:rPr>
                <w:szCs w:val="22"/>
              </w:rPr>
              <w:t>68,339</w:t>
            </w:r>
          </w:p>
        </w:tc>
        <w:tc>
          <w:tcPr>
            <w:tcW w:w="0" w:type="auto"/>
            <w:tcBorders>
              <w:left w:val="nil"/>
            </w:tcBorders>
            <w:vAlign w:val="center"/>
          </w:tcPr>
          <w:p w14:paraId="1A911A81" w14:textId="77777777" w:rsidR="00A92122" w:rsidRPr="0006478D" w:rsidRDefault="00A92122" w:rsidP="00A92122">
            <w:pPr>
              <w:spacing w:after="0"/>
              <w:jc w:val="center"/>
              <w:rPr>
                <w:szCs w:val="22"/>
              </w:rPr>
            </w:pPr>
            <w:r w:rsidRPr="0006478D">
              <w:rPr>
                <w:szCs w:val="22"/>
              </w:rPr>
              <w:t>72,687</w:t>
            </w:r>
          </w:p>
        </w:tc>
        <w:tc>
          <w:tcPr>
            <w:tcW w:w="0" w:type="auto"/>
            <w:tcBorders>
              <w:right w:val="nil"/>
            </w:tcBorders>
            <w:vAlign w:val="center"/>
          </w:tcPr>
          <w:p w14:paraId="4BB28727" w14:textId="77777777" w:rsidR="00A92122" w:rsidRPr="0006478D" w:rsidRDefault="00A92122" w:rsidP="00A92122">
            <w:pPr>
              <w:spacing w:after="0"/>
              <w:jc w:val="center"/>
              <w:rPr>
                <w:szCs w:val="22"/>
              </w:rPr>
            </w:pPr>
            <w:r w:rsidRPr="0006478D">
              <w:rPr>
                <w:szCs w:val="22"/>
              </w:rPr>
              <w:t>778,670</w:t>
            </w:r>
          </w:p>
        </w:tc>
        <w:tc>
          <w:tcPr>
            <w:tcW w:w="1199" w:type="dxa"/>
            <w:gridSpan w:val="2"/>
            <w:tcBorders>
              <w:left w:val="nil"/>
              <w:right w:val="nil"/>
            </w:tcBorders>
            <w:vAlign w:val="center"/>
          </w:tcPr>
          <w:p w14:paraId="1AF7B72A" w14:textId="77777777" w:rsidR="00A92122" w:rsidRPr="0006478D" w:rsidRDefault="00A92122" w:rsidP="00A92122">
            <w:pPr>
              <w:spacing w:after="0"/>
              <w:jc w:val="center"/>
              <w:rPr>
                <w:szCs w:val="22"/>
              </w:rPr>
            </w:pPr>
            <w:r w:rsidRPr="0006478D">
              <w:rPr>
                <w:szCs w:val="22"/>
              </w:rPr>
              <w:t>17%</w:t>
            </w:r>
          </w:p>
        </w:tc>
      </w:tr>
      <w:tr w:rsidR="00A92122" w14:paraId="4A367820" w14:textId="77777777" w:rsidTr="00A92122">
        <w:trPr>
          <w:cantSplit/>
          <w:trHeight w:val="281"/>
        </w:trPr>
        <w:tc>
          <w:tcPr>
            <w:tcW w:w="0" w:type="auto"/>
            <w:tcBorders>
              <w:left w:val="nil"/>
              <w:right w:val="nil"/>
            </w:tcBorders>
            <w:vAlign w:val="center"/>
          </w:tcPr>
          <w:p w14:paraId="5DEC29F9" w14:textId="77777777" w:rsidR="00A92122" w:rsidRPr="0006478D" w:rsidRDefault="00A92122" w:rsidP="00A92122">
            <w:pPr>
              <w:tabs>
                <w:tab w:val="left" w:pos="0"/>
                <w:tab w:val="left" w:pos="720"/>
              </w:tabs>
              <w:spacing w:after="0"/>
              <w:jc w:val="center"/>
              <w:rPr>
                <w:szCs w:val="22"/>
              </w:rPr>
            </w:pPr>
            <w:r w:rsidRPr="0006478D">
              <w:rPr>
                <w:szCs w:val="22"/>
              </w:rPr>
              <w:t>2013</w:t>
            </w:r>
          </w:p>
        </w:tc>
        <w:tc>
          <w:tcPr>
            <w:tcW w:w="0" w:type="auto"/>
            <w:tcBorders>
              <w:left w:val="nil"/>
            </w:tcBorders>
            <w:vAlign w:val="center"/>
          </w:tcPr>
          <w:p w14:paraId="48130CD3" w14:textId="77777777" w:rsidR="00A92122" w:rsidRPr="0006478D" w:rsidRDefault="00A92122" w:rsidP="00A92122">
            <w:pPr>
              <w:spacing w:after="0"/>
              <w:jc w:val="center"/>
              <w:rPr>
                <w:szCs w:val="22"/>
              </w:rPr>
            </w:pPr>
            <w:r w:rsidRPr="0006478D">
              <w:rPr>
                <w:szCs w:val="22"/>
              </w:rPr>
              <w:t>157,457</w:t>
            </w:r>
          </w:p>
        </w:tc>
        <w:tc>
          <w:tcPr>
            <w:tcW w:w="0" w:type="auto"/>
            <w:tcBorders>
              <w:right w:val="nil"/>
            </w:tcBorders>
            <w:vAlign w:val="center"/>
          </w:tcPr>
          <w:p w14:paraId="1DDFCC8D" w14:textId="77777777" w:rsidR="00A92122" w:rsidRPr="0006478D" w:rsidRDefault="00A92122" w:rsidP="00A92122">
            <w:pPr>
              <w:spacing w:after="0"/>
              <w:jc w:val="center"/>
              <w:rPr>
                <w:szCs w:val="22"/>
              </w:rPr>
            </w:pPr>
            <w:r w:rsidRPr="0006478D">
              <w:rPr>
                <w:szCs w:val="22"/>
              </w:rPr>
              <w:t>291,763</w:t>
            </w:r>
          </w:p>
        </w:tc>
        <w:tc>
          <w:tcPr>
            <w:tcW w:w="0" w:type="auto"/>
            <w:tcBorders>
              <w:left w:val="nil"/>
            </w:tcBorders>
            <w:vAlign w:val="center"/>
          </w:tcPr>
          <w:p w14:paraId="2DB70528" w14:textId="77777777" w:rsidR="00A92122" w:rsidRPr="0006478D" w:rsidRDefault="00A92122" w:rsidP="00A92122">
            <w:pPr>
              <w:spacing w:after="0"/>
              <w:jc w:val="center"/>
              <w:rPr>
                <w:szCs w:val="22"/>
              </w:rPr>
            </w:pPr>
            <w:r w:rsidRPr="0006478D">
              <w:rPr>
                <w:szCs w:val="22"/>
              </w:rPr>
              <w:t>594,675</w:t>
            </w:r>
          </w:p>
        </w:tc>
        <w:tc>
          <w:tcPr>
            <w:tcW w:w="0" w:type="auto"/>
            <w:tcBorders>
              <w:right w:val="nil"/>
            </w:tcBorders>
            <w:vAlign w:val="center"/>
          </w:tcPr>
          <w:p w14:paraId="614D9164" w14:textId="77777777" w:rsidR="00A92122" w:rsidRPr="0006478D" w:rsidRDefault="00A92122" w:rsidP="00A92122">
            <w:pPr>
              <w:spacing w:after="0"/>
              <w:jc w:val="center"/>
              <w:rPr>
                <w:szCs w:val="22"/>
              </w:rPr>
            </w:pPr>
            <w:r w:rsidRPr="0006478D">
              <w:rPr>
                <w:szCs w:val="22"/>
              </w:rPr>
              <w:t>179,862</w:t>
            </w:r>
          </w:p>
        </w:tc>
        <w:tc>
          <w:tcPr>
            <w:tcW w:w="0" w:type="auto"/>
            <w:tcBorders>
              <w:left w:val="nil"/>
            </w:tcBorders>
            <w:vAlign w:val="center"/>
          </w:tcPr>
          <w:p w14:paraId="77CF9C91" w14:textId="77777777" w:rsidR="00A92122" w:rsidRPr="0006478D" w:rsidRDefault="00A92122" w:rsidP="00A92122">
            <w:pPr>
              <w:spacing w:after="0"/>
              <w:jc w:val="center"/>
              <w:rPr>
                <w:szCs w:val="22"/>
              </w:rPr>
            </w:pPr>
            <w:r w:rsidRPr="0006478D">
              <w:rPr>
                <w:szCs w:val="22"/>
              </w:rPr>
              <w:t>74,686</w:t>
            </w:r>
          </w:p>
        </w:tc>
        <w:tc>
          <w:tcPr>
            <w:tcW w:w="0" w:type="auto"/>
            <w:tcBorders>
              <w:right w:val="nil"/>
            </w:tcBorders>
            <w:vAlign w:val="center"/>
          </w:tcPr>
          <w:p w14:paraId="72B64E73" w14:textId="77777777" w:rsidR="00A92122" w:rsidRPr="0006478D" w:rsidRDefault="00A92122" w:rsidP="00A92122">
            <w:pPr>
              <w:spacing w:after="0"/>
              <w:jc w:val="center"/>
              <w:rPr>
                <w:szCs w:val="22"/>
              </w:rPr>
            </w:pPr>
            <w:r w:rsidRPr="0006478D">
              <w:rPr>
                <w:szCs w:val="22"/>
              </w:rPr>
              <w:t>1,298,443</w:t>
            </w:r>
          </w:p>
        </w:tc>
        <w:tc>
          <w:tcPr>
            <w:tcW w:w="1199" w:type="dxa"/>
            <w:gridSpan w:val="2"/>
            <w:tcBorders>
              <w:left w:val="nil"/>
              <w:right w:val="nil"/>
            </w:tcBorders>
            <w:vAlign w:val="center"/>
          </w:tcPr>
          <w:p w14:paraId="56EC81A5" w14:textId="77777777" w:rsidR="00A92122" w:rsidRPr="0006478D" w:rsidRDefault="00A92122" w:rsidP="00A92122">
            <w:pPr>
              <w:spacing w:after="0"/>
              <w:jc w:val="center"/>
              <w:rPr>
                <w:szCs w:val="22"/>
              </w:rPr>
            </w:pPr>
            <w:r w:rsidRPr="0006478D">
              <w:rPr>
                <w:szCs w:val="22"/>
              </w:rPr>
              <w:t>16%</w:t>
            </w:r>
          </w:p>
        </w:tc>
      </w:tr>
      <w:tr w:rsidR="00A92122" w14:paraId="6E666CEB" w14:textId="77777777" w:rsidTr="00A92122">
        <w:trPr>
          <w:cantSplit/>
          <w:trHeight w:val="263"/>
        </w:trPr>
        <w:tc>
          <w:tcPr>
            <w:tcW w:w="0" w:type="auto"/>
            <w:tcBorders>
              <w:left w:val="nil"/>
              <w:right w:val="nil"/>
            </w:tcBorders>
            <w:shd w:val="clear" w:color="auto" w:fill="auto"/>
            <w:vAlign w:val="center"/>
          </w:tcPr>
          <w:p w14:paraId="26AB2DA8" w14:textId="77777777" w:rsidR="00A92122" w:rsidRPr="0006478D" w:rsidRDefault="00A92122" w:rsidP="00A92122">
            <w:pPr>
              <w:tabs>
                <w:tab w:val="left" w:pos="0"/>
                <w:tab w:val="left" w:pos="720"/>
              </w:tabs>
              <w:spacing w:after="0"/>
              <w:jc w:val="center"/>
              <w:rPr>
                <w:szCs w:val="22"/>
              </w:rPr>
            </w:pPr>
            <w:r w:rsidRPr="0006478D">
              <w:rPr>
                <w:szCs w:val="22"/>
              </w:rPr>
              <w:t>2015</w:t>
            </w:r>
          </w:p>
        </w:tc>
        <w:tc>
          <w:tcPr>
            <w:tcW w:w="0" w:type="auto"/>
            <w:tcBorders>
              <w:left w:val="nil"/>
            </w:tcBorders>
            <w:shd w:val="clear" w:color="auto" w:fill="auto"/>
            <w:vAlign w:val="center"/>
          </w:tcPr>
          <w:p w14:paraId="10034B31" w14:textId="77777777" w:rsidR="00A92122" w:rsidRPr="0006478D" w:rsidRDefault="00A92122" w:rsidP="00A92122">
            <w:pPr>
              <w:spacing w:after="0"/>
              <w:jc w:val="center"/>
              <w:rPr>
                <w:szCs w:val="22"/>
              </w:rPr>
            </w:pPr>
            <w:r w:rsidRPr="0006478D">
              <w:rPr>
                <w:szCs w:val="22"/>
              </w:rPr>
              <w:t>130,364</w:t>
            </w:r>
          </w:p>
        </w:tc>
        <w:tc>
          <w:tcPr>
            <w:tcW w:w="0" w:type="auto"/>
            <w:tcBorders>
              <w:right w:val="nil"/>
            </w:tcBorders>
            <w:shd w:val="clear" w:color="auto" w:fill="auto"/>
            <w:vAlign w:val="center"/>
          </w:tcPr>
          <w:p w14:paraId="69686360" w14:textId="77777777" w:rsidR="00A92122" w:rsidRPr="0006478D" w:rsidRDefault="00A92122" w:rsidP="00A92122">
            <w:pPr>
              <w:spacing w:after="0"/>
              <w:jc w:val="center"/>
              <w:rPr>
                <w:szCs w:val="22"/>
              </w:rPr>
            </w:pPr>
            <w:r w:rsidRPr="0006478D">
              <w:rPr>
                <w:szCs w:val="22"/>
              </w:rPr>
              <w:t>280,345</w:t>
            </w:r>
          </w:p>
        </w:tc>
        <w:tc>
          <w:tcPr>
            <w:tcW w:w="0" w:type="auto"/>
            <w:tcBorders>
              <w:left w:val="nil"/>
            </w:tcBorders>
            <w:shd w:val="clear" w:color="auto" w:fill="auto"/>
            <w:vAlign w:val="center"/>
          </w:tcPr>
          <w:p w14:paraId="64B94C24" w14:textId="77777777" w:rsidR="00A92122" w:rsidRPr="0006478D" w:rsidRDefault="00A92122" w:rsidP="00A92122">
            <w:pPr>
              <w:spacing w:after="0"/>
              <w:jc w:val="center"/>
              <w:rPr>
                <w:szCs w:val="22"/>
              </w:rPr>
            </w:pPr>
            <w:r w:rsidRPr="0006478D">
              <w:rPr>
                <w:szCs w:val="22"/>
              </w:rPr>
              <w:t>482,849</w:t>
            </w:r>
          </w:p>
        </w:tc>
        <w:tc>
          <w:tcPr>
            <w:tcW w:w="0" w:type="auto"/>
            <w:tcBorders>
              <w:right w:val="nil"/>
            </w:tcBorders>
            <w:shd w:val="clear" w:color="auto" w:fill="auto"/>
            <w:vAlign w:val="center"/>
          </w:tcPr>
          <w:p w14:paraId="33AADAFE" w14:textId="77777777" w:rsidR="00A92122" w:rsidRPr="0006478D" w:rsidRDefault="00A92122" w:rsidP="00A92122">
            <w:pPr>
              <w:spacing w:after="0"/>
              <w:jc w:val="center"/>
              <w:rPr>
                <w:szCs w:val="22"/>
              </w:rPr>
            </w:pPr>
            <w:r w:rsidRPr="0006478D">
              <w:rPr>
                <w:szCs w:val="22"/>
              </w:rPr>
              <w:t>93,661</w:t>
            </w:r>
          </w:p>
        </w:tc>
        <w:tc>
          <w:tcPr>
            <w:tcW w:w="0" w:type="auto"/>
            <w:tcBorders>
              <w:left w:val="nil"/>
            </w:tcBorders>
            <w:shd w:val="clear" w:color="auto" w:fill="auto"/>
            <w:vAlign w:val="center"/>
          </w:tcPr>
          <w:p w14:paraId="3CA01AEA" w14:textId="77777777" w:rsidR="00A92122" w:rsidRPr="0006478D" w:rsidRDefault="00A92122" w:rsidP="00A92122">
            <w:pPr>
              <w:spacing w:after="0"/>
              <w:jc w:val="center"/>
              <w:rPr>
                <w:szCs w:val="22"/>
              </w:rPr>
            </w:pPr>
            <w:r w:rsidRPr="0006478D">
              <w:rPr>
                <w:szCs w:val="22"/>
              </w:rPr>
              <w:t>153,188</w:t>
            </w:r>
          </w:p>
        </w:tc>
        <w:tc>
          <w:tcPr>
            <w:tcW w:w="0" w:type="auto"/>
            <w:tcBorders>
              <w:right w:val="nil"/>
            </w:tcBorders>
            <w:shd w:val="clear" w:color="auto" w:fill="auto"/>
            <w:vAlign w:val="center"/>
          </w:tcPr>
          <w:p w14:paraId="65355846" w14:textId="77777777" w:rsidR="00A92122" w:rsidRPr="0006478D" w:rsidRDefault="00A92122" w:rsidP="00A92122">
            <w:pPr>
              <w:spacing w:after="0"/>
              <w:jc w:val="center"/>
              <w:rPr>
                <w:szCs w:val="22"/>
              </w:rPr>
            </w:pPr>
            <w:r w:rsidRPr="0006478D">
              <w:rPr>
                <w:szCs w:val="22"/>
              </w:rPr>
              <w:t>1,140,407</w:t>
            </w:r>
          </w:p>
        </w:tc>
        <w:tc>
          <w:tcPr>
            <w:tcW w:w="1199" w:type="dxa"/>
            <w:gridSpan w:val="2"/>
            <w:tcBorders>
              <w:left w:val="nil"/>
              <w:right w:val="nil"/>
            </w:tcBorders>
            <w:shd w:val="clear" w:color="auto" w:fill="auto"/>
            <w:vAlign w:val="center"/>
          </w:tcPr>
          <w:p w14:paraId="4A886A64" w14:textId="77777777" w:rsidR="00A92122" w:rsidRPr="0006478D" w:rsidRDefault="00A92122" w:rsidP="00A92122">
            <w:pPr>
              <w:spacing w:after="0"/>
              <w:jc w:val="center"/>
              <w:rPr>
                <w:szCs w:val="22"/>
              </w:rPr>
            </w:pPr>
            <w:r w:rsidRPr="0006478D">
              <w:rPr>
                <w:szCs w:val="22"/>
              </w:rPr>
              <w:t>16%</w:t>
            </w:r>
          </w:p>
        </w:tc>
      </w:tr>
      <w:tr w:rsidR="00A92122" w14:paraId="5DB44053" w14:textId="77777777" w:rsidTr="00250964">
        <w:trPr>
          <w:cantSplit/>
          <w:trHeight w:val="263"/>
        </w:trPr>
        <w:tc>
          <w:tcPr>
            <w:tcW w:w="0" w:type="auto"/>
            <w:tcBorders>
              <w:left w:val="nil"/>
              <w:right w:val="nil"/>
            </w:tcBorders>
            <w:shd w:val="clear" w:color="auto" w:fill="auto"/>
            <w:vAlign w:val="center"/>
          </w:tcPr>
          <w:p w14:paraId="6A6D7778" w14:textId="77777777" w:rsidR="00A92122" w:rsidRPr="0006478D" w:rsidRDefault="00A92122" w:rsidP="00A92122">
            <w:pPr>
              <w:tabs>
                <w:tab w:val="left" w:pos="0"/>
                <w:tab w:val="left" w:pos="720"/>
              </w:tabs>
              <w:spacing w:after="0"/>
              <w:jc w:val="center"/>
              <w:rPr>
                <w:szCs w:val="22"/>
              </w:rPr>
            </w:pPr>
            <w:r w:rsidRPr="0006478D">
              <w:rPr>
                <w:szCs w:val="22"/>
              </w:rPr>
              <w:t>2017</w:t>
            </w:r>
          </w:p>
        </w:tc>
        <w:tc>
          <w:tcPr>
            <w:tcW w:w="0" w:type="auto"/>
            <w:tcBorders>
              <w:left w:val="nil"/>
            </w:tcBorders>
            <w:shd w:val="clear" w:color="auto" w:fill="auto"/>
            <w:vAlign w:val="center"/>
          </w:tcPr>
          <w:p w14:paraId="048D196E" w14:textId="77777777" w:rsidR="00A92122" w:rsidRPr="0006478D" w:rsidRDefault="00A92122" w:rsidP="00A92122">
            <w:pPr>
              <w:spacing w:after="0"/>
              <w:jc w:val="center"/>
              <w:rPr>
                <w:szCs w:val="22"/>
              </w:rPr>
            </w:pPr>
            <w:r w:rsidRPr="0006478D">
              <w:rPr>
                <w:color w:val="000000"/>
                <w:szCs w:val="22"/>
              </w:rPr>
              <w:t>194,627</w:t>
            </w:r>
          </w:p>
        </w:tc>
        <w:tc>
          <w:tcPr>
            <w:tcW w:w="0" w:type="auto"/>
            <w:tcBorders>
              <w:right w:val="nil"/>
            </w:tcBorders>
            <w:shd w:val="clear" w:color="auto" w:fill="auto"/>
            <w:vAlign w:val="center"/>
          </w:tcPr>
          <w:p w14:paraId="3415347A" w14:textId="77777777" w:rsidR="00A92122" w:rsidRPr="0006478D" w:rsidRDefault="00A92122" w:rsidP="00A92122">
            <w:pPr>
              <w:spacing w:after="0"/>
              <w:jc w:val="center"/>
              <w:rPr>
                <w:szCs w:val="22"/>
              </w:rPr>
            </w:pPr>
            <w:r w:rsidRPr="0006478D">
              <w:rPr>
                <w:color w:val="000000"/>
                <w:szCs w:val="22"/>
              </w:rPr>
              <w:t>367,439</w:t>
            </w:r>
          </w:p>
        </w:tc>
        <w:tc>
          <w:tcPr>
            <w:tcW w:w="0" w:type="auto"/>
            <w:tcBorders>
              <w:left w:val="nil"/>
            </w:tcBorders>
            <w:shd w:val="clear" w:color="auto" w:fill="auto"/>
            <w:vAlign w:val="center"/>
          </w:tcPr>
          <w:p w14:paraId="2C8B09E8" w14:textId="77777777" w:rsidR="00A92122" w:rsidRPr="0006478D" w:rsidRDefault="00A92122" w:rsidP="00A92122">
            <w:pPr>
              <w:spacing w:after="0"/>
              <w:jc w:val="center"/>
              <w:rPr>
                <w:szCs w:val="22"/>
              </w:rPr>
            </w:pPr>
            <w:r w:rsidRPr="0006478D">
              <w:rPr>
                <w:color w:val="000000"/>
                <w:szCs w:val="22"/>
              </w:rPr>
              <w:t>663,955</w:t>
            </w:r>
          </w:p>
        </w:tc>
        <w:tc>
          <w:tcPr>
            <w:tcW w:w="0" w:type="auto"/>
            <w:tcBorders>
              <w:right w:val="nil"/>
            </w:tcBorders>
            <w:shd w:val="clear" w:color="auto" w:fill="auto"/>
            <w:vAlign w:val="center"/>
          </w:tcPr>
          <w:p w14:paraId="6D07DE19" w14:textId="77777777" w:rsidR="00A92122" w:rsidRPr="0006478D" w:rsidRDefault="00A92122" w:rsidP="00A92122">
            <w:pPr>
              <w:spacing w:after="0"/>
              <w:jc w:val="center"/>
              <w:rPr>
                <w:szCs w:val="22"/>
              </w:rPr>
            </w:pPr>
            <w:r w:rsidRPr="0006478D">
              <w:rPr>
                <w:color w:val="000000"/>
                <w:szCs w:val="22"/>
              </w:rPr>
              <w:t>97,629</w:t>
            </w:r>
          </w:p>
        </w:tc>
        <w:tc>
          <w:tcPr>
            <w:tcW w:w="0" w:type="auto"/>
            <w:tcBorders>
              <w:left w:val="nil"/>
            </w:tcBorders>
            <w:shd w:val="clear" w:color="auto" w:fill="auto"/>
            <w:vAlign w:val="center"/>
          </w:tcPr>
          <w:p w14:paraId="61E05699" w14:textId="77777777" w:rsidR="00A92122" w:rsidRPr="0006478D" w:rsidRDefault="00A92122" w:rsidP="00A92122">
            <w:pPr>
              <w:spacing w:after="0"/>
              <w:jc w:val="center"/>
              <w:rPr>
                <w:szCs w:val="22"/>
              </w:rPr>
            </w:pPr>
            <w:r w:rsidRPr="0006478D">
              <w:rPr>
                <w:color w:val="000000"/>
                <w:szCs w:val="22"/>
              </w:rPr>
              <w:t>246,709</w:t>
            </w:r>
          </w:p>
        </w:tc>
        <w:tc>
          <w:tcPr>
            <w:tcW w:w="0" w:type="auto"/>
            <w:tcBorders>
              <w:right w:val="nil"/>
            </w:tcBorders>
            <w:shd w:val="clear" w:color="auto" w:fill="auto"/>
            <w:vAlign w:val="center"/>
          </w:tcPr>
          <w:p w14:paraId="76670C9C" w14:textId="77777777" w:rsidR="00A92122" w:rsidRPr="0006478D" w:rsidRDefault="00A92122" w:rsidP="00A92122">
            <w:pPr>
              <w:spacing w:after="0"/>
              <w:jc w:val="center"/>
              <w:rPr>
                <w:szCs w:val="22"/>
              </w:rPr>
            </w:pPr>
            <w:r w:rsidRPr="0006478D">
              <w:rPr>
                <w:color w:val="000000"/>
                <w:szCs w:val="22"/>
              </w:rPr>
              <w:t>1,570,359</w:t>
            </w:r>
          </w:p>
        </w:tc>
        <w:tc>
          <w:tcPr>
            <w:tcW w:w="1199" w:type="dxa"/>
            <w:gridSpan w:val="2"/>
            <w:tcBorders>
              <w:left w:val="nil"/>
              <w:right w:val="nil"/>
            </w:tcBorders>
            <w:shd w:val="clear" w:color="auto" w:fill="auto"/>
            <w:vAlign w:val="center"/>
          </w:tcPr>
          <w:p w14:paraId="6A5BC57D" w14:textId="77777777" w:rsidR="00A92122" w:rsidRPr="0006478D" w:rsidRDefault="00A92122" w:rsidP="00A92122">
            <w:pPr>
              <w:spacing w:after="0"/>
              <w:jc w:val="center"/>
              <w:rPr>
                <w:szCs w:val="22"/>
              </w:rPr>
            </w:pPr>
            <w:r w:rsidRPr="0006478D">
              <w:rPr>
                <w:szCs w:val="22"/>
              </w:rPr>
              <w:t>22%</w:t>
            </w:r>
          </w:p>
        </w:tc>
      </w:tr>
      <w:tr w:rsidR="00250964" w14:paraId="5F8AC206" w14:textId="77777777" w:rsidTr="00A92122">
        <w:trPr>
          <w:cantSplit/>
          <w:trHeight w:val="263"/>
        </w:trPr>
        <w:tc>
          <w:tcPr>
            <w:tcW w:w="0" w:type="auto"/>
            <w:tcBorders>
              <w:left w:val="nil"/>
              <w:bottom w:val="single" w:sz="6" w:space="0" w:color="000000"/>
              <w:right w:val="nil"/>
            </w:tcBorders>
            <w:shd w:val="clear" w:color="auto" w:fill="auto"/>
            <w:vAlign w:val="center"/>
          </w:tcPr>
          <w:p w14:paraId="4760EB44" w14:textId="69424568" w:rsidR="00250964" w:rsidRPr="0006478D" w:rsidRDefault="00250964" w:rsidP="00A92122">
            <w:pPr>
              <w:tabs>
                <w:tab w:val="left" w:pos="0"/>
                <w:tab w:val="left" w:pos="720"/>
              </w:tabs>
              <w:spacing w:after="0"/>
              <w:jc w:val="center"/>
              <w:rPr>
                <w:szCs w:val="22"/>
              </w:rPr>
            </w:pPr>
            <w:r>
              <w:rPr>
                <w:szCs w:val="22"/>
              </w:rPr>
              <w:t>2019</w:t>
            </w:r>
          </w:p>
        </w:tc>
        <w:tc>
          <w:tcPr>
            <w:tcW w:w="0" w:type="auto"/>
            <w:tcBorders>
              <w:left w:val="nil"/>
              <w:bottom w:val="single" w:sz="6" w:space="0" w:color="000000"/>
            </w:tcBorders>
            <w:shd w:val="clear" w:color="auto" w:fill="auto"/>
            <w:vAlign w:val="center"/>
          </w:tcPr>
          <w:p w14:paraId="6C2E700F" w14:textId="253AE485" w:rsidR="00250964" w:rsidRPr="0006478D" w:rsidRDefault="006D3C33" w:rsidP="00A92122">
            <w:pPr>
              <w:spacing w:after="0"/>
              <w:jc w:val="center"/>
              <w:rPr>
                <w:color w:val="000000"/>
                <w:szCs w:val="22"/>
              </w:rPr>
            </w:pPr>
            <w:r>
              <w:rPr>
                <w:color w:val="000000"/>
                <w:szCs w:val="22"/>
              </w:rPr>
              <w:t>43,057</w:t>
            </w:r>
          </w:p>
        </w:tc>
        <w:tc>
          <w:tcPr>
            <w:tcW w:w="0" w:type="auto"/>
            <w:tcBorders>
              <w:bottom w:val="single" w:sz="6" w:space="0" w:color="000000"/>
              <w:right w:val="nil"/>
            </w:tcBorders>
            <w:shd w:val="clear" w:color="auto" w:fill="auto"/>
            <w:vAlign w:val="center"/>
          </w:tcPr>
          <w:p w14:paraId="4C8DDFEB" w14:textId="5F5D8FDE" w:rsidR="00250964" w:rsidRPr="0006478D" w:rsidRDefault="006D3C33" w:rsidP="00A92122">
            <w:pPr>
              <w:spacing w:after="0"/>
              <w:jc w:val="center"/>
              <w:rPr>
                <w:color w:val="000000"/>
                <w:szCs w:val="22"/>
              </w:rPr>
            </w:pPr>
            <w:r>
              <w:rPr>
                <w:color w:val="000000"/>
                <w:szCs w:val="22"/>
              </w:rPr>
              <w:t>266,614</w:t>
            </w:r>
          </w:p>
        </w:tc>
        <w:tc>
          <w:tcPr>
            <w:tcW w:w="0" w:type="auto"/>
            <w:tcBorders>
              <w:left w:val="nil"/>
              <w:bottom w:val="single" w:sz="6" w:space="0" w:color="000000"/>
            </w:tcBorders>
            <w:shd w:val="clear" w:color="auto" w:fill="auto"/>
            <w:vAlign w:val="center"/>
          </w:tcPr>
          <w:p w14:paraId="79D40692" w14:textId="2365116A" w:rsidR="00250964" w:rsidRPr="0006478D" w:rsidRDefault="006D3C33" w:rsidP="00A92122">
            <w:pPr>
              <w:spacing w:after="0"/>
              <w:jc w:val="center"/>
              <w:rPr>
                <w:color w:val="000000"/>
                <w:szCs w:val="22"/>
              </w:rPr>
            </w:pPr>
            <w:r>
              <w:rPr>
                <w:color w:val="000000"/>
                <w:szCs w:val="22"/>
              </w:rPr>
              <w:t>667,596</w:t>
            </w:r>
          </w:p>
        </w:tc>
        <w:tc>
          <w:tcPr>
            <w:tcW w:w="0" w:type="auto"/>
            <w:tcBorders>
              <w:bottom w:val="single" w:sz="6" w:space="0" w:color="000000"/>
              <w:right w:val="nil"/>
            </w:tcBorders>
            <w:shd w:val="clear" w:color="auto" w:fill="auto"/>
            <w:vAlign w:val="center"/>
          </w:tcPr>
          <w:p w14:paraId="560D04D3" w14:textId="7759DA35" w:rsidR="00250964" w:rsidRPr="0006478D" w:rsidRDefault="006D3C33" w:rsidP="00A92122">
            <w:pPr>
              <w:spacing w:after="0"/>
              <w:jc w:val="center"/>
              <w:rPr>
                <w:color w:val="000000"/>
                <w:szCs w:val="22"/>
              </w:rPr>
            </w:pPr>
            <w:r>
              <w:rPr>
                <w:color w:val="000000"/>
                <w:szCs w:val="22"/>
              </w:rPr>
              <w:t>88,937</w:t>
            </w:r>
          </w:p>
        </w:tc>
        <w:tc>
          <w:tcPr>
            <w:tcW w:w="0" w:type="auto"/>
            <w:tcBorders>
              <w:left w:val="nil"/>
              <w:bottom w:val="single" w:sz="6" w:space="0" w:color="000000"/>
            </w:tcBorders>
            <w:shd w:val="clear" w:color="auto" w:fill="auto"/>
            <w:vAlign w:val="center"/>
          </w:tcPr>
          <w:p w14:paraId="4C7F012C" w14:textId="4D152721" w:rsidR="00250964" w:rsidRPr="0006478D" w:rsidRDefault="006D3C33" w:rsidP="00A92122">
            <w:pPr>
              <w:spacing w:after="0"/>
              <w:jc w:val="center"/>
              <w:rPr>
                <w:color w:val="000000"/>
                <w:szCs w:val="22"/>
              </w:rPr>
            </w:pPr>
            <w:r>
              <w:rPr>
                <w:color w:val="000000"/>
                <w:szCs w:val="22"/>
              </w:rPr>
              <w:t>145,942</w:t>
            </w:r>
          </w:p>
        </w:tc>
        <w:tc>
          <w:tcPr>
            <w:tcW w:w="0" w:type="auto"/>
            <w:tcBorders>
              <w:bottom w:val="single" w:sz="6" w:space="0" w:color="000000"/>
              <w:right w:val="nil"/>
            </w:tcBorders>
            <w:shd w:val="clear" w:color="auto" w:fill="auto"/>
            <w:vAlign w:val="center"/>
          </w:tcPr>
          <w:p w14:paraId="3F5CCBC0" w14:textId="3F8AEAD7" w:rsidR="00250964" w:rsidRPr="0006478D" w:rsidRDefault="006D3C33" w:rsidP="00A92122">
            <w:pPr>
              <w:spacing w:after="0"/>
              <w:jc w:val="center"/>
              <w:rPr>
                <w:color w:val="000000"/>
                <w:szCs w:val="22"/>
              </w:rPr>
            </w:pPr>
            <w:r>
              <w:rPr>
                <w:color w:val="000000"/>
                <w:szCs w:val="22"/>
              </w:rPr>
              <w:t>1,212,145</w:t>
            </w:r>
          </w:p>
        </w:tc>
        <w:tc>
          <w:tcPr>
            <w:tcW w:w="1199" w:type="dxa"/>
            <w:gridSpan w:val="2"/>
            <w:tcBorders>
              <w:left w:val="nil"/>
              <w:bottom w:val="single" w:sz="6" w:space="0" w:color="000000"/>
              <w:right w:val="nil"/>
            </w:tcBorders>
            <w:shd w:val="clear" w:color="auto" w:fill="auto"/>
            <w:vAlign w:val="center"/>
          </w:tcPr>
          <w:p w14:paraId="66016BA0" w14:textId="4F600961" w:rsidR="00250964" w:rsidRPr="0006478D" w:rsidRDefault="006D3C33" w:rsidP="00A92122">
            <w:pPr>
              <w:spacing w:after="0"/>
              <w:jc w:val="center"/>
              <w:rPr>
                <w:szCs w:val="22"/>
              </w:rPr>
            </w:pPr>
            <w:r>
              <w:rPr>
                <w:szCs w:val="22"/>
              </w:rPr>
              <w:t>14%</w:t>
            </w:r>
          </w:p>
        </w:tc>
      </w:tr>
    </w:tbl>
    <w:p w14:paraId="671489EA" w14:textId="227CA6EE" w:rsidR="00A92122" w:rsidRPr="00770471" w:rsidRDefault="00A92122" w:rsidP="00A9212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0"/>
          <w:szCs w:val="22"/>
        </w:rPr>
      </w:pPr>
      <w:r w:rsidRPr="00770471">
        <w:rPr>
          <w:sz w:val="20"/>
          <w:szCs w:val="22"/>
        </w:rPr>
        <w:t xml:space="preserve">*The 2001 survey did not sample the eastern </w:t>
      </w:r>
      <w:r w:rsidR="009B7831">
        <w:rPr>
          <w:sz w:val="20"/>
          <w:szCs w:val="22"/>
        </w:rPr>
        <w:t>GOA</w:t>
      </w:r>
      <w:r w:rsidRPr="00770471">
        <w:rPr>
          <w:sz w:val="20"/>
          <w:szCs w:val="22"/>
        </w:rPr>
        <w:t xml:space="preserve"> (the Yakutat and Southeastern areas). Substitute estimates of biomass for the Yakutat and Southeastern areas were obtained by averaging the biomass estimates for </w:t>
      </w:r>
      <w:r w:rsidR="009B7831">
        <w:rPr>
          <w:sz w:val="20"/>
          <w:szCs w:val="22"/>
        </w:rPr>
        <w:t>POP</w:t>
      </w:r>
      <w:r w:rsidRPr="00770471">
        <w:rPr>
          <w:sz w:val="20"/>
          <w:szCs w:val="22"/>
        </w:rPr>
        <w:t xml:space="preserve"> in these areas in the 1993, 1996, and 1999 surveys, that portion of the variance was obtained by using a weighted average of the three prior surveys’ variance.</w:t>
      </w:r>
    </w:p>
    <w:p w14:paraId="6B110169" w14:textId="77777777" w:rsidR="00A92122" w:rsidRDefault="00A92122" w:rsidP="00A92122">
      <w:pPr>
        <w:spacing w:after="0"/>
      </w:pPr>
      <w:r>
        <w:br w:type="page"/>
      </w:r>
    </w:p>
    <w:p w14:paraId="13BD51C6" w14:textId="1D17B657" w:rsidR="00A92122" w:rsidRDefault="00A92122" w:rsidP="00827FF0">
      <w:pPr>
        <w:pStyle w:val="Heading5"/>
        <w:spacing w:before="0" w:after="120"/>
        <w:ind w:left="0" w:firstLine="0"/>
      </w:pPr>
      <w:r w:rsidRPr="009508EF">
        <w:lastRenderedPageBreak/>
        <w:t>Table 9-10.</w:t>
      </w:r>
      <w:r w:rsidRPr="001D7668">
        <w:t xml:space="preserve"> Survey</w:t>
      </w:r>
      <w:r>
        <w:t xml:space="preserve"> age composition (% frequency) data for </w:t>
      </w:r>
      <w:r w:rsidR="009B7831">
        <w:t>POP</w:t>
      </w:r>
      <w:r>
        <w:t xml:space="preserve"> in the </w:t>
      </w:r>
      <w:r w:rsidR="009B7831">
        <w:t>GOA</w:t>
      </w:r>
      <w:r>
        <w:t xml:space="preserve">.  </w:t>
      </w:r>
      <w:r w:rsidRPr="00827FF0">
        <w:t>Age compositions for are based on “break and burn” reading of otoliths.</w:t>
      </w:r>
    </w:p>
    <w:tbl>
      <w:tblPr>
        <w:tblW w:w="8907" w:type="dxa"/>
        <w:tblLook w:val="04A0" w:firstRow="1" w:lastRow="0" w:firstColumn="1" w:lastColumn="0" w:noHBand="0" w:noVBand="1"/>
      </w:tblPr>
      <w:tblGrid>
        <w:gridCol w:w="816"/>
        <w:gridCol w:w="666"/>
        <w:gridCol w:w="666"/>
        <w:gridCol w:w="619"/>
        <w:gridCol w:w="619"/>
        <w:gridCol w:w="619"/>
        <w:gridCol w:w="666"/>
        <w:gridCol w:w="666"/>
        <w:gridCol w:w="619"/>
        <w:gridCol w:w="619"/>
        <w:gridCol w:w="619"/>
        <w:gridCol w:w="619"/>
        <w:gridCol w:w="666"/>
        <w:gridCol w:w="666"/>
      </w:tblGrid>
      <w:tr w:rsidR="004B43F2" w:rsidRPr="00FE10AE" w14:paraId="32A615A2" w14:textId="77777777" w:rsidTr="004B43F2">
        <w:trPr>
          <w:trHeight w:val="290"/>
        </w:trPr>
        <w:tc>
          <w:tcPr>
            <w:tcW w:w="816" w:type="dxa"/>
            <w:tcBorders>
              <w:top w:val="single" w:sz="4" w:space="0" w:color="auto"/>
              <w:left w:val="nil"/>
              <w:bottom w:val="single" w:sz="4" w:space="0" w:color="auto"/>
              <w:right w:val="nil"/>
            </w:tcBorders>
            <w:shd w:val="clear" w:color="auto" w:fill="auto"/>
            <w:vAlign w:val="center"/>
            <w:hideMark/>
          </w:tcPr>
          <w:p w14:paraId="609813E4" w14:textId="77777777" w:rsidR="004B43F2" w:rsidRPr="004B43F2" w:rsidRDefault="004B43F2" w:rsidP="004B43F2">
            <w:pPr>
              <w:spacing w:after="0"/>
              <w:jc w:val="center"/>
              <w:rPr>
                <w:color w:val="000000"/>
                <w:sz w:val="20"/>
              </w:rPr>
            </w:pPr>
            <w:r w:rsidRPr="004B43F2">
              <w:rPr>
                <w:color w:val="000000"/>
                <w:sz w:val="20"/>
              </w:rPr>
              <w:t>Age</w:t>
            </w:r>
          </w:p>
        </w:tc>
        <w:tc>
          <w:tcPr>
            <w:tcW w:w="666" w:type="dxa"/>
            <w:tcBorders>
              <w:top w:val="single" w:sz="4" w:space="0" w:color="auto"/>
              <w:left w:val="nil"/>
              <w:bottom w:val="single" w:sz="4" w:space="0" w:color="auto"/>
              <w:right w:val="nil"/>
            </w:tcBorders>
            <w:shd w:val="clear" w:color="auto" w:fill="auto"/>
            <w:noWrap/>
            <w:vAlign w:val="center"/>
            <w:hideMark/>
          </w:tcPr>
          <w:p w14:paraId="40A28C65" w14:textId="3EBD3EE4" w:rsidR="004B43F2" w:rsidRPr="004B43F2" w:rsidRDefault="004B43F2" w:rsidP="004B43F2">
            <w:pPr>
              <w:spacing w:after="0"/>
              <w:jc w:val="center"/>
              <w:rPr>
                <w:color w:val="000000"/>
                <w:sz w:val="20"/>
              </w:rPr>
            </w:pPr>
            <w:r w:rsidRPr="004B43F2">
              <w:rPr>
                <w:color w:val="000000"/>
                <w:sz w:val="20"/>
              </w:rPr>
              <w:t>1990</w:t>
            </w:r>
          </w:p>
        </w:tc>
        <w:tc>
          <w:tcPr>
            <w:tcW w:w="619" w:type="dxa"/>
            <w:tcBorders>
              <w:top w:val="single" w:sz="4" w:space="0" w:color="auto"/>
              <w:left w:val="nil"/>
              <w:bottom w:val="single" w:sz="4" w:space="0" w:color="auto"/>
              <w:right w:val="nil"/>
            </w:tcBorders>
            <w:shd w:val="clear" w:color="auto" w:fill="auto"/>
            <w:noWrap/>
            <w:vAlign w:val="center"/>
            <w:hideMark/>
          </w:tcPr>
          <w:p w14:paraId="36F0E56B" w14:textId="31625177" w:rsidR="004B43F2" w:rsidRPr="004B43F2" w:rsidRDefault="004B43F2" w:rsidP="004B43F2">
            <w:pPr>
              <w:spacing w:after="0"/>
              <w:jc w:val="center"/>
              <w:rPr>
                <w:color w:val="000000"/>
                <w:sz w:val="20"/>
              </w:rPr>
            </w:pPr>
            <w:r w:rsidRPr="004B43F2">
              <w:rPr>
                <w:color w:val="000000"/>
                <w:sz w:val="20"/>
              </w:rPr>
              <w:t>1993</w:t>
            </w:r>
          </w:p>
        </w:tc>
        <w:tc>
          <w:tcPr>
            <w:tcW w:w="619" w:type="dxa"/>
            <w:tcBorders>
              <w:top w:val="single" w:sz="4" w:space="0" w:color="auto"/>
              <w:left w:val="nil"/>
              <w:bottom w:val="single" w:sz="4" w:space="0" w:color="auto"/>
              <w:right w:val="nil"/>
            </w:tcBorders>
            <w:shd w:val="clear" w:color="auto" w:fill="auto"/>
            <w:noWrap/>
            <w:vAlign w:val="center"/>
            <w:hideMark/>
          </w:tcPr>
          <w:p w14:paraId="529E14D5" w14:textId="4E7E2C97" w:rsidR="004B43F2" w:rsidRPr="004B43F2" w:rsidRDefault="004B43F2" w:rsidP="004B43F2">
            <w:pPr>
              <w:spacing w:after="0"/>
              <w:jc w:val="center"/>
              <w:rPr>
                <w:color w:val="000000"/>
                <w:sz w:val="20"/>
              </w:rPr>
            </w:pPr>
            <w:r w:rsidRPr="004B43F2">
              <w:rPr>
                <w:color w:val="000000"/>
                <w:sz w:val="20"/>
              </w:rPr>
              <w:t>1996</w:t>
            </w:r>
          </w:p>
        </w:tc>
        <w:tc>
          <w:tcPr>
            <w:tcW w:w="619" w:type="dxa"/>
            <w:tcBorders>
              <w:top w:val="single" w:sz="4" w:space="0" w:color="auto"/>
              <w:left w:val="nil"/>
              <w:bottom w:val="single" w:sz="4" w:space="0" w:color="auto"/>
              <w:right w:val="nil"/>
            </w:tcBorders>
            <w:shd w:val="clear" w:color="auto" w:fill="auto"/>
            <w:noWrap/>
            <w:vAlign w:val="center"/>
            <w:hideMark/>
          </w:tcPr>
          <w:p w14:paraId="15921CDA" w14:textId="56969DA1" w:rsidR="004B43F2" w:rsidRPr="004B43F2" w:rsidRDefault="004B43F2" w:rsidP="004B43F2">
            <w:pPr>
              <w:spacing w:after="0"/>
              <w:jc w:val="center"/>
              <w:rPr>
                <w:color w:val="000000"/>
                <w:sz w:val="20"/>
              </w:rPr>
            </w:pPr>
            <w:r w:rsidRPr="004B43F2">
              <w:rPr>
                <w:color w:val="000000"/>
                <w:sz w:val="20"/>
              </w:rPr>
              <w:t>1999</w:t>
            </w:r>
          </w:p>
        </w:tc>
        <w:tc>
          <w:tcPr>
            <w:tcW w:w="619" w:type="dxa"/>
            <w:tcBorders>
              <w:top w:val="single" w:sz="4" w:space="0" w:color="auto"/>
              <w:left w:val="nil"/>
              <w:bottom w:val="single" w:sz="4" w:space="0" w:color="auto"/>
              <w:right w:val="nil"/>
            </w:tcBorders>
            <w:shd w:val="clear" w:color="auto" w:fill="auto"/>
            <w:noWrap/>
            <w:vAlign w:val="center"/>
            <w:hideMark/>
          </w:tcPr>
          <w:p w14:paraId="21699922" w14:textId="462A7B0D" w:rsidR="004B43F2" w:rsidRPr="004B43F2" w:rsidRDefault="004B43F2" w:rsidP="004B43F2">
            <w:pPr>
              <w:spacing w:after="0"/>
              <w:jc w:val="center"/>
              <w:rPr>
                <w:color w:val="000000"/>
                <w:sz w:val="20"/>
              </w:rPr>
            </w:pPr>
            <w:r w:rsidRPr="004B43F2">
              <w:rPr>
                <w:color w:val="000000"/>
                <w:sz w:val="20"/>
              </w:rPr>
              <w:t>2003</w:t>
            </w:r>
          </w:p>
        </w:tc>
        <w:tc>
          <w:tcPr>
            <w:tcW w:w="619" w:type="dxa"/>
            <w:tcBorders>
              <w:top w:val="single" w:sz="4" w:space="0" w:color="auto"/>
              <w:left w:val="nil"/>
              <w:bottom w:val="single" w:sz="4" w:space="0" w:color="auto"/>
              <w:right w:val="nil"/>
            </w:tcBorders>
            <w:shd w:val="clear" w:color="auto" w:fill="auto"/>
            <w:noWrap/>
            <w:vAlign w:val="center"/>
            <w:hideMark/>
          </w:tcPr>
          <w:p w14:paraId="6B248132" w14:textId="5864B278" w:rsidR="004B43F2" w:rsidRPr="004B43F2" w:rsidRDefault="004B43F2" w:rsidP="004B43F2">
            <w:pPr>
              <w:spacing w:after="0"/>
              <w:jc w:val="center"/>
              <w:rPr>
                <w:color w:val="000000"/>
                <w:sz w:val="20"/>
              </w:rPr>
            </w:pPr>
            <w:r w:rsidRPr="004B43F2">
              <w:rPr>
                <w:color w:val="000000"/>
                <w:sz w:val="20"/>
              </w:rPr>
              <w:t>2005</w:t>
            </w:r>
          </w:p>
        </w:tc>
        <w:tc>
          <w:tcPr>
            <w:tcW w:w="619" w:type="dxa"/>
            <w:tcBorders>
              <w:top w:val="single" w:sz="4" w:space="0" w:color="auto"/>
              <w:left w:val="nil"/>
              <w:bottom w:val="single" w:sz="4" w:space="0" w:color="auto"/>
              <w:right w:val="nil"/>
            </w:tcBorders>
            <w:shd w:val="clear" w:color="auto" w:fill="auto"/>
            <w:noWrap/>
            <w:vAlign w:val="center"/>
            <w:hideMark/>
          </w:tcPr>
          <w:p w14:paraId="727D3ED1" w14:textId="182BB72F" w:rsidR="004B43F2" w:rsidRPr="004B43F2" w:rsidRDefault="004B43F2" w:rsidP="004B43F2">
            <w:pPr>
              <w:spacing w:after="0"/>
              <w:jc w:val="center"/>
              <w:rPr>
                <w:color w:val="000000"/>
                <w:sz w:val="20"/>
              </w:rPr>
            </w:pPr>
            <w:r w:rsidRPr="004B43F2">
              <w:rPr>
                <w:color w:val="000000"/>
                <w:sz w:val="20"/>
              </w:rPr>
              <w:t>2007</w:t>
            </w:r>
          </w:p>
        </w:tc>
        <w:tc>
          <w:tcPr>
            <w:tcW w:w="619" w:type="dxa"/>
            <w:tcBorders>
              <w:top w:val="single" w:sz="4" w:space="0" w:color="auto"/>
              <w:left w:val="nil"/>
              <w:bottom w:val="single" w:sz="4" w:space="0" w:color="auto"/>
              <w:right w:val="nil"/>
            </w:tcBorders>
            <w:shd w:val="clear" w:color="auto" w:fill="auto"/>
            <w:noWrap/>
            <w:vAlign w:val="center"/>
            <w:hideMark/>
          </w:tcPr>
          <w:p w14:paraId="49DFC83E" w14:textId="2C2B82A6" w:rsidR="004B43F2" w:rsidRPr="004B43F2" w:rsidRDefault="004B43F2" w:rsidP="004B43F2">
            <w:pPr>
              <w:spacing w:after="0"/>
              <w:jc w:val="center"/>
              <w:rPr>
                <w:color w:val="000000"/>
                <w:sz w:val="20"/>
              </w:rPr>
            </w:pPr>
            <w:r w:rsidRPr="004B43F2">
              <w:rPr>
                <w:color w:val="000000"/>
                <w:sz w:val="20"/>
              </w:rPr>
              <w:t>2009</w:t>
            </w:r>
          </w:p>
        </w:tc>
        <w:tc>
          <w:tcPr>
            <w:tcW w:w="619" w:type="dxa"/>
            <w:tcBorders>
              <w:top w:val="single" w:sz="4" w:space="0" w:color="auto"/>
              <w:left w:val="nil"/>
              <w:bottom w:val="single" w:sz="4" w:space="0" w:color="auto"/>
              <w:right w:val="nil"/>
            </w:tcBorders>
            <w:shd w:val="clear" w:color="auto" w:fill="auto"/>
            <w:noWrap/>
            <w:vAlign w:val="center"/>
            <w:hideMark/>
          </w:tcPr>
          <w:p w14:paraId="2911D727" w14:textId="5CD0BDC0" w:rsidR="004B43F2" w:rsidRPr="004B43F2" w:rsidRDefault="004B43F2" w:rsidP="004B43F2">
            <w:pPr>
              <w:spacing w:after="0"/>
              <w:jc w:val="center"/>
              <w:rPr>
                <w:color w:val="000000"/>
                <w:sz w:val="20"/>
              </w:rPr>
            </w:pPr>
            <w:r w:rsidRPr="004B43F2">
              <w:rPr>
                <w:color w:val="000000"/>
                <w:sz w:val="20"/>
              </w:rPr>
              <w:t>2011</w:t>
            </w:r>
          </w:p>
        </w:tc>
        <w:tc>
          <w:tcPr>
            <w:tcW w:w="619" w:type="dxa"/>
            <w:tcBorders>
              <w:top w:val="single" w:sz="4" w:space="0" w:color="auto"/>
              <w:left w:val="nil"/>
              <w:bottom w:val="single" w:sz="4" w:space="0" w:color="auto"/>
              <w:right w:val="nil"/>
            </w:tcBorders>
            <w:shd w:val="clear" w:color="auto" w:fill="auto"/>
            <w:noWrap/>
            <w:vAlign w:val="center"/>
            <w:hideMark/>
          </w:tcPr>
          <w:p w14:paraId="2C77CAD6" w14:textId="26690D99" w:rsidR="004B43F2" w:rsidRPr="004B43F2" w:rsidRDefault="004B43F2" w:rsidP="004B43F2">
            <w:pPr>
              <w:spacing w:after="0"/>
              <w:jc w:val="center"/>
              <w:rPr>
                <w:color w:val="000000"/>
                <w:sz w:val="20"/>
              </w:rPr>
            </w:pPr>
            <w:r w:rsidRPr="004B43F2">
              <w:rPr>
                <w:color w:val="000000"/>
                <w:sz w:val="20"/>
              </w:rPr>
              <w:t>2013</w:t>
            </w:r>
          </w:p>
        </w:tc>
        <w:tc>
          <w:tcPr>
            <w:tcW w:w="619" w:type="dxa"/>
            <w:tcBorders>
              <w:top w:val="single" w:sz="4" w:space="0" w:color="auto"/>
              <w:left w:val="nil"/>
              <w:bottom w:val="single" w:sz="4" w:space="0" w:color="auto"/>
              <w:right w:val="nil"/>
            </w:tcBorders>
            <w:shd w:val="clear" w:color="auto" w:fill="auto"/>
            <w:noWrap/>
            <w:vAlign w:val="center"/>
            <w:hideMark/>
          </w:tcPr>
          <w:p w14:paraId="0AAD3B27" w14:textId="2C64F2D4" w:rsidR="004B43F2" w:rsidRPr="004B43F2" w:rsidRDefault="004B43F2" w:rsidP="004B43F2">
            <w:pPr>
              <w:spacing w:after="0"/>
              <w:jc w:val="center"/>
              <w:rPr>
                <w:color w:val="000000"/>
                <w:sz w:val="20"/>
              </w:rPr>
            </w:pPr>
            <w:r w:rsidRPr="004B43F2">
              <w:rPr>
                <w:color w:val="000000"/>
                <w:sz w:val="20"/>
              </w:rPr>
              <w:t>2015</w:t>
            </w:r>
          </w:p>
        </w:tc>
        <w:tc>
          <w:tcPr>
            <w:tcW w:w="619" w:type="dxa"/>
            <w:tcBorders>
              <w:top w:val="single" w:sz="4" w:space="0" w:color="auto"/>
              <w:left w:val="nil"/>
              <w:bottom w:val="single" w:sz="4" w:space="0" w:color="auto"/>
              <w:right w:val="nil"/>
            </w:tcBorders>
            <w:shd w:val="clear" w:color="auto" w:fill="auto"/>
            <w:noWrap/>
            <w:vAlign w:val="center"/>
            <w:hideMark/>
          </w:tcPr>
          <w:p w14:paraId="32C2FE9E" w14:textId="069E2F72" w:rsidR="004B43F2" w:rsidRPr="004B43F2" w:rsidRDefault="004B43F2" w:rsidP="004B43F2">
            <w:pPr>
              <w:spacing w:after="0"/>
              <w:jc w:val="center"/>
              <w:rPr>
                <w:color w:val="000000"/>
                <w:sz w:val="20"/>
              </w:rPr>
            </w:pPr>
            <w:r w:rsidRPr="004B43F2">
              <w:rPr>
                <w:color w:val="000000"/>
                <w:sz w:val="20"/>
              </w:rPr>
              <w:t>2017</w:t>
            </w:r>
          </w:p>
        </w:tc>
        <w:tc>
          <w:tcPr>
            <w:tcW w:w="616" w:type="dxa"/>
            <w:tcBorders>
              <w:top w:val="single" w:sz="4" w:space="0" w:color="auto"/>
              <w:left w:val="nil"/>
              <w:bottom w:val="single" w:sz="4" w:space="0" w:color="auto"/>
              <w:right w:val="nil"/>
            </w:tcBorders>
            <w:vAlign w:val="center"/>
          </w:tcPr>
          <w:p w14:paraId="7DAEB6C1" w14:textId="0BCC972D" w:rsidR="004B43F2" w:rsidRPr="004B43F2" w:rsidRDefault="004B43F2" w:rsidP="004B43F2">
            <w:pPr>
              <w:spacing w:after="0"/>
              <w:jc w:val="center"/>
              <w:rPr>
                <w:color w:val="000000"/>
                <w:sz w:val="20"/>
              </w:rPr>
            </w:pPr>
            <w:r w:rsidRPr="004B43F2">
              <w:rPr>
                <w:color w:val="000000"/>
                <w:sz w:val="20"/>
              </w:rPr>
              <w:t>2019</w:t>
            </w:r>
          </w:p>
        </w:tc>
      </w:tr>
      <w:tr w:rsidR="004B43F2" w:rsidRPr="00FE10AE" w14:paraId="3B456006" w14:textId="77777777" w:rsidTr="004B43F2">
        <w:trPr>
          <w:trHeight w:val="290"/>
        </w:trPr>
        <w:tc>
          <w:tcPr>
            <w:tcW w:w="816" w:type="dxa"/>
            <w:tcBorders>
              <w:top w:val="nil"/>
              <w:left w:val="nil"/>
              <w:bottom w:val="nil"/>
              <w:right w:val="nil"/>
            </w:tcBorders>
            <w:shd w:val="clear" w:color="auto" w:fill="auto"/>
            <w:vAlign w:val="center"/>
            <w:hideMark/>
          </w:tcPr>
          <w:p w14:paraId="2898A3B9" w14:textId="77777777" w:rsidR="004B43F2" w:rsidRPr="004B43F2" w:rsidRDefault="004B43F2" w:rsidP="004B43F2">
            <w:pPr>
              <w:spacing w:after="0"/>
              <w:jc w:val="center"/>
              <w:rPr>
                <w:color w:val="000000"/>
                <w:sz w:val="20"/>
              </w:rPr>
            </w:pPr>
            <w:r w:rsidRPr="004B43F2">
              <w:rPr>
                <w:color w:val="000000"/>
                <w:sz w:val="20"/>
              </w:rPr>
              <w:t>2</w:t>
            </w:r>
          </w:p>
        </w:tc>
        <w:tc>
          <w:tcPr>
            <w:tcW w:w="666" w:type="dxa"/>
            <w:tcBorders>
              <w:top w:val="nil"/>
              <w:left w:val="nil"/>
              <w:bottom w:val="nil"/>
              <w:right w:val="nil"/>
            </w:tcBorders>
            <w:shd w:val="clear" w:color="auto" w:fill="auto"/>
            <w:noWrap/>
            <w:vAlign w:val="center"/>
            <w:hideMark/>
          </w:tcPr>
          <w:p w14:paraId="26CDD995" w14:textId="232A3FF3" w:rsidR="004B43F2" w:rsidRPr="004B43F2" w:rsidRDefault="004B43F2" w:rsidP="004B43F2">
            <w:pPr>
              <w:spacing w:after="0"/>
              <w:jc w:val="center"/>
              <w:rPr>
                <w:color w:val="000000"/>
                <w:sz w:val="20"/>
              </w:rPr>
            </w:pPr>
            <w:r w:rsidRPr="004B43F2">
              <w:rPr>
                <w:color w:val="000000"/>
                <w:sz w:val="20"/>
              </w:rPr>
              <w:t>0</w:t>
            </w:r>
          </w:p>
        </w:tc>
        <w:tc>
          <w:tcPr>
            <w:tcW w:w="619" w:type="dxa"/>
            <w:tcBorders>
              <w:top w:val="nil"/>
              <w:left w:val="nil"/>
              <w:bottom w:val="nil"/>
              <w:right w:val="nil"/>
            </w:tcBorders>
            <w:shd w:val="clear" w:color="auto" w:fill="auto"/>
            <w:noWrap/>
            <w:vAlign w:val="center"/>
            <w:hideMark/>
          </w:tcPr>
          <w:p w14:paraId="4220FAF4" w14:textId="1517711D"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06483A9C" w14:textId="2781BB3E"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1BFD2F97" w14:textId="0A520084"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5B17812E" w14:textId="6C5FFEB3"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2FC3ACEF" w14:textId="58149194" w:rsidR="004B43F2" w:rsidRPr="004B43F2" w:rsidRDefault="004B43F2" w:rsidP="004B43F2">
            <w:pPr>
              <w:spacing w:after="0"/>
              <w:jc w:val="center"/>
              <w:rPr>
                <w:color w:val="000000"/>
                <w:sz w:val="20"/>
              </w:rPr>
            </w:pPr>
            <w:r w:rsidRPr="004B43F2">
              <w:rPr>
                <w:color w:val="000000"/>
                <w:sz w:val="20"/>
              </w:rPr>
              <w:t>0</w:t>
            </w:r>
          </w:p>
        </w:tc>
        <w:tc>
          <w:tcPr>
            <w:tcW w:w="619" w:type="dxa"/>
            <w:tcBorders>
              <w:top w:val="nil"/>
              <w:left w:val="nil"/>
              <w:bottom w:val="nil"/>
              <w:right w:val="nil"/>
            </w:tcBorders>
            <w:shd w:val="clear" w:color="auto" w:fill="auto"/>
            <w:noWrap/>
            <w:vAlign w:val="center"/>
            <w:hideMark/>
          </w:tcPr>
          <w:p w14:paraId="00CE23E5" w14:textId="31BB3D3B" w:rsidR="004B43F2" w:rsidRPr="004B43F2" w:rsidRDefault="004B43F2" w:rsidP="004B43F2">
            <w:pPr>
              <w:spacing w:after="0"/>
              <w:jc w:val="center"/>
              <w:rPr>
                <w:color w:val="000000"/>
                <w:sz w:val="20"/>
              </w:rPr>
            </w:pPr>
            <w:r w:rsidRPr="004B43F2">
              <w:rPr>
                <w:color w:val="000000"/>
                <w:sz w:val="20"/>
              </w:rPr>
              <w:t>0</w:t>
            </w:r>
          </w:p>
        </w:tc>
        <w:tc>
          <w:tcPr>
            <w:tcW w:w="619" w:type="dxa"/>
            <w:tcBorders>
              <w:top w:val="nil"/>
              <w:left w:val="nil"/>
              <w:bottom w:val="nil"/>
              <w:right w:val="nil"/>
            </w:tcBorders>
            <w:shd w:val="clear" w:color="auto" w:fill="auto"/>
            <w:noWrap/>
            <w:vAlign w:val="center"/>
            <w:hideMark/>
          </w:tcPr>
          <w:p w14:paraId="7F43BE36" w14:textId="71E94807" w:rsidR="004B43F2" w:rsidRPr="004B43F2" w:rsidRDefault="004B43F2" w:rsidP="004B43F2">
            <w:pPr>
              <w:spacing w:after="0"/>
              <w:jc w:val="center"/>
              <w:rPr>
                <w:color w:val="000000"/>
                <w:sz w:val="20"/>
              </w:rPr>
            </w:pPr>
            <w:r w:rsidRPr="004B43F2">
              <w:rPr>
                <w:color w:val="000000"/>
                <w:sz w:val="20"/>
              </w:rPr>
              <w:t>0</w:t>
            </w:r>
          </w:p>
        </w:tc>
        <w:tc>
          <w:tcPr>
            <w:tcW w:w="619" w:type="dxa"/>
            <w:tcBorders>
              <w:top w:val="nil"/>
              <w:left w:val="nil"/>
              <w:bottom w:val="nil"/>
              <w:right w:val="nil"/>
            </w:tcBorders>
            <w:shd w:val="clear" w:color="auto" w:fill="auto"/>
            <w:noWrap/>
            <w:vAlign w:val="center"/>
            <w:hideMark/>
          </w:tcPr>
          <w:p w14:paraId="64E51C65" w14:textId="637AC1E1" w:rsidR="004B43F2" w:rsidRPr="004B43F2" w:rsidRDefault="004B43F2" w:rsidP="004B43F2">
            <w:pPr>
              <w:spacing w:after="0"/>
              <w:jc w:val="center"/>
              <w:rPr>
                <w:color w:val="000000"/>
                <w:sz w:val="20"/>
              </w:rPr>
            </w:pPr>
            <w:r w:rsidRPr="004B43F2">
              <w:rPr>
                <w:color w:val="000000"/>
                <w:sz w:val="20"/>
              </w:rPr>
              <w:t>0</w:t>
            </w:r>
          </w:p>
        </w:tc>
        <w:tc>
          <w:tcPr>
            <w:tcW w:w="619" w:type="dxa"/>
            <w:tcBorders>
              <w:top w:val="nil"/>
              <w:left w:val="nil"/>
              <w:bottom w:val="nil"/>
              <w:right w:val="nil"/>
            </w:tcBorders>
            <w:shd w:val="clear" w:color="auto" w:fill="auto"/>
            <w:noWrap/>
            <w:vAlign w:val="center"/>
            <w:hideMark/>
          </w:tcPr>
          <w:p w14:paraId="447F40F5" w14:textId="21637F11" w:rsidR="004B43F2" w:rsidRPr="004B43F2" w:rsidRDefault="004B43F2" w:rsidP="004B43F2">
            <w:pPr>
              <w:spacing w:after="0"/>
              <w:jc w:val="center"/>
              <w:rPr>
                <w:color w:val="000000"/>
                <w:sz w:val="20"/>
              </w:rPr>
            </w:pPr>
            <w:r w:rsidRPr="004B43F2">
              <w:rPr>
                <w:color w:val="000000"/>
                <w:sz w:val="20"/>
              </w:rPr>
              <w:t>0</w:t>
            </w:r>
          </w:p>
        </w:tc>
        <w:tc>
          <w:tcPr>
            <w:tcW w:w="619" w:type="dxa"/>
            <w:tcBorders>
              <w:top w:val="nil"/>
              <w:left w:val="nil"/>
              <w:bottom w:val="nil"/>
              <w:right w:val="nil"/>
            </w:tcBorders>
            <w:shd w:val="clear" w:color="auto" w:fill="auto"/>
            <w:noWrap/>
            <w:vAlign w:val="center"/>
            <w:hideMark/>
          </w:tcPr>
          <w:p w14:paraId="60EBD0EB" w14:textId="22415771"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51BAA003" w14:textId="6A2DD689" w:rsidR="004B43F2" w:rsidRPr="004B43F2" w:rsidRDefault="004B43F2" w:rsidP="004B43F2">
            <w:pPr>
              <w:spacing w:after="0"/>
              <w:jc w:val="center"/>
              <w:rPr>
                <w:color w:val="000000"/>
                <w:sz w:val="20"/>
              </w:rPr>
            </w:pPr>
            <w:r w:rsidRPr="004B43F2">
              <w:rPr>
                <w:color w:val="000000"/>
                <w:sz w:val="20"/>
              </w:rPr>
              <w:t>0</w:t>
            </w:r>
          </w:p>
        </w:tc>
        <w:tc>
          <w:tcPr>
            <w:tcW w:w="616" w:type="dxa"/>
            <w:tcBorders>
              <w:top w:val="nil"/>
              <w:left w:val="nil"/>
              <w:bottom w:val="nil"/>
              <w:right w:val="nil"/>
            </w:tcBorders>
            <w:vAlign w:val="center"/>
          </w:tcPr>
          <w:p w14:paraId="7F99685B" w14:textId="4EEF586E" w:rsidR="004B43F2" w:rsidRPr="004B43F2" w:rsidRDefault="004B43F2" w:rsidP="004B43F2">
            <w:pPr>
              <w:spacing w:after="0"/>
              <w:jc w:val="center"/>
              <w:rPr>
                <w:color w:val="000000"/>
                <w:sz w:val="20"/>
              </w:rPr>
            </w:pPr>
            <w:r w:rsidRPr="004B43F2">
              <w:rPr>
                <w:color w:val="000000"/>
                <w:sz w:val="20"/>
              </w:rPr>
              <w:t>0.03</w:t>
            </w:r>
          </w:p>
        </w:tc>
      </w:tr>
      <w:tr w:rsidR="004B43F2" w:rsidRPr="00FE10AE" w14:paraId="26E66AED" w14:textId="77777777" w:rsidTr="004B43F2">
        <w:trPr>
          <w:trHeight w:val="290"/>
        </w:trPr>
        <w:tc>
          <w:tcPr>
            <w:tcW w:w="816" w:type="dxa"/>
            <w:tcBorders>
              <w:top w:val="nil"/>
              <w:left w:val="nil"/>
              <w:bottom w:val="nil"/>
              <w:right w:val="nil"/>
            </w:tcBorders>
            <w:shd w:val="clear" w:color="auto" w:fill="auto"/>
            <w:vAlign w:val="center"/>
            <w:hideMark/>
          </w:tcPr>
          <w:p w14:paraId="6F818E7C" w14:textId="77777777" w:rsidR="004B43F2" w:rsidRPr="004B43F2" w:rsidRDefault="004B43F2" w:rsidP="004B43F2">
            <w:pPr>
              <w:spacing w:after="0"/>
              <w:jc w:val="center"/>
              <w:rPr>
                <w:color w:val="000000"/>
                <w:sz w:val="20"/>
              </w:rPr>
            </w:pPr>
            <w:r w:rsidRPr="004B43F2">
              <w:rPr>
                <w:color w:val="000000"/>
                <w:sz w:val="20"/>
              </w:rPr>
              <w:t>3</w:t>
            </w:r>
          </w:p>
        </w:tc>
        <w:tc>
          <w:tcPr>
            <w:tcW w:w="666" w:type="dxa"/>
            <w:tcBorders>
              <w:top w:val="nil"/>
              <w:left w:val="nil"/>
              <w:bottom w:val="nil"/>
              <w:right w:val="nil"/>
            </w:tcBorders>
            <w:shd w:val="clear" w:color="auto" w:fill="auto"/>
            <w:noWrap/>
            <w:vAlign w:val="center"/>
            <w:hideMark/>
          </w:tcPr>
          <w:p w14:paraId="461D1762" w14:textId="279A2906"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6516F440" w14:textId="74C5318F"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3CA5196F" w14:textId="666D52F7"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24CD9D87" w14:textId="33BDAE95"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7F211496" w14:textId="27B5392D" w:rsidR="004B43F2" w:rsidRPr="004B43F2" w:rsidRDefault="004B43F2" w:rsidP="004B43F2">
            <w:pPr>
              <w:spacing w:after="0"/>
              <w:jc w:val="center"/>
              <w:rPr>
                <w:color w:val="000000"/>
                <w:sz w:val="20"/>
              </w:rPr>
            </w:pPr>
            <w:r w:rsidRPr="004B43F2">
              <w:rPr>
                <w:color w:val="000000"/>
                <w:sz w:val="20"/>
              </w:rPr>
              <w:t>0.06</w:t>
            </w:r>
          </w:p>
        </w:tc>
        <w:tc>
          <w:tcPr>
            <w:tcW w:w="619" w:type="dxa"/>
            <w:tcBorders>
              <w:top w:val="nil"/>
              <w:left w:val="nil"/>
              <w:bottom w:val="nil"/>
              <w:right w:val="nil"/>
            </w:tcBorders>
            <w:shd w:val="clear" w:color="auto" w:fill="auto"/>
            <w:noWrap/>
            <w:vAlign w:val="center"/>
            <w:hideMark/>
          </w:tcPr>
          <w:p w14:paraId="331FC8D0" w14:textId="5882E339" w:rsidR="004B43F2" w:rsidRPr="004B43F2" w:rsidRDefault="004B43F2" w:rsidP="004B43F2">
            <w:pPr>
              <w:spacing w:after="0"/>
              <w:jc w:val="center"/>
              <w:rPr>
                <w:color w:val="000000"/>
                <w:sz w:val="20"/>
              </w:rPr>
            </w:pPr>
            <w:r w:rsidRPr="004B43F2">
              <w:rPr>
                <w:color w:val="000000"/>
                <w:sz w:val="20"/>
              </w:rPr>
              <w:t>0.03</w:t>
            </w:r>
          </w:p>
        </w:tc>
        <w:tc>
          <w:tcPr>
            <w:tcW w:w="619" w:type="dxa"/>
            <w:tcBorders>
              <w:top w:val="nil"/>
              <w:left w:val="nil"/>
              <w:bottom w:val="nil"/>
              <w:right w:val="nil"/>
            </w:tcBorders>
            <w:shd w:val="clear" w:color="auto" w:fill="auto"/>
            <w:noWrap/>
            <w:vAlign w:val="center"/>
            <w:hideMark/>
          </w:tcPr>
          <w:p w14:paraId="65679306" w14:textId="1B84E242"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5180479D" w14:textId="24399ACB" w:rsidR="004B43F2" w:rsidRPr="004B43F2" w:rsidRDefault="004B43F2" w:rsidP="004B43F2">
            <w:pPr>
              <w:spacing w:after="0"/>
              <w:jc w:val="center"/>
              <w:rPr>
                <w:color w:val="000000"/>
                <w:sz w:val="20"/>
              </w:rPr>
            </w:pPr>
            <w:r w:rsidRPr="004B43F2">
              <w:rPr>
                <w:color w:val="000000"/>
                <w:sz w:val="20"/>
              </w:rPr>
              <w:t>0.09</w:t>
            </w:r>
          </w:p>
        </w:tc>
        <w:tc>
          <w:tcPr>
            <w:tcW w:w="619" w:type="dxa"/>
            <w:tcBorders>
              <w:top w:val="nil"/>
              <w:left w:val="nil"/>
              <w:bottom w:val="nil"/>
              <w:right w:val="nil"/>
            </w:tcBorders>
            <w:shd w:val="clear" w:color="auto" w:fill="auto"/>
            <w:noWrap/>
            <w:vAlign w:val="center"/>
            <w:hideMark/>
          </w:tcPr>
          <w:p w14:paraId="4148243B" w14:textId="409B6E7B" w:rsidR="004B43F2" w:rsidRPr="004B43F2" w:rsidRDefault="004B43F2" w:rsidP="004B43F2">
            <w:pPr>
              <w:spacing w:after="0"/>
              <w:jc w:val="center"/>
              <w:rPr>
                <w:color w:val="000000"/>
                <w:sz w:val="20"/>
              </w:rPr>
            </w:pPr>
            <w:r w:rsidRPr="004B43F2">
              <w:rPr>
                <w:color w:val="000000"/>
                <w:sz w:val="20"/>
              </w:rPr>
              <w:t>0.03</w:t>
            </w:r>
          </w:p>
        </w:tc>
        <w:tc>
          <w:tcPr>
            <w:tcW w:w="619" w:type="dxa"/>
            <w:tcBorders>
              <w:top w:val="nil"/>
              <w:left w:val="nil"/>
              <w:bottom w:val="nil"/>
              <w:right w:val="nil"/>
            </w:tcBorders>
            <w:shd w:val="clear" w:color="auto" w:fill="auto"/>
            <w:noWrap/>
            <w:vAlign w:val="center"/>
            <w:hideMark/>
          </w:tcPr>
          <w:p w14:paraId="07A2CF3E" w14:textId="246243E4"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0BF52EE8" w14:textId="0CCA1F51" w:rsidR="004B43F2" w:rsidRPr="004B43F2" w:rsidRDefault="004B43F2" w:rsidP="004B43F2">
            <w:pPr>
              <w:spacing w:after="0"/>
              <w:jc w:val="center"/>
              <w:rPr>
                <w:color w:val="000000"/>
                <w:sz w:val="20"/>
              </w:rPr>
            </w:pPr>
            <w:r w:rsidRPr="004B43F2">
              <w:rPr>
                <w:color w:val="000000"/>
                <w:sz w:val="20"/>
              </w:rPr>
              <w:t>0.03</w:t>
            </w:r>
          </w:p>
        </w:tc>
        <w:tc>
          <w:tcPr>
            <w:tcW w:w="619" w:type="dxa"/>
            <w:tcBorders>
              <w:top w:val="nil"/>
              <w:left w:val="nil"/>
              <w:bottom w:val="nil"/>
              <w:right w:val="nil"/>
            </w:tcBorders>
            <w:shd w:val="clear" w:color="auto" w:fill="auto"/>
            <w:noWrap/>
            <w:vAlign w:val="center"/>
            <w:hideMark/>
          </w:tcPr>
          <w:p w14:paraId="5815224B" w14:textId="0982AE17" w:rsidR="004B43F2" w:rsidRPr="004B43F2" w:rsidRDefault="004B43F2" w:rsidP="004B43F2">
            <w:pPr>
              <w:spacing w:after="0"/>
              <w:jc w:val="center"/>
              <w:rPr>
                <w:color w:val="000000"/>
                <w:sz w:val="20"/>
              </w:rPr>
            </w:pPr>
            <w:r w:rsidRPr="004B43F2">
              <w:rPr>
                <w:color w:val="000000"/>
                <w:sz w:val="20"/>
              </w:rPr>
              <w:t>0.01</w:t>
            </w:r>
          </w:p>
        </w:tc>
        <w:tc>
          <w:tcPr>
            <w:tcW w:w="616" w:type="dxa"/>
            <w:tcBorders>
              <w:top w:val="nil"/>
              <w:left w:val="nil"/>
              <w:bottom w:val="nil"/>
              <w:right w:val="nil"/>
            </w:tcBorders>
            <w:vAlign w:val="center"/>
          </w:tcPr>
          <w:p w14:paraId="3DD170F0" w14:textId="1B4DB865" w:rsidR="004B43F2" w:rsidRPr="004B43F2" w:rsidRDefault="004B43F2" w:rsidP="004B43F2">
            <w:pPr>
              <w:spacing w:after="0"/>
              <w:jc w:val="center"/>
              <w:rPr>
                <w:color w:val="000000"/>
                <w:sz w:val="20"/>
              </w:rPr>
            </w:pPr>
            <w:r w:rsidRPr="004B43F2">
              <w:rPr>
                <w:color w:val="000000"/>
                <w:sz w:val="20"/>
              </w:rPr>
              <w:t>0.09</w:t>
            </w:r>
          </w:p>
        </w:tc>
      </w:tr>
      <w:tr w:rsidR="004B43F2" w:rsidRPr="00FE10AE" w14:paraId="4B23EA9E" w14:textId="77777777" w:rsidTr="004B43F2">
        <w:trPr>
          <w:trHeight w:val="290"/>
        </w:trPr>
        <w:tc>
          <w:tcPr>
            <w:tcW w:w="816" w:type="dxa"/>
            <w:tcBorders>
              <w:top w:val="nil"/>
              <w:left w:val="nil"/>
              <w:bottom w:val="nil"/>
              <w:right w:val="nil"/>
            </w:tcBorders>
            <w:shd w:val="clear" w:color="auto" w:fill="auto"/>
            <w:vAlign w:val="center"/>
            <w:hideMark/>
          </w:tcPr>
          <w:p w14:paraId="70A0C15D" w14:textId="77777777" w:rsidR="004B43F2" w:rsidRPr="004B43F2" w:rsidRDefault="004B43F2" w:rsidP="004B43F2">
            <w:pPr>
              <w:spacing w:after="0"/>
              <w:jc w:val="center"/>
              <w:rPr>
                <w:color w:val="000000"/>
                <w:sz w:val="20"/>
              </w:rPr>
            </w:pPr>
            <w:r w:rsidRPr="004B43F2">
              <w:rPr>
                <w:color w:val="000000"/>
                <w:sz w:val="20"/>
              </w:rPr>
              <w:t>4</w:t>
            </w:r>
          </w:p>
        </w:tc>
        <w:tc>
          <w:tcPr>
            <w:tcW w:w="666" w:type="dxa"/>
            <w:tcBorders>
              <w:top w:val="nil"/>
              <w:left w:val="nil"/>
              <w:bottom w:val="nil"/>
              <w:right w:val="nil"/>
            </w:tcBorders>
            <w:shd w:val="clear" w:color="auto" w:fill="auto"/>
            <w:noWrap/>
            <w:vAlign w:val="center"/>
            <w:hideMark/>
          </w:tcPr>
          <w:p w14:paraId="0D4FCD13" w14:textId="32A2CD53" w:rsidR="004B43F2" w:rsidRPr="004B43F2" w:rsidRDefault="004B43F2" w:rsidP="004B43F2">
            <w:pPr>
              <w:spacing w:after="0"/>
              <w:jc w:val="center"/>
              <w:rPr>
                <w:color w:val="000000"/>
                <w:sz w:val="20"/>
              </w:rPr>
            </w:pPr>
            <w:r w:rsidRPr="004B43F2">
              <w:rPr>
                <w:color w:val="000000"/>
                <w:sz w:val="20"/>
              </w:rPr>
              <w:t>0.15</w:t>
            </w:r>
          </w:p>
        </w:tc>
        <w:tc>
          <w:tcPr>
            <w:tcW w:w="619" w:type="dxa"/>
            <w:tcBorders>
              <w:top w:val="nil"/>
              <w:left w:val="nil"/>
              <w:bottom w:val="nil"/>
              <w:right w:val="nil"/>
            </w:tcBorders>
            <w:shd w:val="clear" w:color="auto" w:fill="auto"/>
            <w:noWrap/>
            <w:vAlign w:val="center"/>
            <w:hideMark/>
          </w:tcPr>
          <w:p w14:paraId="497B084D" w14:textId="1750BF62"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0FFA46DF" w14:textId="738AA300"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0F7D84C6" w14:textId="0AC265DE" w:rsidR="004B43F2" w:rsidRPr="004B43F2" w:rsidRDefault="004B43F2" w:rsidP="004B43F2">
            <w:pPr>
              <w:spacing w:after="0"/>
              <w:jc w:val="center"/>
              <w:rPr>
                <w:color w:val="000000"/>
                <w:sz w:val="20"/>
              </w:rPr>
            </w:pPr>
            <w:r w:rsidRPr="004B43F2">
              <w:rPr>
                <w:color w:val="000000"/>
                <w:sz w:val="20"/>
              </w:rPr>
              <w:t>0.05</w:t>
            </w:r>
          </w:p>
        </w:tc>
        <w:tc>
          <w:tcPr>
            <w:tcW w:w="619" w:type="dxa"/>
            <w:tcBorders>
              <w:top w:val="nil"/>
              <w:left w:val="nil"/>
              <w:bottom w:val="nil"/>
              <w:right w:val="nil"/>
            </w:tcBorders>
            <w:shd w:val="clear" w:color="auto" w:fill="auto"/>
            <w:noWrap/>
            <w:vAlign w:val="center"/>
            <w:hideMark/>
          </w:tcPr>
          <w:p w14:paraId="5D5B5667" w14:textId="1FB2E334" w:rsidR="004B43F2" w:rsidRPr="004B43F2" w:rsidRDefault="004B43F2" w:rsidP="004B43F2">
            <w:pPr>
              <w:spacing w:after="0"/>
              <w:jc w:val="center"/>
              <w:rPr>
                <w:color w:val="000000"/>
                <w:sz w:val="20"/>
              </w:rPr>
            </w:pPr>
            <w:r w:rsidRPr="004B43F2">
              <w:rPr>
                <w:color w:val="000000"/>
                <w:sz w:val="20"/>
              </w:rPr>
              <w:t>0.05</w:t>
            </w:r>
          </w:p>
        </w:tc>
        <w:tc>
          <w:tcPr>
            <w:tcW w:w="619" w:type="dxa"/>
            <w:tcBorders>
              <w:top w:val="nil"/>
              <w:left w:val="nil"/>
              <w:bottom w:val="nil"/>
              <w:right w:val="nil"/>
            </w:tcBorders>
            <w:shd w:val="clear" w:color="auto" w:fill="auto"/>
            <w:noWrap/>
            <w:vAlign w:val="center"/>
            <w:hideMark/>
          </w:tcPr>
          <w:p w14:paraId="140E8948" w14:textId="528D57CE" w:rsidR="004B43F2" w:rsidRPr="004B43F2" w:rsidRDefault="004B43F2" w:rsidP="004B43F2">
            <w:pPr>
              <w:spacing w:after="0"/>
              <w:jc w:val="center"/>
              <w:rPr>
                <w:color w:val="000000"/>
                <w:sz w:val="20"/>
              </w:rPr>
            </w:pPr>
            <w:r w:rsidRPr="004B43F2">
              <w:rPr>
                <w:color w:val="000000"/>
                <w:sz w:val="20"/>
              </w:rPr>
              <w:t>0.05</w:t>
            </w:r>
          </w:p>
        </w:tc>
        <w:tc>
          <w:tcPr>
            <w:tcW w:w="619" w:type="dxa"/>
            <w:tcBorders>
              <w:top w:val="nil"/>
              <w:left w:val="nil"/>
              <w:bottom w:val="nil"/>
              <w:right w:val="nil"/>
            </w:tcBorders>
            <w:shd w:val="clear" w:color="auto" w:fill="auto"/>
            <w:noWrap/>
            <w:vAlign w:val="center"/>
            <w:hideMark/>
          </w:tcPr>
          <w:p w14:paraId="0CB55D29" w14:textId="0C22334A"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24C3A4BE" w14:textId="4D533292"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0093E55E" w14:textId="0CDB51FA" w:rsidR="004B43F2" w:rsidRPr="004B43F2" w:rsidRDefault="004B43F2" w:rsidP="004B43F2">
            <w:pPr>
              <w:spacing w:after="0"/>
              <w:jc w:val="center"/>
              <w:rPr>
                <w:color w:val="000000"/>
                <w:sz w:val="20"/>
              </w:rPr>
            </w:pPr>
            <w:r w:rsidRPr="004B43F2">
              <w:rPr>
                <w:color w:val="000000"/>
                <w:sz w:val="20"/>
              </w:rPr>
              <w:t>0.05</w:t>
            </w:r>
          </w:p>
        </w:tc>
        <w:tc>
          <w:tcPr>
            <w:tcW w:w="619" w:type="dxa"/>
            <w:tcBorders>
              <w:top w:val="nil"/>
              <w:left w:val="nil"/>
              <w:bottom w:val="nil"/>
              <w:right w:val="nil"/>
            </w:tcBorders>
            <w:shd w:val="clear" w:color="auto" w:fill="auto"/>
            <w:noWrap/>
            <w:vAlign w:val="center"/>
            <w:hideMark/>
          </w:tcPr>
          <w:p w14:paraId="44D3008B" w14:textId="60F1ABC1"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6DC8B394" w14:textId="4BEA872E"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479E2D53" w14:textId="5BBAFC17" w:rsidR="004B43F2" w:rsidRPr="004B43F2" w:rsidRDefault="004B43F2" w:rsidP="004B43F2">
            <w:pPr>
              <w:spacing w:after="0"/>
              <w:jc w:val="center"/>
              <w:rPr>
                <w:color w:val="000000"/>
                <w:sz w:val="20"/>
              </w:rPr>
            </w:pPr>
            <w:r w:rsidRPr="004B43F2">
              <w:rPr>
                <w:color w:val="000000"/>
                <w:sz w:val="20"/>
              </w:rPr>
              <w:t>0.02</w:t>
            </w:r>
          </w:p>
        </w:tc>
        <w:tc>
          <w:tcPr>
            <w:tcW w:w="616" w:type="dxa"/>
            <w:tcBorders>
              <w:top w:val="nil"/>
              <w:left w:val="nil"/>
              <w:bottom w:val="nil"/>
              <w:right w:val="nil"/>
            </w:tcBorders>
            <w:vAlign w:val="center"/>
          </w:tcPr>
          <w:p w14:paraId="1A3DAD09" w14:textId="70888ED1" w:rsidR="004B43F2" w:rsidRPr="004B43F2" w:rsidRDefault="004B43F2" w:rsidP="004B43F2">
            <w:pPr>
              <w:spacing w:after="0"/>
              <w:jc w:val="center"/>
              <w:rPr>
                <w:color w:val="000000"/>
                <w:sz w:val="20"/>
              </w:rPr>
            </w:pPr>
            <w:r w:rsidRPr="004B43F2">
              <w:rPr>
                <w:color w:val="000000"/>
                <w:sz w:val="20"/>
              </w:rPr>
              <w:t>0.02</w:t>
            </w:r>
          </w:p>
        </w:tc>
      </w:tr>
      <w:tr w:rsidR="004B43F2" w:rsidRPr="00FE10AE" w14:paraId="7E44B17C" w14:textId="77777777" w:rsidTr="004B43F2">
        <w:trPr>
          <w:trHeight w:val="290"/>
        </w:trPr>
        <w:tc>
          <w:tcPr>
            <w:tcW w:w="816" w:type="dxa"/>
            <w:tcBorders>
              <w:top w:val="nil"/>
              <w:left w:val="nil"/>
              <w:bottom w:val="nil"/>
              <w:right w:val="nil"/>
            </w:tcBorders>
            <w:shd w:val="clear" w:color="auto" w:fill="auto"/>
            <w:vAlign w:val="center"/>
            <w:hideMark/>
          </w:tcPr>
          <w:p w14:paraId="3BEC79A7" w14:textId="77777777" w:rsidR="004B43F2" w:rsidRPr="004B43F2" w:rsidRDefault="004B43F2" w:rsidP="004B43F2">
            <w:pPr>
              <w:spacing w:after="0"/>
              <w:jc w:val="center"/>
              <w:rPr>
                <w:color w:val="000000"/>
                <w:sz w:val="20"/>
              </w:rPr>
            </w:pPr>
            <w:r w:rsidRPr="004B43F2">
              <w:rPr>
                <w:color w:val="000000"/>
                <w:sz w:val="20"/>
              </w:rPr>
              <w:t>5</w:t>
            </w:r>
          </w:p>
        </w:tc>
        <w:tc>
          <w:tcPr>
            <w:tcW w:w="666" w:type="dxa"/>
            <w:tcBorders>
              <w:top w:val="nil"/>
              <w:left w:val="nil"/>
              <w:bottom w:val="nil"/>
              <w:right w:val="nil"/>
            </w:tcBorders>
            <w:shd w:val="clear" w:color="auto" w:fill="auto"/>
            <w:noWrap/>
            <w:vAlign w:val="center"/>
            <w:hideMark/>
          </w:tcPr>
          <w:p w14:paraId="002B4D84" w14:textId="2B2E99B4" w:rsidR="004B43F2" w:rsidRPr="004B43F2" w:rsidRDefault="004B43F2" w:rsidP="004B43F2">
            <w:pPr>
              <w:spacing w:after="0"/>
              <w:jc w:val="center"/>
              <w:rPr>
                <w:color w:val="000000"/>
                <w:sz w:val="20"/>
              </w:rPr>
            </w:pPr>
            <w:r w:rsidRPr="004B43F2">
              <w:rPr>
                <w:color w:val="000000"/>
                <w:sz w:val="20"/>
              </w:rPr>
              <w:t>0.12</w:t>
            </w:r>
          </w:p>
        </w:tc>
        <w:tc>
          <w:tcPr>
            <w:tcW w:w="619" w:type="dxa"/>
            <w:tcBorders>
              <w:top w:val="nil"/>
              <w:left w:val="nil"/>
              <w:bottom w:val="nil"/>
              <w:right w:val="nil"/>
            </w:tcBorders>
            <w:shd w:val="clear" w:color="auto" w:fill="auto"/>
            <w:noWrap/>
            <w:vAlign w:val="center"/>
            <w:hideMark/>
          </w:tcPr>
          <w:p w14:paraId="184967B2" w14:textId="561A203C"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531BC79E" w14:textId="7754B507"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6BC5EA32" w14:textId="479433B9" w:rsidR="004B43F2" w:rsidRPr="004B43F2" w:rsidRDefault="004B43F2" w:rsidP="004B43F2">
            <w:pPr>
              <w:spacing w:after="0"/>
              <w:jc w:val="center"/>
              <w:rPr>
                <w:color w:val="000000"/>
                <w:sz w:val="20"/>
              </w:rPr>
            </w:pPr>
            <w:r w:rsidRPr="004B43F2">
              <w:rPr>
                <w:color w:val="000000"/>
                <w:sz w:val="20"/>
              </w:rPr>
              <w:t>0.05</w:t>
            </w:r>
          </w:p>
        </w:tc>
        <w:tc>
          <w:tcPr>
            <w:tcW w:w="619" w:type="dxa"/>
            <w:tcBorders>
              <w:top w:val="nil"/>
              <w:left w:val="nil"/>
              <w:bottom w:val="nil"/>
              <w:right w:val="nil"/>
            </w:tcBorders>
            <w:shd w:val="clear" w:color="auto" w:fill="auto"/>
            <w:noWrap/>
            <w:vAlign w:val="center"/>
            <w:hideMark/>
          </w:tcPr>
          <w:p w14:paraId="22B65E80" w14:textId="27ACBB07" w:rsidR="004B43F2" w:rsidRPr="004B43F2" w:rsidRDefault="004B43F2" w:rsidP="004B43F2">
            <w:pPr>
              <w:spacing w:after="0"/>
              <w:jc w:val="center"/>
              <w:rPr>
                <w:color w:val="000000"/>
                <w:sz w:val="20"/>
              </w:rPr>
            </w:pPr>
            <w:r w:rsidRPr="004B43F2">
              <w:rPr>
                <w:color w:val="000000"/>
                <w:sz w:val="20"/>
              </w:rPr>
              <w:t>0.07</w:t>
            </w:r>
          </w:p>
        </w:tc>
        <w:tc>
          <w:tcPr>
            <w:tcW w:w="619" w:type="dxa"/>
            <w:tcBorders>
              <w:top w:val="nil"/>
              <w:left w:val="nil"/>
              <w:bottom w:val="nil"/>
              <w:right w:val="nil"/>
            </w:tcBorders>
            <w:shd w:val="clear" w:color="auto" w:fill="auto"/>
            <w:noWrap/>
            <w:vAlign w:val="center"/>
            <w:hideMark/>
          </w:tcPr>
          <w:p w14:paraId="4954225A" w14:textId="2BE97C9A" w:rsidR="004B43F2" w:rsidRPr="004B43F2" w:rsidRDefault="004B43F2" w:rsidP="004B43F2">
            <w:pPr>
              <w:spacing w:after="0"/>
              <w:jc w:val="center"/>
              <w:rPr>
                <w:color w:val="000000"/>
                <w:sz w:val="20"/>
              </w:rPr>
            </w:pPr>
            <w:r w:rsidRPr="004B43F2">
              <w:rPr>
                <w:color w:val="000000"/>
                <w:sz w:val="20"/>
              </w:rPr>
              <w:t>0.08</w:t>
            </w:r>
          </w:p>
        </w:tc>
        <w:tc>
          <w:tcPr>
            <w:tcW w:w="619" w:type="dxa"/>
            <w:tcBorders>
              <w:top w:val="nil"/>
              <w:left w:val="nil"/>
              <w:bottom w:val="nil"/>
              <w:right w:val="nil"/>
            </w:tcBorders>
            <w:shd w:val="clear" w:color="auto" w:fill="auto"/>
            <w:noWrap/>
            <w:vAlign w:val="center"/>
            <w:hideMark/>
          </w:tcPr>
          <w:p w14:paraId="3BB6A5F8" w14:textId="2805AB11"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6909FBAD" w14:textId="69AC99ED" w:rsidR="004B43F2" w:rsidRPr="004B43F2" w:rsidRDefault="004B43F2" w:rsidP="004B43F2">
            <w:pPr>
              <w:spacing w:after="0"/>
              <w:jc w:val="center"/>
              <w:rPr>
                <w:color w:val="000000"/>
                <w:sz w:val="20"/>
              </w:rPr>
            </w:pPr>
            <w:r w:rsidRPr="004B43F2">
              <w:rPr>
                <w:color w:val="000000"/>
                <w:sz w:val="20"/>
              </w:rPr>
              <w:t>0.05</w:t>
            </w:r>
          </w:p>
        </w:tc>
        <w:tc>
          <w:tcPr>
            <w:tcW w:w="619" w:type="dxa"/>
            <w:tcBorders>
              <w:top w:val="nil"/>
              <w:left w:val="nil"/>
              <w:bottom w:val="nil"/>
              <w:right w:val="nil"/>
            </w:tcBorders>
            <w:shd w:val="clear" w:color="auto" w:fill="auto"/>
            <w:noWrap/>
            <w:vAlign w:val="center"/>
            <w:hideMark/>
          </w:tcPr>
          <w:p w14:paraId="3F08FADB" w14:textId="36FB27FF" w:rsidR="004B43F2" w:rsidRPr="004B43F2" w:rsidRDefault="004B43F2" w:rsidP="004B43F2">
            <w:pPr>
              <w:spacing w:after="0"/>
              <w:jc w:val="center"/>
              <w:rPr>
                <w:color w:val="000000"/>
                <w:sz w:val="20"/>
              </w:rPr>
            </w:pPr>
            <w:r w:rsidRPr="004B43F2">
              <w:rPr>
                <w:color w:val="000000"/>
                <w:sz w:val="20"/>
              </w:rPr>
              <w:t>0.12</w:t>
            </w:r>
          </w:p>
        </w:tc>
        <w:tc>
          <w:tcPr>
            <w:tcW w:w="619" w:type="dxa"/>
            <w:tcBorders>
              <w:top w:val="nil"/>
              <w:left w:val="nil"/>
              <w:bottom w:val="nil"/>
              <w:right w:val="nil"/>
            </w:tcBorders>
            <w:shd w:val="clear" w:color="auto" w:fill="auto"/>
            <w:noWrap/>
            <w:vAlign w:val="center"/>
            <w:hideMark/>
          </w:tcPr>
          <w:p w14:paraId="568C89AF" w14:textId="40D4CB52" w:rsidR="004B43F2" w:rsidRPr="004B43F2" w:rsidRDefault="004B43F2" w:rsidP="004B43F2">
            <w:pPr>
              <w:spacing w:after="0"/>
              <w:jc w:val="center"/>
              <w:rPr>
                <w:color w:val="000000"/>
                <w:sz w:val="20"/>
              </w:rPr>
            </w:pPr>
            <w:r w:rsidRPr="004B43F2">
              <w:rPr>
                <w:color w:val="000000"/>
                <w:sz w:val="20"/>
              </w:rPr>
              <w:t>0.07</w:t>
            </w:r>
          </w:p>
        </w:tc>
        <w:tc>
          <w:tcPr>
            <w:tcW w:w="619" w:type="dxa"/>
            <w:tcBorders>
              <w:top w:val="nil"/>
              <w:left w:val="nil"/>
              <w:bottom w:val="nil"/>
              <w:right w:val="nil"/>
            </w:tcBorders>
            <w:shd w:val="clear" w:color="auto" w:fill="auto"/>
            <w:noWrap/>
            <w:vAlign w:val="center"/>
            <w:hideMark/>
          </w:tcPr>
          <w:p w14:paraId="688AEE84" w14:textId="23F81156" w:rsidR="004B43F2" w:rsidRPr="004B43F2" w:rsidRDefault="004B43F2" w:rsidP="004B43F2">
            <w:pPr>
              <w:spacing w:after="0"/>
              <w:jc w:val="center"/>
              <w:rPr>
                <w:color w:val="000000"/>
                <w:sz w:val="20"/>
              </w:rPr>
            </w:pPr>
            <w:r w:rsidRPr="004B43F2">
              <w:rPr>
                <w:color w:val="000000"/>
                <w:sz w:val="20"/>
              </w:rPr>
              <w:t>0.06</w:t>
            </w:r>
          </w:p>
        </w:tc>
        <w:tc>
          <w:tcPr>
            <w:tcW w:w="619" w:type="dxa"/>
            <w:tcBorders>
              <w:top w:val="nil"/>
              <w:left w:val="nil"/>
              <w:bottom w:val="nil"/>
              <w:right w:val="nil"/>
            </w:tcBorders>
            <w:shd w:val="clear" w:color="auto" w:fill="auto"/>
            <w:noWrap/>
            <w:vAlign w:val="center"/>
            <w:hideMark/>
          </w:tcPr>
          <w:p w14:paraId="34ED2608" w14:textId="52ADE8A2" w:rsidR="004B43F2" w:rsidRPr="004B43F2" w:rsidRDefault="004B43F2" w:rsidP="004B43F2">
            <w:pPr>
              <w:spacing w:after="0"/>
              <w:jc w:val="center"/>
              <w:rPr>
                <w:color w:val="000000"/>
                <w:sz w:val="20"/>
              </w:rPr>
            </w:pPr>
            <w:r w:rsidRPr="004B43F2">
              <w:rPr>
                <w:color w:val="000000"/>
                <w:sz w:val="20"/>
              </w:rPr>
              <w:t>0.03</w:t>
            </w:r>
          </w:p>
        </w:tc>
        <w:tc>
          <w:tcPr>
            <w:tcW w:w="616" w:type="dxa"/>
            <w:tcBorders>
              <w:top w:val="nil"/>
              <w:left w:val="nil"/>
              <w:bottom w:val="nil"/>
              <w:right w:val="nil"/>
            </w:tcBorders>
            <w:vAlign w:val="center"/>
          </w:tcPr>
          <w:p w14:paraId="08D8BFDA" w14:textId="62F78BCC" w:rsidR="004B43F2" w:rsidRPr="004B43F2" w:rsidRDefault="004B43F2" w:rsidP="004B43F2">
            <w:pPr>
              <w:spacing w:after="0"/>
              <w:jc w:val="center"/>
              <w:rPr>
                <w:color w:val="000000"/>
                <w:sz w:val="20"/>
              </w:rPr>
            </w:pPr>
            <w:r w:rsidRPr="004B43F2">
              <w:rPr>
                <w:color w:val="000000"/>
                <w:sz w:val="20"/>
              </w:rPr>
              <w:t>0.05</w:t>
            </w:r>
          </w:p>
        </w:tc>
      </w:tr>
      <w:tr w:rsidR="004B43F2" w:rsidRPr="00FE10AE" w14:paraId="3939B66B" w14:textId="77777777" w:rsidTr="004B43F2">
        <w:trPr>
          <w:trHeight w:val="290"/>
        </w:trPr>
        <w:tc>
          <w:tcPr>
            <w:tcW w:w="816" w:type="dxa"/>
            <w:tcBorders>
              <w:top w:val="nil"/>
              <w:left w:val="nil"/>
              <w:bottom w:val="nil"/>
              <w:right w:val="nil"/>
            </w:tcBorders>
            <w:shd w:val="clear" w:color="auto" w:fill="auto"/>
            <w:vAlign w:val="center"/>
            <w:hideMark/>
          </w:tcPr>
          <w:p w14:paraId="2C59D118" w14:textId="77777777" w:rsidR="004B43F2" w:rsidRPr="004B43F2" w:rsidRDefault="004B43F2" w:rsidP="004B43F2">
            <w:pPr>
              <w:spacing w:after="0"/>
              <w:jc w:val="center"/>
              <w:rPr>
                <w:color w:val="000000"/>
                <w:sz w:val="20"/>
              </w:rPr>
            </w:pPr>
            <w:r w:rsidRPr="004B43F2">
              <w:rPr>
                <w:color w:val="000000"/>
                <w:sz w:val="20"/>
              </w:rPr>
              <w:t>6</w:t>
            </w:r>
          </w:p>
        </w:tc>
        <w:tc>
          <w:tcPr>
            <w:tcW w:w="666" w:type="dxa"/>
            <w:tcBorders>
              <w:top w:val="nil"/>
              <w:left w:val="nil"/>
              <w:bottom w:val="nil"/>
              <w:right w:val="nil"/>
            </w:tcBorders>
            <w:shd w:val="clear" w:color="auto" w:fill="auto"/>
            <w:noWrap/>
            <w:vAlign w:val="center"/>
            <w:hideMark/>
          </w:tcPr>
          <w:p w14:paraId="6D3977E7" w14:textId="182D2E6F" w:rsidR="004B43F2" w:rsidRPr="004B43F2" w:rsidRDefault="004B43F2" w:rsidP="004B43F2">
            <w:pPr>
              <w:spacing w:after="0"/>
              <w:jc w:val="center"/>
              <w:rPr>
                <w:color w:val="000000"/>
                <w:sz w:val="20"/>
              </w:rPr>
            </w:pPr>
            <w:r w:rsidRPr="004B43F2">
              <w:rPr>
                <w:color w:val="000000"/>
                <w:sz w:val="20"/>
              </w:rPr>
              <w:t>0.12</w:t>
            </w:r>
          </w:p>
        </w:tc>
        <w:tc>
          <w:tcPr>
            <w:tcW w:w="619" w:type="dxa"/>
            <w:tcBorders>
              <w:top w:val="nil"/>
              <w:left w:val="nil"/>
              <w:bottom w:val="nil"/>
              <w:right w:val="nil"/>
            </w:tcBorders>
            <w:shd w:val="clear" w:color="auto" w:fill="auto"/>
            <w:noWrap/>
            <w:vAlign w:val="center"/>
            <w:hideMark/>
          </w:tcPr>
          <w:p w14:paraId="50B9BC33" w14:textId="787042AD" w:rsidR="004B43F2" w:rsidRPr="004B43F2" w:rsidRDefault="004B43F2" w:rsidP="004B43F2">
            <w:pPr>
              <w:spacing w:after="0"/>
              <w:jc w:val="center"/>
              <w:rPr>
                <w:color w:val="000000"/>
                <w:sz w:val="20"/>
              </w:rPr>
            </w:pPr>
            <w:r w:rsidRPr="004B43F2">
              <w:rPr>
                <w:color w:val="000000"/>
                <w:sz w:val="20"/>
              </w:rPr>
              <w:t>0.09</w:t>
            </w:r>
          </w:p>
        </w:tc>
        <w:tc>
          <w:tcPr>
            <w:tcW w:w="619" w:type="dxa"/>
            <w:tcBorders>
              <w:top w:val="nil"/>
              <w:left w:val="nil"/>
              <w:bottom w:val="nil"/>
              <w:right w:val="nil"/>
            </w:tcBorders>
            <w:shd w:val="clear" w:color="auto" w:fill="auto"/>
            <w:noWrap/>
            <w:vAlign w:val="center"/>
            <w:hideMark/>
          </w:tcPr>
          <w:p w14:paraId="0075BDEF" w14:textId="6C0B48D1" w:rsidR="004B43F2" w:rsidRPr="004B43F2" w:rsidRDefault="004B43F2" w:rsidP="004B43F2">
            <w:pPr>
              <w:spacing w:after="0"/>
              <w:jc w:val="center"/>
              <w:rPr>
                <w:color w:val="000000"/>
                <w:sz w:val="20"/>
              </w:rPr>
            </w:pPr>
            <w:r w:rsidRPr="004B43F2">
              <w:rPr>
                <w:color w:val="000000"/>
                <w:sz w:val="20"/>
              </w:rPr>
              <w:t>0.06</w:t>
            </w:r>
          </w:p>
        </w:tc>
        <w:tc>
          <w:tcPr>
            <w:tcW w:w="619" w:type="dxa"/>
            <w:tcBorders>
              <w:top w:val="nil"/>
              <w:left w:val="nil"/>
              <w:bottom w:val="nil"/>
              <w:right w:val="nil"/>
            </w:tcBorders>
            <w:shd w:val="clear" w:color="auto" w:fill="auto"/>
            <w:noWrap/>
            <w:vAlign w:val="center"/>
            <w:hideMark/>
          </w:tcPr>
          <w:p w14:paraId="40041F4A" w14:textId="6AE5E926" w:rsidR="004B43F2" w:rsidRPr="004B43F2" w:rsidRDefault="004B43F2" w:rsidP="004B43F2">
            <w:pPr>
              <w:spacing w:after="0"/>
              <w:jc w:val="center"/>
              <w:rPr>
                <w:color w:val="000000"/>
                <w:sz w:val="20"/>
              </w:rPr>
            </w:pPr>
            <w:r w:rsidRPr="004B43F2">
              <w:rPr>
                <w:color w:val="000000"/>
                <w:sz w:val="20"/>
              </w:rPr>
              <w:t>0.03</w:t>
            </w:r>
          </w:p>
        </w:tc>
        <w:tc>
          <w:tcPr>
            <w:tcW w:w="619" w:type="dxa"/>
            <w:tcBorders>
              <w:top w:val="nil"/>
              <w:left w:val="nil"/>
              <w:bottom w:val="nil"/>
              <w:right w:val="nil"/>
            </w:tcBorders>
            <w:shd w:val="clear" w:color="auto" w:fill="auto"/>
            <w:noWrap/>
            <w:vAlign w:val="center"/>
            <w:hideMark/>
          </w:tcPr>
          <w:p w14:paraId="79312CD4" w14:textId="39C9D9AE"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6E91A93D" w14:textId="07F50239" w:rsidR="004B43F2" w:rsidRPr="004B43F2" w:rsidRDefault="004B43F2" w:rsidP="004B43F2">
            <w:pPr>
              <w:spacing w:after="0"/>
              <w:jc w:val="center"/>
              <w:rPr>
                <w:color w:val="000000"/>
                <w:sz w:val="20"/>
              </w:rPr>
            </w:pPr>
            <w:r w:rsidRPr="004B43F2">
              <w:rPr>
                <w:color w:val="000000"/>
                <w:sz w:val="20"/>
              </w:rPr>
              <w:t>0.07</w:t>
            </w:r>
          </w:p>
        </w:tc>
        <w:tc>
          <w:tcPr>
            <w:tcW w:w="619" w:type="dxa"/>
            <w:tcBorders>
              <w:top w:val="nil"/>
              <w:left w:val="nil"/>
              <w:bottom w:val="nil"/>
              <w:right w:val="nil"/>
            </w:tcBorders>
            <w:shd w:val="clear" w:color="auto" w:fill="auto"/>
            <w:noWrap/>
            <w:vAlign w:val="center"/>
            <w:hideMark/>
          </w:tcPr>
          <w:p w14:paraId="65167C79" w14:textId="375F65B0"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2AB21CC7" w14:textId="0DB0C1F6" w:rsidR="004B43F2" w:rsidRPr="004B43F2" w:rsidRDefault="004B43F2" w:rsidP="004B43F2">
            <w:pPr>
              <w:spacing w:after="0"/>
              <w:jc w:val="center"/>
              <w:rPr>
                <w:color w:val="000000"/>
                <w:sz w:val="20"/>
              </w:rPr>
            </w:pPr>
            <w:r w:rsidRPr="004B43F2">
              <w:rPr>
                <w:color w:val="000000"/>
                <w:sz w:val="20"/>
              </w:rPr>
              <w:t>0.03</w:t>
            </w:r>
          </w:p>
        </w:tc>
        <w:tc>
          <w:tcPr>
            <w:tcW w:w="619" w:type="dxa"/>
            <w:tcBorders>
              <w:top w:val="nil"/>
              <w:left w:val="nil"/>
              <w:bottom w:val="nil"/>
              <w:right w:val="nil"/>
            </w:tcBorders>
            <w:shd w:val="clear" w:color="auto" w:fill="auto"/>
            <w:noWrap/>
            <w:vAlign w:val="center"/>
            <w:hideMark/>
          </w:tcPr>
          <w:p w14:paraId="0E06CA93" w14:textId="12DBFFC7"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3596196F" w14:textId="431F8D56" w:rsidR="004B43F2" w:rsidRPr="004B43F2" w:rsidRDefault="004B43F2" w:rsidP="004B43F2">
            <w:pPr>
              <w:spacing w:after="0"/>
              <w:jc w:val="center"/>
              <w:rPr>
                <w:color w:val="000000"/>
                <w:sz w:val="20"/>
              </w:rPr>
            </w:pPr>
            <w:r w:rsidRPr="004B43F2">
              <w:rPr>
                <w:color w:val="000000"/>
                <w:sz w:val="20"/>
              </w:rPr>
              <w:t>0.06</w:t>
            </w:r>
          </w:p>
        </w:tc>
        <w:tc>
          <w:tcPr>
            <w:tcW w:w="619" w:type="dxa"/>
            <w:tcBorders>
              <w:top w:val="nil"/>
              <w:left w:val="nil"/>
              <w:bottom w:val="nil"/>
              <w:right w:val="nil"/>
            </w:tcBorders>
            <w:shd w:val="clear" w:color="auto" w:fill="auto"/>
            <w:noWrap/>
            <w:vAlign w:val="center"/>
            <w:hideMark/>
          </w:tcPr>
          <w:p w14:paraId="5A5A7B5C" w14:textId="7598C958"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5C3B4F90" w14:textId="6CFDE2BB" w:rsidR="004B43F2" w:rsidRPr="004B43F2" w:rsidRDefault="004B43F2" w:rsidP="004B43F2">
            <w:pPr>
              <w:spacing w:after="0"/>
              <w:jc w:val="center"/>
              <w:rPr>
                <w:color w:val="000000"/>
                <w:sz w:val="20"/>
              </w:rPr>
            </w:pPr>
            <w:r w:rsidRPr="004B43F2">
              <w:rPr>
                <w:color w:val="000000"/>
                <w:sz w:val="20"/>
              </w:rPr>
              <w:t>0.01</w:t>
            </w:r>
          </w:p>
        </w:tc>
        <w:tc>
          <w:tcPr>
            <w:tcW w:w="616" w:type="dxa"/>
            <w:tcBorders>
              <w:top w:val="nil"/>
              <w:left w:val="nil"/>
              <w:bottom w:val="nil"/>
              <w:right w:val="nil"/>
            </w:tcBorders>
            <w:vAlign w:val="center"/>
          </w:tcPr>
          <w:p w14:paraId="6A682AAA" w14:textId="2C988F45" w:rsidR="004B43F2" w:rsidRPr="004B43F2" w:rsidRDefault="004B43F2" w:rsidP="004B43F2">
            <w:pPr>
              <w:spacing w:after="0"/>
              <w:jc w:val="center"/>
              <w:rPr>
                <w:color w:val="000000"/>
                <w:sz w:val="20"/>
              </w:rPr>
            </w:pPr>
            <w:r w:rsidRPr="004B43F2">
              <w:rPr>
                <w:color w:val="000000"/>
                <w:sz w:val="20"/>
              </w:rPr>
              <w:t>0.03</w:t>
            </w:r>
          </w:p>
        </w:tc>
      </w:tr>
      <w:tr w:rsidR="004B43F2" w:rsidRPr="00FE10AE" w14:paraId="6C3893A8" w14:textId="77777777" w:rsidTr="004B43F2">
        <w:trPr>
          <w:trHeight w:val="290"/>
        </w:trPr>
        <w:tc>
          <w:tcPr>
            <w:tcW w:w="816" w:type="dxa"/>
            <w:tcBorders>
              <w:top w:val="nil"/>
              <w:left w:val="nil"/>
              <w:bottom w:val="nil"/>
              <w:right w:val="nil"/>
            </w:tcBorders>
            <w:shd w:val="clear" w:color="auto" w:fill="auto"/>
            <w:vAlign w:val="center"/>
            <w:hideMark/>
          </w:tcPr>
          <w:p w14:paraId="7617E79B" w14:textId="77777777" w:rsidR="004B43F2" w:rsidRPr="004B43F2" w:rsidRDefault="004B43F2" w:rsidP="004B43F2">
            <w:pPr>
              <w:spacing w:after="0"/>
              <w:jc w:val="center"/>
              <w:rPr>
                <w:color w:val="000000"/>
                <w:sz w:val="20"/>
              </w:rPr>
            </w:pPr>
            <w:r w:rsidRPr="004B43F2">
              <w:rPr>
                <w:color w:val="000000"/>
                <w:sz w:val="20"/>
              </w:rPr>
              <w:t>7</w:t>
            </w:r>
          </w:p>
        </w:tc>
        <w:tc>
          <w:tcPr>
            <w:tcW w:w="666" w:type="dxa"/>
            <w:tcBorders>
              <w:top w:val="nil"/>
              <w:left w:val="nil"/>
              <w:bottom w:val="nil"/>
              <w:right w:val="nil"/>
            </w:tcBorders>
            <w:shd w:val="clear" w:color="auto" w:fill="auto"/>
            <w:noWrap/>
            <w:vAlign w:val="center"/>
            <w:hideMark/>
          </w:tcPr>
          <w:p w14:paraId="0ED8E87A" w14:textId="37D586F3" w:rsidR="004B43F2" w:rsidRPr="004B43F2" w:rsidRDefault="004B43F2" w:rsidP="004B43F2">
            <w:pPr>
              <w:spacing w:after="0"/>
              <w:jc w:val="center"/>
              <w:rPr>
                <w:color w:val="000000"/>
                <w:sz w:val="20"/>
              </w:rPr>
            </w:pPr>
            <w:r w:rsidRPr="004B43F2">
              <w:rPr>
                <w:color w:val="000000"/>
                <w:sz w:val="20"/>
              </w:rPr>
              <w:t>0.09</w:t>
            </w:r>
          </w:p>
        </w:tc>
        <w:tc>
          <w:tcPr>
            <w:tcW w:w="619" w:type="dxa"/>
            <w:tcBorders>
              <w:top w:val="nil"/>
              <w:left w:val="nil"/>
              <w:bottom w:val="nil"/>
              <w:right w:val="nil"/>
            </w:tcBorders>
            <w:shd w:val="clear" w:color="auto" w:fill="auto"/>
            <w:noWrap/>
            <w:vAlign w:val="center"/>
            <w:hideMark/>
          </w:tcPr>
          <w:p w14:paraId="325B5B1A" w14:textId="3E3C163F" w:rsidR="004B43F2" w:rsidRPr="004B43F2" w:rsidRDefault="004B43F2" w:rsidP="004B43F2">
            <w:pPr>
              <w:spacing w:after="0"/>
              <w:jc w:val="center"/>
              <w:rPr>
                <w:color w:val="000000"/>
                <w:sz w:val="20"/>
              </w:rPr>
            </w:pPr>
            <w:r w:rsidRPr="004B43F2">
              <w:rPr>
                <w:color w:val="000000"/>
                <w:sz w:val="20"/>
              </w:rPr>
              <w:t>0.13</w:t>
            </w:r>
          </w:p>
        </w:tc>
        <w:tc>
          <w:tcPr>
            <w:tcW w:w="619" w:type="dxa"/>
            <w:tcBorders>
              <w:top w:val="nil"/>
              <w:left w:val="nil"/>
              <w:bottom w:val="nil"/>
              <w:right w:val="nil"/>
            </w:tcBorders>
            <w:shd w:val="clear" w:color="auto" w:fill="auto"/>
            <w:noWrap/>
            <w:vAlign w:val="center"/>
            <w:hideMark/>
          </w:tcPr>
          <w:p w14:paraId="75C2B28F" w14:textId="64865ACB"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4949080B" w14:textId="2BA034CD"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11C65DA6" w14:textId="433EBE53" w:rsidR="004B43F2" w:rsidRPr="004B43F2" w:rsidRDefault="004B43F2" w:rsidP="004B43F2">
            <w:pPr>
              <w:spacing w:after="0"/>
              <w:jc w:val="center"/>
              <w:rPr>
                <w:color w:val="000000"/>
                <w:sz w:val="20"/>
              </w:rPr>
            </w:pPr>
            <w:r w:rsidRPr="004B43F2">
              <w:rPr>
                <w:color w:val="000000"/>
                <w:sz w:val="20"/>
              </w:rPr>
              <w:t>0.05</w:t>
            </w:r>
          </w:p>
        </w:tc>
        <w:tc>
          <w:tcPr>
            <w:tcW w:w="619" w:type="dxa"/>
            <w:tcBorders>
              <w:top w:val="nil"/>
              <w:left w:val="nil"/>
              <w:bottom w:val="nil"/>
              <w:right w:val="nil"/>
            </w:tcBorders>
            <w:shd w:val="clear" w:color="auto" w:fill="auto"/>
            <w:noWrap/>
            <w:vAlign w:val="center"/>
            <w:hideMark/>
          </w:tcPr>
          <w:p w14:paraId="02036002" w14:textId="12716F97" w:rsidR="004B43F2" w:rsidRPr="004B43F2" w:rsidRDefault="004B43F2" w:rsidP="004B43F2">
            <w:pPr>
              <w:spacing w:after="0"/>
              <w:jc w:val="center"/>
              <w:rPr>
                <w:color w:val="000000"/>
                <w:sz w:val="20"/>
              </w:rPr>
            </w:pPr>
            <w:r w:rsidRPr="004B43F2">
              <w:rPr>
                <w:color w:val="000000"/>
                <w:sz w:val="20"/>
              </w:rPr>
              <w:t>0.12</w:t>
            </w:r>
          </w:p>
        </w:tc>
        <w:tc>
          <w:tcPr>
            <w:tcW w:w="619" w:type="dxa"/>
            <w:tcBorders>
              <w:top w:val="nil"/>
              <w:left w:val="nil"/>
              <w:bottom w:val="nil"/>
              <w:right w:val="nil"/>
            </w:tcBorders>
            <w:shd w:val="clear" w:color="auto" w:fill="auto"/>
            <w:noWrap/>
            <w:vAlign w:val="center"/>
            <w:hideMark/>
          </w:tcPr>
          <w:p w14:paraId="5686D0C4" w14:textId="4116B1CB" w:rsidR="004B43F2" w:rsidRPr="004B43F2" w:rsidRDefault="004B43F2" w:rsidP="004B43F2">
            <w:pPr>
              <w:spacing w:after="0"/>
              <w:jc w:val="center"/>
              <w:rPr>
                <w:color w:val="000000"/>
                <w:sz w:val="20"/>
              </w:rPr>
            </w:pPr>
            <w:r w:rsidRPr="004B43F2">
              <w:rPr>
                <w:color w:val="000000"/>
                <w:sz w:val="20"/>
              </w:rPr>
              <w:t>0.06</w:t>
            </w:r>
          </w:p>
        </w:tc>
        <w:tc>
          <w:tcPr>
            <w:tcW w:w="619" w:type="dxa"/>
            <w:tcBorders>
              <w:top w:val="nil"/>
              <w:left w:val="nil"/>
              <w:bottom w:val="nil"/>
              <w:right w:val="nil"/>
            </w:tcBorders>
            <w:shd w:val="clear" w:color="auto" w:fill="auto"/>
            <w:noWrap/>
            <w:vAlign w:val="center"/>
            <w:hideMark/>
          </w:tcPr>
          <w:p w14:paraId="0D03D736" w14:textId="4DF6B46D" w:rsidR="004B43F2" w:rsidRPr="004B43F2" w:rsidRDefault="004B43F2" w:rsidP="004B43F2">
            <w:pPr>
              <w:spacing w:after="0"/>
              <w:jc w:val="center"/>
              <w:rPr>
                <w:color w:val="000000"/>
                <w:sz w:val="20"/>
              </w:rPr>
            </w:pPr>
            <w:r w:rsidRPr="004B43F2">
              <w:rPr>
                <w:color w:val="000000"/>
                <w:sz w:val="20"/>
              </w:rPr>
              <w:t>0.10</w:t>
            </w:r>
          </w:p>
        </w:tc>
        <w:tc>
          <w:tcPr>
            <w:tcW w:w="619" w:type="dxa"/>
            <w:tcBorders>
              <w:top w:val="nil"/>
              <w:left w:val="nil"/>
              <w:bottom w:val="nil"/>
              <w:right w:val="nil"/>
            </w:tcBorders>
            <w:shd w:val="clear" w:color="auto" w:fill="auto"/>
            <w:noWrap/>
            <w:vAlign w:val="center"/>
            <w:hideMark/>
          </w:tcPr>
          <w:p w14:paraId="6763DB3A" w14:textId="7000F914"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7CDE2B24" w14:textId="4007A9D7" w:rsidR="004B43F2" w:rsidRPr="004B43F2" w:rsidRDefault="004B43F2" w:rsidP="004B43F2">
            <w:pPr>
              <w:spacing w:after="0"/>
              <w:jc w:val="center"/>
              <w:rPr>
                <w:color w:val="000000"/>
                <w:sz w:val="20"/>
              </w:rPr>
            </w:pPr>
            <w:r w:rsidRPr="004B43F2">
              <w:rPr>
                <w:color w:val="000000"/>
                <w:sz w:val="20"/>
              </w:rPr>
              <w:t>0.06</w:t>
            </w:r>
          </w:p>
        </w:tc>
        <w:tc>
          <w:tcPr>
            <w:tcW w:w="619" w:type="dxa"/>
            <w:tcBorders>
              <w:top w:val="nil"/>
              <w:left w:val="nil"/>
              <w:bottom w:val="nil"/>
              <w:right w:val="nil"/>
            </w:tcBorders>
            <w:shd w:val="clear" w:color="auto" w:fill="auto"/>
            <w:noWrap/>
            <w:vAlign w:val="center"/>
            <w:hideMark/>
          </w:tcPr>
          <w:p w14:paraId="7229F392" w14:textId="2F88B778" w:rsidR="004B43F2" w:rsidRPr="004B43F2" w:rsidRDefault="004B43F2" w:rsidP="004B43F2">
            <w:pPr>
              <w:spacing w:after="0"/>
              <w:jc w:val="center"/>
              <w:rPr>
                <w:color w:val="000000"/>
                <w:sz w:val="20"/>
              </w:rPr>
            </w:pPr>
            <w:r w:rsidRPr="004B43F2">
              <w:rPr>
                <w:color w:val="000000"/>
                <w:sz w:val="20"/>
              </w:rPr>
              <w:t>0.08</w:t>
            </w:r>
          </w:p>
        </w:tc>
        <w:tc>
          <w:tcPr>
            <w:tcW w:w="619" w:type="dxa"/>
            <w:tcBorders>
              <w:top w:val="nil"/>
              <w:left w:val="nil"/>
              <w:bottom w:val="nil"/>
              <w:right w:val="nil"/>
            </w:tcBorders>
            <w:shd w:val="clear" w:color="auto" w:fill="auto"/>
            <w:noWrap/>
            <w:vAlign w:val="center"/>
            <w:hideMark/>
          </w:tcPr>
          <w:p w14:paraId="4E720CAB" w14:textId="4ED843BF" w:rsidR="004B43F2" w:rsidRPr="004B43F2" w:rsidRDefault="004B43F2" w:rsidP="004B43F2">
            <w:pPr>
              <w:spacing w:after="0"/>
              <w:jc w:val="center"/>
              <w:rPr>
                <w:color w:val="000000"/>
                <w:sz w:val="20"/>
              </w:rPr>
            </w:pPr>
            <w:r w:rsidRPr="004B43F2">
              <w:rPr>
                <w:color w:val="000000"/>
                <w:sz w:val="20"/>
              </w:rPr>
              <w:t>0.03</w:t>
            </w:r>
          </w:p>
        </w:tc>
        <w:tc>
          <w:tcPr>
            <w:tcW w:w="616" w:type="dxa"/>
            <w:tcBorders>
              <w:top w:val="nil"/>
              <w:left w:val="nil"/>
              <w:bottom w:val="nil"/>
              <w:right w:val="nil"/>
            </w:tcBorders>
            <w:vAlign w:val="center"/>
          </w:tcPr>
          <w:p w14:paraId="085CD3DE" w14:textId="2E0B721B" w:rsidR="004B43F2" w:rsidRPr="004B43F2" w:rsidRDefault="004B43F2" w:rsidP="004B43F2">
            <w:pPr>
              <w:spacing w:after="0"/>
              <w:jc w:val="center"/>
              <w:rPr>
                <w:color w:val="000000"/>
                <w:sz w:val="20"/>
              </w:rPr>
            </w:pPr>
            <w:r w:rsidRPr="004B43F2">
              <w:rPr>
                <w:color w:val="000000"/>
                <w:sz w:val="20"/>
              </w:rPr>
              <w:t>0.04</w:t>
            </w:r>
          </w:p>
        </w:tc>
      </w:tr>
      <w:tr w:rsidR="004B43F2" w:rsidRPr="00FE10AE" w14:paraId="2C1E5A53" w14:textId="77777777" w:rsidTr="004B43F2">
        <w:trPr>
          <w:trHeight w:val="290"/>
        </w:trPr>
        <w:tc>
          <w:tcPr>
            <w:tcW w:w="816" w:type="dxa"/>
            <w:tcBorders>
              <w:top w:val="nil"/>
              <w:left w:val="nil"/>
              <w:bottom w:val="nil"/>
              <w:right w:val="nil"/>
            </w:tcBorders>
            <w:shd w:val="clear" w:color="auto" w:fill="auto"/>
            <w:vAlign w:val="center"/>
            <w:hideMark/>
          </w:tcPr>
          <w:p w14:paraId="51859415" w14:textId="77777777" w:rsidR="004B43F2" w:rsidRPr="004B43F2" w:rsidRDefault="004B43F2" w:rsidP="004B43F2">
            <w:pPr>
              <w:spacing w:after="0"/>
              <w:jc w:val="center"/>
              <w:rPr>
                <w:color w:val="000000"/>
                <w:sz w:val="20"/>
              </w:rPr>
            </w:pPr>
            <w:r w:rsidRPr="004B43F2">
              <w:rPr>
                <w:color w:val="000000"/>
                <w:sz w:val="20"/>
              </w:rPr>
              <w:t>8</w:t>
            </w:r>
          </w:p>
        </w:tc>
        <w:tc>
          <w:tcPr>
            <w:tcW w:w="666" w:type="dxa"/>
            <w:tcBorders>
              <w:top w:val="nil"/>
              <w:left w:val="nil"/>
              <w:bottom w:val="nil"/>
              <w:right w:val="nil"/>
            </w:tcBorders>
            <w:shd w:val="clear" w:color="auto" w:fill="auto"/>
            <w:noWrap/>
            <w:vAlign w:val="center"/>
            <w:hideMark/>
          </w:tcPr>
          <w:p w14:paraId="5E604812" w14:textId="1953B1A7" w:rsidR="004B43F2" w:rsidRPr="004B43F2" w:rsidRDefault="004B43F2" w:rsidP="004B43F2">
            <w:pPr>
              <w:spacing w:after="0"/>
              <w:jc w:val="center"/>
              <w:rPr>
                <w:color w:val="000000"/>
                <w:sz w:val="20"/>
              </w:rPr>
            </w:pPr>
            <w:r w:rsidRPr="004B43F2">
              <w:rPr>
                <w:color w:val="000000"/>
                <w:sz w:val="20"/>
              </w:rPr>
              <w:t>0.06</w:t>
            </w:r>
          </w:p>
        </w:tc>
        <w:tc>
          <w:tcPr>
            <w:tcW w:w="619" w:type="dxa"/>
            <w:tcBorders>
              <w:top w:val="nil"/>
              <w:left w:val="nil"/>
              <w:bottom w:val="nil"/>
              <w:right w:val="nil"/>
            </w:tcBorders>
            <w:shd w:val="clear" w:color="auto" w:fill="auto"/>
            <w:noWrap/>
            <w:vAlign w:val="center"/>
            <w:hideMark/>
          </w:tcPr>
          <w:p w14:paraId="2EB9CA42" w14:textId="4FBCC5F8" w:rsidR="004B43F2" w:rsidRPr="004B43F2" w:rsidRDefault="004B43F2" w:rsidP="004B43F2">
            <w:pPr>
              <w:spacing w:after="0"/>
              <w:jc w:val="center"/>
              <w:rPr>
                <w:color w:val="000000"/>
                <w:sz w:val="20"/>
              </w:rPr>
            </w:pPr>
            <w:r w:rsidRPr="004B43F2">
              <w:rPr>
                <w:color w:val="000000"/>
                <w:sz w:val="20"/>
              </w:rPr>
              <w:t>0.13</w:t>
            </w:r>
          </w:p>
        </w:tc>
        <w:tc>
          <w:tcPr>
            <w:tcW w:w="619" w:type="dxa"/>
            <w:tcBorders>
              <w:top w:val="nil"/>
              <w:left w:val="nil"/>
              <w:bottom w:val="nil"/>
              <w:right w:val="nil"/>
            </w:tcBorders>
            <w:shd w:val="clear" w:color="auto" w:fill="auto"/>
            <w:noWrap/>
            <w:vAlign w:val="center"/>
            <w:hideMark/>
          </w:tcPr>
          <w:p w14:paraId="28911926" w14:textId="6012FCDA" w:rsidR="004B43F2" w:rsidRPr="004B43F2" w:rsidRDefault="004B43F2" w:rsidP="004B43F2">
            <w:pPr>
              <w:spacing w:after="0"/>
              <w:jc w:val="center"/>
              <w:rPr>
                <w:color w:val="000000"/>
                <w:sz w:val="20"/>
              </w:rPr>
            </w:pPr>
            <w:r w:rsidRPr="004B43F2">
              <w:rPr>
                <w:color w:val="000000"/>
                <w:sz w:val="20"/>
              </w:rPr>
              <w:t>0.09</w:t>
            </w:r>
          </w:p>
        </w:tc>
        <w:tc>
          <w:tcPr>
            <w:tcW w:w="619" w:type="dxa"/>
            <w:tcBorders>
              <w:top w:val="nil"/>
              <w:left w:val="nil"/>
              <w:bottom w:val="nil"/>
              <w:right w:val="nil"/>
            </w:tcBorders>
            <w:shd w:val="clear" w:color="auto" w:fill="auto"/>
            <w:noWrap/>
            <w:vAlign w:val="center"/>
            <w:hideMark/>
          </w:tcPr>
          <w:p w14:paraId="617E921B" w14:textId="3593BD8F" w:rsidR="004B43F2" w:rsidRPr="004B43F2" w:rsidRDefault="004B43F2" w:rsidP="004B43F2">
            <w:pPr>
              <w:spacing w:after="0"/>
              <w:jc w:val="center"/>
              <w:rPr>
                <w:color w:val="000000"/>
                <w:sz w:val="20"/>
              </w:rPr>
            </w:pPr>
            <w:r w:rsidRPr="004B43F2">
              <w:rPr>
                <w:color w:val="000000"/>
                <w:sz w:val="20"/>
              </w:rPr>
              <w:t>0.06</w:t>
            </w:r>
          </w:p>
        </w:tc>
        <w:tc>
          <w:tcPr>
            <w:tcW w:w="619" w:type="dxa"/>
            <w:tcBorders>
              <w:top w:val="nil"/>
              <w:left w:val="nil"/>
              <w:bottom w:val="nil"/>
              <w:right w:val="nil"/>
            </w:tcBorders>
            <w:shd w:val="clear" w:color="auto" w:fill="auto"/>
            <w:noWrap/>
            <w:vAlign w:val="center"/>
            <w:hideMark/>
          </w:tcPr>
          <w:p w14:paraId="4FB804B4" w14:textId="341E8224" w:rsidR="004B43F2" w:rsidRPr="004B43F2" w:rsidRDefault="004B43F2" w:rsidP="004B43F2">
            <w:pPr>
              <w:spacing w:after="0"/>
              <w:jc w:val="center"/>
              <w:rPr>
                <w:color w:val="000000"/>
                <w:sz w:val="20"/>
              </w:rPr>
            </w:pPr>
            <w:r w:rsidRPr="004B43F2">
              <w:rPr>
                <w:color w:val="000000"/>
                <w:sz w:val="20"/>
              </w:rPr>
              <w:t>0.11</w:t>
            </w:r>
          </w:p>
        </w:tc>
        <w:tc>
          <w:tcPr>
            <w:tcW w:w="619" w:type="dxa"/>
            <w:tcBorders>
              <w:top w:val="nil"/>
              <w:left w:val="nil"/>
              <w:bottom w:val="nil"/>
              <w:right w:val="nil"/>
            </w:tcBorders>
            <w:shd w:val="clear" w:color="auto" w:fill="auto"/>
            <w:noWrap/>
            <w:vAlign w:val="center"/>
            <w:hideMark/>
          </w:tcPr>
          <w:p w14:paraId="619940A2" w14:textId="1568A741" w:rsidR="004B43F2" w:rsidRPr="004B43F2" w:rsidRDefault="004B43F2" w:rsidP="004B43F2">
            <w:pPr>
              <w:spacing w:after="0"/>
              <w:jc w:val="center"/>
              <w:rPr>
                <w:color w:val="000000"/>
                <w:sz w:val="20"/>
              </w:rPr>
            </w:pPr>
            <w:r w:rsidRPr="004B43F2">
              <w:rPr>
                <w:color w:val="000000"/>
                <w:sz w:val="20"/>
              </w:rPr>
              <w:t>0.07</w:t>
            </w:r>
          </w:p>
        </w:tc>
        <w:tc>
          <w:tcPr>
            <w:tcW w:w="619" w:type="dxa"/>
            <w:tcBorders>
              <w:top w:val="nil"/>
              <w:left w:val="nil"/>
              <w:bottom w:val="nil"/>
              <w:right w:val="nil"/>
            </w:tcBorders>
            <w:shd w:val="clear" w:color="auto" w:fill="auto"/>
            <w:noWrap/>
            <w:vAlign w:val="center"/>
            <w:hideMark/>
          </w:tcPr>
          <w:p w14:paraId="4F517F7C" w14:textId="73482674" w:rsidR="004B43F2" w:rsidRPr="004B43F2" w:rsidRDefault="004B43F2" w:rsidP="004B43F2">
            <w:pPr>
              <w:spacing w:after="0"/>
              <w:jc w:val="center"/>
              <w:rPr>
                <w:color w:val="000000"/>
                <w:sz w:val="20"/>
              </w:rPr>
            </w:pPr>
            <w:r w:rsidRPr="004B43F2">
              <w:rPr>
                <w:color w:val="000000"/>
                <w:sz w:val="20"/>
              </w:rPr>
              <w:t>0.09</w:t>
            </w:r>
          </w:p>
        </w:tc>
        <w:tc>
          <w:tcPr>
            <w:tcW w:w="619" w:type="dxa"/>
            <w:tcBorders>
              <w:top w:val="nil"/>
              <w:left w:val="nil"/>
              <w:bottom w:val="nil"/>
              <w:right w:val="nil"/>
            </w:tcBorders>
            <w:shd w:val="clear" w:color="auto" w:fill="auto"/>
            <w:noWrap/>
            <w:vAlign w:val="center"/>
            <w:hideMark/>
          </w:tcPr>
          <w:p w14:paraId="0494A2D3" w14:textId="199CEF22" w:rsidR="004B43F2" w:rsidRPr="004B43F2" w:rsidRDefault="004B43F2" w:rsidP="004B43F2">
            <w:pPr>
              <w:spacing w:after="0"/>
              <w:jc w:val="center"/>
              <w:rPr>
                <w:color w:val="000000"/>
                <w:sz w:val="20"/>
              </w:rPr>
            </w:pPr>
            <w:r w:rsidRPr="004B43F2">
              <w:rPr>
                <w:color w:val="000000"/>
                <w:sz w:val="20"/>
              </w:rPr>
              <w:t>0.07</w:t>
            </w:r>
          </w:p>
        </w:tc>
        <w:tc>
          <w:tcPr>
            <w:tcW w:w="619" w:type="dxa"/>
            <w:tcBorders>
              <w:top w:val="nil"/>
              <w:left w:val="nil"/>
              <w:bottom w:val="nil"/>
              <w:right w:val="nil"/>
            </w:tcBorders>
            <w:shd w:val="clear" w:color="auto" w:fill="auto"/>
            <w:noWrap/>
            <w:vAlign w:val="center"/>
            <w:hideMark/>
          </w:tcPr>
          <w:p w14:paraId="553725E8" w14:textId="5E8F9B43"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3FB62A65" w14:textId="460F67F9" w:rsidR="004B43F2" w:rsidRPr="004B43F2" w:rsidRDefault="004B43F2" w:rsidP="004B43F2">
            <w:pPr>
              <w:spacing w:after="0"/>
              <w:jc w:val="center"/>
              <w:rPr>
                <w:color w:val="000000"/>
                <w:sz w:val="20"/>
              </w:rPr>
            </w:pPr>
            <w:r w:rsidRPr="004B43F2">
              <w:rPr>
                <w:color w:val="000000"/>
                <w:sz w:val="20"/>
              </w:rPr>
              <w:t>0.06</w:t>
            </w:r>
          </w:p>
        </w:tc>
        <w:tc>
          <w:tcPr>
            <w:tcW w:w="619" w:type="dxa"/>
            <w:tcBorders>
              <w:top w:val="nil"/>
              <w:left w:val="nil"/>
              <w:bottom w:val="nil"/>
              <w:right w:val="nil"/>
            </w:tcBorders>
            <w:shd w:val="clear" w:color="auto" w:fill="auto"/>
            <w:noWrap/>
            <w:vAlign w:val="center"/>
            <w:hideMark/>
          </w:tcPr>
          <w:p w14:paraId="4A853ADC" w14:textId="26858F3E" w:rsidR="004B43F2" w:rsidRPr="004B43F2" w:rsidRDefault="004B43F2" w:rsidP="004B43F2">
            <w:pPr>
              <w:spacing w:after="0"/>
              <w:jc w:val="center"/>
              <w:rPr>
                <w:color w:val="000000"/>
                <w:sz w:val="20"/>
              </w:rPr>
            </w:pPr>
            <w:r w:rsidRPr="004B43F2">
              <w:rPr>
                <w:color w:val="000000"/>
                <w:sz w:val="20"/>
              </w:rPr>
              <w:t>0.05</w:t>
            </w:r>
          </w:p>
        </w:tc>
        <w:tc>
          <w:tcPr>
            <w:tcW w:w="619" w:type="dxa"/>
            <w:tcBorders>
              <w:top w:val="nil"/>
              <w:left w:val="nil"/>
              <w:bottom w:val="nil"/>
              <w:right w:val="nil"/>
            </w:tcBorders>
            <w:shd w:val="clear" w:color="auto" w:fill="auto"/>
            <w:noWrap/>
            <w:vAlign w:val="center"/>
            <w:hideMark/>
          </w:tcPr>
          <w:p w14:paraId="742FDF6A" w14:textId="44530EF3" w:rsidR="004B43F2" w:rsidRPr="004B43F2" w:rsidRDefault="004B43F2" w:rsidP="004B43F2">
            <w:pPr>
              <w:spacing w:after="0"/>
              <w:jc w:val="center"/>
              <w:rPr>
                <w:color w:val="000000"/>
                <w:sz w:val="20"/>
              </w:rPr>
            </w:pPr>
            <w:r w:rsidRPr="004B43F2">
              <w:rPr>
                <w:color w:val="000000"/>
                <w:sz w:val="20"/>
              </w:rPr>
              <w:t>0.03</w:t>
            </w:r>
          </w:p>
        </w:tc>
        <w:tc>
          <w:tcPr>
            <w:tcW w:w="616" w:type="dxa"/>
            <w:tcBorders>
              <w:top w:val="nil"/>
              <w:left w:val="nil"/>
              <w:bottom w:val="nil"/>
              <w:right w:val="nil"/>
            </w:tcBorders>
            <w:vAlign w:val="center"/>
          </w:tcPr>
          <w:p w14:paraId="6B9AC903" w14:textId="36A06B4B" w:rsidR="004B43F2" w:rsidRPr="004B43F2" w:rsidRDefault="004B43F2" w:rsidP="004B43F2">
            <w:pPr>
              <w:spacing w:after="0"/>
              <w:jc w:val="center"/>
              <w:rPr>
                <w:color w:val="000000"/>
                <w:sz w:val="20"/>
              </w:rPr>
            </w:pPr>
            <w:r w:rsidRPr="004B43F2">
              <w:rPr>
                <w:color w:val="000000"/>
                <w:sz w:val="20"/>
              </w:rPr>
              <w:t>0.03</w:t>
            </w:r>
          </w:p>
        </w:tc>
      </w:tr>
      <w:tr w:rsidR="004B43F2" w:rsidRPr="00FE10AE" w14:paraId="26526782" w14:textId="77777777" w:rsidTr="004B43F2">
        <w:trPr>
          <w:trHeight w:val="290"/>
        </w:trPr>
        <w:tc>
          <w:tcPr>
            <w:tcW w:w="816" w:type="dxa"/>
            <w:tcBorders>
              <w:top w:val="nil"/>
              <w:left w:val="nil"/>
              <w:bottom w:val="nil"/>
              <w:right w:val="nil"/>
            </w:tcBorders>
            <w:shd w:val="clear" w:color="auto" w:fill="auto"/>
            <w:vAlign w:val="center"/>
            <w:hideMark/>
          </w:tcPr>
          <w:p w14:paraId="237BDABA" w14:textId="77777777" w:rsidR="004B43F2" w:rsidRPr="004B43F2" w:rsidRDefault="004B43F2" w:rsidP="004B43F2">
            <w:pPr>
              <w:spacing w:after="0"/>
              <w:jc w:val="center"/>
              <w:rPr>
                <w:color w:val="000000"/>
                <w:sz w:val="20"/>
              </w:rPr>
            </w:pPr>
            <w:r w:rsidRPr="004B43F2">
              <w:rPr>
                <w:color w:val="000000"/>
                <w:sz w:val="20"/>
              </w:rPr>
              <w:t>9</w:t>
            </w:r>
          </w:p>
        </w:tc>
        <w:tc>
          <w:tcPr>
            <w:tcW w:w="666" w:type="dxa"/>
            <w:tcBorders>
              <w:top w:val="nil"/>
              <w:left w:val="nil"/>
              <w:bottom w:val="nil"/>
              <w:right w:val="nil"/>
            </w:tcBorders>
            <w:shd w:val="clear" w:color="auto" w:fill="auto"/>
            <w:noWrap/>
            <w:vAlign w:val="center"/>
            <w:hideMark/>
          </w:tcPr>
          <w:p w14:paraId="719A45D9" w14:textId="2C2DD2B0" w:rsidR="004B43F2" w:rsidRPr="004B43F2" w:rsidRDefault="004B43F2" w:rsidP="004B43F2">
            <w:pPr>
              <w:spacing w:after="0"/>
              <w:jc w:val="center"/>
              <w:rPr>
                <w:color w:val="000000"/>
                <w:sz w:val="20"/>
              </w:rPr>
            </w:pPr>
            <w:r w:rsidRPr="004B43F2">
              <w:rPr>
                <w:color w:val="000000"/>
                <w:sz w:val="20"/>
              </w:rPr>
              <w:t>0.05</w:t>
            </w:r>
          </w:p>
        </w:tc>
        <w:tc>
          <w:tcPr>
            <w:tcW w:w="619" w:type="dxa"/>
            <w:tcBorders>
              <w:top w:val="nil"/>
              <w:left w:val="nil"/>
              <w:bottom w:val="nil"/>
              <w:right w:val="nil"/>
            </w:tcBorders>
            <w:shd w:val="clear" w:color="auto" w:fill="auto"/>
            <w:noWrap/>
            <w:vAlign w:val="center"/>
            <w:hideMark/>
          </w:tcPr>
          <w:p w14:paraId="46767D88" w14:textId="77C575EF" w:rsidR="004B43F2" w:rsidRPr="004B43F2" w:rsidRDefault="004B43F2" w:rsidP="004B43F2">
            <w:pPr>
              <w:spacing w:after="0"/>
              <w:jc w:val="center"/>
              <w:rPr>
                <w:color w:val="000000"/>
                <w:sz w:val="20"/>
              </w:rPr>
            </w:pPr>
            <w:r w:rsidRPr="004B43F2">
              <w:rPr>
                <w:color w:val="000000"/>
                <w:sz w:val="20"/>
              </w:rPr>
              <w:t>0.17</w:t>
            </w:r>
          </w:p>
        </w:tc>
        <w:tc>
          <w:tcPr>
            <w:tcW w:w="619" w:type="dxa"/>
            <w:tcBorders>
              <w:top w:val="nil"/>
              <w:left w:val="nil"/>
              <w:bottom w:val="nil"/>
              <w:right w:val="nil"/>
            </w:tcBorders>
            <w:shd w:val="clear" w:color="auto" w:fill="auto"/>
            <w:noWrap/>
            <w:vAlign w:val="center"/>
            <w:hideMark/>
          </w:tcPr>
          <w:p w14:paraId="4ABAB33B" w14:textId="571729D7" w:rsidR="004B43F2" w:rsidRPr="004B43F2" w:rsidRDefault="004B43F2" w:rsidP="004B43F2">
            <w:pPr>
              <w:spacing w:after="0"/>
              <w:jc w:val="center"/>
              <w:rPr>
                <w:color w:val="000000"/>
                <w:sz w:val="20"/>
              </w:rPr>
            </w:pPr>
            <w:r w:rsidRPr="004B43F2">
              <w:rPr>
                <w:color w:val="000000"/>
                <w:sz w:val="20"/>
              </w:rPr>
              <w:t>0.14</w:t>
            </w:r>
          </w:p>
        </w:tc>
        <w:tc>
          <w:tcPr>
            <w:tcW w:w="619" w:type="dxa"/>
            <w:tcBorders>
              <w:top w:val="nil"/>
              <w:left w:val="nil"/>
              <w:bottom w:val="nil"/>
              <w:right w:val="nil"/>
            </w:tcBorders>
            <w:shd w:val="clear" w:color="auto" w:fill="auto"/>
            <w:noWrap/>
            <w:vAlign w:val="center"/>
            <w:hideMark/>
          </w:tcPr>
          <w:p w14:paraId="777ABCB1" w14:textId="3F30D511" w:rsidR="004B43F2" w:rsidRPr="004B43F2" w:rsidRDefault="004B43F2" w:rsidP="004B43F2">
            <w:pPr>
              <w:spacing w:after="0"/>
              <w:jc w:val="center"/>
              <w:rPr>
                <w:color w:val="000000"/>
                <w:sz w:val="20"/>
              </w:rPr>
            </w:pPr>
            <w:r w:rsidRPr="004B43F2">
              <w:rPr>
                <w:color w:val="000000"/>
                <w:sz w:val="20"/>
              </w:rPr>
              <w:t>0.09</w:t>
            </w:r>
          </w:p>
        </w:tc>
        <w:tc>
          <w:tcPr>
            <w:tcW w:w="619" w:type="dxa"/>
            <w:tcBorders>
              <w:top w:val="nil"/>
              <w:left w:val="nil"/>
              <w:bottom w:val="nil"/>
              <w:right w:val="nil"/>
            </w:tcBorders>
            <w:shd w:val="clear" w:color="auto" w:fill="auto"/>
            <w:noWrap/>
            <w:vAlign w:val="center"/>
            <w:hideMark/>
          </w:tcPr>
          <w:p w14:paraId="3AA5BF79" w14:textId="4C4B0E2E" w:rsidR="004B43F2" w:rsidRPr="004B43F2" w:rsidRDefault="004B43F2" w:rsidP="004B43F2">
            <w:pPr>
              <w:spacing w:after="0"/>
              <w:jc w:val="center"/>
              <w:rPr>
                <w:color w:val="000000"/>
                <w:sz w:val="20"/>
              </w:rPr>
            </w:pPr>
            <w:r w:rsidRPr="004B43F2">
              <w:rPr>
                <w:color w:val="000000"/>
                <w:sz w:val="20"/>
              </w:rPr>
              <w:t>0.12</w:t>
            </w:r>
          </w:p>
        </w:tc>
        <w:tc>
          <w:tcPr>
            <w:tcW w:w="619" w:type="dxa"/>
            <w:tcBorders>
              <w:top w:val="nil"/>
              <w:left w:val="nil"/>
              <w:bottom w:val="nil"/>
              <w:right w:val="nil"/>
            </w:tcBorders>
            <w:shd w:val="clear" w:color="auto" w:fill="auto"/>
            <w:noWrap/>
            <w:vAlign w:val="center"/>
            <w:hideMark/>
          </w:tcPr>
          <w:p w14:paraId="03AF5176" w14:textId="2197F8F7" w:rsidR="004B43F2" w:rsidRPr="004B43F2" w:rsidRDefault="004B43F2" w:rsidP="004B43F2">
            <w:pPr>
              <w:spacing w:after="0"/>
              <w:jc w:val="center"/>
              <w:rPr>
                <w:color w:val="000000"/>
                <w:sz w:val="20"/>
              </w:rPr>
            </w:pPr>
            <w:r w:rsidRPr="004B43F2">
              <w:rPr>
                <w:color w:val="000000"/>
                <w:sz w:val="20"/>
              </w:rPr>
              <w:t>0.09</w:t>
            </w:r>
          </w:p>
        </w:tc>
        <w:tc>
          <w:tcPr>
            <w:tcW w:w="619" w:type="dxa"/>
            <w:tcBorders>
              <w:top w:val="nil"/>
              <w:left w:val="nil"/>
              <w:bottom w:val="nil"/>
              <w:right w:val="nil"/>
            </w:tcBorders>
            <w:shd w:val="clear" w:color="auto" w:fill="auto"/>
            <w:noWrap/>
            <w:vAlign w:val="center"/>
            <w:hideMark/>
          </w:tcPr>
          <w:p w14:paraId="77D4E0CC" w14:textId="7BCE46D9" w:rsidR="004B43F2" w:rsidRPr="004B43F2" w:rsidRDefault="004B43F2" w:rsidP="004B43F2">
            <w:pPr>
              <w:spacing w:after="0"/>
              <w:jc w:val="center"/>
              <w:rPr>
                <w:color w:val="000000"/>
                <w:sz w:val="20"/>
              </w:rPr>
            </w:pPr>
            <w:r w:rsidRPr="004B43F2">
              <w:rPr>
                <w:color w:val="000000"/>
                <w:sz w:val="20"/>
              </w:rPr>
              <w:t>0.12</w:t>
            </w:r>
          </w:p>
        </w:tc>
        <w:tc>
          <w:tcPr>
            <w:tcW w:w="619" w:type="dxa"/>
            <w:tcBorders>
              <w:top w:val="nil"/>
              <w:left w:val="nil"/>
              <w:bottom w:val="nil"/>
              <w:right w:val="nil"/>
            </w:tcBorders>
            <w:shd w:val="clear" w:color="auto" w:fill="auto"/>
            <w:noWrap/>
            <w:vAlign w:val="center"/>
            <w:hideMark/>
          </w:tcPr>
          <w:p w14:paraId="3CC0F682" w14:textId="7451B984" w:rsidR="004B43F2" w:rsidRPr="004B43F2" w:rsidRDefault="004B43F2" w:rsidP="004B43F2">
            <w:pPr>
              <w:spacing w:after="0"/>
              <w:jc w:val="center"/>
              <w:rPr>
                <w:color w:val="000000"/>
                <w:sz w:val="20"/>
              </w:rPr>
            </w:pPr>
            <w:r w:rsidRPr="004B43F2">
              <w:rPr>
                <w:color w:val="000000"/>
                <w:sz w:val="20"/>
              </w:rPr>
              <w:t>0.11</w:t>
            </w:r>
          </w:p>
        </w:tc>
        <w:tc>
          <w:tcPr>
            <w:tcW w:w="619" w:type="dxa"/>
            <w:tcBorders>
              <w:top w:val="nil"/>
              <w:left w:val="nil"/>
              <w:bottom w:val="nil"/>
              <w:right w:val="nil"/>
            </w:tcBorders>
            <w:shd w:val="clear" w:color="auto" w:fill="auto"/>
            <w:noWrap/>
            <w:vAlign w:val="center"/>
            <w:hideMark/>
          </w:tcPr>
          <w:p w14:paraId="51BDB191" w14:textId="00F840E9" w:rsidR="004B43F2" w:rsidRPr="004B43F2" w:rsidRDefault="004B43F2" w:rsidP="004B43F2">
            <w:pPr>
              <w:spacing w:after="0"/>
              <w:jc w:val="center"/>
              <w:rPr>
                <w:color w:val="000000"/>
                <w:sz w:val="20"/>
              </w:rPr>
            </w:pPr>
            <w:r w:rsidRPr="004B43F2">
              <w:rPr>
                <w:color w:val="000000"/>
                <w:sz w:val="20"/>
              </w:rPr>
              <w:t>0.07</w:t>
            </w:r>
          </w:p>
        </w:tc>
        <w:tc>
          <w:tcPr>
            <w:tcW w:w="619" w:type="dxa"/>
            <w:tcBorders>
              <w:top w:val="nil"/>
              <w:left w:val="nil"/>
              <w:bottom w:val="nil"/>
              <w:right w:val="nil"/>
            </w:tcBorders>
            <w:shd w:val="clear" w:color="auto" w:fill="auto"/>
            <w:noWrap/>
            <w:vAlign w:val="center"/>
            <w:hideMark/>
          </w:tcPr>
          <w:p w14:paraId="7551E76E" w14:textId="56CE1F01" w:rsidR="004B43F2" w:rsidRPr="004B43F2" w:rsidRDefault="004B43F2" w:rsidP="004B43F2">
            <w:pPr>
              <w:spacing w:after="0"/>
              <w:jc w:val="center"/>
              <w:rPr>
                <w:color w:val="000000"/>
                <w:sz w:val="20"/>
              </w:rPr>
            </w:pPr>
            <w:r w:rsidRPr="004B43F2">
              <w:rPr>
                <w:color w:val="000000"/>
                <w:sz w:val="20"/>
              </w:rPr>
              <w:t>0.06</w:t>
            </w:r>
          </w:p>
        </w:tc>
        <w:tc>
          <w:tcPr>
            <w:tcW w:w="619" w:type="dxa"/>
            <w:tcBorders>
              <w:top w:val="nil"/>
              <w:left w:val="nil"/>
              <w:bottom w:val="nil"/>
              <w:right w:val="nil"/>
            </w:tcBorders>
            <w:shd w:val="clear" w:color="auto" w:fill="auto"/>
            <w:noWrap/>
            <w:vAlign w:val="center"/>
            <w:hideMark/>
          </w:tcPr>
          <w:p w14:paraId="62286C68" w14:textId="528F932C" w:rsidR="004B43F2" w:rsidRPr="004B43F2" w:rsidRDefault="004B43F2" w:rsidP="004B43F2">
            <w:pPr>
              <w:spacing w:after="0"/>
              <w:jc w:val="center"/>
              <w:rPr>
                <w:color w:val="000000"/>
                <w:sz w:val="20"/>
              </w:rPr>
            </w:pPr>
            <w:r w:rsidRPr="004B43F2">
              <w:rPr>
                <w:color w:val="000000"/>
                <w:sz w:val="20"/>
              </w:rPr>
              <w:t>0.11</w:t>
            </w:r>
          </w:p>
        </w:tc>
        <w:tc>
          <w:tcPr>
            <w:tcW w:w="619" w:type="dxa"/>
            <w:tcBorders>
              <w:top w:val="nil"/>
              <w:left w:val="nil"/>
              <w:bottom w:val="nil"/>
              <w:right w:val="nil"/>
            </w:tcBorders>
            <w:shd w:val="clear" w:color="auto" w:fill="auto"/>
            <w:noWrap/>
            <w:vAlign w:val="center"/>
            <w:hideMark/>
          </w:tcPr>
          <w:p w14:paraId="43D3BEF4" w14:textId="57181C39" w:rsidR="004B43F2" w:rsidRPr="004B43F2" w:rsidRDefault="004B43F2" w:rsidP="004B43F2">
            <w:pPr>
              <w:spacing w:after="0"/>
              <w:jc w:val="center"/>
              <w:rPr>
                <w:color w:val="000000"/>
                <w:sz w:val="20"/>
              </w:rPr>
            </w:pPr>
            <w:r w:rsidRPr="004B43F2">
              <w:rPr>
                <w:color w:val="000000"/>
                <w:sz w:val="20"/>
              </w:rPr>
              <w:t>0.08</w:t>
            </w:r>
          </w:p>
        </w:tc>
        <w:tc>
          <w:tcPr>
            <w:tcW w:w="616" w:type="dxa"/>
            <w:tcBorders>
              <w:top w:val="nil"/>
              <w:left w:val="nil"/>
              <w:bottom w:val="nil"/>
              <w:right w:val="nil"/>
            </w:tcBorders>
            <w:vAlign w:val="center"/>
          </w:tcPr>
          <w:p w14:paraId="2D516312" w14:textId="336724DE" w:rsidR="004B43F2" w:rsidRPr="004B43F2" w:rsidRDefault="004B43F2" w:rsidP="004B43F2">
            <w:pPr>
              <w:spacing w:after="0"/>
              <w:jc w:val="center"/>
              <w:rPr>
                <w:color w:val="000000"/>
                <w:sz w:val="20"/>
              </w:rPr>
            </w:pPr>
            <w:r w:rsidRPr="004B43F2">
              <w:rPr>
                <w:color w:val="000000"/>
                <w:sz w:val="20"/>
              </w:rPr>
              <w:t>0.07</w:t>
            </w:r>
          </w:p>
        </w:tc>
      </w:tr>
      <w:tr w:rsidR="004B43F2" w:rsidRPr="00FE10AE" w14:paraId="64EBC947" w14:textId="77777777" w:rsidTr="004B43F2">
        <w:trPr>
          <w:trHeight w:val="290"/>
        </w:trPr>
        <w:tc>
          <w:tcPr>
            <w:tcW w:w="816" w:type="dxa"/>
            <w:tcBorders>
              <w:top w:val="nil"/>
              <w:left w:val="nil"/>
              <w:bottom w:val="nil"/>
              <w:right w:val="nil"/>
            </w:tcBorders>
            <w:shd w:val="clear" w:color="auto" w:fill="auto"/>
            <w:vAlign w:val="center"/>
            <w:hideMark/>
          </w:tcPr>
          <w:p w14:paraId="4259A205" w14:textId="77777777" w:rsidR="004B43F2" w:rsidRPr="004B43F2" w:rsidRDefault="004B43F2" w:rsidP="004B43F2">
            <w:pPr>
              <w:spacing w:after="0"/>
              <w:jc w:val="center"/>
              <w:rPr>
                <w:color w:val="000000"/>
                <w:sz w:val="20"/>
              </w:rPr>
            </w:pPr>
            <w:r w:rsidRPr="004B43F2">
              <w:rPr>
                <w:color w:val="000000"/>
                <w:sz w:val="20"/>
              </w:rPr>
              <w:t>10</w:t>
            </w:r>
          </w:p>
        </w:tc>
        <w:tc>
          <w:tcPr>
            <w:tcW w:w="666" w:type="dxa"/>
            <w:tcBorders>
              <w:top w:val="nil"/>
              <w:left w:val="nil"/>
              <w:bottom w:val="nil"/>
              <w:right w:val="nil"/>
            </w:tcBorders>
            <w:shd w:val="clear" w:color="auto" w:fill="auto"/>
            <w:noWrap/>
            <w:vAlign w:val="center"/>
            <w:hideMark/>
          </w:tcPr>
          <w:p w14:paraId="167C0912" w14:textId="2D09C371" w:rsidR="004B43F2" w:rsidRPr="004B43F2" w:rsidRDefault="004B43F2" w:rsidP="004B43F2">
            <w:pPr>
              <w:spacing w:after="0"/>
              <w:jc w:val="center"/>
              <w:rPr>
                <w:color w:val="000000"/>
                <w:sz w:val="20"/>
              </w:rPr>
            </w:pPr>
            <w:r w:rsidRPr="004B43F2">
              <w:rPr>
                <w:color w:val="000000"/>
                <w:sz w:val="20"/>
              </w:rPr>
              <w:t>0.05</w:t>
            </w:r>
          </w:p>
        </w:tc>
        <w:tc>
          <w:tcPr>
            <w:tcW w:w="619" w:type="dxa"/>
            <w:tcBorders>
              <w:top w:val="nil"/>
              <w:left w:val="nil"/>
              <w:bottom w:val="nil"/>
              <w:right w:val="nil"/>
            </w:tcBorders>
            <w:shd w:val="clear" w:color="auto" w:fill="auto"/>
            <w:noWrap/>
            <w:vAlign w:val="center"/>
            <w:hideMark/>
          </w:tcPr>
          <w:p w14:paraId="2F74A2A0" w14:textId="6E5D6A7D" w:rsidR="004B43F2" w:rsidRPr="004B43F2" w:rsidRDefault="004B43F2" w:rsidP="004B43F2">
            <w:pPr>
              <w:spacing w:after="0"/>
              <w:jc w:val="center"/>
              <w:rPr>
                <w:color w:val="000000"/>
                <w:sz w:val="20"/>
              </w:rPr>
            </w:pPr>
            <w:r w:rsidRPr="004B43F2">
              <w:rPr>
                <w:color w:val="000000"/>
                <w:sz w:val="20"/>
              </w:rPr>
              <w:t>0.09</w:t>
            </w:r>
          </w:p>
        </w:tc>
        <w:tc>
          <w:tcPr>
            <w:tcW w:w="619" w:type="dxa"/>
            <w:tcBorders>
              <w:top w:val="nil"/>
              <w:left w:val="nil"/>
              <w:bottom w:val="nil"/>
              <w:right w:val="nil"/>
            </w:tcBorders>
            <w:shd w:val="clear" w:color="auto" w:fill="auto"/>
            <w:noWrap/>
            <w:vAlign w:val="center"/>
            <w:hideMark/>
          </w:tcPr>
          <w:p w14:paraId="288F989C" w14:textId="60B6D9D1" w:rsidR="004B43F2" w:rsidRPr="004B43F2" w:rsidRDefault="004B43F2" w:rsidP="004B43F2">
            <w:pPr>
              <w:spacing w:after="0"/>
              <w:jc w:val="center"/>
              <w:rPr>
                <w:color w:val="000000"/>
                <w:sz w:val="20"/>
              </w:rPr>
            </w:pPr>
            <w:r w:rsidRPr="004B43F2">
              <w:rPr>
                <w:color w:val="000000"/>
                <w:sz w:val="20"/>
              </w:rPr>
              <w:t>0.19</w:t>
            </w:r>
          </w:p>
        </w:tc>
        <w:tc>
          <w:tcPr>
            <w:tcW w:w="619" w:type="dxa"/>
            <w:tcBorders>
              <w:top w:val="nil"/>
              <w:left w:val="nil"/>
              <w:bottom w:val="nil"/>
              <w:right w:val="nil"/>
            </w:tcBorders>
            <w:shd w:val="clear" w:color="auto" w:fill="auto"/>
            <w:noWrap/>
            <w:vAlign w:val="center"/>
            <w:hideMark/>
          </w:tcPr>
          <w:p w14:paraId="27DE7343" w14:textId="5FDE3409" w:rsidR="004B43F2" w:rsidRPr="004B43F2" w:rsidRDefault="004B43F2" w:rsidP="004B43F2">
            <w:pPr>
              <w:spacing w:after="0"/>
              <w:jc w:val="center"/>
              <w:rPr>
                <w:color w:val="000000"/>
                <w:sz w:val="20"/>
              </w:rPr>
            </w:pPr>
            <w:r w:rsidRPr="004B43F2">
              <w:rPr>
                <w:color w:val="000000"/>
                <w:sz w:val="20"/>
              </w:rPr>
              <w:t>0.05</w:t>
            </w:r>
          </w:p>
        </w:tc>
        <w:tc>
          <w:tcPr>
            <w:tcW w:w="619" w:type="dxa"/>
            <w:tcBorders>
              <w:top w:val="nil"/>
              <w:left w:val="nil"/>
              <w:bottom w:val="nil"/>
              <w:right w:val="nil"/>
            </w:tcBorders>
            <w:shd w:val="clear" w:color="auto" w:fill="auto"/>
            <w:noWrap/>
            <w:vAlign w:val="center"/>
            <w:hideMark/>
          </w:tcPr>
          <w:p w14:paraId="1BF89BF9" w14:textId="28D73CA6" w:rsidR="004B43F2" w:rsidRPr="004B43F2" w:rsidRDefault="004B43F2" w:rsidP="004B43F2">
            <w:pPr>
              <w:spacing w:after="0"/>
              <w:jc w:val="center"/>
              <w:rPr>
                <w:color w:val="000000"/>
                <w:sz w:val="20"/>
              </w:rPr>
            </w:pPr>
            <w:r w:rsidRPr="004B43F2">
              <w:rPr>
                <w:color w:val="000000"/>
                <w:sz w:val="20"/>
              </w:rPr>
              <w:t>0.06</w:t>
            </w:r>
          </w:p>
        </w:tc>
        <w:tc>
          <w:tcPr>
            <w:tcW w:w="619" w:type="dxa"/>
            <w:tcBorders>
              <w:top w:val="nil"/>
              <w:left w:val="nil"/>
              <w:bottom w:val="nil"/>
              <w:right w:val="nil"/>
            </w:tcBorders>
            <w:shd w:val="clear" w:color="auto" w:fill="auto"/>
            <w:noWrap/>
            <w:vAlign w:val="center"/>
            <w:hideMark/>
          </w:tcPr>
          <w:p w14:paraId="2B844FA3" w14:textId="48DBE298" w:rsidR="004B43F2" w:rsidRPr="004B43F2" w:rsidRDefault="004B43F2" w:rsidP="004B43F2">
            <w:pPr>
              <w:spacing w:after="0"/>
              <w:jc w:val="center"/>
              <w:rPr>
                <w:color w:val="000000"/>
                <w:sz w:val="20"/>
              </w:rPr>
            </w:pPr>
            <w:r w:rsidRPr="004B43F2">
              <w:rPr>
                <w:color w:val="000000"/>
                <w:sz w:val="20"/>
              </w:rPr>
              <w:t>0.09</w:t>
            </w:r>
          </w:p>
        </w:tc>
        <w:tc>
          <w:tcPr>
            <w:tcW w:w="619" w:type="dxa"/>
            <w:tcBorders>
              <w:top w:val="nil"/>
              <w:left w:val="nil"/>
              <w:bottom w:val="nil"/>
              <w:right w:val="nil"/>
            </w:tcBorders>
            <w:shd w:val="clear" w:color="auto" w:fill="auto"/>
            <w:noWrap/>
            <w:vAlign w:val="center"/>
            <w:hideMark/>
          </w:tcPr>
          <w:p w14:paraId="0DEFF231" w14:textId="69CF5B55" w:rsidR="004B43F2" w:rsidRPr="004B43F2" w:rsidRDefault="004B43F2" w:rsidP="004B43F2">
            <w:pPr>
              <w:spacing w:after="0"/>
              <w:jc w:val="center"/>
              <w:rPr>
                <w:color w:val="000000"/>
                <w:sz w:val="20"/>
              </w:rPr>
            </w:pPr>
            <w:r w:rsidRPr="004B43F2">
              <w:rPr>
                <w:color w:val="000000"/>
                <w:sz w:val="20"/>
              </w:rPr>
              <w:t>0.09</w:t>
            </w:r>
          </w:p>
        </w:tc>
        <w:tc>
          <w:tcPr>
            <w:tcW w:w="619" w:type="dxa"/>
            <w:tcBorders>
              <w:top w:val="nil"/>
              <w:left w:val="nil"/>
              <w:bottom w:val="nil"/>
              <w:right w:val="nil"/>
            </w:tcBorders>
            <w:shd w:val="clear" w:color="auto" w:fill="auto"/>
            <w:noWrap/>
            <w:vAlign w:val="center"/>
            <w:hideMark/>
          </w:tcPr>
          <w:p w14:paraId="492AEA56" w14:textId="54893265" w:rsidR="004B43F2" w:rsidRPr="004B43F2" w:rsidRDefault="004B43F2" w:rsidP="004B43F2">
            <w:pPr>
              <w:spacing w:after="0"/>
              <w:jc w:val="center"/>
              <w:rPr>
                <w:color w:val="000000"/>
                <w:sz w:val="20"/>
              </w:rPr>
            </w:pPr>
            <w:r w:rsidRPr="004B43F2">
              <w:rPr>
                <w:color w:val="000000"/>
                <w:sz w:val="20"/>
              </w:rPr>
              <w:t>0.05</w:t>
            </w:r>
          </w:p>
        </w:tc>
        <w:tc>
          <w:tcPr>
            <w:tcW w:w="619" w:type="dxa"/>
            <w:tcBorders>
              <w:top w:val="nil"/>
              <w:left w:val="nil"/>
              <w:bottom w:val="nil"/>
              <w:right w:val="nil"/>
            </w:tcBorders>
            <w:shd w:val="clear" w:color="auto" w:fill="auto"/>
            <w:noWrap/>
            <w:vAlign w:val="center"/>
            <w:hideMark/>
          </w:tcPr>
          <w:p w14:paraId="0E6CC95A" w14:textId="14B1D16F" w:rsidR="004B43F2" w:rsidRPr="004B43F2" w:rsidRDefault="004B43F2" w:rsidP="004B43F2">
            <w:pPr>
              <w:spacing w:after="0"/>
              <w:jc w:val="center"/>
              <w:rPr>
                <w:color w:val="000000"/>
                <w:sz w:val="20"/>
              </w:rPr>
            </w:pPr>
            <w:r w:rsidRPr="004B43F2">
              <w:rPr>
                <w:color w:val="000000"/>
                <w:sz w:val="20"/>
              </w:rPr>
              <w:t>0.07</w:t>
            </w:r>
          </w:p>
        </w:tc>
        <w:tc>
          <w:tcPr>
            <w:tcW w:w="619" w:type="dxa"/>
            <w:tcBorders>
              <w:top w:val="nil"/>
              <w:left w:val="nil"/>
              <w:bottom w:val="nil"/>
              <w:right w:val="nil"/>
            </w:tcBorders>
            <w:shd w:val="clear" w:color="auto" w:fill="auto"/>
            <w:noWrap/>
            <w:vAlign w:val="center"/>
            <w:hideMark/>
          </w:tcPr>
          <w:p w14:paraId="7E752894" w14:textId="454D24CB"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6FA2C061" w14:textId="1C842098" w:rsidR="004B43F2" w:rsidRPr="004B43F2" w:rsidRDefault="004B43F2" w:rsidP="004B43F2">
            <w:pPr>
              <w:spacing w:after="0"/>
              <w:jc w:val="center"/>
              <w:rPr>
                <w:color w:val="000000"/>
                <w:sz w:val="20"/>
              </w:rPr>
            </w:pPr>
            <w:r w:rsidRPr="004B43F2">
              <w:rPr>
                <w:color w:val="000000"/>
                <w:sz w:val="20"/>
              </w:rPr>
              <w:t>0.05</w:t>
            </w:r>
          </w:p>
        </w:tc>
        <w:tc>
          <w:tcPr>
            <w:tcW w:w="619" w:type="dxa"/>
            <w:tcBorders>
              <w:top w:val="nil"/>
              <w:left w:val="nil"/>
              <w:bottom w:val="nil"/>
              <w:right w:val="nil"/>
            </w:tcBorders>
            <w:shd w:val="clear" w:color="auto" w:fill="auto"/>
            <w:noWrap/>
            <w:vAlign w:val="center"/>
            <w:hideMark/>
          </w:tcPr>
          <w:p w14:paraId="51BB4AF0" w14:textId="0B0B0A43" w:rsidR="004B43F2" w:rsidRPr="004B43F2" w:rsidRDefault="004B43F2" w:rsidP="004B43F2">
            <w:pPr>
              <w:spacing w:after="0"/>
              <w:jc w:val="center"/>
              <w:rPr>
                <w:color w:val="000000"/>
                <w:sz w:val="20"/>
              </w:rPr>
            </w:pPr>
            <w:r w:rsidRPr="004B43F2">
              <w:rPr>
                <w:color w:val="000000"/>
                <w:sz w:val="20"/>
              </w:rPr>
              <w:t>0.07</w:t>
            </w:r>
          </w:p>
        </w:tc>
        <w:tc>
          <w:tcPr>
            <w:tcW w:w="616" w:type="dxa"/>
            <w:tcBorders>
              <w:top w:val="nil"/>
              <w:left w:val="nil"/>
              <w:bottom w:val="nil"/>
              <w:right w:val="nil"/>
            </w:tcBorders>
            <w:vAlign w:val="center"/>
          </w:tcPr>
          <w:p w14:paraId="1936C337" w14:textId="1A308A9C" w:rsidR="004B43F2" w:rsidRPr="004B43F2" w:rsidRDefault="004B43F2" w:rsidP="004B43F2">
            <w:pPr>
              <w:spacing w:after="0"/>
              <w:jc w:val="center"/>
              <w:rPr>
                <w:color w:val="000000"/>
                <w:sz w:val="20"/>
              </w:rPr>
            </w:pPr>
            <w:r w:rsidRPr="004B43F2">
              <w:rPr>
                <w:color w:val="000000"/>
                <w:sz w:val="20"/>
              </w:rPr>
              <w:t>0.06</w:t>
            </w:r>
          </w:p>
        </w:tc>
      </w:tr>
      <w:tr w:rsidR="004B43F2" w:rsidRPr="00FE10AE" w14:paraId="7D878EFC" w14:textId="77777777" w:rsidTr="004B43F2">
        <w:trPr>
          <w:trHeight w:val="290"/>
        </w:trPr>
        <w:tc>
          <w:tcPr>
            <w:tcW w:w="816" w:type="dxa"/>
            <w:tcBorders>
              <w:top w:val="nil"/>
              <w:left w:val="nil"/>
              <w:bottom w:val="nil"/>
              <w:right w:val="nil"/>
            </w:tcBorders>
            <w:shd w:val="clear" w:color="auto" w:fill="auto"/>
            <w:vAlign w:val="center"/>
            <w:hideMark/>
          </w:tcPr>
          <w:p w14:paraId="4495A0C1" w14:textId="77777777" w:rsidR="004B43F2" w:rsidRPr="004B43F2" w:rsidRDefault="004B43F2" w:rsidP="004B43F2">
            <w:pPr>
              <w:spacing w:after="0"/>
              <w:jc w:val="center"/>
              <w:rPr>
                <w:color w:val="000000"/>
                <w:sz w:val="20"/>
              </w:rPr>
            </w:pPr>
            <w:r w:rsidRPr="004B43F2">
              <w:rPr>
                <w:color w:val="000000"/>
                <w:sz w:val="20"/>
              </w:rPr>
              <w:t>11</w:t>
            </w:r>
          </w:p>
        </w:tc>
        <w:tc>
          <w:tcPr>
            <w:tcW w:w="666" w:type="dxa"/>
            <w:tcBorders>
              <w:top w:val="nil"/>
              <w:left w:val="nil"/>
              <w:bottom w:val="nil"/>
              <w:right w:val="nil"/>
            </w:tcBorders>
            <w:shd w:val="clear" w:color="auto" w:fill="auto"/>
            <w:noWrap/>
            <w:vAlign w:val="center"/>
            <w:hideMark/>
          </w:tcPr>
          <w:p w14:paraId="5C1A001D" w14:textId="2FF8AC66"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6C834A46" w14:textId="33AF0B65"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03C5554C" w14:textId="1E5F77CF" w:rsidR="004B43F2" w:rsidRPr="004B43F2" w:rsidRDefault="004B43F2" w:rsidP="004B43F2">
            <w:pPr>
              <w:spacing w:after="0"/>
              <w:jc w:val="center"/>
              <w:rPr>
                <w:color w:val="000000"/>
                <w:sz w:val="20"/>
              </w:rPr>
            </w:pPr>
            <w:r w:rsidRPr="004B43F2">
              <w:rPr>
                <w:color w:val="000000"/>
                <w:sz w:val="20"/>
              </w:rPr>
              <w:t>0.11</w:t>
            </w:r>
          </w:p>
        </w:tc>
        <w:tc>
          <w:tcPr>
            <w:tcW w:w="619" w:type="dxa"/>
            <w:tcBorders>
              <w:top w:val="nil"/>
              <w:left w:val="nil"/>
              <w:bottom w:val="nil"/>
              <w:right w:val="nil"/>
            </w:tcBorders>
            <w:shd w:val="clear" w:color="auto" w:fill="auto"/>
            <w:noWrap/>
            <w:vAlign w:val="center"/>
            <w:hideMark/>
          </w:tcPr>
          <w:p w14:paraId="4465ED72" w14:textId="145BC332" w:rsidR="004B43F2" w:rsidRPr="004B43F2" w:rsidRDefault="004B43F2" w:rsidP="004B43F2">
            <w:pPr>
              <w:spacing w:after="0"/>
              <w:jc w:val="center"/>
              <w:rPr>
                <w:color w:val="000000"/>
                <w:sz w:val="20"/>
              </w:rPr>
            </w:pPr>
            <w:r w:rsidRPr="004B43F2">
              <w:rPr>
                <w:color w:val="000000"/>
                <w:sz w:val="20"/>
              </w:rPr>
              <w:t>0.11</w:t>
            </w:r>
          </w:p>
        </w:tc>
        <w:tc>
          <w:tcPr>
            <w:tcW w:w="619" w:type="dxa"/>
            <w:tcBorders>
              <w:top w:val="nil"/>
              <w:left w:val="nil"/>
              <w:bottom w:val="nil"/>
              <w:right w:val="nil"/>
            </w:tcBorders>
            <w:shd w:val="clear" w:color="auto" w:fill="auto"/>
            <w:noWrap/>
            <w:vAlign w:val="center"/>
            <w:hideMark/>
          </w:tcPr>
          <w:p w14:paraId="15530808" w14:textId="2914C9A1" w:rsidR="004B43F2" w:rsidRPr="004B43F2" w:rsidRDefault="004B43F2" w:rsidP="004B43F2">
            <w:pPr>
              <w:spacing w:after="0"/>
              <w:jc w:val="center"/>
              <w:rPr>
                <w:color w:val="000000"/>
                <w:sz w:val="20"/>
              </w:rPr>
            </w:pPr>
            <w:r w:rsidRPr="004B43F2">
              <w:rPr>
                <w:color w:val="000000"/>
                <w:sz w:val="20"/>
              </w:rPr>
              <w:t>0.05</w:t>
            </w:r>
          </w:p>
        </w:tc>
        <w:tc>
          <w:tcPr>
            <w:tcW w:w="619" w:type="dxa"/>
            <w:tcBorders>
              <w:top w:val="nil"/>
              <w:left w:val="nil"/>
              <w:bottom w:val="nil"/>
              <w:right w:val="nil"/>
            </w:tcBorders>
            <w:shd w:val="clear" w:color="auto" w:fill="auto"/>
            <w:noWrap/>
            <w:vAlign w:val="center"/>
            <w:hideMark/>
          </w:tcPr>
          <w:p w14:paraId="2D67D7AD" w14:textId="053E4C7C" w:rsidR="004B43F2" w:rsidRPr="004B43F2" w:rsidRDefault="004B43F2" w:rsidP="004B43F2">
            <w:pPr>
              <w:spacing w:after="0"/>
              <w:jc w:val="center"/>
              <w:rPr>
                <w:color w:val="000000"/>
                <w:sz w:val="20"/>
              </w:rPr>
            </w:pPr>
            <w:r w:rsidRPr="004B43F2">
              <w:rPr>
                <w:color w:val="000000"/>
                <w:sz w:val="20"/>
              </w:rPr>
              <w:t>0.06</w:t>
            </w:r>
          </w:p>
        </w:tc>
        <w:tc>
          <w:tcPr>
            <w:tcW w:w="619" w:type="dxa"/>
            <w:tcBorders>
              <w:top w:val="nil"/>
              <w:left w:val="nil"/>
              <w:bottom w:val="nil"/>
              <w:right w:val="nil"/>
            </w:tcBorders>
            <w:shd w:val="clear" w:color="auto" w:fill="auto"/>
            <w:noWrap/>
            <w:vAlign w:val="center"/>
            <w:hideMark/>
          </w:tcPr>
          <w:p w14:paraId="03C9C73E" w14:textId="6A8FB636" w:rsidR="004B43F2" w:rsidRPr="004B43F2" w:rsidRDefault="004B43F2" w:rsidP="004B43F2">
            <w:pPr>
              <w:spacing w:after="0"/>
              <w:jc w:val="center"/>
              <w:rPr>
                <w:color w:val="000000"/>
                <w:sz w:val="20"/>
              </w:rPr>
            </w:pPr>
            <w:r w:rsidRPr="004B43F2">
              <w:rPr>
                <w:color w:val="000000"/>
                <w:sz w:val="20"/>
              </w:rPr>
              <w:t>0.06</w:t>
            </w:r>
          </w:p>
        </w:tc>
        <w:tc>
          <w:tcPr>
            <w:tcW w:w="619" w:type="dxa"/>
            <w:tcBorders>
              <w:top w:val="nil"/>
              <w:left w:val="nil"/>
              <w:bottom w:val="nil"/>
              <w:right w:val="nil"/>
            </w:tcBorders>
            <w:shd w:val="clear" w:color="auto" w:fill="auto"/>
            <w:noWrap/>
            <w:vAlign w:val="center"/>
            <w:hideMark/>
          </w:tcPr>
          <w:p w14:paraId="6EED3C42" w14:textId="1EDE68B5" w:rsidR="004B43F2" w:rsidRPr="004B43F2" w:rsidRDefault="004B43F2" w:rsidP="004B43F2">
            <w:pPr>
              <w:spacing w:after="0"/>
              <w:jc w:val="center"/>
              <w:rPr>
                <w:color w:val="000000"/>
                <w:sz w:val="20"/>
              </w:rPr>
            </w:pPr>
            <w:r w:rsidRPr="004B43F2">
              <w:rPr>
                <w:color w:val="000000"/>
                <w:sz w:val="20"/>
              </w:rPr>
              <w:t>0.05</w:t>
            </w:r>
          </w:p>
        </w:tc>
        <w:tc>
          <w:tcPr>
            <w:tcW w:w="619" w:type="dxa"/>
            <w:tcBorders>
              <w:top w:val="nil"/>
              <w:left w:val="nil"/>
              <w:bottom w:val="nil"/>
              <w:right w:val="nil"/>
            </w:tcBorders>
            <w:shd w:val="clear" w:color="auto" w:fill="auto"/>
            <w:noWrap/>
            <w:vAlign w:val="center"/>
            <w:hideMark/>
          </w:tcPr>
          <w:p w14:paraId="1E2DACA9" w14:textId="6D464A10" w:rsidR="004B43F2" w:rsidRPr="004B43F2" w:rsidRDefault="004B43F2" w:rsidP="004B43F2">
            <w:pPr>
              <w:spacing w:after="0"/>
              <w:jc w:val="center"/>
              <w:rPr>
                <w:color w:val="000000"/>
                <w:sz w:val="20"/>
              </w:rPr>
            </w:pPr>
            <w:r w:rsidRPr="004B43F2">
              <w:rPr>
                <w:color w:val="000000"/>
                <w:sz w:val="20"/>
              </w:rPr>
              <w:t>0.10</w:t>
            </w:r>
          </w:p>
        </w:tc>
        <w:tc>
          <w:tcPr>
            <w:tcW w:w="619" w:type="dxa"/>
            <w:tcBorders>
              <w:top w:val="nil"/>
              <w:left w:val="nil"/>
              <w:bottom w:val="nil"/>
              <w:right w:val="nil"/>
            </w:tcBorders>
            <w:shd w:val="clear" w:color="auto" w:fill="auto"/>
            <w:noWrap/>
            <w:vAlign w:val="center"/>
            <w:hideMark/>
          </w:tcPr>
          <w:p w14:paraId="59458C76" w14:textId="1E25E404" w:rsidR="004B43F2" w:rsidRPr="004B43F2" w:rsidRDefault="004B43F2" w:rsidP="004B43F2">
            <w:pPr>
              <w:spacing w:after="0"/>
              <w:jc w:val="center"/>
              <w:rPr>
                <w:color w:val="000000"/>
                <w:sz w:val="20"/>
              </w:rPr>
            </w:pPr>
            <w:r w:rsidRPr="004B43F2">
              <w:rPr>
                <w:color w:val="000000"/>
                <w:sz w:val="20"/>
              </w:rPr>
              <w:t>0.07</w:t>
            </w:r>
          </w:p>
        </w:tc>
        <w:tc>
          <w:tcPr>
            <w:tcW w:w="619" w:type="dxa"/>
            <w:tcBorders>
              <w:top w:val="nil"/>
              <w:left w:val="nil"/>
              <w:bottom w:val="nil"/>
              <w:right w:val="nil"/>
            </w:tcBorders>
            <w:shd w:val="clear" w:color="auto" w:fill="auto"/>
            <w:noWrap/>
            <w:vAlign w:val="center"/>
            <w:hideMark/>
          </w:tcPr>
          <w:p w14:paraId="5C2A6621" w14:textId="2A277336"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619CE2F8" w14:textId="10F06E3E" w:rsidR="004B43F2" w:rsidRPr="004B43F2" w:rsidRDefault="004B43F2" w:rsidP="004B43F2">
            <w:pPr>
              <w:spacing w:after="0"/>
              <w:jc w:val="center"/>
              <w:rPr>
                <w:color w:val="000000"/>
                <w:sz w:val="20"/>
              </w:rPr>
            </w:pPr>
            <w:r w:rsidRPr="004B43F2">
              <w:rPr>
                <w:color w:val="000000"/>
                <w:sz w:val="20"/>
              </w:rPr>
              <w:t>0.05</w:t>
            </w:r>
          </w:p>
        </w:tc>
        <w:tc>
          <w:tcPr>
            <w:tcW w:w="616" w:type="dxa"/>
            <w:tcBorders>
              <w:top w:val="nil"/>
              <w:left w:val="nil"/>
              <w:bottom w:val="nil"/>
              <w:right w:val="nil"/>
            </w:tcBorders>
            <w:vAlign w:val="center"/>
          </w:tcPr>
          <w:p w14:paraId="5ABC1BE9" w14:textId="177241E3" w:rsidR="004B43F2" w:rsidRPr="004B43F2" w:rsidRDefault="004B43F2" w:rsidP="004B43F2">
            <w:pPr>
              <w:spacing w:after="0"/>
              <w:jc w:val="center"/>
              <w:rPr>
                <w:color w:val="000000"/>
                <w:sz w:val="20"/>
              </w:rPr>
            </w:pPr>
            <w:r w:rsidRPr="004B43F2">
              <w:rPr>
                <w:color w:val="000000"/>
                <w:sz w:val="20"/>
              </w:rPr>
              <w:t>0.06</w:t>
            </w:r>
          </w:p>
        </w:tc>
      </w:tr>
      <w:tr w:rsidR="004B43F2" w:rsidRPr="00FE10AE" w14:paraId="20581E12" w14:textId="77777777" w:rsidTr="004B43F2">
        <w:trPr>
          <w:trHeight w:val="290"/>
        </w:trPr>
        <w:tc>
          <w:tcPr>
            <w:tcW w:w="816" w:type="dxa"/>
            <w:tcBorders>
              <w:top w:val="nil"/>
              <w:left w:val="nil"/>
              <w:bottom w:val="nil"/>
              <w:right w:val="nil"/>
            </w:tcBorders>
            <w:shd w:val="clear" w:color="auto" w:fill="auto"/>
            <w:vAlign w:val="center"/>
            <w:hideMark/>
          </w:tcPr>
          <w:p w14:paraId="5485557A" w14:textId="77777777" w:rsidR="004B43F2" w:rsidRPr="004B43F2" w:rsidRDefault="004B43F2" w:rsidP="004B43F2">
            <w:pPr>
              <w:spacing w:after="0"/>
              <w:jc w:val="center"/>
              <w:rPr>
                <w:color w:val="000000"/>
                <w:sz w:val="20"/>
              </w:rPr>
            </w:pPr>
            <w:r w:rsidRPr="004B43F2">
              <w:rPr>
                <w:color w:val="000000"/>
                <w:sz w:val="20"/>
              </w:rPr>
              <w:t>12</w:t>
            </w:r>
          </w:p>
        </w:tc>
        <w:tc>
          <w:tcPr>
            <w:tcW w:w="666" w:type="dxa"/>
            <w:tcBorders>
              <w:top w:val="nil"/>
              <w:left w:val="nil"/>
              <w:bottom w:val="nil"/>
              <w:right w:val="nil"/>
            </w:tcBorders>
            <w:shd w:val="clear" w:color="auto" w:fill="auto"/>
            <w:noWrap/>
            <w:vAlign w:val="center"/>
            <w:hideMark/>
          </w:tcPr>
          <w:p w14:paraId="4E62F099" w14:textId="2F35CE7F"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44B4F493" w14:textId="2A8525E5" w:rsidR="004B43F2" w:rsidRPr="004B43F2" w:rsidRDefault="004B43F2" w:rsidP="004B43F2">
            <w:pPr>
              <w:spacing w:after="0"/>
              <w:jc w:val="center"/>
              <w:rPr>
                <w:color w:val="000000"/>
                <w:sz w:val="20"/>
              </w:rPr>
            </w:pPr>
            <w:r w:rsidRPr="004B43F2">
              <w:rPr>
                <w:color w:val="000000"/>
                <w:sz w:val="20"/>
              </w:rPr>
              <w:t>0.05</w:t>
            </w:r>
          </w:p>
        </w:tc>
        <w:tc>
          <w:tcPr>
            <w:tcW w:w="619" w:type="dxa"/>
            <w:tcBorders>
              <w:top w:val="nil"/>
              <w:left w:val="nil"/>
              <w:bottom w:val="nil"/>
              <w:right w:val="nil"/>
            </w:tcBorders>
            <w:shd w:val="clear" w:color="auto" w:fill="auto"/>
            <w:noWrap/>
            <w:vAlign w:val="center"/>
            <w:hideMark/>
          </w:tcPr>
          <w:p w14:paraId="6D1780D1" w14:textId="42E9CD8C" w:rsidR="004B43F2" w:rsidRPr="004B43F2" w:rsidRDefault="004B43F2" w:rsidP="004B43F2">
            <w:pPr>
              <w:spacing w:after="0"/>
              <w:jc w:val="center"/>
              <w:rPr>
                <w:color w:val="000000"/>
                <w:sz w:val="20"/>
              </w:rPr>
            </w:pPr>
            <w:r w:rsidRPr="004B43F2">
              <w:rPr>
                <w:color w:val="000000"/>
                <w:sz w:val="20"/>
              </w:rPr>
              <w:t>0.08</w:t>
            </w:r>
          </w:p>
        </w:tc>
        <w:tc>
          <w:tcPr>
            <w:tcW w:w="619" w:type="dxa"/>
            <w:tcBorders>
              <w:top w:val="nil"/>
              <w:left w:val="nil"/>
              <w:bottom w:val="nil"/>
              <w:right w:val="nil"/>
            </w:tcBorders>
            <w:shd w:val="clear" w:color="auto" w:fill="auto"/>
            <w:noWrap/>
            <w:vAlign w:val="center"/>
            <w:hideMark/>
          </w:tcPr>
          <w:p w14:paraId="39B5D4D4" w14:textId="151F5A57" w:rsidR="004B43F2" w:rsidRPr="004B43F2" w:rsidRDefault="004B43F2" w:rsidP="004B43F2">
            <w:pPr>
              <w:spacing w:after="0"/>
              <w:jc w:val="center"/>
              <w:rPr>
                <w:color w:val="000000"/>
                <w:sz w:val="20"/>
              </w:rPr>
            </w:pPr>
            <w:r w:rsidRPr="004B43F2">
              <w:rPr>
                <w:color w:val="000000"/>
                <w:sz w:val="20"/>
              </w:rPr>
              <w:t>0.14</w:t>
            </w:r>
          </w:p>
        </w:tc>
        <w:tc>
          <w:tcPr>
            <w:tcW w:w="619" w:type="dxa"/>
            <w:tcBorders>
              <w:top w:val="nil"/>
              <w:left w:val="nil"/>
              <w:bottom w:val="nil"/>
              <w:right w:val="nil"/>
            </w:tcBorders>
            <w:shd w:val="clear" w:color="auto" w:fill="auto"/>
            <w:noWrap/>
            <w:vAlign w:val="center"/>
            <w:hideMark/>
          </w:tcPr>
          <w:p w14:paraId="0FB28915" w14:textId="27A6BD5F"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4F41A9B8" w14:textId="3358E308" w:rsidR="004B43F2" w:rsidRPr="004B43F2" w:rsidRDefault="004B43F2" w:rsidP="004B43F2">
            <w:pPr>
              <w:spacing w:after="0"/>
              <w:jc w:val="center"/>
              <w:rPr>
                <w:color w:val="000000"/>
                <w:sz w:val="20"/>
              </w:rPr>
            </w:pPr>
            <w:r w:rsidRPr="004B43F2">
              <w:rPr>
                <w:color w:val="000000"/>
                <w:sz w:val="20"/>
              </w:rPr>
              <w:t>0.03</w:t>
            </w:r>
          </w:p>
        </w:tc>
        <w:tc>
          <w:tcPr>
            <w:tcW w:w="619" w:type="dxa"/>
            <w:tcBorders>
              <w:top w:val="nil"/>
              <w:left w:val="nil"/>
              <w:bottom w:val="nil"/>
              <w:right w:val="nil"/>
            </w:tcBorders>
            <w:shd w:val="clear" w:color="auto" w:fill="auto"/>
            <w:noWrap/>
            <w:vAlign w:val="center"/>
            <w:hideMark/>
          </w:tcPr>
          <w:p w14:paraId="2518CF70" w14:textId="4E0BFA7F" w:rsidR="004B43F2" w:rsidRPr="004B43F2" w:rsidRDefault="004B43F2" w:rsidP="004B43F2">
            <w:pPr>
              <w:spacing w:after="0"/>
              <w:jc w:val="center"/>
              <w:rPr>
                <w:color w:val="000000"/>
                <w:sz w:val="20"/>
              </w:rPr>
            </w:pPr>
            <w:r w:rsidRPr="004B43F2">
              <w:rPr>
                <w:color w:val="000000"/>
                <w:sz w:val="20"/>
              </w:rPr>
              <w:t>0.06</w:t>
            </w:r>
          </w:p>
        </w:tc>
        <w:tc>
          <w:tcPr>
            <w:tcW w:w="619" w:type="dxa"/>
            <w:tcBorders>
              <w:top w:val="nil"/>
              <w:left w:val="nil"/>
              <w:bottom w:val="nil"/>
              <w:right w:val="nil"/>
            </w:tcBorders>
            <w:shd w:val="clear" w:color="auto" w:fill="auto"/>
            <w:noWrap/>
            <w:vAlign w:val="center"/>
            <w:hideMark/>
          </w:tcPr>
          <w:p w14:paraId="43DABC20" w14:textId="5579D740" w:rsidR="004B43F2" w:rsidRPr="004B43F2" w:rsidRDefault="004B43F2" w:rsidP="004B43F2">
            <w:pPr>
              <w:spacing w:after="0"/>
              <w:jc w:val="center"/>
              <w:rPr>
                <w:color w:val="000000"/>
                <w:sz w:val="20"/>
              </w:rPr>
            </w:pPr>
            <w:r w:rsidRPr="004B43F2">
              <w:rPr>
                <w:color w:val="000000"/>
                <w:sz w:val="20"/>
              </w:rPr>
              <w:t>0.08</w:t>
            </w:r>
          </w:p>
        </w:tc>
        <w:tc>
          <w:tcPr>
            <w:tcW w:w="619" w:type="dxa"/>
            <w:tcBorders>
              <w:top w:val="nil"/>
              <w:left w:val="nil"/>
              <w:bottom w:val="nil"/>
              <w:right w:val="nil"/>
            </w:tcBorders>
            <w:shd w:val="clear" w:color="auto" w:fill="auto"/>
            <w:noWrap/>
            <w:vAlign w:val="center"/>
            <w:hideMark/>
          </w:tcPr>
          <w:p w14:paraId="396FF98F" w14:textId="42E04351" w:rsidR="004B43F2" w:rsidRPr="004B43F2" w:rsidRDefault="004B43F2" w:rsidP="004B43F2">
            <w:pPr>
              <w:spacing w:after="0"/>
              <w:jc w:val="center"/>
              <w:rPr>
                <w:color w:val="000000"/>
                <w:sz w:val="20"/>
              </w:rPr>
            </w:pPr>
            <w:r w:rsidRPr="004B43F2">
              <w:rPr>
                <w:color w:val="000000"/>
                <w:sz w:val="20"/>
              </w:rPr>
              <w:t>0.07</w:t>
            </w:r>
          </w:p>
        </w:tc>
        <w:tc>
          <w:tcPr>
            <w:tcW w:w="619" w:type="dxa"/>
            <w:tcBorders>
              <w:top w:val="nil"/>
              <w:left w:val="nil"/>
              <w:bottom w:val="nil"/>
              <w:right w:val="nil"/>
            </w:tcBorders>
            <w:shd w:val="clear" w:color="auto" w:fill="auto"/>
            <w:noWrap/>
            <w:vAlign w:val="center"/>
            <w:hideMark/>
          </w:tcPr>
          <w:p w14:paraId="17C5A5F0" w14:textId="3A137D10" w:rsidR="004B43F2" w:rsidRPr="004B43F2" w:rsidRDefault="004B43F2" w:rsidP="004B43F2">
            <w:pPr>
              <w:spacing w:after="0"/>
              <w:jc w:val="center"/>
              <w:rPr>
                <w:color w:val="000000"/>
                <w:sz w:val="20"/>
              </w:rPr>
            </w:pPr>
            <w:r w:rsidRPr="004B43F2">
              <w:rPr>
                <w:color w:val="000000"/>
                <w:sz w:val="20"/>
              </w:rPr>
              <w:t>0.06</w:t>
            </w:r>
          </w:p>
        </w:tc>
        <w:tc>
          <w:tcPr>
            <w:tcW w:w="619" w:type="dxa"/>
            <w:tcBorders>
              <w:top w:val="nil"/>
              <w:left w:val="nil"/>
              <w:bottom w:val="nil"/>
              <w:right w:val="nil"/>
            </w:tcBorders>
            <w:shd w:val="clear" w:color="auto" w:fill="auto"/>
            <w:noWrap/>
            <w:vAlign w:val="center"/>
            <w:hideMark/>
          </w:tcPr>
          <w:p w14:paraId="147BAA81" w14:textId="74158F86" w:rsidR="004B43F2" w:rsidRPr="004B43F2" w:rsidRDefault="004B43F2" w:rsidP="004B43F2">
            <w:pPr>
              <w:spacing w:after="0"/>
              <w:jc w:val="center"/>
              <w:rPr>
                <w:color w:val="000000"/>
                <w:sz w:val="20"/>
              </w:rPr>
            </w:pPr>
            <w:r w:rsidRPr="004B43F2">
              <w:rPr>
                <w:color w:val="000000"/>
                <w:sz w:val="20"/>
              </w:rPr>
              <w:t>0.03</w:t>
            </w:r>
          </w:p>
        </w:tc>
        <w:tc>
          <w:tcPr>
            <w:tcW w:w="619" w:type="dxa"/>
            <w:tcBorders>
              <w:top w:val="nil"/>
              <w:left w:val="nil"/>
              <w:bottom w:val="nil"/>
              <w:right w:val="nil"/>
            </w:tcBorders>
            <w:shd w:val="clear" w:color="auto" w:fill="auto"/>
            <w:noWrap/>
            <w:vAlign w:val="center"/>
            <w:hideMark/>
          </w:tcPr>
          <w:p w14:paraId="6748C0D2" w14:textId="1FCDB94C" w:rsidR="004B43F2" w:rsidRPr="004B43F2" w:rsidRDefault="004B43F2" w:rsidP="004B43F2">
            <w:pPr>
              <w:spacing w:after="0"/>
              <w:jc w:val="center"/>
              <w:rPr>
                <w:color w:val="000000"/>
                <w:sz w:val="20"/>
              </w:rPr>
            </w:pPr>
            <w:r w:rsidRPr="004B43F2">
              <w:rPr>
                <w:color w:val="000000"/>
                <w:sz w:val="20"/>
              </w:rPr>
              <w:t>0.05</w:t>
            </w:r>
          </w:p>
        </w:tc>
        <w:tc>
          <w:tcPr>
            <w:tcW w:w="616" w:type="dxa"/>
            <w:tcBorders>
              <w:top w:val="nil"/>
              <w:left w:val="nil"/>
              <w:bottom w:val="nil"/>
              <w:right w:val="nil"/>
            </w:tcBorders>
            <w:vAlign w:val="center"/>
          </w:tcPr>
          <w:p w14:paraId="6D1A2DB3" w14:textId="6C68FF35" w:rsidR="004B43F2" w:rsidRPr="004B43F2" w:rsidRDefault="004B43F2" w:rsidP="004B43F2">
            <w:pPr>
              <w:spacing w:after="0"/>
              <w:jc w:val="center"/>
              <w:rPr>
                <w:color w:val="000000"/>
                <w:sz w:val="20"/>
              </w:rPr>
            </w:pPr>
            <w:r w:rsidRPr="004B43F2">
              <w:rPr>
                <w:color w:val="000000"/>
                <w:sz w:val="20"/>
              </w:rPr>
              <w:t>0.06</w:t>
            </w:r>
          </w:p>
        </w:tc>
      </w:tr>
      <w:tr w:rsidR="004B43F2" w:rsidRPr="00FE10AE" w14:paraId="17A41188" w14:textId="77777777" w:rsidTr="004B43F2">
        <w:trPr>
          <w:trHeight w:val="290"/>
        </w:trPr>
        <w:tc>
          <w:tcPr>
            <w:tcW w:w="816" w:type="dxa"/>
            <w:tcBorders>
              <w:top w:val="nil"/>
              <w:left w:val="nil"/>
              <w:bottom w:val="nil"/>
              <w:right w:val="nil"/>
            </w:tcBorders>
            <w:shd w:val="clear" w:color="auto" w:fill="auto"/>
            <w:vAlign w:val="center"/>
            <w:hideMark/>
          </w:tcPr>
          <w:p w14:paraId="6F865DB2" w14:textId="77777777" w:rsidR="004B43F2" w:rsidRPr="004B43F2" w:rsidRDefault="004B43F2" w:rsidP="004B43F2">
            <w:pPr>
              <w:spacing w:after="0"/>
              <w:jc w:val="center"/>
              <w:rPr>
                <w:color w:val="000000"/>
                <w:sz w:val="20"/>
              </w:rPr>
            </w:pPr>
            <w:r w:rsidRPr="004B43F2">
              <w:rPr>
                <w:color w:val="000000"/>
                <w:sz w:val="20"/>
              </w:rPr>
              <w:t>13</w:t>
            </w:r>
          </w:p>
        </w:tc>
        <w:tc>
          <w:tcPr>
            <w:tcW w:w="666" w:type="dxa"/>
            <w:tcBorders>
              <w:top w:val="nil"/>
              <w:left w:val="nil"/>
              <w:bottom w:val="nil"/>
              <w:right w:val="nil"/>
            </w:tcBorders>
            <w:shd w:val="clear" w:color="auto" w:fill="auto"/>
            <w:noWrap/>
            <w:vAlign w:val="center"/>
            <w:hideMark/>
          </w:tcPr>
          <w:p w14:paraId="004ACE5D" w14:textId="6DF183C1" w:rsidR="004B43F2" w:rsidRPr="004B43F2" w:rsidRDefault="004B43F2" w:rsidP="004B43F2">
            <w:pPr>
              <w:spacing w:after="0"/>
              <w:jc w:val="center"/>
              <w:rPr>
                <w:color w:val="000000"/>
                <w:sz w:val="20"/>
              </w:rPr>
            </w:pPr>
            <w:r w:rsidRPr="004B43F2">
              <w:rPr>
                <w:color w:val="000000"/>
                <w:sz w:val="20"/>
              </w:rPr>
              <w:t>0.03</w:t>
            </w:r>
          </w:p>
        </w:tc>
        <w:tc>
          <w:tcPr>
            <w:tcW w:w="619" w:type="dxa"/>
            <w:tcBorders>
              <w:top w:val="nil"/>
              <w:left w:val="nil"/>
              <w:bottom w:val="nil"/>
              <w:right w:val="nil"/>
            </w:tcBorders>
            <w:shd w:val="clear" w:color="auto" w:fill="auto"/>
            <w:noWrap/>
            <w:vAlign w:val="center"/>
            <w:hideMark/>
          </w:tcPr>
          <w:p w14:paraId="50DB8746" w14:textId="0BCD18FA"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10E158D5" w14:textId="06D15DD3" w:rsidR="004B43F2" w:rsidRPr="004B43F2" w:rsidRDefault="004B43F2" w:rsidP="004B43F2">
            <w:pPr>
              <w:spacing w:after="0"/>
              <w:jc w:val="center"/>
              <w:rPr>
                <w:color w:val="000000"/>
                <w:sz w:val="20"/>
              </w:rPr>
            </w:pPr>
            <w:r w:rsidRPr="004B43F2">
              <w:rPr>
                <w:color w:val="000000"/>
                <w:sz w:val="20"/>
              </w:rPr>
              <w:t>0.03</w:t>
            </w:r>
          </w:p>
        </w:tc>
        <w:tc>
          <w:tcPr>
            <w:tcW w:w="619" w:type="dxa"/>
            <w:tcBorders>
              <w:top w:val="nil"/>
              <w:left w:val="nil"/>
              <w:bottom w:val="nil"/>
              <w:right w:val="nil"/>
            </w:tcBorders>
            <w:shd w:val="clear" w:color="auto" w:fill="auto"/>
            <w:noWrap/>
            <w:vAlign w:val="center"/>
            <w:hideMark/>
          </w:tcPr>
          <w:p w14:paraId="3019A16C" w14:textId="602E5275" w:rsidR="004B43F2" w:rsidRPr="004B43F2" w:rsidRDefault="004B43F2" w:rsidP="004B43F2">
            <w:pPr>
              <w:spacing w:after="0"/>
              <w:jc w:val="center"/>
              <w:rPr>
                <w:color w:val="000000"/>
                <w:sz w:val="20"/>
              </w:rPr>
            </w:pPr>
            <w:r w:rsidRPr="004B43F2">
              <w:rPr>
                <w:color w:val="000000"/>
                <w:sz w:val="20"/>
              </w:rPr>
              <w:t>0.09</w:t>
            </w:r>
          </w:p>
        </w:tc>
        <w:tc>
          <w:tcPr>
            <w:tcW w:w="619" w:type="dxa"/>
            <w:tcBorders>
              <w:top w:val="nil"/>
              <w:left w:val="nil"/>
              <w:bottom w:val="nil"/>
              <w:right w:val="nil"/>
            </w:tcBorders>
            <w:shd w:val="clear" w:color="auto" w:fill="auto"/>
            <w:noWrap/>
            <w:vAlign w:val="center"/>
            <w:hideMark/>
          </w:tcPr>
          <w:p w14:paraId="62526EFE" w14:textId="5DF98DBB"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0F790069" w14:textId="479E4221" w:rsidR="004B43F2" w:rsidRPr="004B43F2" w:rsidRDefault="004B43F2" w:rsidP="004B43F2">
            <w:pPr>
              <w:spacing w:after="0"/>
              <w:jc w:val="center"/>
              <w:rPr>
                <w:color w:val="000000"/>
                <w:sz w:val="20"/>
              </w:rPr>
            </w:pPr>
            <w:r w:rsidRPr="004B43F2">
              <w:rPr>
                <w:color w:val="000000"/>
                <w:sz w:val="20"/>
              </w:rPr>
              <w:t>0.03</w:t>
            </w:r>
          </w:p>
        </w:tc>
        <w:tc>
          <w:tcPr>
            <w:tcW w:w="619" w:type="dxa"/>
            <w:tcBorders>
              <w:top w:val="nil"/>
              <w:left w:val="nil"/>
              <w:bottom w:val="nil"/>
              <w:right w:val="nil"/>
            </w:tcBorders>
            <w:shd w:val="clear" w:color="auto" w:fill="auto"/>
            <w:noWrap/>
            <w:vAlign w:val="center"/>
            <w:hideMark/>
          </w:tcPr>
          <w:p w14:paraId="30117278" w14:textId="661A182B" w:rsidR="004B43F2" w:rsidRPr="004B43F2" w:rsidRDefault="004B43F2" w:rsidP="004B43F2">
            <w:pPr>
              <w:spacing w:after="0"/>
              <w:jc w:val="center"/>
              <w:rPr>
                <w:color w:val="000000"/>
                <w:sz w:val="20"/>
              </w:rPr>
            </w:pPr>
            <w:r w:rsidRPr="004B43F2">
              <w:rPr>
                <w:color w:val="000000"/>
                <w:sz w:val="20"/>
              </w:rPr>
              <w:t>0.05</w:t>
            </w:r>
          </w:p>
        </w:tc>
        <w:tc>
          <w:tcPr>
            <w:tcW w:w="619" w:type="dxa"/>
            <w:tcBorders>
              <w:top w:val="nil"/>
              <w:left w:val="nil"/>
              <w:bottom w:val="nil"/>
              <w:right w:val="nil"/>
            </w:tcBorders>
            <w:shd w:val="clear" w:color="auto" w:fill="auto"/>
            <w:noWrap/>
            <w:vAlign w:val="center"/>
            <w:hideMark/>
          </w:tcPr>
          <w:p w14:paraId="28613385" w14:textId="25075113" w:rsidR="004B43F2" w:rsidRPr="004B43F2" w:rsidRDefault="004B43F2" w:rsidP="004B43F2">
            <w:pPr>
              <w:spacing w:after="0"/>
              <w:jc w:val="center"/>
              <w:rPr>
                <w:color w:val="000000"/>
                <w:sz w:val="20"/>
              </w:rPr>
            </w:pPr>
            <w:r w:rsidRPr="004B43F2">
              <w:rPr>
                <w:color w:val="000000"/>
                <w:sz w:val="20"/>
              </w:rPr>
              <w:t>0.03</w:t>
            </w:r>
          </w:p>
        </w:tc>
        <w:tc>
          <w:tcPr>
            <w:tcW w:w="619" w:type="dxa"/>
            <w:tcBorders>
              <w:top w:val="nil"/>
              <w:left w:val="nil"/>
              <w:bottom w:val="nil"/>
              <w:right w:val="nil"/>
            </w:tcBorders>
            <w:shd w:val="clear" w:color="auto" w:fill="auto"/>
            <w:noWrap/>
            <w:vAlign w:val="center"/>
            <w:hideMark/>
          </w:tcPr>
          <w:p w14:paraId="34024B8F" w14:textId="2AA1270B" w:rsidR="004B43F2" w:rsidRPr="004B43F2" w:rsidRDefault="004B43F2" w:rsidP="004B43F2">
            <w:pPr>
              <w:spacing w:after="0"/>
              <w:jc w:val="center"/>
              <w:rPr>
                <w:color w:val="000000"/>
                <w:sz w:val="20"/>
              </w:rPr>
            </w:pPr>
            <w:r w:rsidRPr="004B43F2">
              <w:rPr>
                <w:color w:val="000000"/>
                <w:sz w:val="20"/>
              </w:rPr>
              <w:t>0.07</w:t>
            </w:r>
          </w:p>
        </w:tc>
        <w:tc>
          <w:tcPr>
            <w:tcW w:w="619" w:type="dxa"/>
            <w:tcBorders>
              <w:top w:val="nil"/>
              <w:left w:val="nil"/>
              <w:bottom w:val="nil"/>
              <w:right w:val="nil"/>
            </w:tcBorders>
            <w:shd w:val="clear" w:color="auto" w:fill="auto"/>
            <w:noWrap/>
            <w:vAlign w:val="center"/>
            <w:hideMark/>
          </w:tcPr>
          <w:p w14:paraId="57198969" w14:textId="21DCE292" w:rsidR="004B43F2" w:rsidRPr="004B43F2" w:rsidRDefault="004B43F2" w:rsidP="004B43F2">
            <w:pPr>
              <w:spacing w:after="0"/>
              <w:jc w:val="center"/>
              <w:rPr>
                <w:color w:val="000000"/>
                <w:sz w:val="20"/>
              </w:rPr>
            </w:pPr>
            <w:r w:rsidRPr="004B43F2">
              <w:rPr>
                <w:color w:val="000000"/>
                <w:sz w:val="20"/>
              </w:rPr>
              <w:t>0.07</w:t>
            </w:r>
          </w:p>
        </w:tc>
        <w:tc>
          <w:tcPr>
            <w:tcW w:w="619" w:type="dxa"/>
            <w:tcBorders>
              <w:top w:val="nil"/>
              <w:left w:val="nil"/>
              <w:bottom w:val="nil"/>
              <w:right w:val="nil"/>
            </w:tcBorders>
            <w:shd w:val="clear" w:color="auto" w:fill="auto"/>
            <w:noWrap/>
            <w:vAlign w:val="center"/>
            <w:hideMark/>
          </w:tcPr>
          <w:p w14:paraId="09B96088" w14:textId="6387A63D" w:rsidR="004B43F2" w:rsidRPr="004B43F2" w:rsidRDefault="004B43F2" w:rsidP="004B43F2">
            <w:pPr>
              <w:spacing w:after="0"/>
              <w:jc w:val="center"/>
              <w:rPr>
                <w:color w:val="000000"/>
                <w:sz w:val="20"/>
              </w:rPr>
            </w:pPr>
            <w:r w:rsidRPr="004B43F2">
              <w:rPr>
                <w:color w:val="000000"/>
                <w:sz w:val="20"/>
              </w:rPr>
              <w:t>0.05</w:t>
            </w:r>
          </w:p>
        </w:tc>
        <w:tc>
          <w:tcPr>
            <w:tcW w:w="619" w:type="dxa"/>
            <w:tcBorders>
              <w:top w:val="nil"/>
              <w:left w:val="nil"/>
              <w:bottom w:val="nil"/>
              <w:right w:val="nil"/>
            </w:tcBorders>
            <w:shd w:val="clear" w:color="auto" w:fill="auto"/>
            <w:noWrap/>
            <w:vAlign w:val="center"/>
            <w:hideMark/>
          </w:tcPr>
          <w:p w14:paraId="27B8FDA7" w14:textId="5E540510" w:rsidR="004B43F2" w:rsidRPr="004B43F2" w:rsidRDefault="004B43F2" w:rsidP="004B43F2">
            <w:pPr>
              <w:spacing w:after="0"/>
              <w:jc w:val="center"/>
              <w:rPr>
                <w:color w:val="000000"/>
                <w:sz w:val="20"/>
              </w:rPr>
            </w:pPr>
            <w:r w:rsidRPr="004B43F2">
              <w:rPr>
                <w:color w:val="000000"/>
                <w:sz w:val="20"/>
              </w:rPr>
              <w:t>0.04</w:t>
            </w:r>
          </w:p>
        </w:tc>
        <w:tc>
          <w:tcPr>
            <w:tcW w:w="616" w:type="dxa"/>
            <w:tcBorders>
              <w:top w:val="nil"/>
              <w:left w:val="nil"/>
              <w:bottom w:val="nil"/>
              <w:right w:val="nil"/>
            </w:tcBorders>
            <w:vAlign w:val="center"/>
          </w:tcPr>
          <w:p w14:paraId="7EE7A4A4" w14:textId="072E1746" w:rsidR="004B43F2" w:rsidRPr="004B43F2" w:rsidRDefault="004B43F2" w:rsidP="004B43F2">
            <w:pPr>
              <w:spacing w:after="0"/>
              <w:jc w:val="center"/>
              <w:rPr>
                <w:color w:val="000000"/>
                <w:sz w:val="20"/>
              </w:rPr>
            </w:pPr>
            <w:r w:rsidRPr="004B43F2">
              <w:rPr>
                <w:color w:val="000000"/>
                <w:sz w:val="20"/>
              </w:rPr>
              <w:t>0.04</w:t>
            </w:r>
          </w:p>
        </w:tc>
      </w:tr>
      <w:tr w:rsidR="004B43F2" w:rsidRPr="00FE10AE" w14:paraId="117ED12E" w14:textId="77777777" w:rsidTr="004B43F2">
        <w:trPr>
          <w:trHeight w:val="290"/>
        </w:trPr>
        <w:tc>
          <w:tcPr>
            <w:tcW w:w="816" w:type="dxa"/>
            <w:tcBorders>
              <w:top w:val="nil"/>
              <w:left w:val="nil"/>
              <w:bottom w:val="nil"/>
              <w:right w:val="nil"/>
            </w:tcBorders>
            <w:shd w:val="clear" w:color="auto" w:fill="auto"/>
            <w:vAlign w:val="center"/>
            <w:hideMark/>
          </w:tcPr>
          <w:p w14:paraId="0C413BE4" w14:textId="77777777" w:rsidR="004B43F2" w:rsidRPr="004B43F2" w:rsidRDefault="004B43F2" w:rsidP="004B43F2">
            <w:pPr>
              <w:spacing w:after="0"/>
              <w:jc w:val="center"/>
              <w:rPr>
                <w:color w:val="000000"/>
                <w:sz w:val="20"/>
              </w:rPr>
            </w:pPr>
            <w:r w:rsidRPr="004B43F2">
              <w:rPr>
                <w:color w:val="000000"/>
                <w:sz w:val="20"/>
              </w:rPr>
              <w:t>14</w:t>
            </w:r>
          </w:p>
        </w:tc>
        <w:tc>
          <w:tcPr>
            <w:tcW w:w="666" w:type="dxa"/>
            <w:tcBorders>
              <w:top w:val="nil"/>
              <w:left w:val="nil"/>
              <w:bottom w:val="nil"/>
              <w:right w:val="nil"/>
            </w:tcBorders>
            <w:shd w:val="clear" w:color="auto" w:fill="auto"/>
            <w:noWrap/>
            <w:vAlign w:val="center"/>
            <w:hideMark/>
          </w:tcPr>
          <w:p w14:paraId="3E520A11" w14:textId="35CD61A1" w:rsidR="004B43F2" w:rsidRPr="004B43F2" w:rsidRDefault="004B43F2" w:rsidP="004B43F2">
            <w:pPr>
              <w:spacing w:after="0"/>
              <w:jc w:val="center"/>
              <w:rPr>
                <w:color w:val="000000"/>
                <w:sz w:val="20"/>
              </w:rPr>
            </w:pPr>
            <w:r w:rsidRPr="004B43F2">
              <w:rPr>
                <w:color w:val="000000"/>
                <w:sz w:val="20"/>
              </w:rPr>
              <w:t>0.07</w:t>
            </w:r>
          </w:p>
        </w:tc>
        <w:tc>
          <w:tcPr>
            <w:tcW w:w="619" w:type="dxa"/>
            <w:tcBorders>
              <w:top w:val="nil"/>
              <w:left w:val="nil"/>
              <w:bottom w:val="nil"/>
              <w:right w:val="nil"/>
            </w:tcBorders>
            <w:shd w:val="clear" w:color="auto" w:fill="auto"/>
            <w:noWrap/>
            <w:vAlign w:val="center"/>
            <w:hideMark/>
          </w:tcPr>
          <w:p w14:paraId="6C5904CA" w14:textId="2FB98343"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2E19B8B0" w14:textId="01793DF5"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2BCF02CB" w14:textId="01530CFA" w:rsidR="004B43F2" w:rsidRPr="004B43F2" w:rsidRDefault="004B43F2" w:rsidP="004B43F2">
            <w:pPr>
              <w:spacing w:after="0"/>
              <w:jc w:val="center"/>
              <w:rPr>
                <w:color w:val="000000"/>
                <w:sz w:val="20"/>
              </w:rPr>
            </w:pPr>
            <w:r w:rsidRPr="004B43F2">
              <w:rPr>
                <w:color w:val="000000"/>
                <w:sz w:val="20"/>
              </w:rPr>
              <w:t>0.07</w:t>
            </w:r>
          </w:p>
        </w:tc>
        <w:tc>
          <w:tcPr>
            <w:tcW w:w="619" w:type="dxa"/>
            <w:tcBorders>
              <w:top w:val="nil"/>
              <w:left w:val="nil"/>
              <w:bottom w:val="nil"/>
              <w:right w:val="nil"/>
            </w:tcBorders>
            <w:shd w:val="clear" w:color="auto" w:fill="auto"/>
            <w:noWrap/>
            <w:vAlign w:val="center"/>
            <w:hideMark/>
          </w:tcPr>
          <w:p w14:paraId="3FAAEAD5" w14:textId="3EC45A84" w:rsidR="004B43F2" w:rsidRPr="004B43F2" w:rsidRDefault="004B43F2" w:rsidP="004B43F2">
            <w:pPr>
              <w:spacing w:after="0"/>
              <w:jc w:val="center"/>
              <w:rPr>
                <w:color w:val="000000"/>
                <w:sz w:val="20"/>
              </w:rPr>
            </w:pPr>
            <w:r w:rsidRPr="004B43F2">
              <w:rPr>
                <w:color w:val="000000"/>
                <w:sz w:val="20"/>
              </w:rPr>
              <w:t>0.06</w:t>
            </w:r>
          </w:p>
        </w:tc>
        <w:tc>
          <w:tcPr>
            <w:tcW w:w="619" w:type="dxa"/>
            <w:tcBorders>
              <w:top w:val="nil"/>
              <w:left w:val="nil"/>
              <w:bottom w:val="nil"/>
              <w:right w:val="nil"/>
            </w:tcBorders>
            <w:shd w:val="clear" w:color="auto" w:fill="auto"/>
            <w:noWrap/>
            <w:vAlign w:val="center"/>
            <w:hideMark/>
          </w:tcPr>
          <w:p w14:paraId="1AFFB2FD" w14:textId="33C77610" w:rsidR="004B43F2" w:rsidRPr="004B43F2" w:rsidRDefault="004B43F2" w:rsidP="004B43F2">
            <w:pPr>
              <w:spacing w:after="0"/>
              <w:jc w:val="center"/>
              <w:rPr>
                <w:color w:val="000000"/>
                <w:sz w:val="20"/>
              </w:rPr>
            </w:pPr>
            <w:r w:rsidRPr="004B43F2">
              <w:rPr>
                <w:color w:val="000000"/>
                <w:sz w:val="20"/>
              </w:rPr>
              <w:t>0.03</w:t>
            </w:r>
          </w:p>
        </w:tc>
        <w:tc>
          <w:tcPr>
            <w:tcW w:w="619" w:type="dxa"/>
            <w:tcBorders>
              <w:top w:val="nil"/>
              <w:left w:val="nil"/>
              <w:bottom w:val="nil"/>
              <w:right w:val="nil"/>
            </w:tcBorders>
            <w:shd w:val="clear" w:color="auto" w:fill="auto"/>
            <w:noWrap/>
            <w:vAlign w:val="center"/>
            <w:hideMark/>
          </w:tcPr>
          <w:p w14:paraId="5E8263EF" w14:textId="27223D13" w:rsidR="004B43F2" w:rsidRPr="004B43F2" w:rsidRDefault="004B43F2" w:rsidP="004B43F2">
            <w:pPr>
              <w:spacing w:after="0"/>
              <w:jc w:val="center"/>
              <w:rPr>
                <w:color w:val="000000"/>
                <w:sz w:val="20"/>
              </w:rPr>
            </w:pPr>
            <w:r w:rsidRPr="004B43F2">
              <w:rPr>
                <w:color w:val="000000"/>
                <w:sz w:val="20"/>
              </w:rPr>
              <w:t>0.03</w:t>
            </w:r>
          </w:p>
        </w:tc>
        <w:tc>
          <w:tcPr>
            <w:tcW w:w="619" w:type="dxa"/>
            <w:tcBorders>
              <w:top w:val="nil"/>
              <w:left w:val="nil"/>
              <w:bottom w:val="nil"/>
              <w:right w:val="nil"/>
            </w:tcBorders>
            <w:shd w:val="clear" w:color="auto" w:fill="auto"/>
            <w:noWrap/>
            <w:vAlign w:val="center"/>
            <w:hideMark/>
          </w:tcPr>
          <w:p w14:paraId="4B40A15D" w14:textId="45009E8E"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097B48F3" w14:textId="0943AC87" w:rsidR="004B43F2" w:rsidRPr="004B43F2" w:rsidRDefault="004B43F2" w:rsidP="004B43F2">
            <w:pPr>
              <w:spacing w:after="0"/>
              <w:jc w:val="center"/>
              <w:rPr>
                <w:color w:val="000000"/>
                <w:sz w:val="20"/>
              </w:rPr>
            </w:pPr>
            <w:r w:rsidRPr="004B43F2">
              <w:rPr>
                <w:color w:val="000000"/>
                <w:sz w:val="20"/>
              </w:rPr>
              <w:t>0.05</w:t>
            </w:r>
          </w:p>
        </w:tc>
        <w:tc>
          <w:tcPr>
            <w:tcW w:w="619" w:type="dxa"/>
            <w:tcBorders>
              <w:top w:val="nil"/>
              <w:left w:val="nil"/>
              <w:bottom w:val="nil"/>
              <w:right w:val="nil"/>
            </w:tcBorders>
            <w:shd w:val="clear" w:color="auto" w:fill="auto"/>
            <w:noWrap/>
            <w:vAlign w:val="center"/>
            <w:hideMark/>
          </w:tcPr>
          <w:p w14:paraId="59AA55C9" w14:textId="685B6F91" w:rsidR="004B43F2" w:rsidRPr="004B43F2" w:rsidRDefault="004B43F2" w:rsidP="004B43F2">
            <w:pPr>
              <w:spacing w:after="0"/>
              <w:jc w:val="center"/>
              <w:rPr>
                <w:color w:val="000000"/>
                <w:sz w:val="20"/>
              </w:rPr>
            </w:pPr>
            <w:r w:rsidRPr="004B43F2">
              <w:rPr>
                <w:color w:val="000000"/>
                <w:sz w:val="20"/>
              </w:rPr>
              <w:t>0.06</w:t>
            </w:r>
          </w:p>
        </w:tc>
        <w:tc>
          <w:tcPr>
            <w:tcW w:w="619" w:type="dxa"/>
            <w:tcBorders>
              <w:top w:val="nil"/>
              <w:left w:val="nil"/>
              <w:bottom w:val="nil"/>
              <w:right w:val="nil"/>
            </w:tcBorders>
            <w:shd w:val="clear" w:color="auto" w:fill="auto"/>
            <w:noWrap/>
            <w:vAlign w:val="center"/>
            <w:hideMark/>
          </w:tcPr>
          <w:p w14:paraId="76A9F31B" w14:textId="5BEF52E8" w:rsidR="004B43F2" w:rsidRPr="004B43F2" w:rsidRDefault="004B43F2" w:rsidP="004B43F2">
            <w:pPr>
              <w:spacing w:after="0"/>
              <w:jc w:val="center"/>
              <w:rPr>
                <w:color w:val="000000"/>
                <w:sz w:val="20"/>
              </w:rPr>
            </w:pPr>
            <w:r w:rsidRPr="004B43F2">
              <w:rPr>
                <w:color w:val="000000"/>
                <w:sz w:val="20"/>
              </w:rPr>
              <w:t>0.03</w:t>
            </w:r>
          </w:p>
        </w:tc>
        <w:tc>
          <w:tcPr>
            <w:tcW w:w="619" w:type="dxa"/>
            <w:tcBorders>
              <w:top w:val="nil"/>
              <w:left w:val="nil"/>
              <w:bottom w:val="nil"/>
              <w:right w:val="nil"/>
            </w:tcBorders>
            <w:shd w:val="clear" w:color="auto" w:fill="auto"/>
            <w:noWrap/>
            <w:vAlign w:val="center"/>
            <w:hideMark/>
          </w:tcPr>
          <w:p w14:paraId="70E05302" w14:textId="1AD2CCF6" w:rsidR="004B43F2" w:rsidRPr="004B43F2" w:rsidRDefault="004B43F2" w:rsidP="004B43F2">
            <w:pPr>
              <w:spacing w:after="0"/>
              <w:jc w:val="center"/>
              <w:rPr>
                <w:color w:val="000000"/>
                <w:sz w:val="20"/>
              </w:rPr>
            </w:pPr>
            <w:r w:rsidRPr="004B43F2">
              <w:rPr>
                <w:color w:val="000000"/>
                <w:sz w:val="20"/>
              </w:rPr>
              <w:t>0.04</w:t>
            </w:r>
          </w:p>
        </w:tc>
        <w:tc>
          <w:tcPr>
            <w:tcW w:w="616" w:type="dxa"/>
            <w:tcBorders>
              <w:top w:val="nil"/>
              <w:left w:val="nil"/>
              <w:bottom w:val="nil"/>
              <w:right w:val="nil"/>
            </w:tcBorders>
            <w:vAlign w:val="center"/>
          </w:tcPr>
          <w:p w14:paraId="68DD6BD6" w14:textId="3C000864" w:rsidR="004B43F2" w:rsidRPr="004B43F2" w:rsidRDefault="004B43F2" w:rsidP="004B43F2">
            <w:pPr>
              <w:spacing w:after="0"/>
              <w:jc w:val="center"/>
              <w:rPr>
                <w:color w:val="000000"/>
                <w:sz w:val="20"/>
              </w:rPr>
            </w:pPr>
            <w:r w:rsidRPr="004B43F2">
              <w:rPr>
                <w:color w:val="000000"/>
                <w:sz w:val="20"/>
              </w:rPr>
              <w:t>0.03</w:t>
            </w:r>
          </w:p>
        </w:tc>
      </w:tr>
      <w:tr w:rsidR="004B43F2" w:rsidRPr="00FE10AE" w14:paraId="71AE98D5" w14:textId="77777777" w:rsidTr="004B43F2">
        <w:trPr>
          <w:trHeight w:val="290"/>
        </w:trPr>
        <w:tc>
          <w:tcPr>
            <w:tcW w:w="816" w:type="dxa"/>
            <w:tcBorders>
              <w:top w:val="nil"/>
              <w:left w:val="nil"/>
              <w:bottom w:val="nil"/>
              <w:right w:val="nil"/>
            </w:tcBorders>
            <w:shd w:val="clear" w:color="auto" w:fill="auto"/>
            <w:vAlign w:val="center"/>
            <w:hideMark/>
          </w:tcPr>
          <w:p w14:paraId="492B7C6B" w14:textId="77777777" w:rsidR="004B43F2" w:rsidRPr="004B43F2" w:rsidRDefault="004B43F2" w:rsidP="004B43F2">
            <w:pPr>
              <w:spacing w:after="0"/>
              <w:jc w:val="center"/>
              <w:rPr>
                <w:color w:val="000000"/>
                <w:sz w:val="20"/>
              </w:rPr>
            </w:pPr>
            <w:r w:rsidRPr="004B43F2">
              <w:rPr>
                <w:color w:val="000000"/>
                <w:sz w:val="20"/>
              </w:rPr>
              <w:t>15</w:t>
            </w:r>
          </w:p>
        </w:tc>
        <w:tc>
          <w:tcPr>
            <w:tcW w:w="666" w:type="dxa"/>
            <w:tcBorders>
              <w:top w:val="nil"/>
              <w:left w:val="nil"/>
              <w:bottom w:val="nil"/>
              <w:right w:val="nil"/>
            </w:tcBorders>
            <w:shd w:val="clear" w:color="auto" w:fill="auto"/>
            <w:noWrap/>
            <w:vAlign w:val="center"/>
            <w:hideMark/>
          </w:tcPr>
          <w:p w14:paraId="52F62A5A" w14:textId="2F2771B3"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48C3ADD0" w14:textId="4F592D42" w:rsidR="004B43F2" w:rsidRPr="004B43F2" w:rsidRDefault="004B43F2" w:rsidP="004B43F2">
            <w:pPr>
              <w:spacing w:after="0"/>
              <w:jc w:val="center"/>
              <w:rPr>
                <w:color w:val="000000"/>
                <w:sz w:val="20"/>
              </w:rPr>
            </w:pPr>
            <w:r w:rsidRPr="004B43F2">
              <w:rPr>
                <w:color w:val="000000"/>
                <w:sz w:val="20"/>
              </w:rPr>
              <w:t>0.03</w:t>
            </w:r>
          </w:p>
        </w:tc>
        <w:tc>
          <w:tcPr>
            <w:tcW w:w="619" w:type="dxa"/>
            <w:tcBorders>
              <w:top w:val="nil"/>
              <w:left w:val="nil"/>
              <w:bottom w:val="nil"/>
              <w:right w:val="nil"/>
            </w:tcBorders>
            <w:shd w:val="clear" w:color="auto" w:fill="auto"/>
            <w:noWrap/>
            <w:vAlign w:val="center"/>
            <w:hideMark/>
          </w:tcPr>
          <w:p w14:paraId="15EFECB7" w14:textId="0C2C99E6" w:rsidR="004B43F2" w:rsidRPr="004B43F2" w:rsidRDefault="004B43F2" w:rsidP="004B43F2">
            <w:pPr>
              <w:spacing w:after="0"/>
              <w:jc w:val="center"/>
              <w:rPr>
                <w:color w:val="000000"/>
                <w:sz w:val="20"/>
              </w:rPr>
            </w:pPr>
            <w:r w:rsidRPr="004B43F2">
              <w:rPr>
                <w:color w:val="000000"/>
                <w:sz w:val="20"/>
              </w:rPr>
              <w:t>0.03</w:t>
            </w:r>
          </w:p>
        </w:tc>
        <w:tc>
          <w:tcPr>
            <w:tcW w:w="619" w:type="dxa"/>
            <w:tcBorders>
              <w:top w:val="nil"/>
              <w:left w:val="nil"/>
              <w:bottom w:val="nil"/>
              <w:right w:val="nil"/>
            </w:tcBorders>
            <w:shd w:val="clear" w:color="auto" w:fill="auto"/>
            <w:noWrap/>
            <w:vAlign w:val="center"/>
            <w:hideMark/>
          </w:tcPr>
          <w:p w14:paraId="3058EE64" w14:textId="1E9A23EF" w:rsidR="004B43F2" w:rsidRPr="004B43F2" w:rsidRDefault="004B43F2" w:rsidP="004B43F2">
            <w:pPr>
              <w:spacing w:after="0"/>
              <w:jc w:val="center"/>
              <w:rPr>
                <w:color w:val="000000"/>
                <w:sz w:val="20"/>
              </w:rPr>
            </w:pPr>
            <w:r w:rsidRPr="004B43F2">
              <w:rPr>
                <w:color w:val="000000"/>
                <w:sz w:val="20"/>
              </w:rPr>
              <w:t>0.05</w:t>
            </w:r>
          </w:p>
        </w:tc>
        <w:tc>
          <w:tcPr>
            <w:tcW w:w="619" w:type="dxa"/>
            <w:tcBorders>
              <w:top w:val="nil"/>
              <w:left w:val="nil"/>
              <w:bottom w:val="nil"/>
              <w:right w:val="nil"/>
            </w:tcBorders>
            <w:shd w:val="clear" w:color="auto" w:fill="auto"/>
            <w:noWrap/>
            <w:vAlign w:val="center"/>
            <w:hideMark/>
          </w:tcPr>
          <w:p w14:paraId="5EBE37DC" w14:textId="21C4CCC6" w:rsidR="004B43F2" w:rsidRPr="004B43F2" w:rsidRDefault="004B43F2" w:rsidP="004B43F2">
            <w:pPr>
              <w:spacing w:after="0"/>
              <w:jc w:val="center"/>
              <w:rPr>
                <w:color w:val="000000"/>
                <w:sz w:val="20"/>
              </w:rPr>
            </w:pPr>
            <w:r w:rsidRPr="004B43F2">
              <w:rPr>
                <w:color w:val="000000"/>
                <w:sz w:val="20"/>
              </w:rPr>
              <w:t>0.05</w:t>
            </w:r>
          </w:p>
        </w:tc>
        <w:tc>
          <w:tcPr>
            <w:tcW w:w="619" w:type="dxa"/>
            <w:tcBorders>
              <w:top w:val="nil"/>
              <w:left w:val="nil"/>
              <w:bottom w:val="nil"/>
              <w:right w:val="nil"/>
            </w:tcBorders>
            <w:shd w:val="clear" w:color="auto" w:fill="auto"/>
            <w:noWrap/>
            <w:vAlign w:val="center"/>
            <w:hideMark/>
          </w:tcPr>
          <w:p w14:paraId="4271E257" w14:textId="46BAEAF1"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26050145" w14:textId="6088C6AD" w:rsidR="004B43F2" w:rsidRPr="004B43F2" w:rsidRDefault="004B43F2" w:rsidP="004B43F2">
            <w:pPr>
              <w:spacing w:after="0"/>
              <w:jc w:val="center"/>
              <w:rPr>
                <w:color w:val="000000"/>
                <w:sz w:val="20"/>
              </w:rPr>
            </w:pPr>
            <w:r w:rsidRPr="004B43F2">
              <w:rPr>
                <w:color w:val="000000"/>
                <w:sz w:val="20"/>
              </w:rPr>
              <w:t>0.03</w:t>
            </w:r>
          </w:p>
        </w:tc>
        <w:tc>
          <w:tcPr>
            <w:tcW w:w="619" w:type="dxa"/>
            <w:tcBorders>
              <w:top w:val="nil"/>
              <w:left w:val="nil"/>
              <w:bottom w:val="nil"/>
              <w:right w:val="nil"/>
            </w:tcBorders>
            <w:shd w:val="clear" w:color="auto" w:fill="auto"/>
            <w:noWrap/>
            <w:vAlign w:val="center"/>
            <w:hideMark/>
          </w:tcPr>
          <w:p w14:paraId="290E697E" w14:textId="3BDBD6F6" w:rsidR="004B43F2" w:rsidRPr="004B43F2" w:rsidRDefault="004B43F2" w:rsidP="004B43F2">
            <w:pPr>
              <w:spacing w:after="0"/>
              <w:jc w:val="center"/>
              <w:rPr>
                <w:color w:val="000000"/>
                <w:sz w:val="20"/>
              </w:rPr>
            </w:pPr>
            <w:r w:rsidRPr="004B43F2">
              <w:rPr>
                <w:color w:val="000000"/>
                <w:sz w:val="20"/>
              </w:rPr>
              <w:t>0.05</w:t>
            </w:r>
          </w:p>
        </w:tc>
        <w:tc>
          <w:tcPr>
            <w:tcW w:w="619" w:type="dxa"/>
            <w:tcBorders>
              <w:top w:val="nil"/>
              <w:left w:val="nil"/>
              <w:bottom w:val="nil"/>
              <w:right w:val="nil"/>
            </w:tcBorders>
            <w:shd w:val="clear" w:color="auto" w:fill="auto"/>
            <w:noWrap/>
            <w:vAlign w:val="center"/>
            <w:hideMark/>
          </w:tcPr>
          <w:p w14:paraId="28F1CDCF" w14:textId="513562F7"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5F71392B" w14:textId="2C047CB7" w:rsidR="004B43F2" w:rsidRPr="004B43F2" w:rsidRDefault="004B43F2" w:rsidP="004B43F2">
            <w:pPr>
              <w:spacing w:after="0"/>
              <w:jc w:val="center"/>
              <w:rPr>
                <w:color w:val="000000"/>
                <w:sz w:val="20"/>
              </w:rPr>
            </w:pPr>
            <w:r w:rsidRPr="004B43F2">
              <w:rPr>
                <w:color w:val="000000"/>
                <w:sz w:val="20"/>
              </w:rPr>
              <w:t>0.05</w:t>
            </w:r>
          </w:p>
        </w:tc>
        <w:tc>
          <w:tcPr>
            <w:tcW w:w="619" w:type="dxa"/>
            <w:tcBorders>
              <w:top w:val="nil"/>
              <w:left w:val="nil"/>
              <w:bottom w:val="nil"/>
              <w:right w:val="nil"/>
            </w:tcBorders>
            <w:shd w:val="clear" w:color="auto" w:fill="auto"/>
            <w:noWrap/>
            <w:vAlign w:val="center"/>
            <w:hideMark/>
          </w:tcPr>
          <w:p w14:paraId="15AAFE97" w14:textId="530549EE" w:rsidR="004B43F2" w:rsidRPr="004B43F2" w:rsidRDefault="004B43F2" w:rsidP="004B43F2">
            <w:pPr>
              <w:spacing w:after="0"/>
              <w:jc w:val="center"/>
              <w:rPr>
                <w:color w:val="000000"/>
                <w:sz w:val="20"/>
              </w:rPr>
            </w:pPr>
            <w:r w:rsidRPr="004B43F2">
              <w:rPr>
                <w:color w:val="000000"/>
                <w:sz w:val="20"/>
              </w:rPr>
              <w:t>0.06</w:t>
            </w:r>
          </w:p>
        </w:tc>
        <w:tc>
          <w:tcPr>
            <w:tcW w:w="619" w:type="dxa"/>
            <w:tcBorders>
              <w:top w:val="nil"/>
              <w:left w:val="nil"/>
              <w:bottom w:val="nil"/>
              <w:right w:val="nil"/>
            </w:tcBorders>
            <w:shd w:val="clear" w:color="auto" w:fill="auto"/>
            <w:noWrap/>
            <w:vAlign w:val="center"/>
            <w:hideMark/>
          </w:tcPr>
          <w:p w14:paraId="5BF5A3C5" w14:textId="3DF98E06" w:rsidR="004B43F2" w:rsidRPr="004B43F2" w:rsidRDefault="004B43F2" w:rsidP="004B43F2">
            <w:pPr>
              <w:spacing w:after="0"/>
              <w:jc w:val="center"/>
              <w:rPr>
                <w:color w:val="000000"/>
                <w:sz w:val="20"/>
              </w:rPr>
            </w:pPr>
            <w:r w:rsidRPr="004B43F2">
              <w:rPr>
                <w:color w:val="000000"/>
                <w:sz w:val="20"/>
              </w:rPr>
              <w:t>0.04</w:t>
            </w:r>
          </w:p>
        </w:tc>
        <w:tc>
          <w:tcPr>
            <w:tcW w:w="616" w:type="dxa"/>
            <w:tcBorders>
              <w:top w:val="nil"/>
              <w:left w:val="nil"/>
              <w:bottom w:val="nil"/>
              <w:right w:val="nil"/>
            </w:tcBorders>
            <w:vAlign w:val="center"/>
          </w:tcPr>
          <w:p w14:paraId="7998B041" w14:textId="4F8FAF4D" w:rsidR="004B43F2" w:rsidRPr="004B43F2" w:rsidRDefault="004B43F2" w:rsidP="004B43F2">
            <w:pPr>
              <w:spacing w:after="0"/>
              <w:jc w:val="center"/>
              <w:rPr>
                <w:color w:val="000000"/>
                <w:sz w:val="20"/>
              </w:rPr>
            </w:pPr>
            <w:r w:rsidRPr="004B43F2">
              <w:rPr>
                <w:color w:val="000000"/>
                <w:sz w:val="20"/>
              </w:rPr>
              <w:t>0.02</w:t>
            </w:r>
          </w:p>
        </w:tc>
      </w:tr>
      <w:tr w:rsidR="004B43F2" w:rsidRPr="00FE10AE" w14:paraId="474EC4CF" w14:textId="77777777" w:rsidTr="004B43F2">
        <w:trPr>
          <w:trHeight w:val="290"/>
        </w:trPr>
        <w:tc>
          <w:tcPr>
            <w:tcW w:w="816" w:type="dxa"/>
            <w:tcBorders>
              <w:top w:val="nil"/>
              <w:left w:val="nil"/>
              <w:bottom w:val="nil"/>
              <w:right w:val="nil"/>
            </w:tcBorders>
            <w:shd w:val="clear" w:color="auto" w:fill="auto"/>
            <w:vAlign w:val="center"/>
            <w:hideMark/>
          </w:tcPr>
          <w:p w14:paraId="522A20E2" w14:textId="77777777" w:rsidR="004B43F2" w:rsidRPr="004B43F2" w:rsidRDefault="004B43F2" w:rsidP="004B43F2">
            <w:pPr>
              <w:spacing w:after="0"/>
              <w:jc w:val="center"/>
              <w:rPr>
                <w:color w:val="000000"/>
                <w:sz w:val="20"/>
              </w:rPr>
            </w:pPr>
            <w:r w:rsidRPr="004B43F2">
              <w:rPr>
                <w:color w:val="000000"/>
                <w:sz w:val="20"/>
              </w:rPr>
              <w:t>16</w:t>
            </w:r>
          </w:p>
        </w:tc>
        <w:tc>
          <w:tcPr>
            <w:tcW w:w="666" w:type="dxa"/>
            <w:tcBorders>
              <w:top w:val="nil"/>
              <w:left w:val="nil"/>
              <w:bottom w:val="nil"/>
              <w:right w:val="nil"/>
            </w:tcBorders>
            <w:shd w:val="clear" w:color="auto" w:fill="auto"/>
            <w:noWrap/>
            <w:vAlign w:val="center"/>
            <w:hideMark/>
          </w:tcPr>
          <w:p w14:paraId="687679AB" w14:textId="311EBFD2"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2426781A" w14:textId="4EFAF8A6"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72DA5542" w14:textId="66849BBB"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3D05C0AF" w14:textId="16BDD02B"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20BDCF38" w14:textId="794BAD06"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2CC3626C" w14:textId="2A7346C0"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5EA3A339" w14:textId="4E939C78"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46B9A151" w14:textId="19596CFD"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5A6E7192" w14:textId="0387310F"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5A07E360" w14:textId="49A366DE" w:rsidR="004B43F2" w:rsidRPr="004B43F2" w:rsidRDefault="004B43F2" w:rsidP="004B43F2">
            <w:pPr>
              <w:spacing w:after="0"/>
              <w:jc w:val="center"/>
              <w:rPr>
                <w:color w:val="000000"/>
                <w:sz w:val="20"/>
              </w:rPr>
            </w:pPr>
            <w:r w:rsidRPr="004B43F2">
              <w:rPr>
                <w:color w:val="000000"/>
                <w:sz w:val="20"/>
              </w:rPr>
              <w:t>0.03</w:t>
            </w:r>
          </w:p>
        </w:tc>
        <w:tc>
          <w:tcPr>
            <w:tcW w:w="619" w:type="dxa"/>
            <w:tcBorders>
              <w:top w:val="nil"/>
              <w:left w:val="nil"/>
              <w:bottom w:val="nil"/>
              <w:right w:val="nil"/>
            </w:tcBorders>
            <w:shd w:val="clear" w:color="auto" w:fill="auto"/>
            <w:noWrap/>
            <w:vAlign w:val="center"/>
            <w:hideMark/>
          </w:tcPr>
          <w:p w14:paraId="7BAAC4F2" w14:textId="5F32DCFF" w:rsidR="004B43F2" w:rsidRPr="004B43F2" w:rsidRDefault="004B43F2" w:rsidP="004B43F2">
            <w:pPr>
              <w:spacing w:after="0"/>
              <w:jc w:val="center"/>
              <w:rPr>
                <w:color w:val="000000"/>
                <w:sz w:val="20"/>
              </w:rPr>
            </w:pPr>
            <w:r w:rsidRPr="004B43F2">
              <w:rPr>
                <w:color w:val="000000"/>
                <w:sz w:val="20"/>
              </w:rPr>
              <w:t>0.05</w:t>
            </w:r>
          </w:p>
        </w:tc>
        <w:tc>
          <w:tcPr>
            <w:tcW w:w="619" w:type="dxa"/>
            <w:tcBorders>
              <w:top w:val="nil"/>
              <w:left w:val="nil"/>
              <w:bottom w:val="nil"/>
              <w:right w:val="nil"/>
            </w:tcBorders>
            <w:shd w:val="clear" w:color="auto" w:fill="auto"/>
            <w:noWrap/>
            <w:vAlign w:val="center"/>
            <w:hideMark/>
          </w:tcPr>
          <w:p w14:paraId="61526768" w14:textId="037482D2" w:rsidR="004B43F2" w:rsidRPr="004B43F2" w:rsidRDefault="004B43F2" w:rsidP="004B43F2">
            <w:pPr>
              <w:spacing w:after="0"/>
              <w:jc w:val="center"/>
              <w:rPr>
                <w:color w:val="000000"/>
                <w:sz w:val="20"/>
              </w:rPr>
            </w:pPr>
            <w:r w:rsidRPr="004B43F2">
              <w:rPr>
                <w:color w:val="000000"/>
                <w:sz w:val="20"/>
              </w:rPr>
              <w:t>0.05</w:t>
            </w:r>
          </w:p>
        </w:tc>
        <w:tc>
          <w:tcPr>
            <w:tcW w:w="616" w:type="dxa"/>
            <w:tcBorders>
              <w:top w:val="nil"/>
              <w:left w:val="nil"/>
              <w:bottom w:val="nil"/>
              <w:right w:val="nil"/>
            </w:tcBorders>
            <w:vAlign w:val="center"/>
          </w:tcPr>
          <w:p w14:paraId="3155E569" w14:textId="3FB8B123" w:rsidR="004B43F2" w:rsidRPr="004B43F2" w:rsidRDefault="004B43F2" w:rsidP="004B43F2">
            <w:pPr>
              <w:spacing w:after="0"/>
              <w:jc w:val="center"/>
              <w:rPr>
                <w:color w:val="000000"/>
                <w:sz w:val="20"/>
              </w:rPr>
            </w:pPr>
            <w:r w:rsidRPr="004B43F2">
              <w:rPr>
                <w:color w:val="000000"/>
                <w:sz w:val="20"/>
              </w:rPr>
              <w:t>0.03</w:t>
            </w:r>
          </w:p>
        </w:tc>
      </w:tr>
      <w:tr w:rsidR="004B43F2" w:rsidRPr="00FE10AE" w14:paraId="751B4E45" w14:textId="77777777" w:rsidTr="004B43F2">
        <w:trPr>
          <w:trHeight w:val="290"/>
        </w:trPr>
        <w:tc>
          <w:tcPr>
            <w:tcW w:w="816" w:type="dxa"/>
            <w:tcBorders>
              <w:top w:val="nil"/>
              <w:left w:val="nil"/>
              <w:bottom w:val="nil"/>
              <w:right w:val="nil"/>
            </w:tcBorders>
            <w:shd w:val="clear" w:color="auto" w:fill="auto"/>
            <w:vAlign w:val="center"/>
            <w:hideMark/>
          </w:tcPr>
          <w:p w14:paraId="33E126F8" w14:textId="77777777" w:rsidR="004B43F2" w:rsidRPr="004B43F2" w:rsidRDefault="004B43F2" w:rsidP="004B43F2">
            <w:pPr>
              <w:spacing w:after="0"/>
              <w:jc w:val="center"/>
              <w:rPr>
                <w:color w:val="000000"/>
                <w:sz w:val="20"/>
              </w:rPr>
            </w:pPr>
            <w:r w:rsidRPr="004B43F2">
              <w:rPr>
                <w:color w:val="000000"/>
                <w:sz w:val="20"/>
              </w:rPr>
              <w:t>17</w:t>
            </w:r>
          </w:p>
        </w:tc>
        <w:tc>
          <w:tcPr>
            <w:tcW w:w="666" w:type="dxa"/>
            <w:tcBorders>
              <w:top w:val="nil"/>
              <w:left w:val="nil"/>
              <w:bottom w:val="nil"/>
              <w:right w:val="nil"/>
            </w:tcBorders>
            <w:shd w:val="clear" w:color="auto" w:fill="auto"/>
            <w:noWrap/>
            <w:vAlign w:val="center"/>
            <w:hideMark/>
          </w:tcPr>
          <w:p w14:paraId="383AE8A5" w14:textId="10066081" w:rsidR="004B43F2" w:rsidRPr="004B43F2" w:rsidRDefault="004B43F2" w:rsidP="004B43F2">
            <w:pPr>
              <w:spacing w:after="0"/>
              <w:jc w:val="center"/>
              <w:rPr>
                <w:color w:val="000000"/>
                <w:sz w:val="20"/>
              </w:rPr>
            </w:pPr>
            <w:r w:rsidRPr="004B43F2">
              <w:rPr>
                <w:color w:val="000000"/>
                <w:sz w:val="20"/>
              </w:rPr>
              <w:t>0</w:t>
            </w:r>
          </w:p>
        </w:tc>
        <w:tc>
          <w:tcPr>
            <w:tcW w:w="619" w:type="dxa"/>
            <w:tcBorders>
              <w:top w:val="nil"/>
              <w:left w:val="nil"/>
              <w:bottom w:val="nil"/>
              <w:right w:val="nil"/>
            </w:tcBorders>
            <w:shd w:val="clear" w:color="auto" w:fill="auto"/>
            <w:noWrap/>
            <w:vAlign w:val="center"/>
            <w:hideMark/>
          </w:tcPr>
          <w:p w14:paraId="46FBC0BB" w14:textId="237A4480"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431DA804" w14:textId="0ECD4D90"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63C37260" w14:textId="2FF72548"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5C07AD4E" w14:textId="2E38D93E" w:rsidR="004B43F2" w:rsidRPr="004B43F2" w:rsidRDefault="004B43F2" w:rsidP="004B43F2">
            <w:pPr>
              <w:spacing w:after="0"/>
              <w:jc w:val="center"/>
              <w:rPr>
                <w:color w:val="000000"/>
                <w:sz w:val="20"/>
              </w:rPr>
            </w:pPr>
            <w:r w:rsidRPr="004B43F2">
              <w:rPr>
                <w:color w:val="000000"/>
                <w:sz w:val="20"/>
              </w:rPr>
              <w:t>0.03</w:t>
            </w:r>
          </w:p>
        </w:tc>
        <w:tc>
          <w:tcPr>
            <w:tcW w:w="619" w:type="dxa"/>
            <w:tcBorders>
              <w:top w:val="nil"/>
              <w:left w:val="nil"/>
              <w:bottom w:val="nil"/>
              <w:right w:val="nil"/>
            </w:tcBorders>
            <w:shd w:val="clear" w:color="auto" w:fill="auto"/>
            <w:noWrap/>
            <w:vAlign w:val="center"/>
            <w:hideMark/>
          </w:tcPr>
          <w:p w14:paraId="2D9080C6" w14:textId="63C8884D" w:rsidR="004B43F2" w:rsidRPr="004B43F2" w:rsidRDefault="004B43F2" w:rsidP="004B43F2">
            <w:pPr>
              <w:spacing w:after="0"/>
              <w:jc w:val="center"/>
              <w:rPr>
                <w:color w:val="000000"/>
                <w:sz w:val="20"/>
              </w:rPr>
            </w:pPr>
            <w:r w:rsidRPr="004B43F2">
              <w:rPr>
                <w:color w:val="000000"/>
                <w:sz w:val="20"/>
              </w:rPr>
              <w:t>0.03</w:t>
            </w:r>
          </w:p>
        </w:tc>
        <w:tc>
          <w:tcPr>
            <w:tcW w:w="619" w:type="dxa"/>
            <w:tcBorders>
              <w:top w:val="nil"/>
              <w:left w:val="nil"/>
              <w:bottom w:val="nil"/>
              <w:right w:val="nil"/>
            </w:tcBorders>
            <w:shd w:val="clear" w:color="auto" w:fill="auto"/>
            <w:noWrap/>
            <w:vAlign w:val="center"/>
            <w:hideMark/>
          </w:tcPr>
          <w:p w14:paraId="1BA8F3F0" w14:textId="7340866F"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3BA30705" w14:textId="71830B16"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78511392" w14:textId="6D258789"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5968B030" w14:textId="0DB4ED00" w:rsidR="004B43F2" w:rsidRPr="004B43F2" w:rsidRDefault="004B43F2" w:rsidP="004B43F2">
            <w:pPr>
              <w:spacing w:after="0"/>
              <w:jc w:val="center"/>
              <w:rPr>
                <w:color w:val="000000"/>
                <w:sz w:val="20"/>
              </w:rPr>
            </w:pPr>
            <w:r w:rsidRPr="004B43F2">
              <w:rPr>
                <w:color w:val="000000"/>
                <w:sz w:val="20"/>
              </w:rPr>
              <w:t>0.03</w:t>
            </w:r>
          </w:p>
        </w:tc>
        <w:tc>
          <w:tcPr>
            <w:tcW w:w="619" w:type="dxa"/>
            <w:tcBorders>
              <w:top w:val="nil"/>
              <w:left w:val="nil"/>
              <w:bottom w:val="nil"/>
              <w:right w:val="nil"/>
            </w:tcBorders>
            <w:shd w:val="clear" w:color="auto" w:fill="auto"/>
            <w:noWrap/>
            <w:vAlign w:val="center"/>
            <w:hideMark/>
          </w:tcPr>
          <w:p w14:paraId="203C0DDC" w14:textId="7D6032F1"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3AEC8465" w14:textId="090E50E2" w:rsidR="004B43F2" w:rsidRPr="004B43F2" w:rsidRDefault="004B43F2" w:rsidP="004B43F2">
            <w:pPr>
              <w:spacing w:after="0"/>
              <w:jc w:val="center"/>
              <w:rPr>
                <w:color w:val="000000"/>
                <w:sz w:val="20"/>
              </w:rPr>
            </w:pPr>
            <w:r w:rsidRPr="004B43F2">
              <w:rPr>
                <w:color w:val="000000"/>
                <w:sz w:val="20"/>
              </w:rPr>
              <w:t>0.06</w:t>
            </w:r>
          </w:p>
        </w:tc>
        <w:tc>
          <w:tcPr>
            <w:tcW w:w="616" w:type="dxa"/>
            <w:tcBorders>
              <w:top w:val="nil"/>
              <w:left w:val="nil"/>
              <w:bottom w:val="nil"/>
              <w:right w:val="nil"/>
            </w:tcBorders>
            <w:vAlign w:val="center"/>
          </w:tcPr>
          <w:p w14:paraId="1E9FD782" w14:textId="40E9478F" w:rsidR="004B43F2" w:rsidRPr="004B43F2" w:rsidRDefault="004B43F2" w:rsidP="004B43F2">
            <w:pPr>
              <w:spacing w:after="0"/>
              <w:jc w:val="center"/>
              <w:rPr>
                <w:color w:val="000000"/>
                <w:sz w:val="20"/>
              </w:rPr>
            </w:pPr>
            <w:r w:rsidRPr="004B43F2">
              <w:rPr>
                <w:color w:val="000000"/>
                <w:sz w:val="20"/>
              </w:rPr>
              <w:t>0.03</w:t>
            </w:r>
          </w:p>
        </w:tc>
      </w:tr>
      <w:tr w:rsidR="004B43F2" w:rsidRPr="00FE10AE" w14:paraId="7D7FBB7F" w14:textId="77777777" w:rsidTr="004B43F2">
        <w:trPr>
          <w:trHeight w:val="290"/>
        </w:trPr>
        <w:tc>
          <w:tcPr>
            <w:tcW w:w="816" w:type="dxa"/>
            <w:tcBorders>
              <w:top w:val="nil"/>
              <w:left w:val="nil"/>
              <w:bottom w:val="nil"/>
              <w:right w:val="nil"/>
            </w:tcBorders>
            <w:shd w:val="clear" w:color="auto" w:fill="auto"/>
            <w:vAlign w:val="center"/>
            <w:hideMark/>
          </w:tcPr>
          <w:p w14:paraId="3396A82D" w14:textId="77777777" w:rsidR="004B43F2" w:rsidRPr="004B43F2" w:rsidRDefault="004B43F2" w:rsidP="004B43F2">
            <w:pPr>
              <w:spacing w:after="0"/>
              <w:jc w:val="center"/>
              <w:rPr>
                <w:color w:val="000000"/>
                <w:sz w:val="20"/>
              </w:rPr>
            </w:pPr>
            <w:r w:rsidRPr="004B43F2">
              <w:rPr>
                <w:color w:val="000000"/>
                <w:sz w:val="20"/>
              </w:rPr>
              <w:t>18</w:t>
            </w:r>
          </w:p>
        </w:tc>
        <w:tc>
          <w:tcPr>
            <w:tcW w:w="666" w:type="dxa"/>
            <w:tcBorders>
              <w:top w:val="nil"/>
              <w:left w:val="nil"/>
              <w:bottom w:val="nil"/>
              <w:right w:val="nil"/>
            </w:tcBorders>
            <w:shd w:val="clear" w:color="auto" w:fill="auto"/>
            <w:noWrap/>
            <w:vAlign w:val="center"/>
            <w:hideMark/>
          </w:tcPr>
          <w:p w14:paraId="69D8485A" w14:textId="380A120E"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295CA20D" w14:textId="0204C112"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61C1A224" w14:textId="4FEB0329"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5C761B9D" w14:textId="43118557"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3A0E3C63" w14:textId="201554F9" w:rsidR="004B43F2" w:rsidRPr="004B43F2" w:rsidRDefault="004B43F2" w:rsidP="004B43F2">
            <w:pPr>
              <w:spacing w:after="0"/>
              <w:jc w:val="center"/>
              <w:rPr>
                <w:color w:val="000000"/>
                <w:sz w:val="20"/>
              </w:rPr>
            </w:pPr>
            <w:r w:rsidRPr="004B43F2">
              <w:rPr>
                <w:color w:val="000000"/>
                <w:sz w:val="20"/>
              </w:rPr>
              <w:t>0.03</w:t>
            </w:r>
          </w:p>
        </w:tc>
        <w:tc>
          <w:tcPr>
            <w:tcW w:w="619" w:type="dxa"/>
            <w:tcBorders>
              <w:top w:val="nil"/>
              <w:left w:val="nil"/>
              <w:bottom w:val="nil"/>
              <w:right w:val="nil"/>
            </w:tcBorders>
            <w:shd w:val="clear" w:color="auto" w:fill="auto"/>
            <w:noWrap/>
            <w:vAlign w:val="center"/>
            <w:hideMark/>
          </w:tcPr>
          <w:p w14:paraId="4F2F8073" w14:textId="081FE481"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6C5F977D" w14:textId="3EEECB6B"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2A437CD7" w14:textId="65417ACF"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7A190344" w14:textId="5DDA788A"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2C9F4CA1" w14:textId="771C7C00"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764B78F4" w14:textId="6CBA0404" w:rsidR="004B43F2" w:rsidRPr="004B43F2" w:rsidRDefault="004B43F2" w:rsidP="004B43F2">
            <w:pPr>
              <w:spacing w:after="0"/>
              <w:jc w:val="center"/>
              <w:rPr>
                <w:color w:val="000000"/>
                <w:sz w:val="20"/>
              </w:rPr>
            </w:pPr>
            <w:r w:rsidRPr="004B43F2">
              <w:rPr>
                <w:color w:val="000000"/>
                <w:sz w:val="20"/>
              </w:rPr>
              <w:t>0.03</w:t>
            </w:r>
          </w:p>
        </w:tc>
        <w:tc>
          <w:tcPr>
            <w:tcW w:w="619" w:type="dxa"/>
            <w:tcBorders>
              <w:top w:val="nil"/>
              <w:left w:val="nil"/>
              <w:bottom w:val="nil"/>
              <w:right w:val="nil"/>
            </w:tcBorders>
            <w:shd w:val="clear" w:color="auto" w:fill="auto"/>
            <w:noWrap/>
            <w:vAlign w:val="center"/>
            <w:hideMark/>
          </w:tcPr>
          <w:p w14:paraId="486C18E2" w14:textId="20A2F0D1" w:rsidR="004B43F2" w:rsidRPr="004B43F2" w:rsidRDefault="004B43F2" w:rsidP="004B43F2">
            <w:pPr>
              <w:spacing w:after="0"/>
              <w:jc w:val="center"/>
              <w:rPr>
                <w:color w:val="000000"/>
                <w:sz w:val="20"/>
              </w:rPr>
            </w:pPr>
            <w:r w:rsidRPr="004B43F2">
              <w:rPr>
                <w:color w:val="000000"/>
                <w:sz w:val="20"/>
              </w:rPr>
              <w:t>0.05</w:t>
            </w:r>
          </w:p>
        </w:tc>
        <w:tc>
          <w:tcPr>
            <w:tcW w:w="616" w:type="dxa"/>
            <w:tcBorders>
              <w:top w:val="nil"/>
              <w:left w:val="nil"/>
              <w:bottom w:val="nil"/>
              <w:right w:val="nil"/>
            </w:tcBorders>
            <w:vAlign w:val="center"/>
          </w:tcPr>
          <w:p w14:paraId="760373D5" w14:textId="7E721C86" w:rsidR="004B43F2" w:rsidRPr="004B43F2" w:rsidRDefault="004B43F2" w:rsidP="004B43F2">
            <w:pPr>
              <w:spacing w:after="0"/>
              <w:jc w:val="center"/>
              <w:rPr>
                <w:color w:val="000000"/>
                <w:sz w:val="20"/>
              </w:rPr>
            </w:pPr>
            <w:r w:rsidRPr="004B43F2">
              <w:rPr>
                <w:color w:val="000000"/>
                <w:sz w:val="20"/>
              </w:rPr>
              <w:t>0.03</w:t>
            </w:r>
          </w:p>
        </w:tc>
      </w:tr>
      <w:tr w:rsidR="004B43F2" w:rsidRPr="00FE10AE" w14:paraId="2F51EBF9" w14:textId="77777777" w:rsidTr="004B43F2">
        <w:trPr>
          <w:trHeight w:val="290"/>
        </w:trPr>
        <w:tc>
          <w:tcPr>
            <w:tcW w:w="816" w:type="dxa"/>
            <w:tcBorders>
              <w:top w:val="nil"/>
              <w:left w:val="nil"/>
              <w:bottom w:val="nil"/>
              <w:right w:val="nil"/>
            </w:tcBorders>
            <w:shd w:val="clear" w:color="auto" w:fill="auto"/>
            <w:vAlign w:val="center"/>
            <w:hideMark/>
          </w:tcPr>
          <w:p w14:paraId="2848E090" w14:textId="77777777" w:rsidR="004B43F2" w:rsidRPr="004B43F2" w:rsidRDefault="004B43F2" w:rsidP="004B43F2">
            <w:pPr>
              <w:spacing w:after="0"/>
              <w:jc w:val="center"/>
              <w:rPr>
                <w:color w:val="000000"/>
                <w:sz w:val="20"/>
              </w:rPr>
            </w:pPr>
            <w:r w:rsidRPr="004B43F2">
              <w:rPr>
                <w:color w:val="000000"/>
                <w:sz w:val="20"/>
              </w:rPr>
              <w:t>19</w:t>
            </w:r>
          </w:p>
        </w:tc>
        <w:tc>
          <w:tcPr>
            <w:tcW w:w="666" w:type="dxa"/>
            <w:tcBorders>
              <w:top w:val="nil"/>
              <w:left w:val="nil"/>
              <w:bottom w:val="nil"/>
              <w:right w:val="nil"/>
            </w:tcBorders>
            <w:shd w:val="clear" w:color="auto" w:fill="auto"/>
            <w:noWrap/>
            <w:vAlign w:val="center"/>
            <w:hideMark/>
          </w:tcPr>
          <w:p w14:paraId="1F081C4B" w14:textId="4B8E3755" w:rsidR="004B43F2" w:rsidRPr="004B43F2" w:rsidRDefault="004B43F2" w:rsidP="004B43F2">
            <w:pPr>
              <w:spacing w:after="0"/>
              <w:jc w:val="center"/>
              <w:rPr>
                <w:color w:val="000000"/>
                <w:sz w:val="20"/>
              </w:rPr>
            </w:pPr>
            <w:r w:rsidRPr="004B43F2">
              <w:rPr>
                <w:color w:val="000000"/>
                <w:sz w:val="20"/>
              </w:rPr>
              <w:t>0</w:t>
            </w:r>
          </w:p>
        </w:tc>
        <w:tc>
          <w:tcPr>
            <w:tcW w:w="619" w:type="dxa"/>
            <w:tcBorders>
              <w:top w:val="nil"/>
              <w:left w:val="nil"/>
              <w:bottom w:val="nil"/>
              <w:right w:val="nil"/>
            </w:tcBorders>
            <w:shd w:val="clear" w:color="auto" w:fill="auto"/>
            <w:noWrap/>
            <w:vAlign w:val="center"/>
            <w:hideMark/>
          </w:tcPr>
          <w:p w14:paraId="1532348D" w14:textId="18302636" w:rsidR="004B43F2" w:rsidRPr="004B43F2" w:rsidRDefault="004B43F2" w:rsidP="004B43F2">
            <w:pPr>
              <w:spacing w:after="0"/>
              <w:jc w:val="center"/>
              <w:rPr>
                <w:color w:val="000000"/>
                <w:sz w:val="20"/>
              </w:rPr>
            </w:pPr>
            <w:r w:rsidRPr="004B43F2">
              <w:rPr>
                <w:color w:val="000000"/>
                <w:sz w:val="20"/>
              </w:rPr>
              <w:t>0</w:t>
            </w:r>
          </w:p>
        </w:tc>
        <w:tc>
          <w:tcPr>
            <w:tcW w:w="619" w:type="dxa"/>
            <w:tcBorders>
              <w:top w:val="nil"/>
              <w:left w:val="nil"/>
              <w:bottom w:val="nil"/>
              <w:right w:val="nil"/>
            </w:tcBorders>
            <w:shd w:val="clear" w:color="auto" w:fill="auto"/>
            <w:noWrap/>
            <w:vAlign w:val="center"/>
            <w:hideMark/>
          </w:tcPr>
          <w:p w14:paraId="4216CDC1" w14:textId="6C9EB3C0"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7FE0385B" w14:textId="28752B65" w:rsidR="004B43F2" w:rsidRPr="004B43F2" w:rsidRDefault="004B43F2" w:rsidP="004B43F2">
            <w:pPr>
              <w:spacing w:after="0"/>
              <w:jc w:val="center"/>
              <w:rPr>
                <w:color w:val="000000"/>
                <w:sz w:val="20"/>
              </w:rPr>
            </w:pPr>
            <w:r w:rsidRPr="004B43F2">
              <w:rPr>
                <w:color w:val="000000"/>
                <w:sz w:val="20"/>
              </w:rPr>
              <w:t>0</w:t>
            </w:r>
          </w:p>
        </w:tc>
        <w:tc>
          <w:tcPr>
            <w:tcW w:w="619" w:type="dxa"/>
            <w:tcBorders>
              <w:top w:val="nil"/>
              <w:left w:val="nil"/>
              <w:bottom w:val="nil"/>
              <w:right w:val="nil"/>
            </w:tcBorders>
            <w:shd w:val="clear" w:color="auto" w:fill="auto"/>
            <w:noWrap/>
            <w:vAlign w:val="center"/>
            <w:hideMark/>
          </w:tcPr>
          <w:p w14:paraId="57DEF3B1" w14:textId="72DF3FB1"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1F37B83A" w14:textId="57CCC6D2"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37A34444" w14:textId="6A12D834" w:rsidR="004B43F2" w:rsidRPr="004B43F2" w:rsidRDefault="004B43F2" w:rsidP="004B43F2">
            <w:pPr>
              <w:spacing w:after="0"/>
              <w:jc w:val="center"/>
              <w:rPr>
                <w:color w:val="000000"/>
                <w:sz w:val="20"/>
              </w:rPr>
            </w:pPr>
            <w:r w:rsidRPr="004B43F2">
              <w:rPr>
                <w:color w:val="000000"/>
                <w:sz w:val="20"/>
              </w:rPr>
              <w:t>0.03</w:t>
            </w:r>
          </w:p>
        </w:tc>
        <w:tc>
          <w:tcPr>
            <w:tcW w:w="619" w:type="dxa"/>
            <w:tcBorders>
              <w:top w:val="nil"/>
              <w:left w:val="nil"/>
              <w:bottom w:val="nil"/>
              <w:right w:val="nil"/>
            </w:tcBorders>
            <w:shd w:val="clear" w:color="auto" w:fill="auto"/>
            <w:noWrap/>
            <w:vAlign w:val="center"/>
            <w:hideMark/>
          </w:tcPr>
          <w:p w14:paraId="0D7EAB37" w14:textId="6168885F" w:rsidR="004B43F2" w:rsidRPr="004B43F2" w:rsidRDefault="004B43F2" w:rsidP="004B43F2">
            <w:pPr>
              <w:spacing w:after="0"/>
              <w:jc w:val="center"/>
              <w:rPr>
                <w:color w:val="000000"/>
                <w:sz w:val="20"/>
              </w:rPr>
            </w:pPr>
            <w:r w:rsidRPr="004B43F2">
              <w:rPr>
                <w:color w:val="000000"/>
                <w:sz w:val="20"/>
              </w:rPr>
              <w:t>0.00</w:t>
            </w:r>
          </w:p>
        </w:tc>
        <w:tc>
          <w:tcPr>
            <w:tcW w:w="619" w:type="dxa"/>
            <w:tcBorders>
              <w:top w:val="nil"/>
              <w:left w:val="nil"/>
              <w:bottom w:val="nil"/>
              <w:right w:val="nil"/>
            </w:tcBorders>
            <w:shd w:val="clear" w:color="auto" w:fill="auto"/>
            <w:noWrap/>
            <w:vAlign w:val="center"/>
            <w:hideMark/>
          </w:tcPr>
          <w:p w14:paraId="4F7B0D89" w14:textId="1D39601F"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3EC30F38" w14:textId="74D6AC47" w:rsidR="004B43F2" w:rsidRPr="004B43F2" w:rsidRDefault="004B43F2" w:rsidP="004B43F2">
            <w:pPr>
              <w:spacing w:after="0"/>
              <w:jc w:val="center"/>
              <w:rPr>
                <w:color w:val="000000"/>
                <w:sz w:val="20"/>
              </w:rPr>
            </w:pPr>
            <w:r w:rsidRPr="004B43F2">
              <w:rPr>
                <w:color w:val="000000"/>
                <w:sz w:val="20"/>
              </w:rPr>
              <w:t>0.03</w:t>
            </w:r>
          </w:p>
        </w:tc>
        <w:tc>
          <w:tcPr>
            <w:tcW w:w="619" w:type="dxa"/>
            <w:tcBorders>
              <w:top w:val="nil"/>
              <w:left w:val="nil"/>
              <w:bottom w:val="nil"/>
              <w:right w:val="nil"/>
            </w:tcBorders>
            <w:shd w:val="clear" w:color="auto" w:fill="auto"/>
            <w:noWrap/>
            <w:vAlign w:val="center"/>
            <w:hideMark/>
          </w:tcPr>
          <w:p w14:paraId="5C2BB800" w14:textId="7E8D991B"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143EBDFB" w14:textId="07B84FF0" w:rsidR="004B43F2" w:rsidRPr="004B43F2" w:rsidRDefault="004B43F2" w:rsidP="004B43F2">
            <w:pPr>
              <w:spacing w:after="0"/>
              <w:jc w:val="center"/>
              <w:rPr>
                <w:color w:val="000000"/>
                <w:sz w:val="20"/>
              </w:rPr>
            </w:pPr>
            <w:r w:rsidRPr="004B43F2">
              <w:rPr>
                <w:color w:val="000000"/>
                <w:sz w:val="20"/>
              </w:rPr>
              <w:t>0.04</w:t>
            </w:r>
          </w:p>
        </w:tc>
        <w:tc>
          <w:tcPr>
            <w:tcW w:w="616" w:type="dxa"/>
            <w:tcBorders>
              <w:top w:val="nil"/>
              <w:left w:val="nil"/>
              <w:bottom w:val="nil"/>
              <w:right w:val="nil"/>
            </w:tcBorders>
            <w:vAlign w:val="center"/>
          </w:tcPr>
          <w:p w14:paraId="460B01D4" w14:textId="4A8318A0" w:rsidR="004B43F2" w:rsidRPr="004B43F2" w:rsidRDefault="004B43F2" w:rsidP="004B43F2">
            <w:pPr>
              <w:spacing w:after="0"/>
              <w:jc w:val="center"/>
              <w:rPr>
                <w:color w:val="000000"/>
                <w:sz w:val="20"/>
              </w:rPr>
            </w:pPr>
            <w:r w:rsidRPr="004B43F2">
              <w:rPr>
                <w:color w:val="000000"/>
                <w:sz w:val="20"/>
              </w:rPr>
              <w:t>0.03</w:t>
            </w:r>
          </w:p>
        </w:tc>
      </w:tr>
      <w:tr w:rsidR="004B43F2" w:rsidRPr="00FE10AE" w14:paraId="7721552F" w14:textId="77777777" w:rsidTr="004B43F2">
        <w:trPr>
          <w:trHeight w:val="290"/>
        </w:trPr>
        <w:tc>
          <w:tcPr>
            <w:tcW w:w="816" w:type="dxa"/>
            <w:tcBorders>
              <w:top w:val="nil"/>
              <w:left w:val="nil"/>
              <w:bottom w:val="nil"/>
              <w:right w:val="nil"/>
            </w:tcBorders>
            <w:shd w:val="clear" w:color="auto" w:fill="auto"/>
            <w:vAlign w:val="center"/>
            <w:hideMark/>
          </w:tcPr>
          <w:p w14:paraId="74D66DA5" w14:textId="77777777" w:rsidR="004B43F2" w:rsidRPr="004B43F2" w:rsidRDefault="004B43F2" w:rsidP="004B43F2">
            <w:pPr>
              <w:spacing w:after="0"/>
              <w:jc w:val="center"/>
              <w:rPr>
                <w:color w:val="000000"/>
                <w:sz w:val="20"/>
              </w:rPr>
            </w:pPr>
            <w:r w:rsidRPr="004B43F2">
              <w:rPr>
                <w:color w:val="000000"/>
                <w:sz w:val="20"/>
              </w:rPr>
              <w:t>20</w:t>
            </w:r>
          </w:p>
        </w:tc>
        <w:tc>
          <w:tcPr>
            <w:tcW w:w="666" w:type="dxa"/>
            <w:tcBorders>
              <w:top w:val="nil"/>
              <w:left w:val="nil"/>
              <w:bottom w:val="nil"/>
              <w:right w:val="nil"/>
            </w:tcBorders>
            <w:shd w:val="clear" w:color="auto" w:fill="auto"/>
            <w:noWrap/>
            <w:vAlign w:val="center"/>
            <w:hideMark/>
          </w:tcPr>
          <w:p w14:paraId="6DD8D3F7" w14:textId="1FEC3B84"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32488F23" w14:textId="4A5CB446" w:rsidR="004B43F2" w:rsidRPr="004B43F2" w:rsidRDefault="004B43F2" w:rsidP="004B43F2">
            <w:pPr>
              <w:spacing w:after="0"/>
              <w:jc w:val="center"/>
              <w:rPr>
                <w:color w:val="000000"/>
                <w:sz w:val="20"/>
              </w:rPr>
            </w:pPr>
            <w:r w:rsidRPr="004B43F2">
              <w:rPr>
                <w:color w:val="000000"/>
                <w:sz w:val="20"/>
              </w:rPr>
              <w:t>0</w:t>
            </w:r>
          </w:p>
        </w:tc>
        <w:tc>
          <w:tcPr>
            <w:tcW w:w="619" w:type="dxa"/>
            <w:tcBorders>
              <w:top w:val="nil"/>
              <w:left w:val="nil"/>
              <w:bottom w:val="nil"/>
              <w:right w:val="nil"/>
            </w:tcBorders>
            <w:shd w:val="clear" w:color="auto" w:fill="auto"/>
            <w:noWrap/>
            <w:vAlign w:val="center"/>
            <w:hideMark/>
          </w:tcPr>
          <w:p w14:paraId="24A7F47A" w14:textId="07548CD2"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5A5AC017" w14:textId="2C32BAE6"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66880F0A" w14:textId="6C256622"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0CB5E6ED" w14:textId="3B7ABAC0"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3968C1FA" w14:textId="3B8A3F87"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02E67049" w14:textId="302DEB4B"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5D6E598A" w14:textId="126E6235"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6D6DE5BD" w14:textId="17055D9C"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2C137601" w14:textId="3DF38D41"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01A2BF09" w14:textId="70F35C20" w:rsidR="004B43F2" w:rsidRPr="004B43F2" w:rsidRDefault="004B43F2" w:rsidP="004B43F2">
            <w:pPr>
              <w:spacing w:after="0"/>
              <w:jc w:val="center"/>
              <w:rPr>
                <w:color w:val="000000"/>
                <w:sz w:val="20"/>
              </w:rPr>
            </w:pPr>
            <w:r w:rsidRPr="004B43F2">
              <w:rPr>
                <w:color w:val="000000"/>
                <w:sz w:val="20"/>
              </w:rPr>
              <w:t>0.03</w:t>
            </w:r>
          </w:p>
        </w:tc>
        <w:tc>
          <w:tcPr>
            <w:tcW w:w="616" w:type="dxa"/>
            <w:tcBorders>
              <w:top w:val="nil"/>
              <w:left w:val="nil"/>
              <w:bottom w:val="nil"/>
              <w:right w:val="nil"/>
            </w:tcBorders>
            <w:vAlign w:val="center"/>
          </w:tcPr>
          <w:p w14:paraId="5B87785C" w14:textId="0E1307D3" w:rsidR="004B43F2" w:rsidRPr="004B43F2" w:rsidRDefault="004B43F2" w:rsidP="004B43F2">
            <w:pPr>
              <w:spacing w:after="0"/>
              <w:jc w:val="center"/>
              <w:rPr>
                <w:color w:val="000000"/>
                <w:sz w:val="20"/>
              </w:rPr>
            </w:pPr>
            <w:r w:rsidRPr="004B43F2">
              <w:rPr>
                <w:color w:val="000000"/>
                <w:sz w:val="20"/>
              </w:rPr>
              <w:t>0.02</w:t>
            </w:r>
          </w:p>
        </w:tc>
      </w:tr>
      <w:tr w:rsidR="004B43F2" w:rsidRPr="00FE10AE" w14:paraId="5AB20684" w14:textId="77777777" w:rsidTr="004B43F2">
        <w:trPr>
          <w:trHeight w:val="290"/>
        </w:trPr>
        <w:tc>
          <w:tcPr>
            <w:tcW w:w="816" w:type="dxa"/>
            <w:tcBorders>
              <w:top w:val="nil"/>
              <w:left w:val="nil"/>
              <w:bottom w:val="nil"/>
              <w:right w:val="nil"/>
            </w:tcBorders>
            <w:shd w:val="clear" w:color="auto" w:fill="auto"/>
            <w:vAlign w:val="center"/>
            <w:hideMark/>
          </w:tcPr>
          <w:p w14:paraId="54CDE9BA" w14:textId="77777777" w:rsidR="004B43F2" w:rsidRPr="004B43F2" w:rsidRDefault="004B43F2" w:rsidP="004B43F2">
            <w:pPr>
              <w:spacing w:after="0"/>
              <w:jc w:val="center"/>
              <w:rPr>
                <w:color w:val="000000"/>
                <w:sz w:val="20"/>
              </w:rPr>
            </w:pPr>
            <w:r w:rsidRPr="004B43F2">
              <w:rPr>
                <w:color w:val="000000"/>
                <w:sz w:val="20"/>
              </w:rPr>
              <w:t>21</w:t>
            </w:r>
          </w:p>
        </w:tc>
        <w:tc>
          <w:tcPr>
            <w:tcW w:w="666" w:type="dxa"/>
            <w:tcBorders>
              <w:top w:val="nil"/>
              <w:left w:val="nil"/>
              <w:bottom w:val="nil"/>
              <w:right w:val="nil"/>
            </w:tcBorders>
            <w:shd w:val="clear" w:color="auto" w:fill="auto"/>
            <w:noWrap/>
            <w:vAlign w:val="center"/>
            <w:hideMark/>
          </w:tcPr>
          <w:p w14:paraId="79954B34" w14:textId="60DD67E0" w:rsidR="004B43F2" w:rsidRPr="004B43F2" w:rsidRDefault="004B43F2" w:rsidP="004B43F2">
            <w:pPr>
              <w:spacing w:after="0"/>
              <w:jc w:val="center"/>
              <w:rPr>
                <w:color w:val="000000"/>
                <w:sz w:val="20"/>
              </w:rPr>
            </w:pPr>
            <w:r w:rsidRPr="004B43F2">
              <w:rPr>
                <w:color w:val="000000"/>
                <w:sz w:val="20"/>
              </w:rPr>
              <w:t>0</w:t>
            </w:r>
          </w:p>
        </w:tc>
        <w:tc>
          <w:tcPr>
            <w:tcW w:w="619" w:type="dxa"/>
            <w:tcBorders>
              <w:top w:val="nil"/>
              <w:left w:val="nil"/>
              <w:bottom w:val="nil"/>
              <w:right w:val="nil"/>
            </w:tcBorders>
            <w:shd w:val="clear" w:color="auto" w:fill="auto"/>
            <w:noWrap/>
            <w:vAlign w:val="center"/>
            <w:hideMark/>
          </w:tcPr>
          <w:p w14:paraId="6F7313FB" w14:textId="3AC8ECBF" w:rsidR="004B43F2" w:rsidRPr="004B43F2" w:rsidRDefault="004B43F2" w:rsidP="004B43F2">
            <w:pPr>
              <w:spacing w:after="0"/>
              <w:jc w:val="center"/>
              <w:rPr>
                <w:color w:val="000000"/>
                <w:sz w:val="20"/>
              </w:rPr>
            </w:pPr>
            <w:r w:rsidRPr="004B43F2">
              <w:rPr>
                <w:color w:val="000000"/>
                <w:sz w:val="20"/>
              </w:rPr>
              <w:t>0</w:t>
            </w:r>
          </w:p>
        </w:tc>
        <w:tc>
          <w:tcPr>
            <w:tcW w:w="619" w:type="dxa"/>
            <w:tcBorders>
              <w:top w:val="nil"/>
              <w:left w:val="nil"/>
              <w:bottom w:val="nil"/>
              <w:right w:val="nil"/>
            </w:tcBorders>
            <w:shd w:val="clear" w:color="auto" w:fill="auto"/>
            <w:noWrap/>
            <w:vAlign w:val="center"/>
            <w:hideMark/>
          </w:tcPr>
          <w:p w14:paraId="2CD27B65" w14:textId="34759418" w:rsidR="004B43F2" w:rsidRPr="004B43F2" w:rsidRDefault="004B43F2" w:rsidP="004B43F2">
            <w:pPr>
              <w:spacing w:after="0"/>
              <w:jc w:val="center"/>
              <w:rPr>
                <w:color w:val="000000"/>
                <w:sz w:val="20"/>
              </w:rPr>
            </w:pPr>
            <w:r w:rsidRPr="004B43F2">
              <w:rPr>
                <w:color w:val="000000"/>
                <w:sz w:val="20"/>
              </w:rPr>
              <w:t>0</w:t>
            </w:r>
          </w:p>
        </w:tc>
        <w:tc>
          <w:tcPr>
            <w:tcW w:w="619" w:type="dxa"/>
            <w:tcBorders>
              <w:top w:val="nil"/>
              <w:left w:val="nil"/>
              <w:bottom w:val="nil"/>
              <w:right w:val="nil"/>
            </w:tcBorders>
            <w:shd w:val="clear" w:color="auto" w:fill="auto"/>
            <w:noWrap/>
            <w:vAlign w:val="center"/>
            <w:hideMark/>
          </w:tcPr>
          <w:p w14:paraId="21D4AB3C" w14:textId="4B8E7E44"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76B9D298" w14:textId="68E87361"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51D0FB17" w14:textId="4DA52CDC"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593D9485" w14:textId="03A76786"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2A779320" w14:textId="23FAE220" w:rsidR="004B43F2" w:rsidRPr="004B43F2" w:rsidRDefault="004B43F2" w:rsidP="004B43F2">
            <w:pPr>
              <w:spacing w:after="0"/>
              <w:jc w:val="center"/>
              <w:rPr>
                <w:color w:val="000000"/>
                <w:sz w:val="20"/>
              </w:rPr>
            </w:pPr>
            <w:r w:rsidRPr="004B43F2">
              <w:rPr>
                <w:color w:val="000000"/>
                <w:sz w:val="20"/>
              </w:rPr>
              <w:t>0.03</w:t>
            </w:r>
          </w:p>
        </w:tc>
        <w:tc>
          <w:tcPr>
            <w:tcW w:w="619" w:type="dxa"/>
            <w:tcBorders>
              <w:top w:val="nil"/>
              <w:left w:val="nil"/>
              <w:bottom w:val="nil"/>
              <w:right w:val="nil"/>
            </w:tcBorders>
            <w:shd w:val="clear" w:color="auto" w:fill="auto"/>
            <w:noWrap/>
            <w:vAlign w:val="center"/>
            <w:hideMark/>
          </w:tcPr>
          <w:p w14:paraId="4854002D" w14:textId="22DB8C6F"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5997981C" w14:textId="3C084AC9"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27B35B3E" w14:textId="528FD227"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nil"/>
              <w:right w:val="nil"/>
            </w:tcBorders>
            <w:shd w:val="clear" w:color="auto" w:fill="auto"/>
            <w:noWrap/>
            <w:vAlign w:val="center"/>
            <w:hideMark/>
          </w:tcPr>
          <w:p w14:paraId="26C010AC" w14:textId="671140B2" w:rsidR="004B43F2" w:rsidRPr="004B43F2" w:rsidRDefault="004B43F2" w:rsidP="004B43F2">
            <w:pPr>
              <w:spacing w:after="0"/>
              <w:jc w:val="center"/>
              <w:rPr>
                <w:color w:val="000000"/>
                <w:sz w:val="20"/>
              </w:rPr>
            </w:pPr>
            <w:r w:rsidRPr="004B43F2">
              <w:rPr>
                <w:color w:val="000000"/>
                <w:sz w:val="20"/>
              </w:rPr>
              <w:t>0.04</w:t>
            </w:r>
          </w:p>
        </w:tc>
        <w:tc>
          <w:tcPr>
            <w:tcW w:w="616" w:type="dxa"/>
            <w:tcBorders>
              <w:top w:val="nil"/>
              <w:left w:val="nil"/>
              <w:bottom w:val="nil"/>
              <w:right w:val="nil"/>
            </w:tcBorders>
            <w:vAlign w:val="center"/>
          </w:tcPr>
          <w:p w14:paraId="314C6456" w14:textId="448916B8" w:rsidR="004B43F2" w:rsidRPr="004B43F2" w:rsidRDefault="004B43F2" w:rsidP="004B43F2">
            <w:pPr>
              <w:spacing w:after="0"/>
              <w:jc w:val="center"/>
              <w:rPr>
                <w:color w:val="000000"/>
                <w:sz w:val="20"/>
              </w:rPr>
            </w:pPr>
            <w:r w:rsidRPr="004B43F2">
              <w:rPr>
                <w:color w:val="000000"/>
                <w:sz w:val="20"/>
              </w:rPr>
              <w:t>0.03</w:t>
            </w:r>
          </w:p>
        </w:tc>
      </w:tr>
      <w:tr w:rsidR="004B43F2" w:rsidRPr="00FE10AE" w14:paraId="01261170" w14:textId="77777777" w:rsidTr="004B43F2">
        <w:trPr>
          <w:trHeight w:val="290"/>
        </w:trPr>
        <w:tc>
          <w:tcPr>
            <w:tcW w:w="816" w:type="dxa"/>
            <w:tcBorders>
              <w:top w:val="nil"/>
              <w:left w:val="nil"/>
              <w:bottom w:val="nil"/>
              <w:right w:val="nil"/>
            </w:tcBorders>
            <w:shd w:val="clear" w:color="auto" w:fill="auto"/>
            <w:vAlign w:val="center"/>
            <w:hideMark/>
          </w:tcPr>
          <w:p w14:paraId="7AB0D688" w14:textId="77777777" w:rsidR="004B43F2" w:rsidRPr="004B43F2" w:rsidRDefault="004B43F2" w:rsidP="004B43F2">
            <w:pPr>
              <w:spacing w:after="0"/>
              <w:jc w:val="center"/>
              <w:rPr>
                <w:color w:val="000000"/>
                <w:sz w:val="20"/>
              </w:rPr>
            </w:pPr>
            <w:r w:rsidRPr="004B43F2">
              <w:rPr>
                <w:color w:val="000000"/>
                <w:sz w:val="20"/>
              </w:rPr>
              <w:t>22</w:t>
            </w:r>
          </w:p>
        </w:tc>
        <w:tc>
          <w:tcPr>
            <w:tcW w:w="666" w:type="dxa"/>
            <w:tcBorders>
              <w:top w:val="nil"/>
              <w:left w:val="nil"/>
              <w:bottom w:val="nil"/>
              <w:right w:val="nil"/>
            </w:tcBorders>
            <w:shd w:val="clear" w:color="auto" w:fill="auto"/>
            <w:noWrap/>
            <w:vAlign w:val="center"/>
            <w:hideMark/>
          </w:tcPr>
          <w:p w14:paraId="7846CC6B" w14:textId="65ADA50A" w:rsidR="004B43F2" w:rsidRPr="004B43F2" w:rsidRDefault="004B43F2" w:rsidP="004B43F2">
            <w:pPr>
              <w:spacing w:after="0"/>
              <w:jc w:val="center"/>
              <w:rPr>
                <w:color w:val="000000"/>
                <w:sz w:val="20"/>
              </w:rPr>
            </w:pPr>
            <w:r w:rsidRPr="004B43F2">
              <w:rPr>
                <w:color w:val="000000"/>
                <w:sz w:val="20"/>
              </w:rPr>
              <w:t>0</w:t>
            </w:r>
          </w:p>
        </w:tc>
        <w:tc>
          <w:tcPr>
            <w:tcW w:w="619" w:type="dxa"/>
            <w:tcBorders>
              <w:top w:val="nil"/>
              <w:left w:val="nil"/>
              <w:bottom w:val="nil"/>
              <w:right w:val="nil"/>
            </w:tcBorders>
            <w:shd w:val="clear" w:color="auto" w:fill="auto"/>
            <w:noWrap/>
            <w:vAlign w:val="center"/>
            <w:hideMark/>
          </w:tcPr>
          <w:p w14:paraId="4F1D14E3" w14:textId="380863B6" w:rsidR="004B43F2" w:rsidRPr="004B43F2" w:rsidRDefault="004B43F2" w:rsidP="004B43F2">
            <w:pPr>
              <w:spacing w:after="0"/>
              <w:jc w:val="center"/>
              <w:rPr>
                <w:color w:val="000000"/>
                <w:sz w:val="20"/>
              </w:rPr>
            </w:pPr>
            <w:r w:rsidRPr="004B43F2">
              <w:rPr>
                <w:color w:val="000000"/>
                <w:sz w:val="20"/>
              </w:rPr>
              <w:t>0</w:t>
            </w:r>
          </w:p>
        </w:tc>
        <w:tc>
          <w:tcPr>
            <w:tcW w:w="619" w:type="dxa"/>
            <w:tcBorders>
              <w:top w:val="nil"/>
              <w:left w:val="nil"/>
              <w:bottom w:val="nil"/>
              <w:right w:val="nil"/>
            </w:tcBorders>
            <w:shd w:val="clear" w:color="auto" w:fill="auto"/>
            <w:noWrap/>
            <w:vAlign w:val="center"/>
            <w:hideMark/>
          </w:tcPr>
          <w:p w14:paraId="29B73796" w14:textId="774E263A" w:rsidR="004B43F2" w:rsidRPr="004B43F2" w:rsidRDefault="004B43F2" w:rsidP="004B43F2">
            <w:pPr>
              <w:spacing w:after="0"/>
              <w:jc w:val="center"/>
              <w:rPr>
                <w:color w:val="000000"/>
                <w:sz w:val="20"/>
              </w:rPr>
            </w:pPr>
            <w:r w:rsidRPr="004B43F2">
              <w:rPr>
                <w:color w:val="000000"/>
                <w:sz w:val="20"/>
              </w:rPr>
              <w:t>0</w:t>
            </w:r>
          </w:p>
        </w:tc>
        <w:tc>
          <w:tcPr>
            <w:tcW w:w="619" w:type="dxa"/>
            <w:tcBorders>
              <w:top w:val="nil"/>
              <w:left w:val="nil"/>
              <w:bottom w:val="nil"/>
              <w:right w:val="nil"/>
            </w:tcBorders>
            <w:shd w:val="clear" w:color="auto" w:fill="auto"/>
            <w:noWrap/>
            <w:vAlign w:val="center"/>
            <w:hideMark/>
          </w:tcPr>
          <w:p w14:paraId="74DC3747" w14:textId="63CDA4FC"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3F418B11" w14:textId="0B8FC68B" w:rsidR="004B43F2" w:rsidRPr="004B43F2" w:rsidRDefault="004B43F2" w:rsidP="004B43F2">
            <w:pPr>
              <w:spacing w:after="0"/>
              <w:jc w:val="center"/>
              <w:rPr>
                <w:color w:val="000000"/>
                <w:sz w:val="20"/>
              </w:rPr>
            </w:pPr>
            <w:r w:rsidRPr="004B43F2">
              <w:rPr>
                <w:color w:val="000000"/>
                <w:sz w:val="20"/>
              </w:rPr>
              <w:t>0</w:t>
            </w:r>
          </w:p>
        </w:tc>
        <w:tc>
          <w:tcPr>
            <w:tcW w:w="619" w:type="dxa"/>
            <w:tcBorders>
              <w:top w:val="nil"/>
              <w:left w:val="nil"/>
              <w:bottom w:val="nil"/>
              <w:right w:val="nil"/>
            </w:tcBorders>
            <w:shd w:val="clear" w:color="auto" w:fill="auto"/>
            <w:noWrap/>
            <w:vAlign w:val="center"/>
            <w:hideMark/>
          </w:tcPr>
          <w:p w14:paraId="5080D0C9" w14:textId="6515B0A2"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78D67F0A" w14:textId="2EF5DE76"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57D4A289" w14:textId="00896826" w:rsidR="004B43F2" w:rsidRPr="004B43F2" w:rsidRDefault="004B43F2" w:rsidP="004B43F2">
            <w:pPr>
              <w:spacing w:after="0"/>
              <w:jc w:val="center"/>
              <w:rPr>
                <w:color w:val="000000"/>
                <w:sz w:val="20"/>
              </w:rPr>
            </w:pPr>
            <w:r w:rsidRPr="004B43F2">
              <w:rPr>
                <w:color w:val="000000"/>
                <w:sz w:val="20"/>
              </w:rPr>
              <w:t>0.06</w:t>
            </w:r>
          </w:p>
        </w:tc>
        <w:tc>
          <w:tcPr>
            <w:tcW w:w="619" w:type="dxa"/>
            <w:tcBorders>
              <w:top w:val="nil"/>
              <w:left w:val="nil"/>
              <w:bottom w:val="nil"/>
              <w:right w:val="nil"/>
            </w:tcBorders>
            <w:shd w:val="clear" w:color="auto" w:fill="auto"/>
            <w:noWrap/>
            <w:vAlign w:val="center"/>
            <w:hideMark/>
          </w:tcPr>
          <w:p w14:paraId="136C3E02" w14:textId="226349D7"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3A939D35" w14:textId="6A173B63"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4C02C2DC" w14:textId="0CD77EC6"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20FA4C23" w14:textId="7109CD03" w:rsidR="004B43F2" w:rsidRPr="004B43F2" w:rsidRDefault="004B43F2" w:rsidP="004B43F2">
            <w:pPr>
              <w:spacing w:after="0"/>
              <w:jc w:val="center"/>
              <w:rPr>
                <w:color w:val="000000"/>
                <w:sz w:val="20"/>
              </w:rPr>
            </w:pPr>
            <w:r w:rsidRPr="004B43F2">
              <w:rPr>
                <w:color w:val="000000"/>
                <w:sz w:val="20"/>
              </w:rPr>
              <w:t>0.03</w:t>
            </w:r>
          </w:p>
        </w:tc>
        <w:tc>
          <w:tcPr>
            <w:tcW w:w="616" w:type="dxa"/>
            <w:tcBorders>
              <w:top w:val="nil"/>
              <w:left w:val="nil"/>
              <w:bottom w:val="nil"/>
              <w:right w:val="nil"/>
            </w:tcBorders>
            <w:vAlign w:val="center"/>
          </w:tcPr>
          <w:p w14:paraId="3D47A8DE" w14:textId="5E7C668A" w:rsidR="004B43F2" w:rsidRPr="004B43F2" w:rsidRDefault="004B43F2" w:rsidP="004B43F2">
            <w:pPr>
              <w:spacing w:after="0"/>
              <w:jc w:val="center"/>
              <w:rPr>
                <w:color w:val="000000"/>
                <w:sz w:val="20"/>
              </w:rPr>
            </w:pPr>
            <w:r w:rsidRPr="004B43F2">
              <w:rPr>
                <w:color w:val="000000"/>
                <w:sz w:val="20"/>
              </w:rPr>
              <w:t>0.03</w:t>
            </w:r>
          </w:p>
        </w:tc>
      </w:tr>
      <w:tr w:rsidR="004B43F2" w:rsidRPr="00FE10AE" w14:paraId="7FDF6F51" w14:textId="77777777" w:rsidTr="004B43F2">
        <w:trPr>
          <w:trHeight w:val="290"/>
        </w:trPr>
        <w:tc>
          <w:tcPr>
            <w:tcW w:w="816" w:type="dxa"/>
            <w:tcBorders>
              <w:top w:val="nil"/>
              <w:left w:val="nil"/>
              <w:bottom w:val="nil"/>
              <w:right w:val="nil"/>
            </w:tcBorders>
            <w:shd w:val="clear" w:color="auto" w:fill="auto"/>
            <w:vAlign w:val="center"/>
            <w:hideMark/>
          </w:tcPr>
          <w:p w14:paraId="2C779F6D" w14:textId="77777777" w:rsidR="004B43F2" w:rsidRPr="004B43F2" w:rsidRDefault="004B43F2" w:rsidP="004B43F2">
            <w:pPr>
              <w:spacing w:after="0"/>
              <w:jc w:val="center"/>
              <w:rPr>
                <w:color w:val="000000"/>
                <w:sz w:val="20"/>
              </w:rPr>
            </w:pPr>
            <w:r w:rsidRPr="004B43F2">
              <w:rPr>
                <w:color w:val="000000"/>
                <w:sz w:val="20"/>
              </w:rPr>
              <w:t>23</w:t>
            </w:r>
          </w:p>
        </w:tc>
        <w:tc>
          <w:tcPr>
            <w:tcW w:w="666" w:type="dxa"/>
            <w:tcBorders>
              <w:top w:val="nil"/>
              <w:left w:val="nil"/>
              <w:bottom w:val="nil"/>
              <w:right w:val="nil"/>
            </w:tcBorders>
            <w:shd w:val="clear" w:color="auto" w:fill="auto"/>
            <w:noWrap/>
            <w:vAlign w:val="center"/>
            <w:hideMark/>
          </w:tcPr>
          <w:p w14:paraId="2040A691" w14:textId="14CB3BF2" w:rsidR="004B43F2" w:rsidRPr="004B43F2" w:rsidRDefault="004B43F2" w:rsidP="004B43F2">
            <w:pPr>
              <w:spacing w:after="0"/>
              <w:jc w:val="center"/>
              <w:rPr>
                <w:color w:val="000000"/>
                <w:sz w:val="20"/>
              </w:rPr>
            </w:pPr>
            <w:r w:rsidRPr="004B43F2">
              <w:rPr>
                <w:color w:val="000000"/>
                <w:sz w:val="20"/>
              </w:rPr>
              <w:t>0</w:t>
            </w:r>
          </w:p>
        </w:tc>
        <w:tc>
          <w:tcPr>
            <w:tcW w:w="619" w:type="dxa"/>
            <w:tcBorders>
              <w:top w:val="nil"/>
              <w:left w:val="nil"/>
              <w:bottom w:val="nil"/>
              <w:right w:val="nil"/>
            </w:tcBorders>
            <w:shd w:val="clear" w:color="auto" w:fill="auto"/>
            <w:noWrap/>
            <w:vAlign w:val="center"/>
            <w:hideMark/>
          </w:tcPr>
          <w:p w14:paraId="6B42DB35" w14:textId="26369EE7" w:rsidR="004B43F2" w:rsidRPr="004B43F2" w:rsidRDefault="004B43F2" w:rsidP="004B43F2">
            <w:pPr>
              <w:spacing w:after="0"/>
              <w:jc w:val="center"/>
              <w:rPr>
                <w:color w:val="000000"/>
                <w:sz w:val="20"/>
              </w:rPr>
            </w:pPr>
            <w:r w:rsidRPr="004B43F2">
              <w:rPr>
                <w:color w:val="000000"/>
                <w:sz w:val="20"/>
              </w:rPr>
              <w:t>0</w:t>
            </w:r>
          </w:p>
        </w:tc>
        <w:tc>
          <w:tcPr>
            <w:tcW w:w="619" w:type="dxa"/>
            <w:tcBorders>
              <w:top w:val="nil"/>
              <w:left w:val="nil"/>
              <w:bottom w:val="nil"/>
              <w:right w:val="nil"/>
            </w:tcBorders>
            <w:shd w:val="clear" w:color="auto" w:fill="auto"/>
            <w:noWrap/>
            <w:vAlign w:val="center"/>
            <w:hideMark/>
          </w:tcPr>
          <w:p w14:paraId="7EE0703B" w14:textId="3B8ED92D" w:rsidR="004B43F2" w:rsidRPr="004B43F2" w:rsidRDefault="004B43F2" w:rsidP="004B43F2">
            <w:pPr>
              <w:spacing w:after="0"/>
              <w:jc w:val="center"/>
              <w:rPr>
                <w:color w:val="000000"/>
                <w:sz w:val="20"/>
              </w:rPr>
            </w:pPr>
            <w:r w:rsidRPr="004B43F2">
              <w:rPr>
                <w:color w:val="000000"/>
                <w:sz w:val="20"/>
              </w:rPr>
              <w:t>0</w:t>
            </w:r>
          </w:p>
        </w:tc>
        <w:tc>
          <w:tcPr>
            <w:tcW w:w="619" w:type="dxa"/>
            <w:tcBorders>
              <w:top w:val="nil"/>
              <w:left w:val="nil"/>
              <w:bottom w:val="nil"/>
              <w:right w:val="nil"/>
            </w:tcBorders>
            <w:shd w:val="clear" w:color="auto" w:fill="auto"/>
            <w:noWrap/>
            <w:vAlign w:val="center"/>
            <w:hideMark/>
          </w:tcPr>
          <w:p w14:paraId="033E864B" w14:textId="79FFFD87"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10B28C4B" w14:textId="70AE4B40"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2CBCD0B2" w14:textId="66570482" w:rsidR="004B43F2" w:rsidRPr="004B43F2" w:rsidRDefault="004B43F2" w:rsidP="004B43F2">
            <w:pPr>
              <w:spacing w:after="0"/>
              <w:jc w:val="center"/>
              <w:rPr>
                <w:color w:val="000000"/>
                <w:sz w:val="20"/>
              </w:rPr>
            </w:pPr>
            <w:r w:rsidRPr="004B43F2">
              <w:rPr>
                <w:color w:val="000000"/>
                <w:sz w:val="20"/>
              </w:rPr>
              <w:t>0</w:t>
            </w:r>
          </w:p>
        </w:tc>
        <w:tc>
          <w:tcPr>
            <w:tcW w:w="619" w:type="dxa"/>
            <w:tcBorders>
              <w:top w:val="nil"/>
              <w:left w:val="nil"/>
              <w:bottom w:val="nil"/>
              <w:right w:val="nil"/>
            </w:tcBorders>
            <w:shd w:val="clear" w:color="auto" w:fill="auto"/>
            <w:noWrap/>
            <w:vAlign w:val="center"/>
            <w:hideMark/>
          </w:tcPr>
          <w:p w14:paraId="629F1707" w14:textId="5A5E588F"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0C4343A2" w14:textId="4F67E33C"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0B865A66" w14:textId="1BB2EC06"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3C46A58A" w14:textId="5FC31CDB"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7D497898" w14:textId="658A0C57"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06A45AC8" w14:textId="66FD617A" w:rsidR="004B43F2" w:rsidRPr="004B43F2" w:rsidRDefault="004B43F2" w:rsidP="004B43F2">
            <w:pPr>
              <w:spacing w:after="0"/>
              <w:jc w:val="center"/>
              <w:rPr>
                <w:color w:val="000000"/>
                <w:sz w:val="20"/>
              </w:rPr>
            </w:pPr>
            <w:r w:rsidRPr="004B43F2">
              <w:rPr>
                <w:color w:val="000000"/>
                <w:sz w:val="20"/>
              </w:rPr>
              <w:t>0.01</w:t>
            </w:r>
          </w:p>
        </w:tc>
        <w:tc>
          <w:tcPr>
            <w:tcW w:w="616" w:type="dxa"/>
            <w:tcBorders>
              <w:top w:val="nil"/>
              <w:left w:val="nil"/>
              <w:bottom w:val="nil"/>
              <w:right w:val="nil"/>
            </w:tcBorders>
            <w:vAlign w:val="center"/>
          </w:tcPr>
          <w:p w14:paraId="6A3B4BFF" w14:textId="6277E87E" w:rsidR="004B43F2" w:rsidRPr="004B43F2" w:rsidRDefault="004B43F2" w:rsidP="004B43F2">
            <w:pPr>
              <w:spacing w:after="0"/>
              <w:jc w:val="center"/>
              <w:rPr>
                <w:color w:val="000000"/>
                <w:sz w:val="20"/>
              </w:rPr>
            </w:pPr>
            <w:r w:rsidRPr="004B43F2">
              <w:rPr>
                <w:color w:val="000000"/>
                <w:sz w:val="20"/>
              </w:rPr>
              <w:t>0.02</w:t>
            </w:r>
          </w:p>
        </w:tc>
      </w:tr>
      <w:tr w:rsidR="004B43F2" w:rsidRPr="00FE10AE" w14:paraId="0B4DAE1A" w14:textId="77777777" w:rsidTr="004B43F2">
        <w:trPr>
          <w:trHeight w:val="290"/>
        </w:trPr>
        <w:tc>
          <w:tcPr>
            <w:tcW w:w="816" w:type="dxa"/>
            <w:tcBorders>
              <w:top w:val="nil"/>
              <w:left w:val="nil"/>
              <w:bottom w:val="nil"/>
              <w:right w:val="nil"/>
            </w:tcBorders>
            <w:shd w:val="clear" w:color="auto" w:fill="auto"/>
            <w:vAlign w:val="center"/>
            <w:hideMark/>
          </w:tcPr>
          <w:p w14:paraId="39BE7608" w14:textId="77777777" w:rsidR="004B43F2" w:rsidRPr="004B43F2" w:rsidRDefault="004B43F2" w:rsidP="004B43F2">
            <w:pPr>
              <w:spacing w:after="0"/>
              <w:jc w:val="center"/>
              <w:rPr>
                <w:color w:val="000000"/>
                <w:sz w:val="20"/>
              </w:rPr>
            </w:pPr>
            <w:r w:rsidRPr="004B43F2">
              <w:rPr>
                <w:color w:val="000000"/>
                <w:sz w:val="20"/>
              </w:rPr>
              <w:t>24</w:t>
            </w:r>
          </w:p>
        </w:tc>
        <w:tc>
          <w:tcPr>
            <w:tcW w:w="666" w:type="dxa"/>
            <w:tcBorders>
              <w:top w:val="nil"/>
              <w:left w:val="nil"/>
              <w:bottom w:val="nil"/>
              <w:right w:val="nil"/>
            </w:tcBorders>
            <w:shd w:val="clear" w:color="auto" w:fill="auto"/>
            <w:noWrap/>
            <w:vAlign w:val="center"/>
            <w:hideMark/>
          </w:tcPr>
          <w:p w14:paraId="7EE31F07" w14:textId="1E807A2B"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6A2A3D03" w14:textId="1E6BA99D" w:rsidR="004B43F2" w:rsidRPr="004B43F2" w:rsidRDefault="004B43F2" w:rsidP="004B43F2">
            <w:pPr>
              <w:spacing w:after="0"/>
              <w:jc w:val="center"/>
              <w:rPr>
                <w:color w:val="000000"/>
                <w:sz w:val="20"/>
              </w:rPr>
            </w:pPr>
            <w:r w:rsidRPr="004B43F2">
              <w:rPr>
                <w:color w:val="000000"/>
                <w:sz w:val="20"/>
              </w:rPr>
              <w:t>0</w:t>
            </w:r>
          </w:p>
        </w:tc>
        <w:tc>
          <w:tcPr>
            <w:tcW w:w="619" w:type="dxa"/>
            <w:tcBorders>
              <w:top w:val="nil"/>
              <w:left w:val="nil"/>
              <w:bottom w:val="nil"/>
              <w:right w:val="nil"/>
            </w:tcBorders>
            <w:shd w:val="clear" w:color="auto" w:fill="auto"/>
            <w:noWrap/>
            <w:vAlign w:val="center"/>
            <w:hideMark/>
          </w:tcPr>
          <w:p w14:paraId="71738476" w14:textId="50CFCC9E" w:rsidR="004B43F2" w:rsidRPr="004B43F2" w:rsidRDefault="004B43F2" w:rsidP="004B43F2">
            <w:pPr>
              <w:spacing w:after="0"/>
              <w:jc w:val="center"/>
              <w:rPr>
                <w:color w:val="000000"/>
                <w:sz w:val="20"/>
              </w:rPr>
            </w:pPr>
            <w:r w:rsidRPr="004B43F2">
              <w:rPr>
                <w:color w:val="000000"/>
                <w:sz w:val="20"/>
              </w:rPr>
              <w:t>0</w:t>
            </w:r>
          </w:p>
        </w:tc>
        <w:tc>
          <w:tcPr>
            <w:tcW w:w="619" w:type="dxa"/>
            <w:tcBorders>
              <w:top w:val="nil"/>
              <w:left w:val="nil"/>
              <w:bottom w:val="nil"/>
              <w:right w:val="nil"/>
            </w:tcBorders>
            <w:shd w:val="clear" w:color="auto" w:fill="auto"/>
            <w:noWrap/>
            <w:vAlign w:val="center"/>
            <w:hideMark/>
          </w:tcPr>
          <w:p w14:paraId="77ADA40A" w14:textId="76729272" w:rsidR="004B43F2" w:rsidRPr="004B43F2" w:rsidRDefault="004B43F2" w:rsidP="004B43F2">
            <w:pPr>
              <w:spacing w:after="0"/>
              <w:jc w:val="center"/>
              <w:rPr>
                <w:color w:val="000000"/>
                <w:sz w:val="20"/>
              </w:rPr>
            </w:pPr>
            <w:r w:rsidRPr="004B43F2">
              <w:rPr>
                <w:color w:val="000000"/>
                <w:sz w:val="20"/>
              </w:rPr>
              <w:t>0</w:t>
            </w:r>
          </w:p>
        </w:tc>
        <w:tc>
          <w:tcPr>
            <w:tcW w:w="619" w:type="dxa"/>
            <w:tcBorders>
              <w:top w:val="nil"/>
              <w:left w:val="nil"/>
              <w:bottom w:val="nil"/>
              <w:right w:val="nil"/>
            </w:tcBorders>
            <w:shd w:val="clear" w:color="auto" w:fill="auto"/>
            <w:noWrap/>
            <w:vAlign w:val="center"/>
            <w:hideMark/>
          </w:tcPr>
          <w:p w14:paraId="5B7B1987" w14:textId="705BFD3A"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1C8F40AA" w14:textId="0FC29B49"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3EB06D75" w14:textId="27190818"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11640815" w14:textId="03B9F29A"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4596DAA8" w14:textId="0B7FD4B1"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474F2E61" w14:textId="5DFE2A3F"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nil"/>
              <w:right w:val="nil"/>
            </w:tcBorders>
            <w:shd w:val="clear" w:color="auto" w:fill="auto"/>
            <w:noWrap/>
            <w:vAlign w:val="center"/>
            <w:hideMark/>
          </w:tcPr>
          <w:p w14:paraId="43B326CA" w14:textId="0D047CC0" w:rsidR="004B43F2" w:rsidRPr="004B43F2" w:rsidRDefault="004B43F2" w:rsidP="004B43F2">
            <w:pPr>
              <w:spacing w:after="0"/>
              <w:jc w:val="center"/>
              <w:rPr>
                <w:color w:val="000000"/>
                <w:sz w:val="20"/>
              </w:rPr>
            </w:pPr>
            <w:r w:rsidRPr="004B43F2">
              <w:rPr>
                <w:color w:val="000000"/>
                <w:sz w:val="20"/>
              </w:rPr>
              <w:t>0.01</w:t>
            </w:r>
          </w:p>
        </w:tc>
        <w:tc>
          <w:tcPr>
            <w:tcW w:w="619" w:type="dxa"/>
            <w:tcBorders>
              <w:top w:val="nil"/>
              <w:left w:val="nil"/>
              <w:bottom w:val="nil"/>
              <w:right w:val="nil"/>
            </w:tcBorders>
            <w:shd w:val="clear" w:color="auto" w:fill="auto"/>
            <w:noWrap/>
            <w:vAlign w:val="center"/>
            <w:hideMark/>
          </w:tcPr>
          <w:p w14:paraId="4AE3EE45" w14:textId="2B7EA725" w:rsidR="004B43F2" w:rsidRPr="004B43F2" w:rsidRDefault="004B43F2" w:rsidP="004B43F2">
            <w:pPr>
              <w:spacing w:after="0"/>
              <w:jc w:val="center"/>
              <w:rPr>
                <w:color w:val="000000"/>
                <w:sz w:val="20"/>
              </w:rPr>
            </w:pPr>
            <w:r w:rsidRPr="004B43F2">
              <w:rPr>
                <w:color w:val="000000"/>
                <w:sz w:val="20"/>
              </w:rPr>
              <w:t>0.02</w:t>
            </w:r>
          </w:p>
        </w:tc>
        <w:tc>
          <w:tcPr>
            <w:tcW w:w="616" w:type="dxa"/>
            <w:tcBorders>
              <w:top w:val="nil"/>
              <w:left w:val="nil"/>
              <w:bottom w:val="nil"/>
              <w:right w:val="nil"/>
            </w:tcBorders>
            <w:vAlign w:val="center"/>
          </w:tcPr>
          <w:p w14:paraId="2538B392" w14:textId="675635B4" w:rsidR="004B43F2" w:rsidRPr="004B43F2" w:rsidRDefault="004B43F2" w:rsidP="004B43F2">
            <w:pPr>
              <w:spacing w:after="0"/>
              <w:jc w:val="center"/>
              <w:rPr>
                <w:color w:val="000000"/>
                <w:sz w:val="20"/>
              </w:rPr>
            </w:pPr>
            <w:r w:rsidRPr="004B43F2">
              <w:rPr>
                <w:color w:val="000000"/>
                <w:sz w:val="20"/>
              </w:rPr>
              <w:t>0.02</w:t>
            </w:r>
          </w:p>
        </w:tc>
      </w:tr>
      <w:tr w:rsidR="004B43F2" w:rsidRPr="00FE10AE" w14:paraId="5D802E16" w14:textId="77777777" w:rsidTr="004B43F2">
        <w:trPr>
          <w:trHeight w:val="290"/>
        </w:trPr>
        <w:tc>
          <w:tcPr>
            <w:tcW w:w="816" w:type="dxa"/>
            <w:tcBorders>
              <w:top w:val="nil"/>
              <w:left w:val="nil"/>
              <w:bottom w:val="single" w:sz="4" w:space="0" w:color="auto"/>
              <w:right w:val="nil"/>
            </w:tcBorders>
            <w:shd w:val="clear" w:color="auto" w:fill="auto"/>
            <w:vAlign w:val="center"/>
            <w:hideMark/>
          </w:tcPr>
          <w:p w14:paraId="3E1CC88D" w14:textId="77777777" w:rsidR="004B43F2" w:rsidRPr="004B43F2" w:rsidRDefault="004B43F2" w:rsidP="004B43F2">
            <w:pPr>
              <w:spacing w:after="0"/>
              <w:jc w:val="center"/>
              <w:rPr>
                <w:color w:val="000000"/>
                <w:sz w:val="20"/>
              </w:rPr>
            </w:pPr>
            <w:r w:rsidRPr="004B43F2">
              <w:rPr>
                <w:color w:val="000000"/>
                <w:sz w:val="20"/>
              </w:rPr>
              <w:t>25</w:t>
            </w:r>
          </w:p>
        </w:tc>
        <w:tc>
          <w:tcPr>
            <w:tcW w:w="666" w:type="dxa"/>
            <w:tcBorders>
              <w:top w:val="nil"/>
              <w:left w:val="nil"/>
              <w:bottom w:val="single" w:sz="4" w:space="0" w:color="auto"/>
              <w:right w:val="nil"/>
            </w:tcBorders>
            <w:shd w:val="clear" w:color="auto" w:fill="auto"/>
            <w:noWrap/>
            <w:vAlign w:val="center"/>
            <w:hideMark/>
          </w:tcPr>
          <w:p w14:paraId="3FEA1777" w14:textId="36481ABE" w:rsidR="004B43F2" w:rsidRPr="004B43F2" w:rsidRDefault="004B43F2" w:rsidP="004B43F2">
            <w:pPr>
              <w:spacing w:after="0"/>
              <w:jc w:val="center"/>
              <w:rPr>
                <w:color w:val="000000"/>
                <w:sz w:val="20"/>
              </w:rPr>
            </w:pPr>
            <w:r w:rsidRPr="004B43F2">
              <w:rPr>
                <w:color w:val="000000"/>
                <w:sz w:val="20"/>
              </w:rPr>
              <w:t>0.07</w:t>
            </w:r>
          </w:p>
        </w:tc>
        <w:tc>
          <w:tcPr>
            <w:tcW w:w="619" w:type="dxa"/>
            <w:tcBorders>
              <w:top w:val="nil"/>
              <w:left w:val="nil"/>
              <w:bottom w:val="single" w:sz="4" w:space="0" w:color="auto"/>
              <w:right w:val="nil"/>
            </w:tcBorders>
            <w:shd w:val="clear" w:color="auto" w:fill="auto"/>
            <w:noWrap/>
            <w:vAlign w:val="center"/>
            <w:hideMark/>
          </w:tcPr>
          <w:p w14:paraId="129304FA" w14:textId="59A4358B" w:rsidR="004B43F2" w:rsidRPr="004B43F2" w:rsidRDefault="004B43F2" w:rsidP="004B43F2">
            <w:pPr>
              <w:spacing w:after="0"/>
              <w:jc w:val="center"/>
              <w:rPr>
                <w:color w:val="000000"/>
                <w:sz w:val="20"/>
              </w:rPr>
            </w:pPr>
            <w:r w:rsidRPr="004B43F2">
              <w:rPr>
                <w:color w:val="000000"/>
                <w:sz w:val="20"/>
              </w:rPr>
              <w:t>0.05</w:t>
            </w:r>
          </w:p>
        </w:tc>
        <w:tc>
          <w:tcPr>
            <w:tcW w:w="619" w:type="dxa"/>
            <w:tcBorders>
              <w:top w:val="nil"/>
              <w:left w:val="nil"/>
              <w:bottom w:val="single" w:sz="4" w:space="0" w:color="auto"/>
              <w:right w:val="nil"/>
            </w:tcBorders>
            <w:shd w:val="clear" w:color="auto" w:fill="auto"/>
            <w:noWrap/>
            <w:vAlign w:val="center"/>
            <w:hideMark/>
          </w:tcPr>
          <w:p w14:paraId="2D32AF02" w14:textId="21A82058" w:rsidR="004B43F2" w:rsidRPr="004B43F2" w:rsidRDefault="004B43F2" w:rsidP="004B43F2">
            <w:pPr>
              <w:spacing w:after="0"/>
              <w:jc w:val="center"/>
              <w:rPr>
                <w:color w:val="000000"/>
                <w:sz w:val="20"/>
              </w:rPr>
            </w:pPr>
            <w:r w:rsidRPr="004B43F2">
              <w:rPr>
                <w:color w:val="000000"/>
                <w:sz w:val="20"/>
              </w:rPr>
              <w:t>0.03</w:t>
            </w:r>
          </w:p>
        </w:tc>
        <w:tc>
          <w:tcPr>
            <w:tcW w:w="619" w:type="dxa"/>
            <w:tcBorders>
              <w:top w:val="nil"/>
              <w:left w:val="nil"/>
              <w:bottom w:val="single" w:sz="4" w:space="0" w:color="auto"/>
              <w:right w:val="nil"/>
            </w:tcBorders>
            <w:shd w:val="clear" w:color="auto" w:fill="auto"/>
            <w:noWrap/>
            <w:vAlign w:val="center"/>
            <w:hideMark/>
          </w:tcPr>
          <w:p w14:paraId="0C709E72" w14:textId="3884F654" w:rsidR="004B43F2" w:rsidRPr="004B43F2" w:rsidRDefault="004B43F2" w:rsidP="004B43F2">
            <w:pPr>
              <w:spacing w:after="0"/>
              <w:jc w:val="center"/>
              <w:rPr>
                <w:color w:val="000000"/>
                <w:sz w:val="20"/>
              </w:rPr>
            </w:pPr>
            <w:r w:rsidRPr="004B43F2">
              <w:rPr>
                <w:color w:val="000000"/>
                <w:sz w:val="20"/>
              </w:rPr>
              <w:t>0.02</w:t>
            </w:r>
          </w:p>
        </w:tc>
        <w:tc>
          <w:tcPr>
            <w:tcW w:w="619" w:type="dxa"/>
            <w:tcBorders>
              <w:top w:val="nil"/>
              <w:left w:val="nil"/>
              <w:bottom w:val="single" w:sz="4" w:space="0" w:color="auto"/>
              <w:right w:val="nil"/>
            </w:tcBorders>
            <w:shd w:val="clear" w:color="auto" w:fill="auto"/>
            <w:noWrap/>
            <w:vAlign w:val="center"/>
            <w:hideMark/>
          </w:tcPr>
          <w:p w14:paraId="577B302A" w14:textId="4B5AA8FE" w:rsidR="004B43F2" w:rsidRPr="004B43F2" w:rsidRDefault="004B43F2" w:rsidP="004B43F2">
            <w:pPr>
              <w:spacing w:after="0"/>
              <w:jc w:val="center"/>
              <w:rPr>
                <w:color w:val="000000"/>
                <w:sz w:val="20"/>
              </w:rPr>
            </w:pPr>
            <w:r w:rsidRPr="004B43F2">
              <w:rPr>
                <w:color w:val="000000"/>
                <w:sz w:val="20"/>
              </w:rPr>
              <w:t>0.03</w:t>
            </w:r>
          </w:p>
        </w:tc>
        <w:tc>
          <w:tcPr>
            <w:tcW w:w="619" w:type="dxa"/>
            <w:tcBorders>
              <w:top w:val="nil"/>
              <w:left w:val="nil"/>
              <w:bottom w:val="single" w:sz="4" w:space="0" w:color="auto"/>
              <w:right w:val="nil"/>
            </w:tcBorders>
            <w:shd w:val="clear" w:color="auto" w:fill="auto"/>
            <w:noWrap/>
            <w:vAlign w:val="center"/>
            <w:hideMark/>
          </w:tcPr>
          <w:p w14:paraId="2BF3904E" w14:textId="7C3A0BED" w:rsidR="004B43F2" w:rsidRPr="004B43F2" w:rsidRDefault="004B43F2" w:rsidP="004B43F2">
            <w:pPr>
              <w:spacing w:after="0"/>
              <w:jc w:val="center"/>
              <w:rPr>
                <w:color w:val="000000"/>
                <w:sz w:val="20"/>
              </w:rPr>
            </w:pPr>
            <w:r w:rsidRPr="004B43F2">
              <w:rPr>
                <w:color w:val="000000"/>
                <w:sz w:val="20"/>
              </w:rPr>
              <w:t>0.03</w:t>
            </w:r>
          </w:p>
        </w:tc>
        <w:tc>
          <w:tcPr>
            <w:tcW w:w="619" w:type="dxa"/>
            <w:tcBorders>
              <w:top w:val="nil"/>
              <w:left w:val="nil"/>
              <w:bottom w:val="single" w:sz="4" w:space="0" w:color="auto"/>
              <w:right w:val="nil"/>
            </w:tcBorders>
            <w:shd w:val="clear" w:color="auto" w:fill="auto"/>
            <w:noWrap/>
            <w:vAlign w:val="center"/>
            <w:hideMark/>
          </w:tcPr>
          <w:p w14:paraId="39F3BA08" w14:textId="48AE6AF6" w:rsidR="004B43F2" w:rsidRPr="004B43F2" w:rsidRDefault="004B43F2" w:rsidP="004B43F2">
            <w:pPr>
              <w:spacing w:after="0"/>
              <w:jc w:val="center"/>
              <w:rPr>
                <w:color w:val="000000"/>
                <w:sz w:val="20"/>
              </w:rPr>
            </w:pPr>
            <w:r w:rsidRPr="004B43F2">
              <w:rPr>
                <w:color w:val="000000"/>
                <w:sz w:val="20"/>
              </w:rPr>
              <w:t>0.06</w:t>
            </w:r>
          </w:p>
        </w:tc>
        <w:tc>
          <w:tcPr>
            <w:tcW w:w="619" w:type="dxa"/>
            <w:tcBorders>
              <w:top w:val="nil"/>
              <w:left w:val="nil"/>
              <w:bottom w:val="single" w:sz="4" w:space="0" w:color="auto"/>
              <w:right w:val="nil"/>
            </w:tcBorders>
            <w:shd w:val="clear" w:color="auto" w:fill="auto"/>
            <w:noWrap/>
            <w:vAlign w:val="center"/>
            <w:hideMark/>
          </w:tcPr>
          <w:p w14:paraId="56349980" w14:textId="46EC2A29" w:rsidR="004B43F2" w:rsidRPr="004B43F2" w:rsidRDefault="004B43F2" w:rsidP="004B43F2">
            <w:pPr>
              <w:spacing w:after="0"/>
              <w:jc w:val="center"/>
              <w:rPr>
                <w:color w:val="000000"/>
                <w:sz w:val="20"/>
              </w:rPr>
            </w:pPr>
            <w:r w:rsidRPr="004B43F2">
              <w:rPr>
                <w:color w:val="000000"/>
                <w:sz w:val="20"/>
              </w:rPr>
              <w:t>0.04</w:t>
            </w:r>
          </w:p>
        </w:tc>
        <w:tc>
          <w:tcPr>
            <w:tcW w:w="619" w:type="dxa"/>
            <w:tcBorders>
              <w:top w:val="nil"/>
              <w:left w:val="nil"/>
              <w:bottom w:val="single" w:sz="4" w:space="0" w:color="auto"/>
              <w:right w:val="nil"/>
            </w:tcBorders>
            <w:shd w:val="clear" w:color="auto" w:fill="auto"/>
            <w:noWrap/>
            <w:vAlign w:val="center"/>
            <w:hideMark/>
          </w:tcPr>
          <w:p w14:paraId="3AF1A01D" w14:textId="23F8950C" w:rsidR="004B43F2" w:rsidRPr="004B43F2" w:rsidRDefault="004B43F2" w:rsidP="004B43F2">
            <w:pPr>
              <w:spacing w:after="0"/>
              <w:jc w:val="center"/>
              <w:rPr>
                <w:color w:val="000000"/>
                <w:sz w:val="20"/>
              </w:rPr>
            </w:pPr>
            <w:r w:rsidRPr="004B43F2">
              <w:rPr>
                <w:color w:val="000000"/>
                <w:sz w:val="20"/>
              </w:rPr>
              <w:t>0.05</w:t>
            </w:r>
          </w:p>
        </w:tc>
        <w:tc>
          <w:tcPr>
            <w:tcW w:w="619" w:type="dxa"/>
            <w:tcBorders>
              <w:top w:val="nil"/>
              <w:left w:val="nil"/>
              <w:bottom w:val="single" w:sz="4" w:space="0" w:color="auto"/>
              <w:right w:val="nil"/>
            </w:tcBorders>
            <w:shd w:val="clear" w:color="auto" w:fill="auto"/>
            <w:noWrap/>
            <w:vAlign w:val="center"/>
            <w:hideMark/>
          </w:tcPr>
          <w:p w14:paraId="62983F7E" w14:textId="08CBDD23" w:rsidR="004B43F2" w:rsidRPr="004B43F2" w:rsidRDefault="004B43F2" w:rsidP="004B43F2">
            <w:pPr>
              <w:spacing w:after="0"/>
              <w:jc w:val="center"/>
              <w:rPr>
                <w:color w:val="000000"/>
                <w:sz w:val="20"/>
              </w:rPr>
            </w:pPr>
            <w:r w:rsidRPr="004B43F2">
              <w:rPr>
                <w:color w:val="000000"/>
                <w:sz w:val="20"/>
              </w:rPr>
              <w:t>0.10</w:t>
            </w:r>
          </w:p>
        </w:tc>
        <w:tc>
          <w:tcPr>
            <w:tcW w:w="619" w:type="dxa"/>
            <w:tcBorders>
              <w:top w:val="nil"/>
              <w:left w:val="nil"/>
              <w:bottom w:val="single" w:sz="4" w:space="0" w:color="auto"/>
              <w:right w:val="nil"/>
            </w:tcBorders>
            <w:shd w:val="clear" w:color="auto" w:fill="auto"/>
            <w:noWrap/>
            <w:vAlign w:val="center"/>
            <w:hideMark/>
          </w:tcPr>
          <w:p w14:paraId="05C89F24" w14:textId="68D84BCC" w:rsidR="004B43F2" w:rsidRPr="004B43F2" w:rsidRDefault="004B43F2" w:rsidP="004B43F2">
            <w:pPr>
              <w:spacing w:after="0"/>
              <w:jc w:val="center"/>
              <w:rPr>
                <w:color w:val="000000"/>
                <w:sz w:val="20"/>
              </w:rPr>
            </w:pPr>
            <w:r w:rsidRPr="004B43F2">
              <w:rPr>
                <w:color w:val="000000"/>
                <w:sz w:val="20"/>
              </w:rPr>
              <w:t>0.12</w:t>
            </w:r>
          </w:p>
        </w:tc>
        <w:tc>
          <w:tcPr>
            <w:tcW w:w="619" w:type="dxa"/>
            <w:tcBorders>
              <w:top w:val="nil"/>
              <w:left w:val="nil"/>
              <w:bottom w:val="single" w:sz="4" w:space="0" w:color="auto"/>
              <w:right w:val="nil"/>
            </w:tcBorders>
            <w:shd w:val="clear" w:color="auto" w:fill="auto"/>
            <w:noWrap/>
            <w:vAlign w:val="center"/>
            <w:hideMark/>
          </w:tcPr>
          <w:p w14:paraId="7C8DDDCC" w14:textId="64B15F6D" w:rsidR="004B43F2" w:rsidRPr="004B43F2" w:rsidRDefault="004B43F2" w:rsidP="004B43F2">
            <w:pPr>
              <w:spacing w:after="0"/>
              <w:jc w:val="center"/>
              <w:rPr>
                <w:color w:val="000000"/>
                <w:sz w:val="20"/>
              </w:rPr>
            </w:pPr>
            <w:r w:rsidRPr="004B43F2">
              <w:rPr>
                <w:color w:val="000000"/>
                <w:sz w:val="20"/>
              </w:rPr>
              <w:t>0.15</w:t>
            </w:r>
          </w:p>
        </w:tc>
        <w:tc>
          <w:tcPr>
            <w:tcW w:w="616" w:type="dxa"/>
            <w:tcBorders>
              <w:top w:val="nil"/>
              <w:left w:val="nil"/>
              <w:bottom w:val="single" w:sz="4" w:space="0" w:color="auto"/>
              <w:right w:val="nil"/>
            </w:tcBorders>
            <w:vAlign w:val="center"/>
          </w:tcPr>
          <w:p w14:paraId="6982E460" w14:textId="30C15A33" w:rsidR="004B43F2" w:rsidRPr="004B43F2" w:rsidRDefault="004B43F2" w:rsidP="004B43F2">
            <w:pPr>
              <w:spacing w:after="0"/>
              <w:jc w:val="center"/>
              <w:rPr>
                <w:color w:val="000000"/>
                <w:sz w:val="20"/>
              </w:rPr>
            </w:pPr>
            <w:r w:rsidRPr="004B43F2">
              <w:rPr>
                <w:color w:val="000000"/>
                <w:sz w:val="20"/>
              </w:rPr>
              <w:t>0.12</w:t>
            </w:r>
          </w:p>
        </w:tc>
      </w:tr>
      <w:tr w:rsidR="004B43F2" w:rsidRPr="00FE10AE" w14:paraId="02EE754D" w14:textId="77777777" w:rsidTr="004B43F2">
        <w:trPr>
          <w:trHeight w:val="493"/>
        </w:trPr>
        <w:tc>
          <w:tcPr>
            <w:tcW w:w="816" w:type="dxa"/>
            <w:tcBorders>
              <w:top w:val="single" w:sz="4" w:space="0" w:color="auto"/>
              <w:left w:val="nil"/>
              <w:bottom w:val="single" w:sz="4" w:space="0" w:color="auto"/>
              <w:right w:val="nil"/>
            </w:tcBorders>
            <w:shd w:val="clear" w:color="auto" w:fill="auto"/>
            <w:vAlign w:val="center"/>
            <w:hideMark/>
          </w:tcPr>
          <w:p w14:paraId="1974DB76" w14:textId="77777777" w:rsidR="004B43F2" w:rsidRPr="004B43F2" w:rsidRDefault="004B43F2" w:rsidP="004B43F2">
            <w:pPr>
              <w:spacing w:after="0"/>
              <w:jc w:val="center"/>
              <w:rPr>
                <w:color w:val="000000"/>
                <w:sz w:val="20"/>
              </w:rPr>
            </w:pPr>
            <w:r w:rsidRPr="004B43F2">
              <w:rPr>
                <w:color w:val="000000"/>
                <w:sz w:val="20"/>
              </w:rPr>
              <w:t>Sample size</w:t>
            </w:r>
          </w:p>
        </w:tc>
        <w:tc>
          <w:tcPr>
            <w:tcW w:w="666" w:type="dxa"/>
            <w:tcBorders>
              <w:top w:val="single" w:sz="4" w:space="0" w:color="auto"/>
              <w:left w:val="nil"/>
              <w:bottom w:val="single" w:sz="4" w:space="0" w:color="auto"/>
              <w:right w:val="nil"/>
            </w:tcBorders>
            <w:shd w:val="clear" w:color="auto" w:fill="auto"/>
            <w:noWrap/>
            <w:vAlign w:val="center"/>
            <w:hideMark/>
          </w:tcPr>
          <w:p w14:paraId="1E6C56A9" w14:textId="23DA6004" w:rsidR="004B43F2" w:rsidRPr="004B43F2" w:rsidRDefault="004B43F2" w:rsidP="004B43F2">
            <w:pPr>
              <w:spacing w:after="0"/>
              <w:jc w:val="center"/>
              <w:rPr>
                <w:color w:val="000000"/>
                <w:sz w:val="20"/>
              </w:rPr>
            </w:pPr>
            <w:r w:rsidRPr="004B43F2">
              <w:rPr>
                <w:color w:val="000000"/>
                <w:sz w:val="20"/>
              </w:rPr>
              <w:t>1,754</w:t>
            </w:r>
          </w:p>
        </w:tc>
        <w:tc>
          <w:tcPr>
            <w:tcW w:w="619" w:type="dxa"/>
            <w:tcBorders>
              <w:top w:val="single" w:sz="4" w:space="0" w:color="auto"/>
              <w:left w:val="nil"/>
              <w:bottom w:val="single" w:sz="4" w:space="0" w:color="auto"/>
              <w:right w:val="nil"/>
            </w:tcBorders>
            <w:shd w:val="clear" w:color="auto" w:fill="auto"/>
            <w:noWrap/>
            <w:vAlign w:val="center"/>
            <w:hideMark/>
          </w:tcPr>
          <w:p w14:paraId="3D455DBF" w14:textId="684370E3" w:rsidR="004B43F2" w:rsidRPr="004B43F2" w:rsidRDefault="004B43F2" w:rsidP="004B43F2">
            <w:pPr>
              <w:spacing w:after="0"/>
              <w:jc w:val="center"/>
              <w:rPr>
                <w:color w:val="000000"/>
                <w:sz w:val="20"/>
              </w:rPr>
            </w:pPr>
            <w:r w:rsidRPr="004B43F2">
              <w:rPr>
                <w:color w:val="000000"/>
                <w:sz w:val="20"/>
              </w:rPr>
              <w:t>1,378</w:t>
            </w:r>
          </w:p>
        </w:tc>
        <w:tc>
          <w:tcPr>
            <w:tcW w:w="619" w:type="dxa"/>
            <w:tcBorders>
              <w:top w:val="single" w:sz="4" w:space="0" w:color="auto"/>
              <w:left w:val="nil"/>
              <w:bottom w:val="single" w:sz="4" w:space="0" w:color="auto"/>
              <w:right w:val="nil"/>
            </w:tcBorders>
            <w:shd w:val="clear" w:color="auto" w:fill="auto"/>
            <w:noWrap/>
            <w:vAlign w:val="center"/>
            <w:hideMark/>
          </w:tcPr>
          <w:p w14:paraId="292A45C0" w14:textId="2C4D979B" w:rsidR="004B43F2" w:rsidRPr="004B43F2" w:rsidRDefault="004B43F2" w:rsidP="004B43F2">
            <w:pPr>
              <w:spacing w:after="0"/>
              <w:jc w:val="center"/>
              <w:rPr>
                <w:color w:val="000000"/>
                <w:sz w:val="20"/>
              </w:rPr>
            </w:pPr>
            <w:r w:rsidRPr="004B43F2">
              <w:rPr>
                <w:color w:val="000000"/>
                <w:sz w:val="20"/>
              </w:rPr>
              <w:t>641</w:t>
            </w:r>
          </w:p>
        </w:tc>
        <w:tc>
          <w:tcPr>
            <w:tcW w:w="619" w:type="dxa"/>
            <w:tcBorders>
              <w:top w:val="single" w:sz="4" w:space="0" w:color="auto"/>
              <w:left w:val="nil"/>
              <w:bottom w:val="single" w:sz="4" w:space="0" w:color="auto"/>
              <w:right w:val="nil"/>
            </w:tcBorders>
            <w:shd w:val="clear" w:color="auto" w:fill="auto"/>
            <w:noWrap/>
            <w:vAlign w:val="center"/>
            <w:hideMark/>
          </w:tcPr>
          <w:p w14:paraId="55C296AA" w14:textId="09A0F81B" w:rsidR="004B43F2" w:rsidRPr="004B43F2" w:rsidRDefault="004B43F2" w:rsidP="004B43F2">
            <w:pPr>
              <w:spacing w:after="0"/>
              <w:jc w:val="center"/>
              <w:rPr>
                <w:color w:val="000000"/>
                <w:sz w:val="20"/>
              </w:rPr>
            </w:pPr>
            <w:r w:rsidRPr="004B43F2">
              <w:rPr>
                <w:color w:val="000000"/>
                <w:sz w:val="20"/>
              </w:rPr>
              <w:t>898</w:t>
            </w:r>
          </w:p>
        </w:tc>
        <w:tc>
          <w:tcPr>
            <w:tcW w:w="619" w:type="dxa"/>
            <w:tcBorders>
              <w:top w:val="single" w:sz="4" w:space="0" w:color="auto"/>
              <w:left w:val="nil"/>
              <w:bottom w:val="single" w:sz="4" w:space="0" w:color="auto"/>
              <w:right w:val="nil"/>
            </w:tcBorders>
            <w:shd w:val="clear" w:color="auto" w:fill="auto"/>
            <w:noWrap/>
            <w:vAlign w:val="center"/>
            <w:hideMark/>
          </w:tcPr>
          <w:p w14:paraId="251ACF47" w14:textId="5A89229F" w:rsidR="004B43F2" w:rsidRPr="004B43F2" w:rsidRDefault="004B43F2" w:rsidP="004B43F2">
            <w:pPr>
              <w:spacing w:after="0"/>
              <w:jc w:val="center"/>
              <w:rPr>
                <w:color w:val="000000"/>
                <w:sz w:val="20"/>
              </w:rPr>
            </w:pPr>
            <w:r w:rsidRPr="004B43F2">
              <w:rPr>
                <w:color w:val="000000"/>
                <w:sz w:val="20"/>
              </w:rPr>
              <w:t>985</w:t>
            </w:r>
          </w:p>
        </w:tc>
        <w:tc>
          <w:tcPr>
            <w:tcW w:w="619" w:type="dxa"/>
            <w:tcBorders>
              <w:top w:val="single" w:sz="4" w:space="0" w:color="auto"/>
              <w:left w:val="nil"/>
              <w:bottom w:val="single" w:sz="4" w:space="0" w:color="auto"/>
              <w:right w:val="nil"/>
            </w:tcBorders>
            <w:shd w:val="clear" w:color="auto" w:fill="auto"/>
            <w:noWrap/>
            <w:vAlign w:val="center"/>
            <w:hideMark/>
          </w:tcPr>
          <w:p w14:paraId="108E9044" w14:textId="1DCA4F83" w:rsidR="004B43F2" w:rsidRPr="004B43F2" w:rsidRDefault="004B43F2" w:rsidP="004B43F2">
            <w:pPr>
              <w:spacing w:after="0"/>
              <w:jc w:val="center"/>
              <w:rPr>
                <w:color w:val="000000"/>
                <w:sz w:val="20"/>
              </w:rPr>
            </w:pPr>
            <w:r w:rsidRPr="004B43F2">
              <w:rPr>
                <w:color w:val="000000"/>
                <w:sz w:val="20"/>
              </w:rPr>
              <w:t>1,009</w:t>
            </w:r>
          </w:p>
        </w:tc>
        <w:tc>
          <w:tcPr>
            <w:tcW w:w="619" w:type="dxa"/>
            <w:tcBorders>
              <w:top w:val="single" w:sz="4" w:space="0" w:color="auto"/>
              <w:left w:val="nil"/>
              <w:bottom w:val="single" w:sz="4" w:space="0" w:color="auto"/>
              <w:right w:val="nil"/>
            </w:tcBorders>
            <w:shd w:val="clear" w:color="auto" w:fill="auto"/>
            <w:noWrap/>
            <w:vAlign w:val="center"/>
            <w:hideMark/>
          </w:tcPr>
          <w:p w14:paraId="48414064" w14:textId="7665E583" w:rsidR="004B43F2" w:rsidRPr="004B43F2" w:rsidRDefault="004B43F2" w:rsidP="004B43F2">
            <w:pPr>
              <w:spacing w:after="0"/>
              <w:jc w:val="center"/>
              <w:rPr>
                <w:color w:val="000000"/>
                <w:sz w:val="20"/>
              </w:rPr>
            </w:pPr>
            <w:r w:rsidRPr="004B43F2">
              <w:rPr>
                <w:color w:val="000000"/>
                <w:sz w:val="20"/>
              </w:rPr>
              <w:t>1,177</w:t>
            </w:r>
          </w:p>
        </w:tc>
        <w:tc>
          <w:tcPr>
            <w:tcW w:w="619" w:type="dxa"/>
            <w:tcBorders>
              <w:top w:val="single" w:sz="4" w:space="0" w:color="auto"/>
              <w:left w:val="nil"/>
              <w:bottom w:val="single" w:sz="4" w:space="0" w:color="auto"/>
              <w:right w:val="nil"/>
            </w:tcBorders>
            <w:shd w:val="clear" w:color="auto" w:fill="auto"/>
            <w:noWrap/>
            <w:vAlign w:val="center"/>
            <w:hideMark/>
          </w:tcPr>
          <w:p w14:paraId="0A50254E" w14:textId="59C0FEB3" w:rsidR="004B43F2" w:rsidRPr="004B43F2" w:rsidRDefault="004B43F2" w:rsidP="004B43F2">
            <w:pPr>
              <w:spacing w:after="0"/>
              <w:jc w:val="center"/>
              <w:rPr>
                <w:color w:val="000000"/>
                <w:sz w:val="20"/>
              </w:rPr>
            </w:pPr>
            <w:r w:rsidRPr="004B43F2">
              <w:rPr>
                <w:color w:val="000000"/>
                <w:sz w:val="20"/>
              </w:rPr>
              <w:t>418</w:t>
            </w:r>
          </w:p>
        </w:tc>
        <w:tc>
          <w:tcPr>
            <w:tcW w:w="619" w:type="dxa"/>
            <w:tcBorders>
              <w:top w:val="single" w:sz="4" w:space="0" w:color="auto"/>
              <w:left w:val="nil"/>
              <w:bottom w:val="single" w:sz="4" w:space="0" w:color="auto"/>
              <w:right w:val="nil"/>
            </w:tcBorders>
            <w:shd w:val="clear" w:color="auto" w:fill="auto"/>
            <w:noWrap/>
            <w:vAlign w:val="center"/>
            <w:hideMark/>
          </w:tcPr>
          <w:p w14:paraId="3FB3E72B" w14:textId="5166A93E" w:rsidR="004B43F2" w:rsidRPr="004B43F2" w:rsidRDefault="004B43F2" w:rsidP="004B43F2">
            <w:pPr>
              <w:spacing w:after="0"/>
              <w:jc w:val="center"/>
              <w:rPr>
                <w:color w:val="000000"/>
                <w:sz w:val="20"/>
              </w:rPr>
            </w:pPr>
            <w:r w:rsidRPr="004B43F2">
              <w:rPr>
                <w:color w:val="000000"/>
                <w:sz w:val="20"/>
              </w:rPr>
              <w:t>794</w:t>
            </w:r>
          </w:p>
        </w:tc>
        <w:tc>
          <w:tcPr>
            <w:tcW w:w="619" w:type="dxa"/>
            <w:tcBorders>
              <w:top w:val="single" w:sz="4" w:space="0" w:color="auto"/>
              <w:left w:val="nil"/>
              <w:bottom w:val="single" w:sz="4" w:space="0" w:color="auto"/>
              <w:right w:val="nil"/>
            </w:tcBorders>
            <w:shd w:val="clear" w:color="auto" w:fill="auto"/>
            <w:noWrap/>
            <w:vAlign w:val="center"/>
            <w:hideMark/>
          </w:tcPr>
          <w:p w14:paraId="73B8418C" w14:textId="092ACBF3" w:rsidR="004B43F2" w:rsidRPr="004B43F2" w:rsidRDefault="004B43F2" w:rsidP="004B43F2">
            <w:pPr>
              <w:spacing w:after="0"/>
              <w:jc w:val="center"/>
              <w:rPr>
                <w:color w:val="000000"/>
                <w:sz w:val="20"/>
              </w:rPr>
            </w:pPr>
            <w:r w:rsidRPr="004B43F2">
              <w:rPr>
                <w:color w:val="000000"/>
                <w:sz w:val="20"/>
              </w:rPr>
              <w:t>880</w:t>
            </w:r>
          </w:p>
        </w:tc>
        <w:tc>
          <w:tcPr>
            <w:tcW w:w="619" w:type="dxa"/>
            <w:tcBorders>
              <w:top w:val="single" w:sz="4" w:space="0" w:color="auto"/>
              <w:left w:val="nil"/>
              <w:bottom w:val="single" w:sz="4" w:space="0" w:color="auto"/>
              <w:right w:val="nil"/>
            </w:tcBorders>
            <w:shd w:val="clear" w:color="auto" w:fill="auto"/>
            <w:noWrap/>
            <w:vAlign w:val="center"/>
            <w:hideMark/>
          </w:tcPr>
          <w:p w14:paraId="7EB78B65" w14:textId="0596CBFD" w:rsidR="004B43F2" w:rsidRPr="004B43F2" w:rsidRDefault="004B43F2" w:rsidP="004B43F2">
            <w:pPr>
              <w:spacing w:after="0"/>
              <w:jc w:val="center"/>
              <w:rPr>
                <w:color w:val="000000"/>
                <w:sz w:val="20"/>
              </w:rPr>
            </w:pPr>
            <w:r w:rsidRPr="004B43F2">
              <w:rPr>
                <w:color w:val="000000"/>
                <w:sz w:val="20"/>
              </w:rPr>
              <w:t>760</w:t>
            </w:r>
          </w:p>
        </w:tc>
        <w:tc>
          <w:tcPr>
            <w:tcW w:w="619" w:type="dxa"/>
            <w:tcBorders>
              <w:top w:val="single" w:sz="4" w:space="0" w:color="auto"/>
              <w:left w:val="nil"/>
              <w:bottom w:val="single" w:sz="4" w:space="0" w:color="auto"/>
              <w:right w:val="nil"/>
            </w:tcBorders>
            <w:shd w:val="clear" w:color="auto" w:fill="auto"/>
            <w:noWrap/>
            <w:vAlign w:val="center"/>
            <w:hideMark/>
          </w:tcPr>
          <w:p w14:paraId="626BA57D" w14:textId="2AFFFFED" w:rsidR="004B43F2" w:rsidRPr="004B43F2" w:rsidRDefault="004B43F2" w:rsidP="004B43F2">
            <w:pPr>
              <w:spacing w:after="0"/>
              <w:jc w:val="center"/>
              <w:rPr>
                <w:color w:val="000000"/>
                <w:sz w:val="20"/>
              </w:rPr>
            </w:pPr>
            <w:r w:rsidRPr="004B43F2">
              <w:rPr>
                <w:color w:val="000000"/>
                <w:sz w:val="20"/>
              </w:rPr>
              <w:t>1,071</w:t>
            </w:r>
          </w:p>
        </w:tc>
        <w:tc>
          <w:tcPr>
            <w:tcW w:w="616" w:type="dxa"/>
            <w:tcBorders>
              <w:top w:val="single" w:sz="4" w:space="0" w:color="auto"/>
              <w:left w:val="nil"/>
              <w:bottom w:val="single" w:sz="4" w:space="0" w:color="auto"/>
              <w:right w:val="nil"/>
            </w:tcBorders>
            <w:vAlign w:val="center"/>
          </w:tcPr>
          <w:p w14:paraId="56B899BB" w14:textId="282F9E46" w:rsidR="004B43F2" w:rsidRPr="004B43F2" w:rsidRDefault="004B43F2" w:rsidP="004B43F2">
            <w:pPr>
              <w:spacing w:after="0"/>
              <w:jc w:val="center"/>
              <w:rPr>
                <w:color w:val="000000"/>
                <w:sz w:val="20"/>
              </w:rPr>
            </w:pPr>
            <w:r w:rsidRPr="004B43F2">
              <w:rPr>
                <w:color w:val="000000"/>
                <w:sz w:val="20"/>
              </w:rPr>
              <w:t>1,219</w:t>
            </w:r>
          </w:p>
        </w:tc>
      </w:tr>
    </w:tbl>
    <w:p w14:paraId="4E587BE4" w14:textId="78F0BEE9" w:rsidR="00311B2C" w:rsidRDefault="00311B2C" w:rsidP="00311B2C">
      <w:pPr>
        <w:spacing w:after="0"/>
      </w:pPr>
      <w:r>
        <w:br w:type="page"/>
      </w:r>
    </w:p>
    <w:p w14:paraId="32AF934D" w14:textId="1116C0B3" w:rsidR="00A92122" w:rsidRPr="00A43699" w:rsidRDefault="00A92122" w:rsidP="00A92122">
      <w:pPr>
        <w:pStyle w:val="Heading5"/>
        <w:spacing w:after="240"/>
        <w:ind w:left="0" w:firstLine="0"/>
      </w:pPr>
      <w:r w:rsidRPr="009508EF">
        <w:rPr>
          <w:szCs w:val="22"/>
        </w:rPr>
        <w:lastRenderedPageBreak/>
        <w:t>Table 9-11.</w:t>
      </w:r>
      <w:r w:rsidRPr="001D7668">
        <w:rPr>
          <w:szCs w:val="22"/>
        </w:rPr>
        <w:t xml:space="preserve"> Equations</w:t>
      </w:r>
      <w:r w:rsidRPr="00A43699">
        <w:rPr>
          <w:szCs w:val="22"/>
        </w:rPr>
        <w:t xml:space="preserve"> describing population dynamics of POP age-structured assessment model</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116"/>
        <w:gridCol w:w="2639"/>
        <w:gridCol w:w="3595"/>
      </w:tblGrid>
      <w:tr w:rsidR="00A92122" w:rsidRPr="00F51D5C" w14:paraId="474739B3" w14:textId="77777777" w:rsidTr="00A92122">
        <w:tc>
          <w:tcPr>
            <w:tcW w:w="3116" w:type="dxa"/>
            <w:tcBorders>
              <w:top w:val="single" w:sz="4" w:space="0" w:color="auto"/>
              <w:left w:val="nil"/>
              <w:bottom w:val="single" w:sz="4" w:space="0" w:color="auto"/>
            </w:tcBorders>
            <w:vAlign w:val="bottom"/>
          </w:tcPr>
          <w:p w14:paraId="14B2B622" w14:textId="77777777" w:rsidR="00A92122" w:rsidRPr="00F51D5C" w:rsidRDefault="00A92122" w:rsidP="00A92122">
            <w:pPr>
              <w:tabs>
                <w:tab w:val="left" w:pos="4320"/>
              </w:tabs>
              <w:jc w:val="center"/>
              <w:rPr>
                <w:b/>
                <w:sz w:val="22"/>
                <w:szCs w:val="22"/>
              </w:rPr>
            </w:pPr>
            <w:r w:rsidRPr="00F51D5C">
              <w:rPr>
                <w:b/>
                <w:sz w:val="22"/>
                <w:szCs w:val="22"/>
              </w:rPr>
              <w:t>Equation</w:t>
            </w:r>
          </w:p>
        </w:tc>
        <w:tc>
          <w:tcPr>
            <w:tcW w:w="2639" w:type="dxa"/>
            <w:tcBorders>
              <w:top w:val="single" w:sz="4" w:space="0" w:color="auto"/>
              <w:bottom w:val="single" w:sz="4" w:space="0" w:color="auto"/>
            </w:tcBorders>
            <w:vAlign w:val="bottom"/>
          </w:tcPr>
          <w:p w14:paraId="270202EE" w14:textId="77777777" w:rsidR="00A92122" w:rsidRPr="00F51D5C" w:rsidRDefault="00A92122" w:rsidP="00A92122">
            <w:pPr>
              <w:tabs>
                <w:tab w:val="left" w:pos="4320"/>
              </w:tabs>
              <w:jc w:val="center"/>
              <w:rPr>
                <w:b/>
                <w:sz w:val="22"/>
                <w:szCs w:val="22"/>
              </w:rPr>
            </w:pPr>
            <w:r w:rsidRPr="00F51D5C">
              <w:rPr>
                <w:b/>
                <w:sz w:val="22"/>
                <w:szCs w:val="22"/>
              </w:rPr>
              <w:t>Description</w:t>
            </w:r>
          </w:p>
        </w:tc>
        <w:tc>
          <w:tcPr>
            <w:tcW w:w="3595" w:type="dxa"/>
            <w:tcBorders>
              <w:top w:val="single" w:sz="4" w:space="0" w:color="auto"/>
              <w:bottom w:val="single" w:sz="4" w:space="0" w:color="auto"/>
              <w:right w:val="nil"/>
            </w:tcBorders>
            <w:vAlign w:val="bottom"/>
          </w:tcPr>
          <w:p w14:paraId="1337305E" w14:textId="77777777" w:rsidR="00A92122" w:rsidRPr="00F51D5C" w:rsidRDefault="00A92122" w:rsidP="00A92122">
            <w:pPr>
              <w:tabs>
                <w:tab w:val="left" w:pos="4320"/>
              </w:tabs>
              <w:jc w:val="center"/>
              <w:rPr>
                <w:b/>
                <w:sz w:val="22"/>
                <w:szCs w:val="22"/>
              </w:rPr>
            </w:pPr>
            <w:r w:rsidRPr="00F51D5C">
              <w:rPr>
                <w:b/>
                <w:sz w:val="22"/>
                <w:szCs w:val="22"/>
              </w:rPr>
              <w:t>Parameters and notation</w:t>
            </w:r>
          </w:p>
        </w:tc>
      </w:tr>
      <w:tr w:rsidR="00A92122" w:rsidRPr="00F51D5C" w14:paraId="5A14D2EA" w14:textId="77777777" w:rsidTr="00A92122">
        <w:tc>
          <w:tcPr>
            <w:tcW w:w="3116" w:type="dxa"/>
            <w:tcBorders>
              <w:top w:val="single" w:sz="4" w:space="0" w:color="auto"/>
              <w:left w:val="nil"/>
            </w:tcBorders>
            <w:vAlign w:val="center"/>
          </w:tcPr>
          <w:p w14:paraId="127D60AC" w14:textId="77777777" w:rsidR="00A92122" w:rsidRPr="00F51D5C" w:rsidRDefault="00AA7383"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2,y</m:t>
                    </m:r>
                  </m:sub>
                </m:sSub>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e</m:t>
                    </m:r>
                  </m:e>
                  <m:sup>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r</m:t>
                        </m:r>
                      </m:sub>
                    </m:sSub>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ε</m:t>
                        </m:r>
                      </m:e>
                      <m:sub>
                        <m:r>
                          <w:rPr>
                            <w:rFonts w:ascii="Cambria Math" w:hAnsi="Cambria Math"/>
                            <w:sz w:val="22"/>
                            <w:szCs w:val="22"/>
                          </w:rPr>
                          <m:t>y</m:t>
                        </m:r>
                      </m:sub>
                      <m:sup>
                        <m:r>
                          <w:rPr>
                            <w:rFonts w:ascii="Cambria Math" w:hAnsi="Cambria Math"/>
                            <w:sz w:val="22"/>
                            <w:szCs w:val="22"/>
                          </w:rPr>
                          <m:t>r</m:t>
                        </m:r>
                      </m:sup>
                    </m:sSubSup>
                  </m:sup>
                </m:sSup>
              </m:oMath>
            </m:oMathPara>
          </w:p>
        </w:tc>
        <w:tc>
          <w:tcPr>
            <w:tcW w:w="2639" w:type="dxa"/>
            <w:tcBorders>
              <w:top w:val="single" w:sz="4" w:space="0" w:color="auto"/>
            </w:tcBorders>
            <w:vAlign w:val="center"/>
          </w:tcPr>
          <w:p w14:paraId="6EF25563" w14:textId="77777777" w:rsidR="00A92122" w:rsidRPr="00F51D5C" w:rsidRDefault="00A92122" w:rsidP="00A92122">
            <w:pPr>
              <w:tabs>
                <w:tab w:val="left" w:pos="4320"/>
              </w:tabs>
              <w:rPr>
                <w:sz w:val="22"/>
                <w:szCs w:val="22"/>
              </w:rPr>
            </w:pPr>
            <w:r w:rsidRPr="00F51D5C">
              <w:rPr>
                <w:sz w:val="22"/>
                <w:szCs w:val="22"/>
              </w:rPr>
              <w:t>Annual numbers at age of recruitment (age-2)</w:t>
            </w:r>
          </w:p>
        </w:tc>
        <w:tc>
          <w:tcPr>
            <w:tcW w:w="3595" w:type="dxa"/>
            <w:tcBorders>
              <w:top w:val="single" w:sz="4" w:space="0" w:color="auto"/>
              <w:right w:val="nil"/>
            </w:tcBorders>
            <w:vAlign w:val="center"/>
          </w:tcPr>
          <w:p w14:paraId="61C2ABED" w14:textId="77777777" w:rsidR="00A92122" w:rsidRPr="00F51D5C" w:rsidRDefault="00A92122" w:rsidP="00A92122">
            <w:pPr>
              <w:tabs>
                <w:tab w:val="left" w:pos="4320"/>
              </w:tabs>
              <w:rPr>
                <w:sz w:val="22"/>
                <w:szCs w:val="22"/>
              </w:rPr>
            </w:pPr>
            <m:oMath>
              <m:r>
                <w:rPr>
                  <w:rFonts w:ascii="Cambria Math" w:hAnsi="Cambria Math"/>
                  <w:sz w:val="22"/>
                  <w:szCs w:val="22"/>
                </w:rPr>
                <m:t>y</m:t>
              </m:r>
            </m:oMath>
            <w:r w:rsidRPr="00F51D5C">
              <w:rPr>
                <w:sz w:val="22"/>
                <w:szCs w:val="22"/>
              </w:rPr>
              <w:t xml:space="preserve"> – year</w:t>
            </w:r>
          </w:p>
          <w:p w14:paraId="044A91C5" w14:textId="77777777" w:rsidR="00A92122" w:rsidRPr="00F51D5C" w:rsidRDefault="00AA7383"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r</m:t>
                  </m:r>
                </m:sub>
              </m:sSub>
            </m:oMath>
            <w:r w:rsidR="00A92122" w:rsidRPr="00F51D5C">
              <w:rPr>
                <w:sz w:val="22"/>
                <w:szCs w:val="22"/>
              </w:rPr>
              <w:t xml:space="preserve"> – average recruitment</w:t>
            </w:r>
          </w:p>
          <w:p w14:paraId="3BC6F0E8" w14:textId="77777777" w:rsidR="00A92122" w:rsidRPr="00F51D5C" w:rsidRDefault="00AA7383"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ε</m:t>
                  </m:r>
                </m:e>
                <m:sub>
                  <m:r>
                    <w:rPr>
                      <w:rFonts w:ascii="Cambria Math" w:hAnsi="Cambria Math"/>
                      <w:sz w:val="22"/>
                      <w:szCs w:val="22"/>
                    </w:rPr>
                    <m:t>y</m:t>
                  </m:r>
                </m:sub>
                <m:sup>
                  <m:r>
                    <w:rPr>
                      <w:rFonts w:ascii="Cambria Math" w:hAnsi="Cambria Math"/>
                      <w:sz w:val="22"/>
                      <w:szCs w:val="22"/>
                    </w:rPr>
                    <m:t>r</m:t>
                  </m:r>
                </m:sup>
              </m:sSubSup>
            </m:oMath>
            <w:r w:rsidR="00A92122" w:rsidRPr="00F51D5C">
              <w:rPr>
                <w:sz w:val="22"/>
                <w:szCs w:val="22"/>
              </w:rPr>
              <w:t xml:space="preserve"> – annual recruitment deviation</w:t>
            </w:r>
          </w:p>
        </w:tc>
      </w:tr>
      <w:tr w:rsidR="00A92122" w:rsidRPr="00F51D5C" w14:paraId="7A4F9944" w14:textId="77777777" w:rsidTr="00A92122">
        <w:tc>
          <w:tcPr>
            <w:tcW w:w="3116" w:type="dxa"/>
            <w:tcBorders>
              <w:left w:val="nil"/>
            </w:tcBorders>
            <w:vAlign w:val="center"/>
          </w:tcPr>
          <w:p w14:paraId="6BEC44A8" w14:textId="77777777" w:rsidR="00A92122" w:rsidRPr="00F51D5C" w:rsidRDefault="00AA7383"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a,y</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a-1,y-1</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M+</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a-1,y-1</m:t>
                            </m:r>
                          </m:sub>
                        </m:sSub>
                      </m:e>
                    </m:d>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a-1,y-1</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a-1,y-1</m:t>
                        </m:r>
                      </m:sub>
                    </m:sSub>
                  </m:sup>
                </m:sSup>
              </m:oMath>
            </m:oMathPara>
          </w:p>
        </w:tc>
        <w:tc>
          <w:tcPr>
            <w:tcW w:w="2639" w:type="dxa"/>
            <w:vAlign w:val="center"/>
          </w:tcPr>
          <w:p w14:paraId="6212BF37" w14:textId="77777777" w:rsidR="00A92122" w:rsidRPr="00F51D5C" w:rsidRDefault="00A92122" w:rsidP="00A92122">
            <w:pPr>
              <w:tabs>
                <w:tab w:val="left" w:pos="4320"/>
              </w:tabs>
              <w:rPr>
                <w:sz w:val="22"/>
                <w:szCs w:val="22"/>
              </w:rPr>
            </w:pPr>
            <w:r w:rsidRPr="00F51D5C">
              <w:rPr>
                <w:sz w:val="22"/>
                <w:szCs w:val="22"/>
              </w:rPr>
              <w:t>Annual numbers at age between recruitment age and plus age group</w:t>
            </w:r>
          </w:p>
        </w:tc>
        <w:tc>
          <w:tcPr>
            <w:tcW w:w="3595" w:type="dxa"/>
            <w:tcBorders>
              <w:right w:val="nil"/>
            </w:tcBorders>
            <w:vAlign w:val="center"/>
          </w:tcPr>
          <w:p w14:paraId="043E8743" w14:textId="77777777" w:rsidR="00A92122" w:rsidRPr="00F51D5C" w:rsidRDefault="00A92122" w:rsidP="00A92122">
            <w:pPr>
              <w:tabs>
                <w:tab w:val="left" w:pos="4320"/>
              </w:tabs>
              <w:rPr>
                <w:sz w:val="22"/>
                <w:szCs w:val="22"/>
              </w:rPr>
            </w:pPr>
            <m:oMath>
              <m:r>
                <w:rPr>
                  <w:rFonts w:ascii="Cambria Math" w:hAnsi="Cambria Math"/>
                  <w:sz w:val="22"/>
                  <w:szCs w:val="22"/>
                </w:rPr>
                <m:t>a</m:t>
              </m:r>
            </m:oMath>
            <w:r w:rsidRPr="00F51D5C">
              <w:rPr>
                <w:sz w:val="22"/>
                <w:szCs w:val="22"/>
              </w:rPr>
              <w:t xml:space="preserve"> – age</w:t>
            </w:r>
          </w:p>
          <w:p w14:paraId="6DD7C67E" w14:textId="77777777" w:rsidR="00A92122" w:rsidRPr="00F51D5C" w:rsidRDefault="00A92122" w:rsidP="00A92122">
            <w:pPr>
              <w:tabs>
                <w:tab w:val="left" w:pos="4320"/>
              </w:tabs>
              <w:rPr>
                <w:sz w:val="22"/>
                <w:szCs w:val="22"/>
              </w:rPr>
            </w:pPr>
            <m:oMath>
              <m:r>
                <w:rPr>
                  <w:rFonts w:ascii="Cambria Math" w:hAnsi="Cambria Math"/>
                  <w:sz w:val="22"/>
                  <w:szCs w:val="22"/>
                </w:rPr>
                <m:t>M</m:t>
              </m:r>
            </m:oMath>
            <w:r w:rsidRPr="00F51D5C">
              <w:rPr>
                <w:sz w:val="22"/>
                <w:szCs w:val="22"/>
              </w:rPr>
              <w:t xml:space="preserve"> – natural mortality</w:t>
            </w:r>
          </w:p>
          <w:p w14:paraId="09E6AF9C" w14:textId="77777777" w:rsidR="00A92122" w:rsidRPr="00F51D5C" w:rsidRDefault="00AA7383"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a,y</m:t>
                  </m:r>
                </m:sub>
              </m:sSub>
            </m:oMath>
            <w:r w:rsidR="00A92122" w:rsidRPr="00F51D5C">
              <w:rPr>
                <w:sz w:val="22"/>
                <w:szCs w:val="22"/>
              </w:rPr>
              <w:t xml:space="preserve"> – annual fishing mortality at age</w:t>
            </w:r>
          </w:p>
          <w:p w14:paraId="71EBB36F" w14:textId="77777777" w:rsidR="00A92122" w:rsidRPr="00F51D5C" w:rsidRDefault="00AA7383"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a,y</m:t>
                  </m:r>
                </m:sub>
              </m:sSub>
            </m:oMath>
            <w:r w:rsidR="00A92122" w:rsidRPr="00F51D5C">
              <w:rPr>
                <w:sz w:val="22"/>
                <w:szCs w:val="22"/>
              </w:rPr>
              <w:t xml:space="preserve"> – annual total mortality at age</w:t>
            </w:r>
          </w:p>
        </w:tc>
      </w:tr>
      <w:tr w:rsidR="00A92122" w:rsidRPr="00F51D5C" w14:paraId="7B7B8222" w14:textId="77777777" w:rsidTr="00A92122">
        <w:tc>
          <w:tcPr>
            <w:tcW w:w="3116" w:type="dxa"/>
            <w:tcBorders>
              <w:left w:val="nil"/>
            </w:tcBorders>
            <w:vAlign w:val="center"/>
          </w:tcPr>
          <w:p w14:paraId="5AB7ADED" w14:textId="77777777" w:rsidR="00A92122" w:rsidRPr="00F51D5C" w:rsidRDefault="00AA7383"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N</m:t>
                    </m:r>
                  </m:e>
                  <m:sub>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r>
                      <w:rPr>
                        <w:rFonts w:ascii="Cambria Math" w:hAnsi="Cambria Math"/>
                        <w:sz w:val="22"/>
                        <w:szCs w:val="22"/>
                      </w:rPr>
                      <m:t>,y</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r>
                      <w:rPr>
                        <w:rFonts w:ascii="Cambria Math" w:hAnsi="Cambria Math"/>
                        <w:sz w:val="22"/>
                        <w:szCs w:val="22"/>
                      </w:rPr>
                      <m:t>-1,y-1</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Z</m:t>
                        </m:r>
                      </m:e>
                      <m:sub>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r>
                          <w:rPr>
                            <w:rFonts w:ascii="Cambria Math" w:hAnsi="Cambria Math"/>
                            <w:sz w:val="22"/>
                            <w:szCs w:val="22"/>
                          </w:rPr>
                          <m:t>-1,y-1</m:t>
                        </m:r>
                      </m:sub>
                    </m:sSub>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r>
                      <w:rPr>
                        <w:rFonts w:ascii="Cambria Math" w:hAnsi="Cambria Math"/>
                        <w:sz w:val="22"/>
                        <w:szCs w:val="22"/>
                      </w:rPr>
                      <m:t>,y-1</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Z</m:t>
                        </m:r>
                      </m:e>
                      <m:sub>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r>
                          <w:rPr>
                            <w:rFonts w:ascii="Cambria Math" w:hAnsi="Cambria Math"/>
                            <w:sz w:val="22"/>
                            <w:szCs w:val="22"/>
                          </w:rPr>
                          <m:t>,y-1</m:t>
                        </m:r>
                      </m:sub>
                    </m:sSub>
                  </m:sup>
                </m:sSup>
              </m:oMath>
            </m:oMathPara>
          </w:p>
        </w:tc>
        <w:tc>
          <w:tcPr>
            <w:tcW w:w="2639" w:type="dxa"/>
            <w:vAlign w:val="center"/>
          </w:tcPr>
          <w:p w14:paraId="53985069" w14:textId="77777777" w:rsidR="00A92122" w:rsidRPr="00F51D5C" w:rsidRDefault="00A92122" w:rsidP="00A92122">
            <w:pPr>
              <w:tabs>
                <w:tab w:val="left" w:pos="4320"/>
              </w:tabs>
              <w:rPr>
                <w:sz w:val="22"/>
                <w:szCs w:val="22"/>
              </w:rPr>
            </w:pPr>
            <w:r w:rsidRPr="00F51D5C">
              <w:rPr>
                <w:sz w:val="22"/>
                <w:szCs w:val="22"/>
              </w:rPr>
              <w:t>Annual numbers at age in plus age group</w:t>
            </w:r>
          </w:p>
        </w:tc>
        <w:tc>
          <w:tcPr>
            <w:tcW w:w="3595" w:type="dxa"/>
            <w:tcBorders>
              <w:right w:val="nil"/>
            </w:tcBorders>
            <w:vAlign w:val="center"/>
          </w:tcPr>
          <w:p w14:paraId="1551BAE4" w14:textId="77777777" w:rsidR="00A92122" w:rsidRPr="00F51D5C" w:rsidRDefault="00AA7383" w:rsidP="00A92122">
            <w:pPr>
              <w:tabs>
                <w:tab w:val="left" w:pos="4320"/>
              </w:tabs>
              <w:rPr>
                <w:sz w:val="22"/>
                <w:szCs w:val="22"/>
              </w:rPr>
            </w:pPr>
            <m:oMath>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oMath>
            <w:r w:rsidR="00A92122" w:rsidRPr="00F51D5C">
              <w:rPr>
                <w:sz w:val="22"/>
                <w:szCs w:val="22"/>
              </w:rPr>
              <w:t xml:space="preserve"> - plus age group (age-29 in model)</w:t>
            </w:r>
          </w:p>
        </w:tc>
      </w:tr>
      <w:tr w:rsidR="00A92122" w:rsidRPr="00453BD9" w14:paraId="44929A33" w14:textId="77777777" w:rsidTr="00A92122">
        <w:tc>
          <w:tcPr>
            <w:tcW w:w="3116" w:type="dxa"/>
            <w:tcBorders>
              <w:left w:val="nil"/>
            </w:tcBorders>
            <w:vAlign w:val="center"/>
          </w:tcPr>
          <w:p w14:paraId="4C3C533A" w14:textId="77777777" w:rsidR="00A92122" w:rsidRPr="00453BD9" w:rsidRDefault="00AA7383"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SB</m:t>
                    </m:r>
                  </m:e>
                  <m:sub>
                    <m:r>
                      <w:rPr>
                        <w:rFonts w:ascii="Cambria Math" w:hAnsi="Cambria Math"/>
                        <w:sz w:val="22"/>
                        <w:szCs w:val="22"/>
                      </w:rPr>
                      <m:t>y</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a=2</m:t>
                    </m:r>
                  </m:sub>
                  <m:sup>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a</m:t>
                        </m:r>
                      </m:sub>
                    </m:sSub>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m</m:t>
                            </m:r>
                          </m:e>
                        </m:acc>
                      </m:e>
                      <m:sub>
                        <m:r>
                          <w:rPr>
                            <w:rFonts w:ascii="Cambria Math" w:hAnsi="Cambria Math"/>
                            <w:sz w:val="22"/>
                            <w:szCs w:val="22"/>
                          </w:rPr>
                          <m:t>a</m:t>
                        </m:r>
                      </m:sub>
                    </m:sSub>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a,y</m:t>
                        </m:r>
                      </m:sub>
                    </m:sSub>
                  </m:e>
                </m:nary>
              </m:oMath>
            </m:oMathPara>
          </w:p>
        </w:tc>
        <w:tc>
          <w:tcPr>
            <w:tcW w:w="2639" w:type="dxa"/>
            <w:vAlign w:val="center"/>
          </w:tcPr>
          <w:p w14:paraId="4151C218" w14:textId="77777777" w:rsidR="00A92122" w:rsidRPr="00453BD9" w:rsidRDefault="00A92122" w:rsidP="00A92122">
            <w:pPr>
              <w:tabs>
                <w:tab w:val="left" w:pos="4320"/>
              </w:tabs>
              <w:rPr>
                <w:sz w:val="22"/>
                <w:szCs w:val="22"/>
              </w:rPr>
            </w:pPr>
            <w:r w:rsidRPr="00453BD9">
              <w:rPr>
                <w:sz w:val="22"/>
                <w:szCs w:val="22"/>
              </w:rPr>
              <w:t>Annual spawning biomass</w:t>
            </w:r>
          </w:p>
        </w:tc>
        <w:tc>
          <w:tcPr>
            <w:tcW w:w="3595" w:type="dxa"/>
            <w:tcBorders>
              <w:right w:val="nil"/>
            </w:tcBorders>
            <w:vAlign w:val="center"/>
          </w:tcPr>
          <w:p w14:paraId="788FED61" w14:textId="77777777" w:rsidR="00A92122" w:rsidRPr="00453BD9" w:rsidRDefault="00AA7383" w:rsidP="00A92122">
            <w:pPr>
              <w:tabs>
                <w:tab w:val="left" w:pos="4320"/>
              </w:tabs>
              <w:rPr>
                <w:sz w:val="22"/>
                <w:szCs w:val="22"/>
              </w:rPr>
            </w:pPr>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m</m:t>
                      </m:r>
                    </m:e>
                  </m:acc>
                </m:e>
                <m:sub>
                  <m:r>
                    <w:rPr>
                      <w:rFonts w:ascii="Cambria Math" w:hAnsi="Cambria Math"/>
                      <w:sz w:val="22"/>
                      <w:szCs w:val="22"/>
                    </w:rPr>
                    <m:t>a</m:t>
                  </m:r>
                </m:sub>
              </m:sSub>
            </m:oMath>
            <w:r w:rsidR="00A92122" w:rsidRPr="00453BD9">
              <w:rPr>
                <w:sz w:val="22"/>
                <w:szCs w:val="22"/>
              </w:rPr>
              <w:t xml:space="preserve"> – maturity at age</w:t>
            </w:r>
          </w:p>
        </w:tc>
      </w:tr>
      <w:tr w:rsidR="00A92122" w:rsidRPr="00453BD9" w14:paraId="0CE84B3A" w14:textId="77777777" w:rsidTr="00A92122">
        <w:tc>
          <w:tcPr>
            <w:tcW w:w="3116" w:type="dxa"/>
            <w:tcBorders>
              <w:left w:val="nil"/>
            </w:tcBorders>
            <w:vAlign w:val="center"/>
          </w:tcPr>
          <w:p w14:paraId="47326906" w14:textId="77777777" w:rsidR="00A92122" w:rsidRPr="00F51D5C" w:rsidRDefault="00AA7383" w:rsidP="00A92122">
            <w:pPr>
              <w:tabs>
                <w:tab w:val="left" w:pos="4320"/>
              </w:tabs>
              <w:rPr>
                <w:sz w:val="22"/>
                <w:szCs w:val="22"/>
              </w:rPr>
            </w:pPr>
            <m:oMathPara>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m</m:t>
                        </m:r>
                      </m:e>
                    </m:acc>
                  </m:e>
                  <m:sub>
                    <m:r>
                      <w:rPr>
                        <w:rFonts w:ascii="Cambria Math" w:hAnsi="Cambria Math"/>
                        <w:sz w:val="22"/>
                        <w:szCs w:val="22"/>
                      </w:rPr>
                      <m:t>a</m:t>
                    </m:r>
                  </m:sub>
                </m:sSub>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1</m:t>
                    </m:r>
                  </m:num>
                  <m:den>
                    <m:d>
                      <m:dPr>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m</m:t>
                                </m:r>
                              </m:sup>
                            </m:sSup>
                            <m:d>
                              <m:dPr>
                                <m:ctrlPr>
                                  <w:rPr>
                                    <w:rFonts w:ascii="Cambria Math" w:hAnsi="Cambria Math"/>
                                    <w:i/>
                                    <w:sz w:val="22"/>
                                    <w:szCs w:val="22"/>
                                  </w:rPr>
                                </m:ctrlPr>
                              </m:dPr>
                              <m:e>
                                <m:r>
                                  <w:rPr>
                                    <w:rFonts w:ascii="Cambria Math" w:hAnsi="Cambria Math"/>
                                    <w:sz w:val="22"/>
                                    <w:szCs w:val="22"/>
                                  </w:rPr>
                                  <m:t>a-</m:t>
                                </m:r>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m</m:t>
                                    </m:r>
                                  </m:sup>
                                </m:sSubSup>
                              </m:e>
                            </m:d>
                          </m:sup>
                        </m:sSup>
                      </m:e>
                    </m:d>
                  </m:den>
                </m:f>
              </m:oMath>
            </m:oMathPara>
          </w:p>
        </w:tc>
        <w:tc>
          <w:tcPr>
            <w:tcW w:w="2639" w:type="dxa"/>
            <w:vAlign w:val="center"/>
          </w:tcPr>
          <w:p w14:paraId="73F3E47E" w14:textId="77777777" w:rsidR="00A92122" w:rsidRPr="00F51D5C" w:rsidRDefault="00A92122" w:rsidP="00A92122">
            <w:pPr>
              <w:tabs>
                <w:tab w:val="left" w:pos="4320"/>
              </w:tabs>
              <w:rPr>
                <w:sz w:val="22"/>
                <w:szCs w:val="22"/>
              </w:rPr>
            </w:pPr>
            <w:r>
              <w:rPr>
                <w:sz w:val="22"/>
                <w:szCs w:val="22"/>
              </w:rPr>
              <w:t>Maturity at age</w:t>
            </w:r>
          </w:p>
        </w:tc>
        <w:tc>
          <w:tcPr>
            <w:tcW w:w="3595" w:type="dxa"/>
            <w:tcBorders>
              <w:right w:val="nil"/>
            </w:tcBorders>
            <w:vAlign w:val="center"/>
          </w:tcPr>
          <w:p w14:paraId="6E91A364" w14:textId="77777777" w:rsidR="00A92122" w:rsidRPr="002D24AA" w:rsidRDefault="00AA7383" w:rsidP="00A92122">
            <w:pPr>
              <w:tabs>
                <w:tab w:val="left" w:pos="4320"/>
              </w:tabs>
              <w:rPr>
                <w:sz w:val="22"/>
                <w:szCs w:val="22"/>
              </w:rPr>
            </w:pPr>
            <m:oMath>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m</m:t>
                  </m:r>
                </m:sup>
              </m:sSup>
            </m:oMath>
            <w:r w:rsidR="00A92122">
              <w:rPr>
                <w:sz w:val="22"/>
                <w:szCs w:val="22"/>
              </w:rPr>
              <w:t xml:space="preserve"> – logistic slope parameter (</w:t>
            </w:r>
            <w:r w:rsidR="00A92122">
              <w:rPr>
                <w:i/>
                <w:sz w:val="22"/>
                <w:szCs w:val="22"/>
              </w:rPr>
              <w:t>m</w:t>
            </w:r>
            <w:r w:rsidR="00A92122">
              <w:rPr>
                <w:sz w:val="22"/>
                <w:szCs w:val="22"/>
              </w:rPr>
              <w:t xml:space="preserve"> denotes parameter for maturity)</w:t>
            </w:r>
          </w:p>
          <w:p w14:paraId="643629A3" w14:textId="77777777" w:rsidR="00A92122" w:rsidRPr="00F51D5C" w:rsidRDefault="00AA7383"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m</m:t>
                  </m:r>
                </m:sup>
              </m:sSubSup>
            </m:oMath>
            <w:r w:rsidR="00A92122">
              <w:rPr>
                <w:sz w:val="22"/>
                <w:szCs w:val="22"/>
              </w:rPr>
              <w:t xml:space="preserve"> – logistic age at 50% parameter (</w:t>
            </w:r>
            <w:r w:rsidR="00A92122">
              <w:rPr>
                <w:i/>
                <w:sz w:val="22"/>
                <w:szCs w:val="22"/>
              </w:rPr>
              <w:t>m</w:t>
            </w:r>
            <w:r w:rsidR="00A92122">
              <w:rPr>
                <w:sz w:val="22"/>
                <w:szCs w:val="22"/>
              </w:rPr>
              <w:t xml:space="preserve"> denotes parameter for maturity)</w:t>
            </w:r>
          </w:p>
        </w:tc>
      </w:tr>
    </w:tbl>
    <w:p w14:paraId="469AB0F5" w14:textId="77777777" w:rsidR="00A92122" w:rsidRDefault="00A92122" w:rsidP="00A92122">
      <w:pPr>
        <w:spacing w:after="160" w:line="259" w:lineRule="auto"/>
        <w:rPr>
          <w:szCs w:val="22"/>
        </w:rPr>
      </w:pPr>
      <w:r>
        <w:rPr>
          <w:szCs w:val="22"/>
        </w:rPr>
        <w:br w:type="page"/>
      </w:r>
    </w:p>
    <w:p w14:paraId="37838C62" w14:textId="77777777" w:rsidR="00A92122" w:rsidRPr="00A43699" w:rsidRDefault="00A92122" w:rsidP="00A92122">
      <w:pPr>
        <w:pStyle w:val="Heading5"/>
        <w:spacing w:after="240"/>
        <w:ind w:left="0" w:firstLine="0"/>
        <w:rPr>
          <w:szCs w:val="22"/>
        </w:rPr>
      </w:pPr>
      <w:r w:rsidRPr="009508EF">
        <w:rPr>
          <w:szCs w:val="22"/>
        </w:rPr>
        <w:lastRenderedPageBreak/>
        <w:t>Table 9-12.</w:t>
      </w:r>
      <w:r w:rsidRPr="001D7668">
        <w:rPr>
          <w:szCs w:val="22"/>
        </w:rPr>
        <w:t xml:space="preserve"> Equations</w:t>
      </w:r>
      <w:r w:rsidRPr="00A43699">
        <w:rPr>
          <w:szCs w:val="22"/>
        </w:rPr>
        <w:t xml:space="preserve"> describing estimates of observed data fit by the POP age-structured assessment model.</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330"/>
        <w:gridCol w:w="2425"/>
        <w:gridCol w:w="3595"/>
      </w:tblGrid>
      <w:tr w:rsidR="00A92122" w:rsidRPr="00F51D5C" w14:paraId="1F48F5DF" w14:textId="77777777" w:rsidTr="00A92122">
        <w:tc>
          <w:tcPr>
            <w:tcW w:w="3330" w:type="dxa"/>
            <w:tcBorders>
              <w:top w:val="single" w:sz="4" w:space="0" w:color="auto"/>
              <w:left w:val="nil"/>
              <w:bottom w:val="single" w:sz="4" w:space="0" w:color="auto"/>
            </w:tcBorders>
            <w:vAlign w:val="center"/>
          </w:tcPr>
          <w:p w14:paraId="4CAD5C39" w14:textId="77777777" w:rsidR="00A92122" w:rsidRPr="00F51D5C" w:rsidRDefault="00A92122" w:rsidP="00A92122">
            <w:pPr>
              <w:tabs>
                <w:tab w:val="left" w:pos="4320"/>
              </w:tabs>
              <w:jc w:val="center"/>
              <w:rPr>
                <w:b/>
                <w:sz w:val="22"/>
                <w:szCs w:val="22"/>
              </w:rPr>
            </w:pPr>
            <w:r w:rsidRPr="00F51D5C">
              <w:rPr>
                <w:b/>
                <w:sz w:val="22"/>
                <w:szCs w:val="22"/>
              </w:rPr>
              <w:t>Equation</w:t>
            </w:r>
          </w:p>
        </w:tc>
        <w:tc>
          <w:tcPr>
            <w:tcW w:w="2425" w:type="dxa"/>
            <w:tcBorders>
              <w:top w:val="single" w:sz="4" w:space="0" w:color="auto"/>
              <w:bottom w:val="single" w:sz="4" w:space="0" w:color="auto"/>
            </w:tcBorders>
            <w:vAlign w:val="center"/>
          </w:tcPr>
          <w:p w14:paraId="31B7E1A2" w14:textId="77777777" w:rsidR="00A92122" w:rsidRPr="00F51D5C" w:rsidRDefault="00A92122" w:rsidP="00A92122">
            <w:pPr>
              <w:tabs>
                <w:tab w:val="left" w:pos="4320"/>
              </w:tabs>
              <w:jc w:val="center"/>
              <w:rPr>
                <w:b/>
                <w:sz w:val="22"/>
                <w:szCs w:val="22"/>
              </w:rPr>
            </w:pPr>
            <w:r w:rsidRPr="00F51D5C">
              <w:rPr>
                <w:b/>
                <w:sz w:val="22"/>
                <w:szCs w:val="22"/>
              </w:rPr>
              <w:t>Description</w:t>
            </w:r>
          </w:p>
        </w:tc>
        <w:tc>
          <w:tcPr>
            <w:tcW w:w="3595" w:type="dxa"/>
            <w:tcBorders>
              <w:top w:val="single" w:sz="4" w:space="0" w:color="auto"/>
              <w:bottom w:val="single" w:sz="4" w:space="0" w:color="auto"/>
              <w:right w:val="nil"/>
            </w:tcBorders>
            <w:vAlign w:val="center"/>
          </w:tcPr>
          <w:p w14:paraId="7657BF0B" w14:textId="77777777" w:rsidR="00A92122" w:rsidRPr="00F51D5C" w:rsidRDefault="00A92122" w:rsidP="00A92122">
            <w:pPr>
              <w:tabs>
                <w:tab w:val="left" w:pos="4320"/>
              </w:tabs>
              <w:jc w:val="center"/>
              <w:rPr>
                <w:b/>
                <w:sz w:val="22"/>
                <w:szCs w:val="22"/>
              </w:rPr>
            </w:pPr>
            <w:r w:rsidRPr="00F51D5C">
              <w:rPr>
                <w:b/>
                <w:sz w:val="22"/>
                <w:szCs w:val="22"/>
              </w:rPr>
              <w:t>Parameters and notation</w:t>
            </w:r>
          </w:p>
        </w:tc>
      </w:tr>
      <w:tr w:rsidR="00A92122" w:rsidRPr="00F51D5C" w14:paraId="6ABB9956" w14:textId="77777777" w:rsidTr="00A92122">
        <w:tc>
          <w:tcPr>
            <w:tcW w:w="3330" w:type="dxa"/>
            <w:tcBorders>
              <w:top w:val="single" w:sz="4" w:space="0" w:color="auto"/>
              <w:left w:val="nil"/>
            </w:tcBorders>
            <w:vAlign w:val="center"/>
          </w:tcPr>
          <w:p w14:paraId="4D0D1CA4" w14:textId="77777777" w:rsidR="00A92122" w:rsidRPr="00F51D5C" w:rsidRDefault="00AA7383" w:rsidP="00A92122">
            <w:pPr>
              <w:tabs>
                <w:tab w:val="left" w:pos="4320"/>
              </w:tabs>
              <w:rPr>
                <w:sz w:val="22"/>
                <w:szCs w:val="22"/>
              </w:rPr>
            </w:pPr>
            <m:oMathPara>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y</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a=2</m:t>
                    </m:r>
                  </m:sub>
                  <m:sup>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a</m:t>
                        </m:r>
                      </m:sub>
                    </m:sSub>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a,y</m:t>
                            </m:r>
                          </m:sub>
                        </m:sSub>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a,y</m:t>
                            </m:r>
                          </m:sub>
                        </m:sSub>
                        <m:d>
                          <m:dPr>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a,y</m:t>
                                    </m:r>
                                  </m:sub>
                                </m:sSub>
                              </m:sup>
                            </m:sSup>
                          </m:e>
                        </m:d>
                      </m:num>
                      <m:den>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a,y</m:t>
                            </m:r>
                          </m:sub>
                        </m:sSub>
                      </m:den>
                    </m:f>
                  </m:e>
                </m:nary>
              </m:oMath>
            </m:oMathPara>
          </w:p>
        </w:tc>
        <w:tc>
          <w:tcPr>
            <w:tcW w:w="2425" w:type="dxa"/>
            <w:tcBorders>
              <w:top w:val="single" w:sz="4" w:space="0" w:color="auto"/>
            </w:tcBorders>
            <w:vAlign w:val="center"/>
          </w:tcPr>
          <w:p w14:paraId="0B109500" w14:textId="77777777" w:rsidR="00A92122" w:rsidRPr="00F51D5C" w:rsidRDefault="00A92122" w:rsidP="00A92122">
            <w:pPr>
              <w:tabs>
                <w:tab w:val="left" w:pos="4320"/>
              </w:tabs>
              <w:rPr>
                <w:sz w:val="22"/>
                <w:szCs w:val="22"/>
              </w:rPr>
            </w:pPr>
            <w:r>
              <w:rPr>
                <w:sz w:val="22"/>
                <w:szCs w:val="22"/>
              </w:rPr>
              <w:t>Annual catch</w:t>
            </w:r>
          </w:p>
        </w:tc>
        <w:tc>
          <w:tcPr>
            <w:tcW w:w="3595" w:type="dxa"/>
            <w:tcBorders>
              <w:top w:val="single" w:sz="4" w:space="0" w:color="auto"/>
              <w:right w:val="nil"/>
            </w:tcBorders>
            <w:vAlign w:val="center"/>
          </w:tcPr>
          <w:p w14:paraId="1630D72D" w14:textId="77777777" w:rsidR="00A92122" w:rsidRPr="00F51D5C" w:rsidRDefault="00AA7383"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a</m:t>
                  </m:r>
                </m:sub>
              </m:sSub>
            </m:oMath>
            <w:r w:rsidR="00A92122">
              <w:rPr>
                <w:sz w:val="22"/>
                <w:szCs w:val="22"/>
              </w:rPr>
              <w:t xml:space="preserve"> – weight at age</w:t>
            </w:r>
          </w:p>
        </w:tc>
      </w:tr>
      <w:tr w:rsidR="00A92122" w:rsidRPr="00F51D5C" w14:paraId="2781A5E0" w14:textId="77777777" w:rsidTr="00A92122">
        <w:tc>
          <w:tcPr>
            <w:tcW w:w="3330" w:type="dxa"/>
            <w:tcBorders>
              <w:left w:val="nil"/>
            </w:tcBorders>
            <w:vAlign w:val="center"/>
          </w:tcPr>
          <w:p w14:paraId="39F656BA" w14:textId="77777777" w:rsidR="00A92122" w:rsidRPr="00F51D5C" w:rsidRDefault="00AA7383"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a,y</m:t>
                    </m:r>
                  </m:sub>
                </m:sSub>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a,y</m:t>
                    </m:r>
                  </m:sub>
                  <m:sup>
                    <m:r>
                      <w:rPr>
                        <w:rFonts w:ascii="Cambria Math" w:hAnsi="Cambria Math"/>
                        <w:sz w:val="22"/>
                        <w:szCs w:val="22"/>
                      </w:rPr>
                      <m:t>f</m:t>
                    </m:r>
                  </m:sup>
                </m:sSubSup>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y</m:t>
                    </m:r>
                  </m:sub>
                </m:sSub>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a,y</m:t>
                    </m:r>
                  </m:sub>
                  <m:sup>
                    <m:r>
                      <w:rPr>
                        <w:rFonts w:ascii="Cambria Math" w:hAnsi="Cambria Math"/>
                        <w:sz w:val="22"/>
                        <w:szCs w:val="22"/>
                      </w:rPr>
                      <m:t>f</m:t>
                    </m:r>
                  </m:sup>
                </m:sSubSup>
                <m:sSup>
                  <m:sSupPr>
                    <m:ctrlPr>
                      <w:rPr>
                        <w:rFonts w:ascii="Cambria Math" w:hAnsi="Cambria Math"/>
                        <w:i/>
                        <w:sz w:val="22"/>
                        <w:szCs w:val="22"/>
                      </w:rPr>
                    </m:ctrlPr>
                  </m:sSupPr>
                  <m:e>
                    <m:r>
                      <w:rPr>
                        <w:rFonts w:ascii="Cambria Math" w:hAnsi="Cambria Math"/>
                        <w:sz w:val="22"/>
                        <w:szCs w:val="22"/>
                      </w:rPr>
                      <m:t>e</m:t>
                    </m:r>
                  </m:e>
                  <m:sup>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f</m:t>
                        </m:r>
                      </m:sub>
                    </m:sSub>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ε</m:t>
                        </m:r>
                      </m:e>
                      <m:sub>
                        <m:r>
                          <w:rPr>
                            <w:rFonts w:ascii="Cambria Math" w:hAnsi="Cambria Math"/>
                            <w:sz w:val="22"/>
                            <w:szCs w:val="22"/>
                          </w:rPr>
                          <m:t>y</m:t>
                        </m:r>
                      </m:sub>
                      <m:sup>
                        <m:r>
                          <w:rPr>
                            <w:rFonts w:ascii="Cambria Math" w:hAnsi="Cambria Math"/>
                            <w:sz w:val="22"/>
                            <w:szCs w:val="22"/>
                          </w:rPr>
                          <m:t>f</m:t>
                        </m:r>
                      </m:sup>
                    </m:sSubSup>
                  </m:sup>
                </m:sSup>
              </m:oMath>
            </m:oMathPara>
          </w:p>
        </w:tc>
        <w:tc>
          <w:tcPr>
            <w:tcW w:w="2425" w:type="dxa"/>
            <w:vAlign w:val="center"/>
          </w:tcPr>
          <w:p w14:paraId="3A69F949" w14:textId="77777777" w:rsidR="00A92122" w:rsidRPr="00F51D5C" w:rsidRDefault="00A92122" w:rsidP="00A92122">
            <w:pPr>
              <w:tabs>
                <w:tab w:val="left" w:pos="4320"/>
              </w:tabs>
              <w:rPr>
                <w:sz w:val="22"/>
                <w:szCs w:val="22"/>
              </w:rPr>
            </w:pPr>
            <w:r w:rsidRPr="00F51D5C">
              <w:rPr>
                <w:sz w:val="22"/>
                <w:szCs w:val="22"/>
              </w:rPr>
              <w:t>Annual fishing mo</w:t>
            </w:r>
            <w:r>
              <w:rPr>
                <w:sz w:val="22"/>
                <w:szCs w:val="22"/>
              </w:rPr>
              <w:t>rtality</w:t>
            </w:r>
          </w:p>
        </w:tc>
        <w:tc>
          <w:tcPr>
            <w:tcW w:w="3595" w:type="dxa"/>
            <w:tcBorders>
              <w:right w:val="nil"/>
            </w:tcBorders>
            <w:vAlign w:val="center"/>
          </w:tcPr>
          <w:p w14:paraId="0E8D2596" w14:textId="77777777" w:rsidR="00A92122" w:rsidRDefault="00AA7383"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a,y</m:t>
                  </m:r>
                </m:sub>
                <m:sup>
                  <m:r>
                    <w:rPr>
                      <w:rFonts w:ascii="Cambria Math" w:hAnsi="Cambria Math"/>
                      <w:sz w:val="22"/>
                      <w:szCs w:val="22"/>
                    </w:rPr>
                    <m:t>f</m:t>
                  </m:r>
                </m:sup>
              </m:sSubSup>
            </m:oMath>
            <w:r w:rsidR="00A92122">
              <w:rPr>
                <w:sz w:val="22"/>
                <w:szCs w:val="22"/>
              </w:rPr>
              <w:t xml:space="preserve"> – fishery selectivity by time period</w:t>
            </w:r>
          </w:p>
          <w:p w14:paraId="57E7AA95" w14:textId="77777777" w:rsidR="00A92122" w:rsidRDefault="00AA7383"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y</m:t>
                  </m:r>
                </m:sub>
              </m:sSub>
            </m:oMath>
            <w:r w:rsidR="00A92122">
              <w:rPr>
                <w:sz w:val="22"/>
                <w:szCs w:val="22"/>
              </w:rPr>
              <w:t xml:space="preserve"> – annual fishing mortality</w:t>
            </w:r>
          </w:p>
          <w:p w14:paraId="6D87EDB8" w14:textId="77777777" w:rsidR="00A92122" w:rsidRDefault="00AA7383"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f</m:t>
                  </m:r>
                </m:sub>
              </m:sSub>
            </m:oMath>
            <w:r w:rsidR="00A92122">
              <w:rPr>
                <w:sz w:val="22"/>
                <w:szCs w:val="22"/>
              </w:rPr>
              <w:t xml:space="preserve"> – average fishing mortality</w:t>
            </w:r>
          </w:p>
          <w:p w14:paraId="12B792A6" w14:textId="77777777" w:rsidR="00A92122" w:rsidRPr="00F51D5C" w:rsidRDefault="00AA7383"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ε</m:t>
                  </m:r>
                </m:e>
                <m:sub>
                  <m:r>
                    <w:rPr>
                      <w:rFonts w:ascii="Cambria Math" w:hAnsi="Cambria Math"/>
                      <w:sz w:val="22"/>
                      <w:szCs w:val="22"/>
                    </w:rPr>
                    <m:t>y</m:t>
                  </m:r>
                </m:sub>
                <m:sup>
                  <m:r>
                    <w:rPr>
                      <w:rFonts w:ascii="Cambria Math" w:hAnsi="Cambria Math"/>
                      <w:sz w:val="22"/>
                      <w:szCs w:val="22"/>
                    </w:rPr>
                    <m:t>f</m:t>
                  </m:r>
                </m:sup>
              </m:sSubSup>
            </m:oMath>
            <w:r w:rsidR="00A92122">
              <w:rPr>
                <w:sz w:val="22"/>
                <w:szCs w:val="22"/>
              </w:rPr>
              <w:t xml:space="preserve"> – annual fishing mortality deviation</w:t>
            </w:r>
          </w:p>
        </w:tc>
      </w:tr>
      <w:tr w:rsidR="00A92122" w:rsidRPr="00F51D5C" w14:paraId="314E210F" w14:textId="77777777" w:rsidTr="00A92122">
        <w:tc>
          <w:tcPr>
            <w:tcW w:w="3330" w:type="dxa"/>
            <w:tcBorders>
              <w:left w:val="nil"/>
            </w:tcBorders>
            <w:vAlign w:val="center"/>
          </w:tcPr>
          <w:p w14:paraId="33C5455D" w14:textId="77777777" w:rsidR="00A92122" w:rsidRPr="00F51D5C" w:rsidRDefault="00AA7383" w:rsidP="00A92122">
            <w:pPr>
              <w:tabs>
                <w:tab w:val="left" w:pos="4320"/>
              </w:tabs>
              <w:rPr>
                <w:sz w:val="22"/>
                <w:szCs w:val="22"/>
              </w:rPr>
            </w:pPr>
            <m:oMathPara>
              <m:oMath>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a,t1</m:t>
                    </m:r>
                  </m:sub>
                  <m:sup>
                    <m:r>
                      <w:rPr>
                        <w:rFonts w:ascii="Cambria Math" w:hAnsi="Cambria Math"/>
                        <w:sz w:val="22"/>
                        <w:szCs w:val="22"/>
                      </w:rPr>
                      <m:t>f</m:t>
                    </m:r>
                  </m:sup>
                </m:sSubSup>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1</m:t>
                    </m:r>
                  </m:num>
                  <m:den>
                    <m:d>
                      <m:dPr>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f</m:t>
                                </m:r>
                              </m:sup>
                            </m:sSup>
                            <m:d>
                              <m:dPr>
                                <m:ctrlPr>
                                  <w:rPr>
                                    <w:rFonts w:ascii="Cambria Math" w:hAnsi="Cambria Math"/>
                                    <w:i/>
                                    <w:sz w:val="22"/>
                                    <w:szCs w:val="22"/>
                                  </w:rPr>
                                </m:ctrlPr>
                              </m:dPr>
                              <m:e>
                                <m:r>
                                  <w:rPr>
                                    <w:rFonts w:ascii="Cambria Math" w:hAnsi="Cambria Math"/>
                                    <w:sz w:val="22"/>
                                    <w:szCs w:val="22"/>
                                  </w:rPr>
                                  <m:t>a-</m:t>
                                </m:r>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f</m:t>
                                    </m:r>
                                  </m:sup>
                                </m:sSubSup>
                              </m:e>
                            </m:d>
                          </m:sup>
                        </m:sSup>
                      </m:e>
                    </m:d>
                  </m:den>
                </m:f>
              </m:oMath>
            </m:oMathPara>
          </w:p>
        </w:tc>
        <w:tc>
          <w:tcPr>
            <w:tcW w:w="2425" w:type="dxa"/>
            <w:vAlign w:val="center"/>
          </w:tcPr>
          <w:p w14:paraId="3202C319" w14:textId="77777777" w:rsidR="00A92122" w:rsidRPr="00F51D5C" w:rsidRDefault="00A92122" w:rsidP="00A92122">
            <w:pPr>
              <w:tabs>
                <w:tab w:val="left" w:pos="4320"/>
              </w:tabs>
              <w:rPr>
                <w:sz w:val="22"/>
                <w:szCs w:val="22"/>
              </w:rPr>
            </w:pPr>
            <w:r>
              <w:rPr>
                <w:sz w:val="22"/>
                <w:szCs w:val="22"/>
              </w:rPr>
              <w:t>Asymptotic fishery selectivity for 1961-1976 time period (logistic)</w:t>
            </w:r>
          </w:p>
        </w:tc>
        <w:tc>
          <w:tcPr>
            <w:tcW w:w="3595" w:type="dxa"/>
            <w:tcBorders>
              <w:right w:val="nil"/>
            </w:tcBorders>
            <w:vAlign w:val="center"/>
          </w:tcPr>
          <w:p w14:paraId="2F036668" w14:textId="77777777" w:rsidR="00A92122" w:rsidRPr="002D24AA" w:rsidRDefault="00AA7383" w:rsidP="00A92122">
            <w:pPr>
              <w:tabs>
                <w:tab w:val="left" w:pos="4320"/>
              </w:tabs>
              <w:rPr>
                <w:sz w:val="22"/>
                <w:szCs w:val="22"/>
              </w:rPr>
            </w:pPr>
            <m:oMath>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f</m:t>
                  </m:r>
                </m:sup>
              </m:sSup>
            </m:oMath>
            <w:r w:rsidR="00A92122">
              <w:rPr>
                <w:sz w:val="22"/>
                <w:szCs w:val="22"/>
              </w:rPr>
              <w:t xml:space="preserve"> – logistic slope parameter (</w:t>
            </w:r>
            <w:r w:rsidR="00A92122">
              <w:rPr>
                <w:i/>
                <w:sz w:val="22"/>
                <w:szCs w:val="22"/>
              </w:rPr>
              <w:t>f</w:t>
            </w:r>
            <w:r w:rsidR="00A92122">
              <w:rPr>
                <w:sz w:val="22"/>
                <w:szCs w:val="22"/>
              </w:rPr>
              <w:t xml:space="preserve"> denotes parameter for fishery)</w:t>
            </w:r>
          </w:p>
          <w:p w14:paraId="307C72D5" w14:textId="77777777" w:rsidR="00A92122" w:rsidRPr="00F51D5C" w:rsidRDefault="00AA7383"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f</m:t>
                  </m:r>
                </m:sup>
              </m:sSubSup>
            </m:oMath>
            <w:r w:rsidR="00A92122">
              <w:rPr>
                <w:sz w:val="22"/>
                <w:szCs w:val="22"/>
              </w:rPr>
              <w:t xml:space="preserve"> – logistic age at 50% parameter (</w:t>
            </w:r>
            <w:r w:rsidR="00A92122">
              <w:rPr>
                <w:i/>
                <w:sz w:val="22"/>
                <w:szCs w:val="22"/>
              </w:rPr>
              <w:t>f</w:t>
            </w:r>
            <w:r w:rsidR="00A92122">
              <w:rPr>
                <w:sz w:val="22"/>
                <w:szCs w:val="22"/>
              </w:rPr>
              <w:t xml:space="preserve"> denotes parameter for fishery)</w:t>
            </w:r>
          </w:p>
        </w:tc>
      </w:tr>
      <w:tr w:rsidR="00A92122" w:rsidRPr="002D24AA" w14:paraId="346962AD" w14:textId="77777777" w:rsidTr="00A92122">
        <w:tc>
          <w:tcPr>
            <w:tcW w:w="3330" w:type="dxa"/>
            <w:tcBorders>
              <w:left w:val="nil"/>
            </w:tcBorders>
            <w:vAlign w:val="center"/>
          </w:tcPr>
          <w:p w14:paraId="1D570176" w14:textId="77777777" w:rsidR="00A92122" w:rsidRPr="002D24AA" w:rsidRDefault="00A92122" w:rsidP="00A92122">
            <w:pPr>
              <w:tabs>
                <w:tab w:val="left" w:pos="4320"/>
              </w:tabs>
              <w:rPr>
                <w:sz w:val="22"/>
                <w:szCs w:val="22"/>
              </w:rPr>
            </w:pPr>
          </w:p>
        </w:tc>
        <w:tc>
          <w:tcPr>
            <w:tcW w:w="2425" w:type="dxa"/>
            <w:vAlign w:val="center"/>
          </w:tcPr>
          <w:p w14:paraId="2DDFCA82" w14:textId="77777777" w:rsidR="00A92122" w:rsidRPr="002D24AA" w:rsidRDefault="00A92122" w:rsidP="00A92122">
            <w:pPr>
              <w:tabs>
                <w:tab w:val="left" w:pos="4320"/>
              </w:tabs>
              <w:rPr>
                <w:sz w:val="22"/>
                <w:szCs w:val="22"/>
              </w:rPr>
            </w:pPr>
          </w:p>
        </w:tc>
        <w:tc>
          <w:tcPr>
            <w:tcW w:w="3595" w:type="dxa"/>
            <w:tcBorders>
              <w:right w:val="nil"/>
            </w:tcBorders>
            <w:vAlign w:val="center"/>
          </w:tcPr>
          <w:p w14:paraId="7D68B15E" w14:textId="77777777" w:rsidR="00A92122" w:rsidRPr="002D24AA" w:rsidRDefault="00A92122" w:rsidP="00A92122">
            <w:pPr>
              <w:tabs>
                <w:tab w:val="left" w:pos="4320"/>
              </w:tabs>
              <w:rPr>
                <w:sz w:val="22"/>
                <w:szCs w:val="22"/>
              </w:rPr>
            </w:pPr>
          </w:p>
        </w:tc>
      </w:tr>
      <w:tr w:rsidR="00A92122" w:rsidRPr="00F51D5C" w14:paraId="7DAAA074" w14:textId="77777777" w:rsidTr="00A92122">
        <w:tc>
          <w:tcPr>
            <w:tcW w:w="3330" w:type="dxa"/>
            <w:tcBorders>
              <w:left w:val="nil"/>
            </w:tcBorders>
            <w:vAlign w:val="center"/>
          </w:tcPr>
          <w:p w14:paraId="49FB66AE" w14:textId="77777777" w:rsidR="00A92122" w:rsidRPr="00F51D5C" w:rsidRDefault="00AA7383" w:rsidP="00A92122">
            <w:pPr>
              <w:tabs>
                <w:tab w:val="left" w:pos="4320"/>
              </w:tabs>
              <w:rPr>
                <w:sz w:val="22"/>
                <w:szCs w:val="22"/>
              </w:rPr>
            </w:pPr>
            <m:oMathPara>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I</m:t>
                        </m:r>
                      </m:e>
                    </m:acc>
                  </m:e>
                  <m:sub>
                    <m:r>
                      <w:rPr>
                        <w:rFonts w:ascii="Cambria Math" w:hAnsi="Cambria Math"/>
                        <w:sz w:val="22"/>
                        <w:szCs w:val="22"/>
                      </w:rPr>
                      <m:t>y</m:t>
                    </m:r>
                  </m:sub>
                </m:sSub>
                <m:r>
                  <w:rPr>
                    <w:rFonts w:ascii="Cambria Math" w:hAnsi="Cambria Math"/>
                    <w:sz w:val="22"/>
                    <w:szCs w:val="22"/>
                  </w:rPr>
                  <m:t>=q</m:t>
                </m:r>
                <m:nary>
                  <m:naryPr>
                    <m:chr m:val="∑"/>
                    <m:limLoc m:val="undOvr"/>
                    <m:ctrlPr>
                      <w:rPr>
                        <w:rFonts w:ascii="Cambria Math" w:hAnsi="Cambria Math"/>
                        <w:i/>
                        <w:sz w:val="22"/>
                        <w:szCs w:val="22"/>
                      </w:rPr>
                    </m:ctrlPr>
                  </m:naryPr>
                  <m:sub>
                    <m:r>
                      <w:rPr>
                        <w:rFonts w:ascii="Cambria Math" w:hAnsi="Cambria Math"/>
                        <w:sz w:val="22"/>
                        <w:szCs w:val="22"/>
                      </w:rPr>
                      <m:t>a=2</m:t>
                    </m:r>
                  </m:sub>
                  <m:sup>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sup>
                  <m:e>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a,y</m:t>
                        </m:r>
                      </m:sub>
                    </m:sSub>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m:t>
                        </m:r>
                      </m:sub>
                      <m:sup>
                        <m:r>
                          <w:rPr>
                            <w:rFonts w:ascii="Cambria Math" w:hAnsi="Cambria Math"/>
                            <w:sz w:val="22"/>
                            <w:szCs w:val="22"/>
                          </w:rPr>
                          <m:t>t</m:t>
                        </m:r>
                      </m:sup>
                    </m:sSubSup>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a</m:t>
                        </m:r>
                      </m:sub>
                    </m:sSub>
                  </m:e>
                </m:nary>
              </m:oMath>
            </m:oMathPara>
          </w:p>
        </w:tc>
        <w:tc>
          <w:tcPr>
            <w:tcW w:w="2425" w:type="dxa"/>
            <w:vAlign w:val="center"/>
          </w:tcPr>
          <w:p w14:paraId="4C9F0743" w14:textId="77777777" w:rsidR="00A92122" w:rsidRPr="00F51D5C" w:rsidRDefault="00A92122" w:rsidP="00A92122">
            <w:pPr>
              <w:tabs>
                <w:tab w:val="left" w:pos="4320"/>
              </w:tabs>
              <w:rPr>
                <w:sz w:val="22"/>
                <w:szCs w:val="22"/>
              </w:rPr>
            </w:pPr>
            <w:r>
              <w:rPr>
                <w:sz w:val="22"/>
                <w:szCs w:val="22"/>
              </w:rPr>
              <w:t>Bottom trawl survey biomass index</w:t>
            </w:r>
          </w:p>
        </w:tc>
        <w:tc>
          <w:tcPr>
            <w:tcW w:w="3595" w:type="dxa"/>
            <w:tcBorders>
              <w:right w:val="nil"/>
            </w:tcBorders>
            <w:vAlign w:val="center"/>
          </w:tcPr>
          <w:p w14:paraId="0BE67E51" w14:textId="77777777" w:rsidR="00A92122" w:rsidRDefault="00A92122" w:rsidP="00A92122">
            <w:pPr>
              <w:tabs>
                <w:tab w:val="left" w:pos="4320"/>
              </w:tabs>
              <w:rPr>
                <w:sz w:val="22"/>
                <w:szCs w:val="22"/>
              </w:rPr>
            </w:pPr>
            <m:oMath>
              <m:r>
                <w:rPr>
                  <w:rFonts w:ascii="Cambria Math" w:hAnsi="Cambria Math"/>
                  <w:sz w:val="22"/>
                  <w:szCs w:val="22"/>
                </w:rPr>
                <m:t>q</m:t>
              </m:r>
            </m:oMath>
            <w:r w:rsidRPr="00F51D5C">
              <w:rPr>
                <w:sz w:val="22"/>
                <w:szCs w:val="22"/>
              </w:rPr>
              <w:t xml:space="preserve"> – </w:t>
            </w:r>
            <w:r>
              <w:rPr>
                <w:sz w:val="22"/>
                <w:szCs w:val="22"/>
              </w:rPr>
              <w:t>bottom trawl survey catchability</w:t>
            </w:r>
          </w:p>
          <w:p w14:paraId="2488AF43" w14:textId="77777777" w:rsidR="00A92122" w:rsidRPr="000028E8" w:rsidRDefault="00AA7383"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m:t>
                  </m:r>
                </m:sub>
                <m:sup>
                  <m:r>
                    <w:rPr>
                      <w:rFonts w:ascii="Cambria Math" w:hAnsi="Cambria Math"/>
                      <w:sz w:val="22"/>
                      <w:szCs w:val="22"/>
                    </w:rPr>
                    <m:t>t</m:t>
                  </m:r>
                </m:sup>
              </m:sSubSup>
            </m:oMath>
            <w:r w:rsidR="00A92122">
              <w:rPr>
                <w:sz w:val="22"/>
                <w:szCs w:val="22"/>
              </w:rPr>
              <w:t xml:space="preserve"> – bottom trawl survey selectivity (</w:t>
            </w:r>
            <w:r w:rsidR="00A92122">
              <w:rPr>
                <w:i/>
                <w:sz w:val="22"/>
                <w:szCs w:val="22"/>
              </w:rPr>
              <w:t>t</w:t>
            </w:r>
            <w:r w:rsidR="00A92122">
              <w:rPr>
                <w:sz w:val="22"/>
                <w:szCs w:val="22"/>
              </w:rPr>
              <w:t xml:space="preserve"> denotes selectivity for trawl survey)</w:t>
            </w:r>
          </w:p>
          <w:p w14:paraId="2AB85BE8" w14:textId="77777777" w:rsidR="00A92122" w:rsidRPr="00F51D5C" w:rsidRDefault="00A92122" w:rsidP="00A92122">
            <w:pPr>
              <w:tabs>
                <w:tab w:val="left" w:pos="4320"/>
              </w:tabs>
              <w:rPr>
                <w:sz w:val="22"/>
                <w:szCs w:val="22"/>
              </w:rPr>
            </w:pPr>
          </w:p>
        </w:tc>
      </w:tr>
      <w:tr w:rsidR="00A92122" w:rsidRPr="00F51D5C" w14:paraId="4D5D23B8" w14:textId="77777777" w:rsidTr="00A92122">
        <w:tc>
          <w:tcPr>
            <w:tcW w:w="3330" w:type="dxa"/>
            <w:tcBorders>
              <w:left w:val="nil"/>
            </w:tcBorders>
            <w:vAlign w:val="center"/>
          </w:tcPr>
          <w:p w14:paraId="15DA85CB" w14:textId="77777777" w:rsidR="00A92122" w:rsidRPr="00F51D5C" w:rsidRDefault="00AA7383" w:rsidP="00A92122">
            <w:pPr>
              <w:tabs>
                <w:tab w:val="left" w:pos="4320"/>
              </w:tabs>
              <w:rPr>
                <w:sz w:val="22"/>
                <w:szCs w:val="22"/>
              </w:rPr>
            </w:pPr>
            <m:oMathPara>
              <m:oMath>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m:t>
                    </m:r>
                  </m:sub>
                  <m:sup>
                    <m:r>
                      <w:rPr>
                        <w:rFonts w:ascii="Cambria Math" w:hAnsi="Cambria Math"/>
                        <w:sz w:val="22"/>
                        <w:szCs w:val="22"/>
                      </w:rPr>
                      <m:t>t</m:t>
                    </m:r>
                  </m:sup>
                </m:sSubSup>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1</m:t>
                    </m:r>
                  </m:num>
                  <m:den>
                    <m:d>
                      <m:dPr>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t</m:t>
                                </m:r>
                              </m:sup>
                            </m:sSup>
                            <m:d>
                              <m:dPr>
                                <m:ctrlPr>
                                  <w:rPr>
                                    <w:rFonts w:ascii="Cambria Math" w:hAnsi="Cambria Math"/>
                                    <w:i/>
                                    <w:sz w:val="22"/>
                                    <w:szCs w:val="22"/>
                                  </w:rPr>
                                </m:ctrlPr>
                              </m:dPr>
                              <m:e>
                                <m:r>
                                  <w:rPr>
                                    <w:rFonts w:ascii="Cambria Math" w:hAnsi="Cambria Math"/>
                                    <w:sz w:val="22"/>
                                    <w:szCs w:val="22"/>
                                  </w:rPr>
                                  <m:t>a-</m:t>
                                </m:r>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t</m:t>
                                    </m:r>
                                  </m:sup>
                                </m:sSubSup>
                              </m:e>
                            </m:d>
                          </m:sup>
                        </m:sSup>
                      </m:e>
                    </m:d>
                  </m:den>
                </m:f>
              </m:oMath>
            </m:oMathPara>
          </w:p>
        </w:tc>
        <w:tc>
          <w:tcPr>
            <w:tcW w:w="2425" w:type="dxa"/>
            <w:vAlign w:val="center"/>
          </w:tcPr>
          <w:p w14:paraId="7B4B75C3" w14:textId="77777777" w:rsidR="00A92122" w:rsidRPr="00F51D5C" w:rsidRDefault="00A92122" w:rsidP="00A92122">
            <w:pPr>
              <w:tabs>
                <w:tab w:val="left" w:pos="4320"/>
              </w:tabs>
              <w:rPr>
                <w:sz w:val="22"/>
                <w:szCs w:val="22"/>
              </w:rPr>
            </w:pPr>
            <w:r>
              <w:rPr>
                <w:sz w:val="22"/>
                <w:szCs w:val="22"/>
              </w:rPr>
              <w:t>Bottom trawl survey selectivity</w:t>
            </w:r>
          </w:p>
        </w:tc>
        <w:tc>
          <w:tcPr>
            <w:tcW w:w="3595" w:type="dxa"/>
            <w:tcBorders>
              <w:right w:val="nil"/>
            </w:tcBorders>
            <w:vAlign w:val="center"/>
          </w:tcPr>
          <w:p w14:paraId="18F1C2D0" w14:textId="77777777" w:rsidR="00A92122" w:rsidRPr="002D24AA" w:rsidRDefault="00AA7383" w:rsidP="00A92122">
            <w:pPr>
              <w:tabs>
                <w:tab w:val="left" w:pos="4320"/>
              </w:tabs>
              <w:rPr>
                <w:sz w:val="22"/>
                <w:szCs w:val="22"/>
              </w:rPr>
            </w:pPr>
            <m:oMath>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t</m:t>
                  </m:r>
                </m:sup>
              </m:sSup>
            </m:oMath>
            <w:r w:rsidR="00A92122">
              <w:rPr>
                <w:sz w:val="22"/>
                <w:szCs w:val="22"/>
              </w:rPr>
              <w:t xml:space="preserve"> – logistic slope parameter (t denotes parameter for trawl survey)</w:t>
            </w:r>
          </w:p>
          <w:p w14:paraId="0DCB5A8A" w14:textId="77777777" w:rsidR="00A92122" w:rsidRPr="00F51D5C" w:rsidRDefault="00AA7383"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t</m:t>
                  </m:r>
                </m:sup>
              </m:sSubSup>
            </m:oMath>
            <w:r w:rsidR="00A92122">
              <w:rPr>
                <w:sz w:val="22"/>
                <w:szCs w:val="22"/>
              </w:rPr>
              <w:t xml:space="preserve"> – logistic age at 50% parameter (</w:t>
            </w:r>
            <w:r w:rsidR="00A92122">
              <w:rPr>
                <w:i/>
                <w:sz w:val="22"/>
                <w:szCs w:val="22"/>
              </w:rPr>
              <w:t>t</w:t>
            </w:r>
            <w:r w:rsidR="00A92122">
              <w:rPr>
                <w:sz w:val="22"/>
                <w:szCs w:val="22"/>
              </w:rPr>
              <w:t xml:space="preserve"> denotes parameter for trawl survey)</w:t>
            </w:r>
          </w:p>
        </w:tc>
      </w:tr>
      <w:tr w:rsidR="00A92122" w:rsidRPr="00F51D5C" w14:paraId="2EC9F565" w14:textId="77777777" w:rsidTr="00A92122">
        <w:tc>
          <w:tcPr>
            <w:tcW w:w="3330" w:type="dxa"/>
            <w:tcBorders>
              <w:left w:val="nil"/>
            </w:tcBorders>
            <w:vAlign w:val="center"/>
          </w:tcPr>
          <w:p w14:paraId="09301D8B" w14:textId="77777777" w:rsidR="00A92122" w:rsidRPr="00F51D5C" w:rsidRDefault="00AA7383" w:rsidP="00A92122">
            <w:pPr>
              <w:tabs>
                <w:tab w:val="left" w:pos="4320"/>
              </w:tabs>
              <w:rPr>
                <w:sz w:val="22"/>
                <w:szCs w:val="22"/>
              </w:rPr>
            </w:pPr>
            <m:oMathPara>
              <m:oMath>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a,y</m:t>
                    </m:r>
                  </m:sub>
                  <m:sup>
                    <m:r>
                      <w:rPr>
                        <w:rFonts w:ascii="Cambria Math" w:hAnsi="Cambria Math"/>
                        <w:sz w:val="22"/>
                        <w:szCs w:val="22"/>
                      </w:rPr>
                      <m:t>t</m:t>
                    </m:r>
                  </m:sup>
                </m:sSub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a→a'</m:t>
                    </m:r>
                  </m:sub>
                </m:sSub>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a,y</m:t>
                        </m:r>
                      </m:sub>
                    </m:sSub>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m:t>
                        </m:r>
                      </m:sub>
                      <m:sup>
                        <m:r>
                          <w:rPr>
                            <w:rFonts w:ascii="Cambria Math" w:hAnsi="Cambria Math"/>
                            <w:sz w:val="22"/>
                            <w:szCs w:val="22"/>
                          </w:rPr>
                          <m:t>t</m:t>
                        </m:r>
                      </m:sup>
                    </m:sSubSup>
                  </m:num>
                  <m:den>
                    <m:nary>
                      <m:naryPr>
                        <m:chr m:val="∑"/>
                        <m:limLoc m:val="undOvr"/>
                        <m:ctrlPr>
                          <w:rPr>
                            <w:rFonts w:ascii="Cambria Math" w:hAnsi="Cambria Math"/>
                            <w:i/>
                            <w:sz w:val="22"/>
                            <w:szCs w:val="22"/>
                          </w:rPr>
                        </m:ctrlPr>
                      </m:naryPr>
                      <m:sub>
                        <m:r>
                          <w:rPr>
                            <w:rFonts w:ascii="Cambria Math" w:hAnsi="Cambria Math"/>
                            <w:sz w:val="22"/>
                            <w:szCs w:val="22"/>
                          </w:rPr>
                          <m:t>a=2</m:t>
                        </m:r>
                      </m:sub>
                      <m:sup>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sup>
                      <m:e>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a,y</m:t>
                            </m:r>
                          </m:sub>
                        </m:sSub>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m:t>
                            </m:r>
                          </m:sub>
                          <m:sup>
                            <m:r>
                              <w:rPr>
                                <w:rFonts w:ascii="Cambria Math" w:hAnsi="Cambria Math"/>
                                <w:sz w:val="22"/>
                                <w:szCs w:val="22"/>
                              </w:rPr>
                              <m:t>t</m:t>
                            </m:r>
                          </m:sup>
                        </m:sSubSup>
                      </m:e>
                    </m:nary>
                  </m:den>
                </m:f>
              </m:oMath>
            </m:oMathPara>
          </w:p>
        </w:tc>
        <w:tc>
          <w:tcPr>
            <w:tcW w:w="2425" w:type="dxa"/>
            <w:vAlign w:val="center"/>
          </w:tcPr>
          <w:p w14:paraId="15EA0CDB" w14:textId="77777777" w:rsidR="00A92122" w:rsidRPr="00F51D5C" w:rsidRDefault="00A92122" w:rsidP="00A92122">
            <w:pPr>
              <w:tabs>
                <w:tab w:val="left" w:pos="4320"/>
              </w:tabs>
              <w:rPr>
                <w:sz w:val="22"/>
                <w:szCs w:val="22"/>
              </w:rPr>
            </w:pPr>
            <w:r>
              <w:rPr>
                <w:sz w:val="22"/>
                <w:szCs w:val="22"/>
              </w:rPr>
              <w:t>Bottom trawl survey age composition</w:t>
            </w:r>
          </w:p>
        </w:tc>
        <w:tc>
          <w:tcPr>
            <w:tcW w:w="3595" w:type="dxa"/>
            <w:tcBorders>
              <w:right w:val="nil"/>
            </w:tcBorders>
            <w:vAlign w:val="center"/>
          </w:tcPr>
          <w:p w14:paraId="4EFBD93E" w14:textId="77777777" w:rsidR="00A92122" w:rsidRPr="00F51D5C" w:rsidRDefault="00AA7383"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a→a'</m:t>
                  </m:r>
                </m:sub>
              </m:sSub>
            </m:oMath>
            <w:r w:rsidR="00A92122">
              <w:rPr>
                <w:sz w:val="22"/>
                <w:szCs w:val="22"/>
              </w:rPr>
              <w:t xml:space="preserve"> – ageing error matrix</w:t>
            </w:r>
          </w:p>
        </w:tc>
      </w:tr>
      <w:tr w:rsidR="00A92122" w:rsidRPr="00F51D5C" w14:paraId="4960B811" w14:textId="77777777" w:rsidTr="00A92122">
        <w:tc>
          <w:tcPr>
            <w:tcW w:w="3330" w:type="dxa"/>
            <w:tcBorders>
              <w:left w:val="nil"/>
            </w:tcBorders>
            <w:vAlign w:val="center"/>
          </w:tcPr>
          <w:p w14:paraId="14D7DD50" w14:textId="77777777" w:rsidR="00A92122" w:rsidRPr="00F51D5C" w:rsidRDefault="00AA7383" w:rsidP="00A92122">
            <w:pPr>
              <w:tabs>
                <w:tab w:val="left" w:pos="4320"/>
              </w:tabs>
              <w:rPr>
                <w:sz w:val="22"/>
                <w:szCs w:val="22"/>
              </w:rPr>
            </w:pPr>
            <m:oMathPara>
              <m:oMath>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a,y</m:t>
                    </m:r>
                  </m:sub>
                  <m:sup>
                    <m:r>
                      <w:rPr>
                        <w:rFonts w:ascii="Cambria Math" w:hAnsi="Cambria Math"/>
                        <w:sz w:val="22"/>
                        <w:szCs w:val="22"/>
                      </w:rPr>
                      <m:t>f</m:t>
                    </m:r>
                  </m:sup>
                </m:sSub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a→a'</m:t>
                    </m:r>
                  </m:sub>
                </m:sSub>
                <m:f>
                  <m:fPr>
                    <m:ctrlPr>
                      <w:rPr>
                        <w:rFonts w:ascii="Cambria Math" w:hAnsi="Cambria Math"/>
                        <w:i/>
                        <w:sz w:val="22"/>
                        <w:szCs w:val="22"/>
                      </w:rPr>
                    </m:ctrlPr>
                  </m:fPr>
                  <m:num>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y</m:t>
                        </m:r>
                      </m:sub>
                    </m:sSub>
                  </m:num>
                  <m:den>
                    <m:nary>
                      <m:naryPr>
                        <m:chr m:val="∑"/>
                        <m:limLoc m:val="undOvr"/>
                        <m:ctrlPr>
                          <w:rPr>
                            <w:rFonts w:ascii="Cambria Math" w:hAnsi="Cambria Math"/>
                            <w:i/>
                            <w:sz w:val="22"/>
                            <w:szCs w:val="22"/>
                          </w:rPr>
                        </m:ctrlPr>
                      </m:naryPr>
                      <m:sub>
                        <m:r>
                          <w:rPr>
                            <w:rFonts w:ascii="Cambria Math" w:hAnsi="Cambria Math"/>
                            <w:sz w:val="22"/>
                            <w:szCs w:val="22"/>
                          </w:rPr>
                          <m:t>a=2</m:t>
                        </m:r>
                      </m:sub>
                      <m:sup>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sup>
                      <m:e>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y</m:t>
                            </m:r>
                          </m:sub>
                        </m:sSub>
                      </m:e>
                    </m:nary>
                  </m:den>
                </m:f>
              </m:oMath>
            </m:oMathPara>
          </w:p>
        </w:tc>
        <w:tc>
          <w:tcPr>
            <w:tcW w:w="2425" w:type="dxa"/>
            <w:vAlign w:val="center"/>
          </w:tcPr>
          <w:p w14:paraId="385213B0" w14:textId="77777777" w:rsidR="00A92122" w:rsidRPr="00F51D5C" w:rsidRDefault="00A92122" w:rsidP="00A92122">
            <w:pPr>
              <w:tabs>
                <w:tab w:val="left" w:pos="4320"/>
              </w:tabs>
              <w:rPr>
                <w:sz w:val="22"/>
                <w:szCs w:val="22"/>
              </w:rPr>
            </w:pPr>
            <w:r>
              <w:rPr>
                <w:sz w:val="22"/>
                <w:szCs w:val="22"/>
              </w:rPr>
              <w:t>Fishery age composition</w:t>
            </w:r>
          </w:p>
        </w:tc>
        <w:tc>
          <w:tcPr>
            <w:tcW w:w="3595" w:type="dxa"/>
            <w:tcBorders>
              <w:right w:val="nil"/>
            </w:tcBorders>
            <w:vAlign w:val="center"/>
          </w:tcPr>
          <w:p w14:paraId="3FCA27AC" w14:textId="77777777" w:rsidR="00A92122" w:rsidRPr="00F51D5C" w:rsidRDefault="00A92122" w:rsidP="00A92122">
            <w:pPr>
              <w:tabs>
                <w:tab w:val="left" w:pos="4320"/>
              </w:tabs>
              <w:rPr>
                <w:sz w:val="22"/>
                <w:szCs w:val="22"/>
              </w:rPr>
            </w:pPr>
          </w:p>
        </w:tc>
      </w:tr>
      <w:tr w:rsidR="00A92122" w:rsidRPr="00F51D5C" w14:paraId="2E907CA1" w14:textId="77777777" w:rsidTr="00A92122">
        <w:tc>
          <w:tcPr>
            <w:tcW w:w="3330" w:type="dxa"/>
            <w:tcBorders>
              <w:left w:val="nil"/>
            </w:tcBorders>
            <w:vAlign w:val="center"/>
          </w:tcPr>
          <w:p w14:paraId="1E824210" w14:textId="77777777" w:rsidR="00A92122" w:rsidRPr="002D24AA" w:rsidRDefault="00AA7383" w:rsidP="00A92122">
            <w:pPr>
              <w:tabs>
                <w:tab w:val="left" w:pos="4320"/>
              </w:tabs>
              <w:rPr>
                <w:sz w:val="22"/>
                <w:szCs w:val="22"/>
              </w:rPr>
            </w:pPr>
            <m:oMathPara>
              <m:oMath>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l,y</m:t>
                    </m:r>
                  </m:sub>
                  <m:sup>
                    <m:r>
                      <w:rPr>
                        <w:rFonts w:ascii="Cambria Math" w:hAnsi="Cambria Math"/>
                        <w:sz w:val="22"/>
                        <w:szCs w:val="22"/>
                      </w:rPr>
                      <m:t>f</m:t>
                    </m:r>
                  </m:sup>
                </m:sSub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a→l,y</m:t>
                    </m:r>
                  </m:sub>
                </m:sSub>
                <m:f>
                  <m:fPr>
                    <m:ctrlPr>
                      <w:rPr>
                        <w:rFonts w:ascii="Cambria Math" w:hAnsi="Cambria Math"/>
                        <w:i/>
                        <w:sz w:val="22"/>
                        <w:szCs w:val="22"/>
                      </w:rPr>
                    </m:ctrlPr>
                  </m:fPr>
                  <m:num>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y</m:t>
                        </m:r>
                      </m:sub>
                    </m:sSub>
                  </m:num>
                  <m:den>
                    <m:nary>
                      <m:naryPr>
                        <m:chr m:val="∑"/>
                        <m:limLoc m:val="undOvr"/>
                        <m:ctrlPr>
                          <w:rPr>
                            <w:rFonts w:ascii="Cambria Math" w:hAnsi="Cambria Math"/>
                            <w:i/>
                            <w:sz w:val="22"/>
                            <w:szCs w:val="22"/>
                          </w:rPr>
                        </m:ctrlPr>
                      </m:naryPr>
                      <m:sub>
                        <m:r>
                          <w:rPr>
                            <w:rFonts w:ascii="Cambria Math" w:hAnsi="Cambria Math"/>
                            <w:sz w:val="22"/>
                            <w:szCs w:val="22"/>
                          </w:rPr>
                          <m:t>a=2</m:t>
                        </m:r>
                      </m:sub>
                      <m:sup>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sup>
                      <m:e>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y</m:t>
                            </m:r>
                          </m:sub>
                        </m:sSub>
                      </m:e>
                    </m:nary>
                  </m:den>
                </m:f>
              </m:oMath>
            </m:oMathPara>
          </w:p>
        </w:tc>
        <w:tc>
          <w:tcPr>
            <w:tcW w:w="2425" w:type="dxa"/>
            <w:vAlign w:val="center"/>
          </w:tcPr>
          <w:p w14:paraId="062D2A25" w14:textId="77777777" w:rsidR="00A92122" w:rsidRPr="002D24AA" w:rsidRDefault="00A92122" w:rsidP="00A92122">
            <w:pPr>
              <w:tabs>
                <w:tab w:val="left" w:pos="4320"/>
              </w:tabs>
              <w:rPr>
                <w:sz w:val="22"/>
                <w:szCs w:val="22"/>
              </w:rPr>
            </w:pPr>
            <w:r>
              <w:rPr>
                <w:sz w:val="22"/>
                <w:szCs w:val="22"/>
              </w:rPr>
              <w:t>Fishery length composition</w:t>
            </w:r>
          </w:p>
        </w:tc>
        <w:tc>
          <w:tcPr>
            <w:tcW w:w="3595" w:type="dxa"/>
            <w:tcBorders>
              <w:right w:val="nil"/>
            </w:tcBorders>
            <w:vAlign w:val="center"/>
          </w:tcPr>
          <w:p w14:paraId="0DB6881D" w14:textId="77777777" w:rsidR="00A92122" w:rsidRPr="00F51D5C" w:rsidRDefault="00AA7383"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a→l,y</m:t>
                  </m:r>
                </m:sub>
              </m:sSub>
            </m:oMath>
            <w:r w:rsidR="00A92122">
              <w:rPr>
                <w:sz w:val="22"/>
                <w:szCs w:val="22"/>
              </w:rPr>
              <w:t xml:space="preserve"> – size to age transition matrix</w:t>
            </w:r>
          </w:p>
        </w:tc>
      </w:tr>
    </w:tbl>
    <w:p w14:paraId="7809F9E3" w14:textId="77777777" w:rsidR="00A92122" w:rsidRDefault="00A92122" w:rsidP="00A92122">
      <w:pPr>
        <w:spacing w:after="160" w:line="259" w:lineRule="auto"/>
        <w:rPr>
          <w:szCs w:val="22"/>
        </w:rPr>
      </w:pPr>
      <w:r>
        <w:rPr>
          <w:szCs w:val="22"/>
        </w:rPr>
        <w:br w:type="page"/>
      </w:r>
    </w:p>
    <w:p w14:paraId="31C46BA8" w14:textId="77777777" w:rsidR="00A92122" w:rsidRPr="00A43699" w:rsidRDefault="00A92122" w:rsidP="00A92122">
      <w:pPr>
        <w:pStyle w:val="Heading5"/>
        <w:spacing w:after="240"/>
        <w:ind w:left="0" w:firstLine="0"/>
        <w:rPr>
          <w:szCs w:val="22"/>
        </w:rPr>
      </w:pPr>
      <w:r w:rsidRPr="009508EF">
        <w:rPr>
          <w:szCs w:val="22"/>
        </w:rPr>
        <w:lastRenderedPageBreak/>
        <w:t>Table 9-13.</w:t>
      </w:r>
      <w:r w:rsidRPr="001D7668">
        <w:rPr>
          <w:szCs w:val="22"/>
        </w:rPr>
        <w:t xml:space="preserve"> Equations</w:t>
      </w:r>
      <w:r w:rsidRPr="00A43699">
        <w:rPr>
          <w:szCs w:val="22"/>
        </w:rPr>
        <w:t xml:space="preserve"> describing the error structure of the POP age-structured assessment model.</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510"/>
        <w:gridCol w:w="2245"/>
        <w:gridCol w:w="3595"/>
      </w:tblGrid>
      <w:tr w:rsidR="00A92122" w:rsidRPr="00F51D5C" w14:paraId="0A121E4E" w14:textId="77777777" w:rsidTr="00A92122">
        <w:tc>
          <w:tcPr>
            <w:tcW w:w="3510" w:type="dxa"/>
            <w:tcBorders>
              <w:top w:val="single" w:sz="4" w:space="0" w:color="auto"/>
              <w:left w:val="nil"/>
              <w:bottom w:val="single" w:sz="4" w:space="0" w:color="auto"/>
            </w:tcBorders>
            <w:vAlign w:val="center"/>
          </w:tcPr>
          <w:p w14:paraId="5762DEFA" w14:textId="77777777" w:rsidR="00A92122" w:rsidRPr="00F51D5C" w:rsidRDefault="00A92122" w:rsidP="00A92122">
            <w:pPr>
              <w:tabs>
                <w:tab w:val="left" w:pos="4320"/>
              </w:tabs>
              <w:jc w:val="center"/>
              <w:rPr>
                <w:b/>
                <w:sz w:val="22"/>
                <w:szCs w:val="22"/>
              </w:rPr>
            </w:pPr>
            <w:r w:rsidRPr="00F51D5C">
              <w:rPr>
                <w:b/>
                <w:sz w:val="22"/>
                <w:szCs w:val="22"/>
              </w:rPr>
              <w:t>Equation</w:t>
            </w:r>
          </w:p>
        </w:tc>
        <w:tc>
          <w:tcPr>
            <w:tcW w:w="2245" w:type="dxa"/>
            <w:tcBorders>
              <w:top w:val="single" w:sz="4" w:space="0" w:color="auto"/>
              <w:bottom w:val="single" w:sz="4" w:space="0" w:color="auto"/>
            </w:tcBorders>
            <w:vAlign w:val="center"/>
          </w:tcPr>
          <w:p w14:paraId="0710F996" w14:textId="77777777" w:rsidR="00A92122" w:rsidRPr="00F51D5C" w:rsidRDefault="00A92122" w:rsidP="00A92122">
            <w:pPr>
              <w:tabs>
                <w:tab w:val="left" w:pos="4320"/>
              </w:tabs>
              <w:jc w:val="center"/>
              <w:rPr>
                <w:b/>
                <w:sz w:val="22"/>
                <w:szCs w:val="22"/>
              </w:rPr>
            </w:pPr>
            <w:r w:rsidRPr="00F51D5C">
              <w:rPr>
                <w:b/>
                <w:sz w:val="22"/>
                <w:szCs w:val="22"/>
              </w:rPr>
              <w:t>Description</w:t>
            </w:r>
          </w:p>
        </w:tc>
        <w:tc>
          <w:tcPr>
            <w:tcW w:w="3595" w:type="dxa"/>
            <w:tcBorders>
              <w:top w:val="single" w:sz="4" w:space="0" w:color="auto"/>
              <w:bottom w:val="single" w:sz="4" w:space="0" w:color="auto"/>
              <w:right w:val="nil"/>
            </w:tcBorders>
            <w:vAlign w:val="center"/>
          </w:tcPr>
          <w:p w14:paraId="31439E06" w14:textId="77777777" w:rsidR="00A92122" w:rsidRPr="00F51D5C" w:rsidRDefault="00A92122" w:rsidP="00A92122">
            <w:pPr>
              <w:tabs>
                <w:tab w:val="left" w:pos="4320"/>
              </w:tabs>
              <w:jc w:val="center"/>
              <w:rPr>
                <w:b/>
                <w:sz w:val="22"/>
                <w:szCs w:val="22"/>
              </w:rPr>
            </w:pPr>
            <w:r w:rsidRPr="00F51D5C">
              <w:rPr>
                <w:b/>
                <w:sz w:val="22"/>
                <w:szCs w:val="22"/>
              </w:rPr>
              <w:t>Parameters and notation</w:t>
            </w:r>
          </w:p>
        </w:tc>
      </w:tr>
      <w:tr w:rsidR="00A92122" w:rsidRPr="00F51D5C" w14:paraId="5BE2BC33" w14:textId="77777777" w:rsidTr="00A92122">
        <w:tc>
          <w:tcPr>
            <w:tcW w:w="3510" w:type="dxa"/>
            <w:tcBorders>
              <w:top w:val="single" w:sz="4" w:space="0" w:color="auto"/>
              <w:left w:val="nil"/>
            </w:tcBorders>
            <w:vAlign w:val="center"/>
          </w:tcPr>
          <w:p w14:paraId="74214CCE" w14:textId="77777777" w:rsidR="00A92122" w:rsidRPr="00F51D5C" w:rsidRDefault="00AA7383"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acc>
                      <m:accPr>
                        <m:ctrlPr>
                          <w:rPr>
                            <w:rFonts w:ascii="Cambria Math" w:hAnsi="Cambria Math"/>
                            <w:i/>
                            <w:sz w:val="22"/>
                            <w:szCs w:val="22"/>
                          </w:rPr>
                        </m:ctrlPr>
                      </m:accPr>
                      <m:e>
                        <m:r>
                          <w:rPr>
                            <w:rFonts w:ascii="Cambria Math" w:hAnsi="Cambria Math"/>
                            <w:sz w:val="22"/>
                            <w:szCs w:val="22"/>
                          </w:rPr>
                          <m:t>C</m:t>
                        </m:r>
                      </m:e>
                    </m:acc>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acc>
                      <m:accPr>
                        <m:ctrlPr>
                          <w:rPr>
                            <w:rFonts w:ascii="Cambria Math" w:hAnsi="Cambria Math"/>
                            <w:i/>
                            <w:sz w:val="22"/>
                            <w:szCs w:val="22"/>
                          </w:rPr>
                        </m:ctrlPr>
                      </m:accPr>
                      <m:e>
                        <m:r>
                          <w:rPr>
                            <w:rFonts w:ascii="Cambria Math" w:hAnsi="Cambria Math"/>
                            <w:sz w:val="22"/>
                            <w:szCs w:val="22"/>
                          </w:rPr>
                          <m:t>C</m:t>
                        </m:r>
                      </m:e>
                    </m:acc>
                  </m:sub>
                </m:sSub>
                <m:nary>
                  <m:naryPr>
                    <m:chr m:val="∑"/>
                    <m:limLoc m:val="undOvr"/>
                    <m:supHide m:val="1"/>
                    <m:ctrlPr>
                      <w:rPr>
                        <w:rFonts w:ascii="Cambria Math" w:hAnsi="Cambria Math"/>
                        <w:i/>
                        <w:sz w:val="22"/>
                        <w:szCs w:val="22"/>
                      </w:rPr>
                    </m:ctrlPr>
                  </m:naryPr>
                  <m:sub>
                    <m:r>
                      <w:rPr>
                        <w:rFonts w:ascii="Cambria Math" w:hAnsi="Cambria Math"/>
                        <w:sz w:val="22"/>
                        <w:szCs w:val="22"/>
                      </w:rPr>
                      <m:t>Y</m:t>
                    </m:r>
                  </m:sub>
                  <m:sup/>
                  <m:e>
                    <m:sSup>
                      <m:sSupPr>
                        <m:ctrlPr>
                          <w:rPr>
                            <w:rFonts w:ascii="Cambria Math" w:hAnsi="Cambria Math"/>
                            <w:i/>
                            <w:sz w:val="22"/>
                            <w:szCs w:val="22"/>
                          </w:rPr>
                        </m:ctrlPr>
                      </m:sSupPr>
                      <m:e>
                        <m:func>
                          <m:funcPr>
                            <m:ctrlPr>
                              <w:rPr>
                                <w:rFonts w:ascii="Cambria Math" w:hAnsi="Cambria Math"/>
                                <w:i/>
                                <w:sz w:val="22"/>
                                <w:szCs w:val="22"/>
                              </w:rPr>
                            </m:ctrlPr>
                          </m:funcPr>
                          <m:fName>
                            <m:r>
                              <m:rPr>
                                <m:sty m:val="p"/>
                              </m:rPr>
                              <w:rPr>
                                <w:rFonts w:ascii="Cambria Math" w:hAnsi="Cambria Math"/>
                              </w:rPr>
                              <m:t>ln</m:t>
                            </m:r>
                          </m:fName>
                          <m:e>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y</m:t>
                                        </m:r>
                                      </m:sub>
                                    </m:sSub>
                                    <m:r>
                                      <w:rPr>
                                        <w:rFonts w:ascii="Cambria Math" w:hAnsi="Cambria Math"/>
                                        <w:sz w:val="22"/>
                                        <w:szCs w:val="22"/>
                                      </w:rPr>
                                      <m:t>+k</m:t>
                                    </m:r>
                                  </m:num>
                                  <m:den>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y</m:t>
                                        </m:r>
                                      </m:sub>
                                    </m:sSub>
                                    <m:r>
                                      <w:rPr>
                                        <w:rFonts w:ascii="Cambria Math" w:hAnsi="Cambria Math"/>
                                        <w:sz w:val="22"/>
                                        <w:szCs w:val="22"/>
                                      </w:rPr>
                                      <m:t>+k</m:t>
                                    </m:r>
                                  </m:den>
                                </m:f>
                              </m:e>
                            </m:d>
                          </m:e>
                        </m:func>
                      </m:e>
                      <m:sup>
                        <m:r>
                          <w:rPr>
                            <w:rFonts w:ascii="Cambria Math" w:hAnsi="Cambria Math"/>
                            <w:sz w:val="22"/>
                            <w:szCs w:val="22"/>
                          </w:rPr>
                          <m:t>2</m:t>
                        </m:r>
                      </m:sup>
                    </m:sSup>
                  </m:e>
                </m:nary>
              </m:oMath>
            </m:oMathPara>
          </w:p>
        </w:tc>
        <w:tc>
          <w:tcPr>
            <w:tcW w:w="2245" w:type="dxa"/>
            <w:tcBorders>
              <w:top w:val="single" w:sz="4" w:space="0" w:color="auto"/>
            </w:tcBorders>
            <w:vAlign w:val="center"/>
          </w:tcPr>
          <w:p w14:paraId="3C8C7D10" w14:textId="77777777" w:rsidR="00A92122" w:rsidRPr="00F51D5C" w:rsidRDefault="00A92122" w:rsidP="00A92122">
            <w:pPr>
              <w:tabs>
                <w:tab w:val="left" w:pos="4320"/>
              </w:tabs>
              <w:rPr>
                <w:sz w:val="22"/>
                <w:szCs w:val="22"/>
              </w:rPr>
            </w:pPr>
            <w:r>
              <w:rPr>
                <w:sz w:val="22"/>
                <w:szCs w:val="22"/>
              </w:rPr>
              <w:t>Catch likelihood</w:t>
            </w:r>
          </w:p>
        </w:tc>
        <w:tc>
          <w:tcPr>
            <w:tcW w:w="3595" w:type="dxa"/>
            <w:tcBorders>
              <w:top w:val="single" w:sz="4" w:space="0" w:color="auto"/>
              <w:right w:val="nil"/>
            </w:tcBorders>
            <w:vAlign w:val="center"/>
          </w:tcPr>
          <w:p w14:paraId="74A69CF6" w14:textId="77777777" w:rsidR="00A92122" w:rsidRDefault="00AA7383"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acc>
                    <m:accPr>
                      <m:ctrlPr>
                        <w:rPr>
                          <w:rFonts w:ascii="Cambria Math" w:hAnsi="Cambria Math"/>
                          <w:i/>
                          <w:sz w:val="22"/>
                          <w:szCs w:val="22"/>
                        </w:rPr>
                      </m:ctrlPr>
                    </m:accPr>
                    <m:e>
                      <m:r>
                        <w:rPr>
                          <w:rFonts w:ascii="Cambria Math" w:hAnsi="Cambria Math"/>
                          <w:sz w:val="22"/>
                          <w:szCs w:val="22"/>
                        </w:rPr>
                        <m:t>C</m:t>
                      </m:r>
                    </m:e>
                  </m:acc>
                </m:sub>
              </m:sSub>
            </m:oMath>
            <w:r w:rsidR="00A92122">
              <w:rPr>
                <w:sz w:val="22"/>
                <w:szCs w:val="22"/>
              </w:rPr>
              <w:t xml:space="preserve"> – catch likelihood weight (50)</w:t>
            </w:r>
          </w:p>
          <w:p w14:paraId="36E07484" w14:textId="77777777" w:rsidR="00A92122" w:rsidRPr="00F51D5C" w:rsidRDefault="00A92122" w:rsidP="00A92122">
            <w:pPr>
              <w:tabs>
                <w:tab w:val="left" w:pos="4320"/>
              </w:tabs>
              <w:rPr>
                <w:sz w:val="22"/>
                <w:szCs w:val="22"/>
              </w:rPr>
            </w:pPr>
            <m:oMath>
              <m:r>
                <w:rPr>
                  <w:rFonts w:ascii="Cambria Math" w:hAnsi="Cambria Math"/>
                  <w:sz w:val="22"/>
                  <w:szCs w:val="22"/>
                </w:rPr>
                <m:t>k</m:t>
              </m:r>
            </m:oMath>
            <w:r>
              <w:rPr>
                <w:sz w:val="22"/>
                <w:szCs w:val="22"/>
              </w:rPr>
              <w:t xml:space="preserve"> – offset constant (0.00001)</w:t>
            </w:r>
          </w:p>
        </w:tc>
      </w:tr>
      <w:tr w:rsidR="00A92122" w:rsidRPr="00F51D5C" w14:paraId="3F66B1EA" w14:textId="77777777" w:rsidTr="00A92122">
        <w:tc>
          <w:tcPr>
            <w:tcW w:w="3510" w:type="dxa"/>
            <w:tcBorders>
              <w:left w:val="nil"/>
            </w:tcBorders>
            <w:vAlign w:val="center"/>
          </w:tcPr>
          <w:p w14:paraId="245ADEF9" w14:textId="77777777" w:rsidR="00A92122" w:rsidRPr="00F51D5C" w:rsidRDefault="00AA7383"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acc>
                      <m:accPr>
                        <m:ctrlPr>
                          <w:rPr>
                            <w:rFonts w:ascii="Cambria Math" w:hAnsi="Cambria Math"/>
                            <w:i/>
                            <w:sz w:val="22"/>
                            <w:szCs w:val="22"/>
                          </w:rPr>
                        </m:ctrlPr>
                      </m:accPr>
                      <m:e>
                        <m:r>
                          <w:rPr>
                            <w:rFonts w:ascii="Cambria Math" w:hAnsi="Cambria Math"/>
                            <w:sz w:val="22"/>
                            <w:szCs w:val="22"/>
                          </w:rPr>
                          <m:t>I</m:t>
                        </m:r>
                      </m:e>
                    </m:acc>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acc>
                      <m:accPr>
                        <m:ctrlPr>
                          <w:rPr>
                            <w:rFonts w:ascii="Cambria Math" w:hAnsi="Cambria Math"/>
                            <w:i/>
                            <w:sz w:val="22"/>
                            <w:szCs w:val="22"/>
                          </w:rPr>
                        </m:ctrlPr>
                      </m:accPr>
                      <m:e>
                        <m:r>
                          <w:rPr>
                            <w:rFonts w:ascii="Cambria Math" w:hAnsi="Cambria Math"/>
                            <w:sz w:val="22"/>
                            <w:szCs w:val="22"/>
                          </w:rPr>
                          <m:t>I</m:t>
                        </m:r>
                      </m:e>
                    </m:acc>
                  </m:sub>
                </m:sSub>
                <m:nary>
                  <m:naryPr>
                    <m:chr m:val="∑"/>
                    <m:limLoc m:val="undOvr"/>
                    <m:supHide m:val="1"/>
                    <m:ctrlPr>
                      <w:rPr>
                        <w:rFonts w:ascii="Cambria Math" w:hAnsi="Cambria Math"/>
                        <w:i/>
                        <w:sz w:val="22"/>
                        <w:szCs w:val="22"/>
                      </w:rPr>
                    </m:ctrlPr>
                  </m:naryPr>
                  <m:sub>
                    <m:r>
                      <w:rPr>
                        <w:rFonts w:ascii="Cambria Math" w:hAnsi="Cambria Math"/>
                        <w:sz w:val="22"/>
                        <w:szCs w:val="22"/>
                      </w:rPr>
                      <m:t>Y</m:t>
                    </m:r>
                  </m:sub>
                  <m:sup/>
                  <m:e>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sSup>
                          <m:sSupPr>
                            <m:ctrlPr>
                              <w:rPr>
                                <w:rFonts w:ascii="Cambria Math" w:hAnsi="Cambria Math"/>
                                <w:i/>
                                <w:sz w:val="22"/>
                                <w:szCs w:val="22"/>
                              </w:rPr>
                            </m:ctrlPr>
                          </m:sSupPr>
                          <m:e>
                            <m:d>
                              <m:dPr>
                                <m:ctrlPr>
                                  <w:rPr>
                                    <w:rFonts w:ascii="Cambria Math" w:hAnsi="Cambria Math"/>
                                    <w:i/>
                                    <w:sz w:val="22"/>
                                    <w:szCs w:val="22"/>
                                  </w:rPr>
                                </m:ctrlPr>
                              </m:dPr>
                              <m:e>
                                <m:f>
                                  <m:fPr>
                                    <m:type m:val="lin"/>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I,y</m:t>
                                        </m:r>
                                      </m:sub>
                                    </m:sSub>
                                  </m:num>
                                  <m:den>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m:t>
                                        </m:r>
                                      </m:sub>
                                    </m:sSub>
                                  </m:den>
                                </m:f>
                              </m:e>
                            </m:d>
                          </m:e>
                          <m:sup>
                            <m:r>
                              <w:rPr>
                                <w:rFonts w:ascii="Cambria Math" w:hAnsi="Cambria Math"/>
                                <w:sz w:val="22"/>
                                <w:szCs w:val="22"/>
                              </w:rPr>
                              <m:t>2</m:t>
                            </m:r>
                          </m:sup>
                        </m:sSup>
                      </m:den>
                    </m:f>
                    <m:sSup>
                      <m:sSupPr>
                        <m:ctrlPr>
                          <w:rPr>
                            <w:rFonts w:ascii="Cambria Math" w:hAnsi="Cambria Math"/>
                            <w:i/>
                            <w:sz w:val="22"/>
                            <w:szCs w:val="22"/>
                          </w:rPr>
                        </m:ctrlPr>
                      </m:sSupPr>
                      <m:e>
                        <m:func>
                          <m:funcPr>
                            <m:ctrlPr>
                              <w:rPr>
                                <w:rFonts w:ascii="Cambria Math" w:hAnsi="Cambria Math"/>
                                <w:i/>
                                <w:sz w:val="22"/>
                                <w:szCs w:val="22"/>
                              </w:rPr>
                            </m:ctrlPr>
                          </m:funcPr>
                          <m:fName>
                            <m:r>
                              <m:rPr>
                                <m:sty m:val="p"/>
                              </m:rPr>
                              <w:rPr>
                                <w:rFonts w:ascii="Cambria Math" w:hAnsi="Cambria Math"/>
                              </w:rPr>
                              <m:t>ln</m:t>
                            </m:r>
                          </m:fName>
                          <m:e>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m:t>
                                        </m:r>
                                      </m:sub>
                                    </m:sSub>
                                  </m:num>
                                  <m:den>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I</m:t>
                                            </m:r>
                                          </m:e>
                                        </m:acc>
                                      </m:e>
                                      <m:sub>
                                        <m:r>
                                          <w:rPr>
                                            <w:rFonts w:ascii="Cambria Math" w:hAnsi="Cambria Math"/>
                                            <w:sz w:val="22"/>
                                            <w:szCs w:val="22"/>
                                          </w:rPr>
                                          <m:t>y</m:t>
                                        </m:r>
                                      </m:sub>
                                    </m:sSub>
                                  </m:den>
                                </m:f>
                              </m:e>
                            </m:d>
                          </m:e>
                        </m:func>
                      </m:e>
                      <m:sup>
                        <m:r>
                          <w:rPr>
                            <w:rFonts w:ascii="Cambria Math" w:hAnsi="Cambria Math"/>
                            <w:sz w:val="22"/>
                            <w:szCs w:val="22"/>
                          </w:rPr>
                          <m:t>2</m:t>
                        </m:r>
                      </m:sup>
                    </m:sSup>
                  </m:e>
                </m:nary>
              </m:oMath>
            </m:oMathPara>
          </w:p>
        </w:tc>
        <w:tc>
          <w:tcPr>
            <w:tcW w:w="2245" w:type="dxa"/>
            <w:vAlign w:val="center"/>
          </w:tcPr>
          <w:p w14:paraId="4D28C641" w14:textId="77777777" w:rsidR="00A92122" w:rsidRPr="00F51D5C" w:rsidRDefault="00A92122" w:rsidP="00A92122">
            <w:pPr>
              <w:tabs>
                <w:tab w:val="left" w:pos="4320"/>
              </w:tabs>
              <w:rPr>
                <w:sz w:val="22"/>
                <w:szCs w:val="22"/>
              </w:rPr>
            </w:pPr>
            <w:r>
              <w:rPr>
                <w:sz w:val="22"/>
                <w:szCs w:val="22"/>
              </w:rPr>
              <w:t>Bottom trawl survey biomass likelihood</w:t>
            </w:r>
          </w:p>
        </w:tc>
        <w:tc>
          <w:tcPr>
            <w:tcW w:w="3595" w:type="dxa"/>
            <w:tcBorders>
              <w:right w:val="nil"/>
            </w:tcBorders>
            <w:vAlign w:val="center"/>
          </w:tcPr>
          <w:p w14:paraId="304A969D" w14:textId="77777777" w:rsidR="00A92122" w:rsidRDefault="00AA7383"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acc>
                    <m:accPr>
                      <m:ctrlPr>
                        <w:rPr>
                          <w:rFonts w:ascii="Cambria Math" w:hAnsi="Cambria Math"/>
                          <w:i/>
                          <w:sz w:val="22"/>
                          <w:szCs w:val="22"/>
                        </w:rPr>
                      </m:ctrlPr>
                    </m:accPr>
                    <m:e>
                      <m:r>
                        <w:rPr>
                          <w:rFonts w:ascii="Cambria Math" w:hAnsi="Cambria Math"/>
                          <w:sz w:val="22"/>
                          <w:szCs w:val="22"/>
                        </w:rPr>
                        <m:t>I</m:t>
                      </m:r>
                    </m:e>
                  </m:acc>
                </m:sub>
              </m:sSub>
            </m:oMath>
            <w:r w:rsidR="00A92122">
              <w:rPr>
                <w:sz w:val="22"/>
                <w:szCs w:val="22"/>
              </w:rPr>
              <w:t xml:space="preserve"> – trawl survey biomass weight (1)</w:t>
            </w:r>
          </w:p>
          <w:p w14:paraId="3880C733" w14:textId="77777777" w:rsidR="00A92122" w:rsidRPr="00F51D5C" w:rsidRDefault="00AA7383"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I,y</m:t>
                  </m:r>
                </m:sub>
              </m:sSub>
            </m:oMath>
            <w:r w:rsidR="00A92122">
              <w:rPr>
                <w:sz w:val="22"/>
                <w:szCs w:val="22"/>
              </w:rPr>
              <w:t xml:space="preserve"> – annual survey sampling error </w:t>
            </w:r>
          </w:p>
        </w:tc>
      </w:tr>
      <w:tr w:rsidR="00A92122" w:rsidRPr="00F51D5C" w14:paraId="42419B50" w14:textId="77777777" w:rsidTr="00A92122">
        <w:tc>
          <w:tcPr>
            <w:tcW w:w="3510" w:type="dxa"/>
            <w:tcBorders>
              <w:left w:val="nil"/>
            </w:tcBorders>
            <w:vAlign w:val="center"/>
          </w:tcPr>
          <w:p w14:paraId="61C4354C" w14:textId="77777777" w:rsidR="00A92122" w:rsidRPr="00F51D5C" w:rsidRDefault="00AA7383"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f</m:t>
                        </m:r>
                      </m:sup>
                    </m:sSubSup>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f</m:t>
                        </m:r>
                      </m:sup>
                    </m:sSubSup>
                  </m:sub>
                </m:sSub>
                <m:d>
                  <m:dPr>
                    <m:ctrlPr>
                      <w:rPr>
                        <w:rFonts w:ascii="Cambria Math" w:hAnsi="Cambria Math"/>
                        <w:i/>
                        <w:sz w:val="22"/>
                        <w:szCs w:val="22"/>
                      </w:rPr>
                    </m:ctrlPr>
                  </m:dPr>
                  <m:e>
                    <m:nary>
                      <m:naryPr>
                        <m:chr m:val="∑"/>
                        <m:limLoc m:val="undOvr"/>
                        <m:supHide m:val="1"/>
                        <m:ctrlPr>
                          <w:rPr>
                            <w:rFonts w:ascii="Cambria Math" w:hAnsi="Cambria Math"/>
                            <w:i/>
                            <w:sz w:val="22"/>
                            <w:szCs w:val="22"/>
                          </w:rPr>
                        </m:ctrlPr>
                      </m:naryPr>
                      <m:sub>
                        <m:r>
                          <w:rPr>
                            <w:rFonts w:ascii="Cambria Math" w:hAnsi="Cambria Math"/>
                            <w:sz w:val="22"/>
                            <w:szCs w:val="22"/>
                          </w:rPr>
                          <m:t>Y</m:t>
                        </m:r>
                      </m:sub>
                      <m:sup/>
                      <m:e>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a,y</m:t>
                            </m:r>
                          </m:sub>
                          <m:sup>
                            <m:r>
                              <w:rPr>
                                <w:rFonts w:ascii="Cambria Math" w:hAnsi="Cambria Math"/>
                                <w:sz w:val="22"/>
                                <w:szCs w:val="22"/>
                              </w:rPr>
                              <m:t>f</m:t>
                            </m:r>
                          </m:sup>
                        </m:sSubSup>
                      </m:e>
                    </m:nary>
                    <m:nary>
                      <m:naryPr>
                        <m:chr m:val="∑"/>
                        <m:limLoc m:val="undOvr"/>
                        <m:supHide m:val="1"/>
                        <m:ctrlPr>
                          <w:rPr>
                            <w:rFonts w:ascii="Cambria Math" w:hAnsi="Cambria Math"/>
                            <w:i/>
                            <w:sz w:val="22"/>
                            <w:szCs w:val="22"/>
                          </w:rPr>
                        </m:ctrlPr>
                      </m:naryPr>
                      <m:sub>
                        <m:r>
                          <w:rPr>
                            <w:rFonts w:ascii="Cambria Math" w:hAnsi="Cambria Math"/>
                            <w:sz w:val="22"/>
                            <w:szCs w:val="22"/>
                          </w:rPr>
                          <m:t>A</m:t>
                        </m:r>
                      </m:sub>
                      <m:sup/>
                      <m:e>
                        <m:d>
                          <m:dPr>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a,y</m:t>
                                </m:r>
                              </m:sub>
                              <m:sup>
                                <m:r>
                                  <w:rPr>
                                    <w:rFonts w:ascii="Cambria Math" w:hAnsi="Cambria Math"/>
                                    <w:sz w:val="22"/>
                                    <w:szCs w:val="22"/>
                                  </w:rPr>
                                  <m:t>f</m:t>
                                </m:r>
                              </m:sup>
                            </m:sSubSup>
                            <m:r>
                              <w:rPr>
                                <w:rFonts w:ascii="Cambria Math" w:hAnsi="Cambria Math"/>
                                <w:sz w:val="22"/>
                                <w:szCs w:val="22"/>
                              </w:rPr>
                              <m:t>+k</m:t>
                            </m:r>
                          </m:e>
                        </m:d>
                        <m:func>
                          <m:funcPr>
                            <m:ctrlPr>
                              <w:rPr>
                                <w:rFonts w:ascii="Cambria Math" w:hAnsi="Cambria Math"/>
                                <w:i/>
                                <w:sz w:val="22"/>
                                <w:szCs w:val="22"/>
                              </w:rPr>
                            </m:ctrlPr>
                          </m:funcPr>
                          <m:fName>
                            <m:r>
                              <m:rPr>
                                <m:sty m:val="p"/>
                              </m:rPr>
                              <w:rPr>
                                <w:rFonts w:ascii="Cambria Math" w:hAnsi="Cambria Math"/>
                              </w:rPr>
                              <m:t>ln</m:t>
                            </m:r>
                          </m:fName>
                          <m:e>
                            <m:d>
                              <m:dPr>
                                <m:ctrlPr>
                                  <w:rPr>
                                    <w:rFonts w:ascii="Cambria Math" w:hAnsi="Cambria Math"/>
                                    <w:i/>
                                    <w:sz w:val="22"/>
                                    <w:szCs w:val="22"/>
                                  </w:rPr>
                                </m:ctrlPr>
                              </m:dPr>
                              <m:e>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a,y</m:t>
                                    </m:r>
                                  </m:sub>
                                  <m:sup>
                                    <m:r>
                                      <w:rPr>
                                        <w:rFonts w:ascii="Cambria Math" w:hAnsi="Cambria Math"/>
                                        <w:sz w:val="22"/>
                                        <w:szCs w:val="22"/>
                                      </w:rPr>
                                      <m:t>f</m:t>
                                    </m:r>
                                  </m:sup>
                                </m:sSubSup>
                                <m:r>
                                  <w:rPr>
                                    <w:rFonts w:ascii="Cambria Math" w:hAnsi="Cambria Math"/>
                                    <w:sz w:val="22"/>
                                    <w:szCs w:val="22"/>
                                  </w:rPr>
                                  <m:t>+k</m:t>
                                </m:r>
                              </m:e>
                            </m:d>
                          </m:e>
                        </m:func>
                      </m:e>
                    </m:nary>
                  </m:e>
                </m:d>
              </m:oMath>
            </m:oMathPara>
          </w:p>
        </w:tc>
        <w:tc>
          <w:tcPr>
            <w:tcW w:w="2245" w:type="dxa"/>
            <w:vAlign w:val="center"/>
          </w:tcPr>
          <w:p w14:paraId="3F3D95E7" w14:textId="77777777" w:rsidR="00A92122" w:rsidRPr="00F51D5C" w:rsidRDefault="00A92122" w:rsidP="00A92122">
            <w:pPr>
              <w:tabs>
                <w:tab w:val="left" w:pos="4320"/>
              </w:tabs>
              <w:rPr>
                <w:sz w:val="22"/>
                <w:szCs w:val="22"/>
              </w:rPr>
            </w:pPr>
            <w:r>
              <w:rPr>
                <w:sz w:val="22"/>
                <w:szCs w:val="22"/>
              </w:rPr>
              <w:t>Fishery age composition likelihood</w:t>
            </w:r>
          </w:p>
        </w:tc>
        <w:tc>
          <w:tcPr>
            <w:tcW w:w="3595" w:type="dxa"/>
            <w:tcBorders>
              <w:right w:val="nil"/>
            </w:tcBorders>
            <w:vAlign w:val="center"/>
          </w:tcPr>
          <w:p w14:paraId="38AC8AF9" w14:textId="77777777" w:rsidR="00A92122" w:rsidRDefault="00AA7383"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f</m:t>
                      </m:r>
                    </m:sup>
                  </m:sSubSup>
                </m:sub>
              </m:sSub>
            </m:oMath>
            <w:r w:rsidR="00A92122">
              <w:rPr>
                <w:sz w:val="22"/>
                <w:szCs w:val="22"/>
              </w:rPr>
              <w:t xml:space="preserve"> – fishery age composition weight (1)</w:t>
            </w:r>
          </w:p>
          <w:p w14:paraId="4E5C33F2" w14:textId="77777777" w:rsidR="00A92122" w:rsidRPr="00F51D5C" w:rsidRDefault="00AA7383"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a,y</m:t>
                  </m:r>
                </m:sub>
                <m:sup>
                  <m:r>
                    <w:rPr>
                      <w:rFonts w:ascii="Cambria Math" w:hAnsi="Cambria Math"/>
                      <w:sz w:val="22"/>
                      <w:szCs w:val="22"/>
                    </w:rPr>
                    <m:t>f</m:t>
                  </m:r>
                </m:sup>
              </m:sSubSup>
            </m:oMath>
            <w:r w:rsidR="00A92122">
              <w:rPr>
                <w:sz w:val="22"/>
                <w:szCs w:val="22"/>
              </w:rPr>
              <w:t xml:space="preserve"> – fishery age composition input sample size (square root of sample size)</w:t>
            </w:r>
          </w:p>
        </w:tc>
      </w:tr>
      <w:tr w:rsidR="00A92122" w:rsidRPr="00F51D5C" w14:paraId="42F84978" w14:textId="77777777" w:rsidTr="00A92122">
        <w:tc>
          <w:tcPr>
            <w:tcW w:w="3510" w:type="dxa"/>
            <w:tcBorders>
              <w:left w:val="nil"/>
            </w:tcBorders>
            <w:vAlign w:val="center"/>
          </w:tcPr>
          <w:p w14:paraId="69F02214" w14:textId="77777777" w:rsidR="00A92122" w:rsidRPr="00F51D5C" w:rsidRDefault="00AA7383"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l</m:t>
                        </m:r>
                      </m:sub>
                      <m:sup>
                        <m:r>
                          <w:rPr>
                            <w:rFonts w:ascii="Cambria Math" w:hAnsi="Cambria Math"/>
                            <w:sz w:val="22"/>
                            <w:szCs w:val="22"/>
                          </w:rPr>
                          <m:t>f</m:t>
                        </m:r>
                      </m:sup>
                    </m:sSubSup>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l</m:t>
                        </m:r>
                      </m:sub>
                      <m:sup>
                        <m:r>
                          <w:rPr>
                            <w:rFonts w:ascii="Cambria Math" w:hAnsi="Cambria Math"/>
                            <w:sz w:val="22"/>
                            <w:szCs w:val="22"/>
                          </w:rPr>
                          <m:t>f</m:t>
                        </m:r>
                      </m:sup>
                    </m:sSubSup>
                  </m:sub>
                </m:sSub>
                <m:d>
                  <m:dPr>
                    <m:ctrlPr>
                      <w:rPr>
                        <w:rFonts w:ascii="Cambria Math" w:hAnsi="Cambria Math"/>
                        <w:i/>
                        <w:sz w:val="22"/>
                        <w:szCs w:val="22"/>
                      </w:rPr>
                    </m:ctrlPr>
                  </m:dPr>
                  <m:e>
                    <m:nary>
                      <m:naryPr>
                        <m:chr m:val="∑"/>
                        <m:limLoc m:val="undOvr"/>
                        <m:supHide m:val="1"/>
                        <m:ctrlPr>
                          <w:rPr>
                            <w:rFonts w:ascii="Cambria Math" w:hAnsi="Cambria Math"/>
                            <w:i/>
                            <w:sz w:val="22"/>
                            <w:szCs w:val="22"/>
                          </w:rPr>
                        </m:ctrlPr>
                      </m:naryPr>
                      <m:sub>
                        <m:r>
                          <w:rPr>
                            <w:rFonts w:ascii="Cambria Math" w:hAnsi="Cambria Math"/>
                            <w:sz w:val="22"/>
                            <w:szCs w:val="22"/>
                          </w:rPr>
                          <m:t>Y</m:t>
                        </m:r>
                      </m:sub>
                      <m:sup/>
                      <m:e>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l,y</m:t>
                            </m:r>
                          </m:sub>
                          <m:sup>
                            <m:r>
                              <w:rPr>
                                <w:rFonts w:ascii="Cambria Math" w:hAnsi="Cambria Math"/>
                                <w:sz w:val="22"/>
                                <w:szCs w:val="22"/>
                              </w:rPr>
                              <m:t>f</m:t>
                            </m:r>
                          </m:sup>
                        </m:sSubSup>
                      </m:e>
                    </m:nary>
                    <m:nary>
                      <m:naryPr>
                        <m:chr m:val="∑"/>
                        <m:limLoc m:val="undOvr"/>
                        <m:supHide m:val="1"/>
                        <m:ctrlPr>
                          <w:rPr>
                            <w:rFonts w:ascii="Cambria Math" w:hAnsi="Cambria Math"/>
                            <w:i/>
                            <w:sz w:val="22"/>
                            <w:szCs w:val="22"/>
                          </w:rPr>
                        </m:ctrlPr>
                      </m:naryPr>
                      <m:sub>
                        <m:r>
                          <w:rPr>
                            <w:rFonts w:ascii="Cambria Math" w:hAnsi="Cambria Math"/>
                            <w:sz w:val="22"/>
                            <w:szCs w:val="22"/>
                          </w:rPr>
                          <m:t>A</m:t>
                        </m:r>
                      </m:sub>
                      <m:sup/>
                      <m:e>
                        <m:d>
                          <m:dPr>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l,y</m:t>
                                </m:r>
                              </m:sub>
                              <m:sup>
                                <m:r>
                                  <w:rPr>
                                    <w:rFonts w:ascii="Cambria Math" w:hAnsi="Cambria Math"/>
                                    <w:sz w:val="22"/>
                                    <w:szCs w:val="22"/>
                                  </w:rPr>
                                  <m:t>f</m:t>
                                </m:r>
                              </m:sup>
                            </m:sSubSup>
                            <m:r>
                              <w:rPr>
                                <w:rFonts w:ascii="Cambria Math" w:hAnsi="Cambria Math"/>
                                <w:sz w:val="22"/>
                                <w:szCs w:val="22"/>
                              </w:rPr>
                              <m:t>+k</m:t>
                            </m:r>
                          </m:e>
                        </m:d>
                        <m:func>
                          <m:funcPr>
                            <m:ctrlPr>
                              <w:rPr>
                                <w:rFonts w:ascii="Cambria Math" w:hAnsi="Cambria Math"/>
                                <w:i/>
                                <w:sz w:val="22"/>
                                <w:szCs w:val="22"/>
                              </w:rPr>
                            </m:ctrlPr>
                          </m:funcPr>
                          <m:fName>
                            <m:r>
                              <m:rPr>
                                <m:sty m:val="p"/>
                              </m:rPr>
                              <w:rPr>
                                <w:rFonts w:ascii="Cambria Math" w:hAnsi="Cambria Math"/>
                              </w:rPr>
                              <m:t>ln</m:t>
                            </m:r>
                          </m:fName>
                          <m:e>
                            <m:d>
                              <m:dPr>
                                <m:ctrlPr>
                                  <w:rPr>
                                    <w:rFonts w:ascii="Cambria Math" w:hAnsi="Cambria Math"/>
                                    <w:i/>
                                    <w:sz w:val="22"/>
                                    <w:szCs w:val="22"/>
                                  </w:rPr>
                                </m:ctrlPr>
                              </m:dPr>
                              <m:e>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l,y</m:t>
                                    </m:r>
                                  </m:sub>
                                  <m:sup>
                                    <m:r>
                                      <w:rPr>
                                        <w:rFonts w:ascii="Cambria Math" w:hAnsi="Cambria Math"/>
                                        <w:sz w:val="22"/>
                                        <w:szCs w:val="22"/>
                                      </w:rPr>
                                      <m:t>f</m:t>
                                    </m:r>
                                  </m:sup>
                                </m:sSubSup>
                                <m:r>
                                  <w:rPr>
                                    <w:rFonts w:ascii="Cambria Math" w:hAnsi="Cambria Math"/>
                                    <w:sz w:val="22"/>
                                    <w:szCs w:val="22"/>
                                  </w:rPr>
                                  <m:t>+k</m:t>
                                </m:r>
                              </m:e>
                            </m:d>
                          </m:e>
                        </m:func>
                      </m:e>
                    </m:nary>
                  </m:e>
                </m:d>
              </m:oMath>
            </m:oMathPara>
          </w:p>
        </w:tc>
        <w:tc>
          <w:tcPr>
            <w:tcW w:w="2245" w:type="dxa"/>
            <w:vAlign w:val="center"/>
          </w:tcPr>
          <w:p w14:paraId="3C584730" w14:textId="77777777" w:rsidR="00A92122" w:rsidRPr="00F51D5C" w:rsidRDefault="00A92122" w:rsidP="00A92122">
            <w:pPr>
              <w:tabs>
                <w:tab w:val="left" w:pos="4320"/>
              </w:tabs>
              <w:rPr>
                <w:sz w:val="22"/>
                <w:szCs w:val="22"/>
              </w:rPr>
            </w:pPr>
            <w:r>
              <w:rPr>
                <w:sz w:val="22"/>
                <w:szCs w:val="22"/>
              </w:rPr>
              <w:t>Fishery length composition likelihood</w:t>
            </w:r>
          </w:p>
        </w:tc>
        <w:tc>
          <w:tcPr>
            <w:tcW w:w="3595" w:type="dxa"/>
            <w:tcBorders>
              <w:right w:val="nil"/>
            </w:tcBorders>
            <w:vAlign w:val="center"/>
          </w:tcPr>
          <w:p w14:paraId="21AFC1D3" w14:textId="77777777" w:rsidR="00A92122" w:rsidRDefault="00AA7383"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f</m:t>
                      </m:r>
                    </m:sup>
                  </m:sSubSup>
                </m:sub>
              </m:sSub>
            </m:oMath>
            <w:r w:rsidR="00A92122">
              <w:rPr>
                <w:sz w:val="22"/>
                <w:szCs w:val="22"/>
              </w:rPr>
              <w:t xml:space="preserve"> – fishery length composition weight (1)</w:t>
            </w:r>
          </w:p>
          <w:p w14:paraId="6EAB76C5" w14:textId="77777777" w:rsidR="00A92122" w:rsidRPr="00F51D5C" w:rsidRDefault="00AA7383"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a,y</m:t>
                  </m:r>
                </m:sub>
                <m:sup>
                  <m:r>
                    <w:rPr>
                      <w:rFonts w:ascii="Cambria Math" w:hAnsi="Cambria Math"/>
                      <w:sz w:val="22"/>
                      <w:szCs w:val="22"/>
                    </w:rPr>
                    <m:t>f</m:t>
                  </m:r>
                </m:sup>
              </m:sSubSup>
            </m:oMath>
            <w:r w:rsidR="00A92122">
              <w:rPr>
                <w:sz w:val="22"/>
                <w:szCs w:val="22"/>
              </w:rPr>
              <w:t xml:space="preserve"> – fishery length composition input sample size (number of hauls standardized to maximum of 100)</w:t>
            </w:r>
          </w:p>
        </w:tc>
      </w:tr>
      <w:tr w:rsidR="00A92122" w:rsidRPr="00F51D5C" w14:paraId="57454239" w14:textId="77777777" w:rsidTr="00A92122">
        <w:tc>
          <w:tcPr>
            <w:tcW w:w="3510" w:type="dxa"/>
            <w:tcBorders>
              <w:left w:val="nil"/>
            </w:tcBorders>
            <w:vAlign w:val="center"/>
          </w:tcPr>
          <w:p w14:paraId="4A275BA2" w14:textId="77777777" w:rsidR="00A92122" w:rsidRPr="00F51D5C" w:rsidRDefault="00AA7383"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t</m:t>
                        </m:r>
                      </m:sup>
                    </m:sSubSup>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t</m:t>
                        </m:r>
                      </m:sup>
                    </m:sSubSup>
                  </m:sub>
                </m:sSub>
                <m:d>
                  <m:dPr>
                    <m:ctrlPr>
                      <w:rPr>
                        <w:rFonts w:ascii="Cambria Math" w:hAnsi="Cambria Math"/>
                        <w:i/>
                        <w:sz w:val="22"/>
                        <w:szCs w:val="22"/>
                      </w:rPr>
                    </m:ctrlPr>
                  </m:dPr>
                  <m:e>
                    <m:nary>
                      <m:naryPr>
                        <m:chr m:val="∑"/>
                        <m:limLoc m:val="undOvr"/>
                        <m:supHide m:val="1"/>
                        <m:ctrlPr>
                          <w:rPr>
                            <w:rFonts w:ascii="Cambria Math" w:hAnsi="Cambria Math"/>
                            <w:i/>
                            <w:sz w:val="22"/>
                            <w:szCs w:val="22"/>
                          </w:rPr>
                        </m:ctrlPr>
                      </m:naryPr>
                      <m:sub>
                        <m:r>
                          <w:rPr>
                            <w:rFonts w:ascii="Cambria Math" w:hAnsi="Cambria Math"/>
                            <w:sz w:val="22"/>
                            <w:szCs w:val="22"/>
                          </w:rPr>
                          <m:t>Y</m:t>
                        </m:r>
                      </m:sub>
                      <m:sup/>
                      <m:e>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a,y</m:t>
                            </m:r>
                          </m:sub>
                          <m:sup>
                            <m:r>
                              <w:rPr>
                                <w:rFonts w:ascii="Cambria Math" w:hAnsi="Cambria Math"/>
                                <w:sz w:val="22"/>
                                <w:szCs w:val="22"/>
                              </w:rPr>
                              <m:t>t</m:t>
                            </m:r>
                          </m:sup>
                        </m:sSubSup>
                      </m:e>
                    </m:nary>
                    <m:nary>
                      <m:naryPr>
                        <m:chr m:val="∑"/>
                        <m:limLoc m:val="undOvr"/>
                        <m:supHide m:val="1"/>
                        <m:ctrlPr>
                          <w:rPr>
                            <w:rFonts w:ascii="Cambria Math" w:hAnsi="Cambria Math"/>
                            <w:i/>
                            <w:sz w:val="22"/>
                            <w:szCs w:val="22"/>
                          </w:rPr>
                        </m:ctrlPr>
                      </m:naryPr>
                      <m:sub>
                        <m:r>
                          <w:rPr>
                            <w:rFonts w:ascii="Cambria Math" w:hAnsi="Cambria Math"/>
                            <w:sz w:val="22"/>
                            <w:szCs w:val="22"/>
                          </w:rPr>
                          <m:t>A</m:t>
                        </m:r>
                      </m:sub>
                      <m:sup/>
                      <m:e>
                        <m:d>
                          <m:dPr>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a,y</m:t>
                                </m:r>
                              </m:sub>
                              <m:sup>
                                <m:r>
                                  <w:rPr>
                                    <w:rFonts w:ascii="Cambria Math" w:hAnsi="Cambria Math"/>
                                    <w:sz w:val="22"/>
                                    <w:szCs w:val="22"/>
                                  </w:rPr>
                                  <m:t>t</m:t>
                                </m:r>
                              </m:sup>
                            </m:sSubSup>
                            <m:r>
                              <w:rPr>
                                <w:rFonts w:ascii="Cambria Math" w:hAnsi="Cambria Math"/>
                                <w:sz w:val="22"/>
                                <w:szCs w:val="22"/>
                              </w:rPr>
                              <m:t>+k</m:t>
                            </m:r>
                          </m:e>
                        </m:d>
                        <m:func>
                          <m:funcPr>
                            <m:ctrlPr>
                              <w:rPr>
                                <w:rFonts w:ascii="Cambria Math" w:hAnsi="Cambria Math"/>
                                <w:i/>
                                <w:sz w:val="22"/>
                                <w:szCs w:val="22"/>
                              </w:rPr>
                            </m:ctrlPr>
                          </m:funcPr>
                          <m:fName>
                            <m:r>
                              <m:rPr>
                                <m:sty m:val="p"/>
                              </m:rPr>
                              <w:rPr>
                                <w:rFonts w:ascii="Cambria Math" w:hAnsi="Cambria Math"/>
                              </w:rPr>
                              <m:t>ln</m:t>
                            </m:r>
                          </m:fName>
                          <m:e>
                            <m:d>
                              <m:dPr>
                                <m:ctrlPr>
                                  <w:rPr>
                                    <w:rFonts w:ascii="Cambria Math" w:hAnsi="Cambria Math"/>
                                    <w:i/>
                                    <w:sz w:val="22"/>
                                    <w:szCs w:val="22"/>
                                  </w:rPr>
                                </m:ctrlPr>
                              </m:dPr>
                              <m:e>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a,y</m:t>
                                    </m:r>
                                  </m:sub>
                                  <m:sup>
                                    <m:r>
                                      <w:rPr>
                                        <w:rFonts w:ascii="Cambria Math" w:hAnsi="Cambria Math"/>
                                        <w:sz w:val="22"/>
                                        <w:szCs w:val="22"/>
                                      </w:rPr>
                                      <m:t>t</m:t>
                                    </m:r>
                                  </m:sup>
                                </m:sSubSup>
                                <m:r>
                                  <w:rPr>
                                    <w:rFonts w:ascii="Cambria Math" w:hAnsi="Cambria Math"/>
                                    <w:sz w:val="22"/>
                                    <w:szCs w:val="22"/>
                                  </w:rPr>
                                  <m:t>+k</m:t>
                                </m:r>
                              </m:e>
                            </m:d>
                          </m:e>
                        </m:func>
                      </m:e>
                    </m:nary>
                  </m:e>
                </m:d>
              </m:oMath>
            </m:oMathPara>
          </w:p>
        </w:tc>
        <w:tc>
          <w:tcPr>
            <w:tcW w:w="2245" w:type="dxa"/>
            <w:vAlign w:val="center"/>
          </w:tcPr>
          <w:p w14:paraId="62F323ED" w14:textId="77777777" w:rsidR="00A92122" w:rsidRPr="00F51D5C" w:rsidRDefault="00A92122" w:rsidP="00A92122">
            <w:pPr>
              <w:tabs>
                <w:tab w:val="left" w:pos="4320"/>
              </w:tabs>
              <w:rPr>
                <w:sz w:val="22"/>
                <w:szCs w:val="22"/>
              </w:rPr>
            </w:pPr>
            <w:r>
              <w:rPr>
                <w:sz w:val="22"/>
                <w:szCs w:val="22"/>
              </w:rPr>
              <w:t>Bottom trawl survey age composition likelihood</w:t>
            </w:r>
          </w:p>
        </w:tc>
        <w:tc>
          <w:tcPr>
            <w:tcW w:w="3595" w:type="dxa"/>
            <w:tcBorders>
              <w:right w:val="nil"/>
            </w:tcBorders>
            <w:vAlign w:val="center"/>
          </w:tcPr>
          <w:p w14:paraId="24B61F47" w14:textId="77777777" w:rsidR="00A92122" w:rsidRDefault="00AA7383"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t</m:t>
                      </m:r>
                    </m:sup>
                  </m:sSubSup>
                </m:sub>
              </m:sSub>
            </m:oMath>
            <w:r w:rsidR="00A92122">
              <w:rPr>
                <w:sz w:val="22"/>
                <w:szCs w:val="22"/>
              </w:rPr>
              <w:t xml:space="preserve"> – fishery age composition weight (1)</w:t>
            </w:r>
          </w:p>
          <w:p w14:paraId="79DABB02" w14:textId="77777777" w:rsidR="00A92122" w:rsidRPr="00F51D5C" w:rsidRDefault="00AA7383"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a,y</m:t>
                  </m:r>
                </m:sub>
                <m:sup>
                  <m:r>
                    <w:rPr>
                      <w:rFonts w:ascii="Cambria Math" w:hAnsi="Cambria Math"/>
                      <w:sz w:val="22"/>
                      <w:szCs w:val="22"/>
                    </w:rPr>
                    <m:t>t</m:t>
                  </m:r>
                </m:sup>
              </m:sSubSup>
            </m:oMath>
            <w:r w:rsidR="00A92122">
              <w:rPr>
                <w:sz w:val="22"/>
                <w:szCs w:val="22"/>
              </w:rPr>
              <w:t xml:space="preserve"> – fishery age composition input sample size (square root of sample size)</w:t>
            </w:r>
          </w:p>
        </w:tc>
      </w:tr>
      <w:tr w:rsidR="00A92122" w:rsidRPr="00F51D5C" w14:paraId="115607C7" w14:textId="77777777" w:rsidTr="00A92122">
        <w:tc>
          <w:tcPr>
            <w:tcW w:w="3510" w:type="dxa"/>
            <w:tcBorders>
              <w:left w:val="nil"/>
            </w:tcBorders>
            <w:vAlign w:val="center"/>
          </w:tcPr>
          <w:p w14:paraId="170A6059" w14:textId="77777777" w:rsidR="00A92122" w:rsidRPr="008A3036" w:rsidRDefault="00AA7383"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m</m:t>
                    </m:r>
                  </m:sub>
                </m:sSub>
                <m:r>
                  <w:rPr>
                    <w:rFonts w:ascii="Cambria Math" w:hAnsi="Cambria Math"/>
                    <w:sz w:val="22"/>
                    <w:szCs w:val="22"/>
                  </w:rPr>
                  <m:t>=</m:t>
                </m:r>
                <m:nary>
                  <m:naryPr>
                    <m:chr m:val="∑"/>
                    <m:limLoc m:val="undOvr"/>
                    <m:supHide m:val="1"/>
                    <m:ctrlPr>
                      <w:rPr>
                        <w:rFonts w:ascii="Cambria Math" w:hAnsi="Cambria Math"/>
                        <w:i/>
                        <w:sz w:val="22"/>
                        <w:szCs w:val="22"/>
                      </w:rPr>
                    </m:ctrlPr>
                  </m:naryPr>
                  <m:sub>
                    <m:r>
                      <w:rPr>
                        <w:rFonts w:ascii="Cambria Math" w:hAnsi="Cambria Math"/>
                        <w:sz w:val="22"/>
                        <w:szCs w:val="22"/>
                      </w:rPr>
                      <m:t>D</m:t>
                    </m:r>
                  </m:sub>
                  <m:sup/>
                  <m:e>
                    <m:nary>
                      <m:naryPr>
                        <m:chr m:val="∑"/>
                        <m:limLoc m:val="undOvr"/>
                        <m:supHide m:val="1"/>
                        <m:ctrlPr>
                          <w:rPr>
                            <w:rFonts w:ascii="Cambria Math" w:hAnsi="Cambria Math"/>
                            <w:i/>
                            <w:sz w:val="22"/>
                            <w:szCs w:val="22"/>
                          </w:rPr>
                        </m:ctrlPr>
                      </m:naryPr>
                      <m:sub>
                        <m:r>
                          <w:rPr>
                            <w:rFonts w:ascii="Cambria Math" w:hAnsi="Cambria Math"/>
                            <w:sz w:val="22"/>
                            <w:szCs w:val="22"/>
                          </w:rPr>
                          <m:t>A</m:t>
                        </m:r>
                      </m:sub>
                      <m:sup/>
                      <m:e>
                        <m:r>
                          <w:rPr>
                            <w:rFonts w:ascii="Cambria Math" w:hAnsi="Cambria Math"/>
                            <w:sz w:val="22"/>
                            <w:szCs w:val="22"/>
                          </w:rPr>
                          <m:t>Binom</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a,D</m:t>
                                </m:r>
                              </m:sub>
                            </m:sSub>
                            <m:r>
                              <w:rPr>
                                <w:rFonts w:ascii="Cambria Math" w:hAnsi="Cambria Math"/>
                                <w:sz w:val="22"/>
                                <w:szCs w:val="22"/>
                              </w:rPr>
                              <m:t>,</m:t>
                            </m:r>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m</m:t>
                                    </m:r>
                                  </m:e>
                                </m:acc>
                              </m:e>
                              <m:sub>
                                <m:r>
                                  <w:rPr>
                                    <w:rFonts w:ascii="Cambria Math" w:hAnsi="Cambria Math"/>
                                    <w:sz w:val="22"/>
                                    <w:szCs w:val="22"/>
                                  </w:rPr>
                                  <m:t>a</m:t>
                                </m:r>
                              </m:sub>
                            </m:sSub>
                          </m:e>
                        </m:d>
                      </m:e>
                    </m:nary>
                  </m:e>
                </m:nary>
              </m:oMath>
            </m:oMathPara>
          </w:p>
          <w:p w14:paraId="041EEF6E" w14:textId="77777777" w:rsidR="00A92122" w:rsidRPr="00F51D5C" w:rsidRDefault="00A92122" w:rsidP="00A92122">
            <w:pPr>
              <w:tabs>
                <w:tab w:val="left" w:pos="4320"/>
              </w:tabs>
              <w:rPr>
                <w:sz w:val="22"/>
                <w:szCs w:val="22"/>
              </w:rPr>
            </w:pPr>
            <m:oMathPara>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m</m:t>
                    </m:r>
                  </m:sub>
                </m:sSub>
                <m:f>
                  <m:fPr>
                    <m:type m:val="skw"/>
                    <m:ctrlPr>
                      <w:rPr>
                        <w:rFonts w:ascii="Cambria Math" w:hAnsi="Cambria Math"/>
                        <w:i/>
                        <w:sz w:val="22"/>
                        <w:szCs w:val="22"/>
                      </w:rPr>
                    </m:ctrlPr>
                  </m:fPr>
                  <m:num>
                    <m:r>
                      <w:rPr>
                        <w:rFonts w:ascii="Cambria Math" w:hAnsi="Cambria Math"/>
                        <w:sz w:val="22"/>
                        <w:szCs w:val="22"/>
                      </w:rPr>
                      <m:t>1</m:t>
                    </m:r>
                  </m:num>
                  <m:den>
                    <m:d>
                      <m:dPr>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m</m:t>
                                </m:r>
                              </m:sup>
                            </m:sSup>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m</m:t>
                                </m:r>
                              </m:sup>
                            </m:sSubSup>
                          </m:sup>
                        </m:sSup>
                      </m:e>
                    </m:d>
                  </m:den>
                </m:f>
              </m:oMath>
            </m:oMathPara>
          </w:p>
        </w:tc>
        <w:tc>
          <w:tcPr>
            <w:tcW w:w="2245" w:type="dxa"/>
            <w:vAlign w:val="center"/>
          </w:tcPr>
          <w:p w14:paraId="31D4122C" w14:textId="77777777" w:rsidR="00A92122" w:rsidRPr="00F51D5C" w:rsidRDefault="00A92122" w:rsidP="00A92122">
            <w:pPr>
              <w:tabs>
                <w:tab w:val="left" w:pos="4320"/>
              </w:tabs>
              <w:rPr>
                <w:sz w:val="22"/>
                <w:szCs w:val="22"/>
              </w:rPr>
            </w:pPr>
            <w:r>
              <w:rPr>
                <w:sz w:val="22"/>
                <w:szCs w:val="22"/>
              </w:rPr>
              <w:t>Maturity likelihood</w:t>
            </w:r>
          </w:p>
        </w:tc>
        <w:tc>
          <w:tcPr>
            <w:tcW w:w="3595" w:type="dxa"/>
            <w:tcBorders>
              <w:right w:val="nil"/>
            </w:tcBorders>
            <w:vAlign w:val="center"/>
          </w:tcPr>
          <w:p w14:paraId="2FC9F934" w14:textId="77777777" w:rsidR="00A92122" w:rsidRDefault="00A92122" w:rsidP="00A92122">
            <w:pPr>
              <w:tabs>
                <w:tab w:val="left" w:pos="4320"/>
              </w:tabs>
              <w:rPr>
                <w:sz w:val="22"/>
                <w:szCs w:val="22"/>
              </w:rPr>
            </w:pPr>
            <m:oMath>
              <m:r>
                <w:rPr>
                  <w:rFonts w:ascii="Cambria Math" w:hAnsi="Cambria Math"/>
                  <w:sz w:val="22"/>
                  <w:szCs w:val="22"/>
                </w:rPr>
                <m:t>D</m:t>
              </m:r>
            </m:oMath>
            <w:r>
              <w:rPr>
                <w:sz w:val="22"/>
                <w:szCs w:val="22"/>
              </w:rPr>
              <w:t xml:space="preserve"> – Dataset</w:t>
            </w:r>
          </w:p>
          <w:p w14:paraId="726A03D9" w14:textId="77777777" w:rsidR="00A92122" w:rsidRDefault="00AA7383"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a,D</m:t>
                  </m:r>
                </m:sub>
              </m:sSub>
            </m:oMath>
            <w:r w:rsidR="00A92122">
              <w:rPr>
                <w:sz w:val="22"/>
                <w:szCs w:val="22"/>
              </w:rPr>
              <w:t xml:space="preserve"> – number observed at age for maturity by dataset</w:t>
            </w:r>
          </w:p>
          <w:p w14:paraId="6822925E" w14:textId="77777777" w:rsidR="00A92122" w:rsidRPr="00F51D5C" w:rsidRDefault="00AA7383"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m</m:t>
                  </m:r>
                </m:sub>
              </m:sSub>
            </m:oMath>
            <w:r w:rsidR="00A92122">
              <w:rPr>
                <w:sz w:val="22"/>
                <w:szCs w:val="22"/>
              </w:rPr>
              <w:t xml:space="preserve"> – maturity at age 0 penalty weight (1000)</w:t>
            </w:r>
          </w:p>
        </w:tc>
      </w:tr>
      <w:tr w:rsidR="00A92122" w:rsidRPr="00F51D5C" w14:paraId="2BB11E60" w14:textId="77777777" w:rsidTr="00A92122">
        <w:tc>
          <w:tcPr>
            <w:tcW w:w="3510" w:type="dxa"/>
            <w:tcBorders>
              <w:left w:val="nil"/>
            </w:tcBorders>
            <w:vAlign w:val="center"/>
          </w:tcPr>
          <w:p w14:paraId="2C7518CA" w14:textId="77777777" w:rsidR="00A92122" w:rsidRPr="003B0ACB" w:rsidRDefault="00AA7383"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θ</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θ</m:t>
                        </m:r>
                      </m:sub>
                      <m:sup>
                        <m:r>
                          <w:rPr>
                            <w:rFonts w:ascii="Cambria Math" w:hAnsi="Cambria Math"/>
                            <w:sz w:val="22"/>
                            <w:szCs w:val="22"/>
                          </w:rPr>
                          <m:t>2</m:t>
                        </m:r>
                      </m:sup>
                    </m:sSubSup>
                  </m:den>
                </m:f>
                <m:sSup>
                  <m:sSupPr>
                    <m:ctrlPr>
                      <w:rPr>
                        <w:rFonts w:ascii="Cambria Math" w:hAnsi="Cambria Math"/>
                        <w:i/>
                        <w:sz w:val="22"/>
                        <w:szCs w:val="22"/>
                      </w:rPr>
                    </m:ctrlPr>
                  </m:sSupPr>
                  <m:e>
                    <m:func>
                      <m:funcPr>
                        <m:ctrlPr>
                          <w:rPr>
                            <w:rFonts w:ascii="Cambria Math" w:hAnsi="Cambria Math"/>
                            <w:i/>
                            <w:sz w:val="22"/>
                            <w:szCs w:val="22"/>
                          </w:rPr>
                        </m:ctrlPr>
                      </m:funcPr>
                      <m:fName>
                        <m:r>
                          <m:rPr>
                            <m:sty m:val="p"/>
                          </m:rPr>
                          <w:rPr>
                            <w:rFonts w:ascii="Cambria Math" w:hAnsi="Cambria Math"/>
                            <w:sz w:val="22"/>
                            <w:szCs w:val="22"/>
                          </w:rPr>
                          <m:t>ln</m:t>
                        </m:r>
                      </m:fName>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θ</m:t>
                                </m:r>
                              </m:num>
                              <m:den>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prior</m:t>
                                    </m:r>
                                  </m:sub>
                                </m:sSub>
                              </m:den>
                            </m:f>
                          </m:e>
                        </m:d>
                      </m:e>
                    </m:func>
                  </m:e>
                  <m:sup>
                    <m:r>
                      <w:rPr>
                        <w:rFonts w:ascii="Cambria Math" w:hAnsi="Cambria Math"/>
                        <w:sz w:val="22"/>
                        <w:szCs w:val="22"/>
                      </w:rPr>
                      <m:t>2</m:t>
                    </m:r>
                  </m:sup>
                </m:sSup>
              </m:oMath>
            </m:oMathPara>
          </w:p>
        </w:tc>
        <w:tc>
          <w:tcPr>
            <w:tcW w:w="2245" w:type="dxa"/>
            <w:vAlign w:val="center"/>
          </w:tcPr>
          <w:p w14:paraId="2344B967" w14:textId="77777777" w:rsidR="00A92122" w:rsidRPr="003B0ACB" w:rsidRDefault="00A92122" w:rsidP="00A92122">
            <w:pPr>
              <w:tabs>
                <w:tab w:val="left" w:pos="4320"/>
              </w:tabs>
              <w:rPr>
                <w:sz w:val="22"/>
                <w:szCs w:val="22"/>
              </w:rPr>
            </w:pPr>
            <w:r w:rsidRPr="003B0ACB">
              <w:rPr>
                <w:sz w:val="22"/>
                <w:szCs w:val="22"/>
              </w:rPr>
              <w:t>Prior penalty</w:t>
            </w:r>
            <w:r>
              <w:rPr>
                <w:sz w:val="22"/>
                <w:szCs w:val="22"/>
              </w:rPr>
              <w:t>, used for natural mortality (</w:t>
            </w:r>
            <m:oMath>
              <m:r>
                <w:rPr>
                  <w:rFonts w:ascii="Cambria Math" w:hAnsi="Cambria Math"/>
                  <w:sz w:val="22"/>
                  <w:szCs w:val="22"/>
                </w:rPr>
                <m:t>M</m:t>
              </m:r>
            </m:oMath>
            <w:r>
              <w:rPr>
                <w:sz w:val="22"/>
                <w:szCs w:val="22"/>
              </w:rPr>
              <w:t>), bottom trawl survey catchability (</w:t>
            </w:r>
            <m:oMath>
              <m:r>
                <w:rPr>
                  <w:rFonts w:ascii="Cambria Math" w:hAnsi="Cambria Math"/>
                  <w:sz w:val="22"/>
                  <w:szCs w:val="22"/>
                </w:rPr>
                <m:t>q</m:t>
              </m:r>
            </m:oMath>
            <w:r>
              <w:rPr>
                <w:sz w:val="22"/>
                <w:szCs w:val="22"/>
              </w:rPr>
              <w:t>), and recruitment variability (</w:t>
            </w:r>
            <m:oMath>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r</m:t>
                  </m:r>
                </m:sub>
              </m:sSub>
            </m:oMath>
            <w:r>
              <w:rPr>
                <w:sz w:val="22"/>
                <w:szCs w:val="22"/>
              </w:rPr>
              <w:t xml:space="preserve">) </w:t>
            </w:r>
          </w:p>
        </w:tc>
        <w:tc>
          <w:tcPr>
            <w:tcW w:w="3595" w:type="dxa"/>
            <w:tcBorders>
              <w:right w:val="nil"/>
            </w:tcBorders>
            <w:vAlign w:val="center"/>
          </w:tcPr>
          <w:p w14:paraId="1E896ADA" w14:textId="77777777" w:rsidR="00A92122" w:rsidRDefault="00A92122" w:rsidP="00A92122">
            <w:pPr>
              <w:tabs>
                <w:tab w:val="left" w:pos="4320"/>
              </w:tabs>
              <w:rPr>
                <w:sz w:val="22"/>
                <w:szCs w:val="22"/>
              </w:rPr>
            </w:pPr>
            <m:oMath>
              <m:r>
                <w:rPr>
                  <w:rFonts w:ascii="Cambria Math" w:hAnsi="Cambria Math"/>
                  <w:sz w:val="22"/>
                  <w:szCs w:val="22"/>
                </w:rPr>
                <m:t>θ</m:t>
              </m:r>
            </m:oMath>
            <w:r>
              <w:rPr>
                <w:sz w:val="22"/>
                <w:szCs w:val="22"/>
              </w:rPr>
              <w:t xml:space="preserve"> – parameter estimate</w:t>
            </w:r>
          </w:p>
          <w:p w14:paraId="18D4FD26" w14:textId="77777777" w:rsidR="00A92122" w:rsidRDefault="00AA7383"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θ</m:t>
                  </m:r>
                </m:sub>
                <m:sup>
                  <m:r>
                    <w:rPr>
                      <w:rFonts w:ascii="Cambria Math" w:hAnsi="Cambria Math"/>
                      <w:sz w:val="22"/>
                      <w:szCs w:val="22"/>
                    </w:rPr>
                    <m:t>2</m:t>
                  </m:r>
                </m:sup>
              </m:sSubSup>
            </m:oMath>
            <w:r w:rsidR="00A92122">
              <w:rPr>
                <w:sz w:val="22"/>
                <w:szCs w:val="22"/>
              </w:rPr>
              <w:t xml:space="preserve"> – prior uncertainty</w:t>
            </w:r>
          </w:p>
          <w:p w14:paraId="3E004703" w14:textId="77777777" w:rsidR="00A92122" w:rsidRPr="003B0ACB" w:rsidRDefault="00AA7383"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prior</m:t>
                  </m:r>
                </m:sub>
              </m:sSub>
            </m:oMath>
            <w:r w:rsidR="00A92122">
              <w:rPr>
                <w:sz w:val="22"/>
                <w:szCs w:val="22"/>
              </w:rPr>
              <w:t xml:space="preserve"> – prior parameter estimate</w:t>
            </w:r>
          </w:p>
        </w:tc>
      </w:tr>
      <w:tr w:rsidR="00A92122" w:rsidRPr="00F51D5C" w14:paraId="62061E09" w14:textId="77777777" w:rsidTr="00A92122">
        <w:tc>
          <w:tcPr>
            <w:tcW w:w="3510" w:type="dxa"/>
            <w:tcBorders>
              <w:left w:val="nil"/>
            </w:tcBorders>
            <w:vAlign w:val="center"/>
          </w:tcPr>
          <w:p w14:paraId="44E70C03" w14:textId="77777777" w:rsidR="00A92122" w:rsidRPr="003B0ACB" w:rsidRDefault="00AA7383"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r</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r</m:t>
                    </m:r>
                  </m:sub>
                </m:sSub>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r</m:t>
                            </m:r>
                          </m:sub>
                          <m:sup>
                            <m:r>
                              <w:rPr>
                                <w:rFonts w:ascii="Cambria Math" w:hAnsi="Cambria Math"/>
                                <w:sz w:val="22"/>
                                <w:szCs w:val="22"/>
                              </w:rPr>
                              <m:t>2</m:t>
                            </m:r>
                          </m:sup>
                        </m:sSubSup>
                      </m:den>
                    </m:f>
                    <m:nary>
                      <m:naryPr>
                        <m:chr m:val="∑"/>
                        <m:limLoc m:val="undOvr"/>
                        <m:supHide m:val="1"/>
                        <m:ctrlPr>
                          <w:rPr>
                            <w:rFonts w:ascii="Cambria Math" w:hAnsi="Cambria Math"/>
                            <w:i/>
                            <w:sz w:val="22"/>
                            <w:szCs w:val="22"/>
                          </w:rPr>
                        </m:ctrlPr>
                      </m:naryPr>
                      <m:sub>
                        <m:r>
                          <w:rPr>
                            <w:rFonts w:ascii="Cambria Math" w:hAnsi="Cambria Math"/>
                            <w:sz w:val="22"/>
                            <w:szCs w:val="22"/>
                          </w:rPr>
                          <m:t>Y</m:t>
                        </m:r>
                      </m:sub>
                      <m:sup/>
                      <m:e>
                        <m:sSubSup>
                          <m:sSubSupPr>
                            <m:ctrlPr>
                              <w:rPr>
                                <w:rFonts w:ascii="Cambria Math" w:hAnsi="Cambria Math"/>
                                <w:i/>
                                <w:sz w:val="22"/>
                                <w:szCs w:val="22"/>
                              </w:rPr>
                            </m:ctrlPr>
                          </m:sSubSupPr>
                          <m:e>
                            <m:r>
                              <w:rPr>
                                <w:rFonts w:ascii="Cambria Math" w:hAnsi="Cambria Math"/>
                                <w:sz w:val="22"/>
                                <w:szCs w:val="22"/>
                              </w:rPr>
                              <m:t>ε</m:t>
                            </m:r>
                          </m:e>
                          <m:sub>
                            <m:r>
                              <w:rPr>
                                <w:rFonts w:ascii="Cambria Math" w:hAnsi="Cambria Math"/>
                                <w:sz w:val="22"/>
                                <w:szCs w:val="22"/>
                              </w:rPr>
                              <m:t>y</m:t>
                            </m:r>
                          </m:sub>
                          <m:sup>
                            <m:r>
                              <w:rPr>
                                <w:rFonts w:ascii="Cambria Math" w:hAnsi="Cambria Math"/>
                                <w:sz w:val="22"/>
                                <w:szCs w:val="22"/>
                              </w:rPr>
                              <m:t>r</m:t>
                            </m:r>
                          </m:sup>
                        </m:sSubSup>
                      </m:e>
                    </m:nary>
                    <m:r>
                      <w:rPr>
                        <w:rFonts w:ascii="Cambria Math" w:hAnsi="Cambria Math"/>
                        <w:sz w:val="22"/>
                        <w:szCs w:val="22"/>
                      </w:rPr>
                      <m:t>+Y</m:t>
                    </m:r>
                    <m:func>
                      <m:funcPr>
                        <m:ctrlPr>
                          <w:rPr>
                            <w:rFonts w:ascii="Cambria Math" w:hAnsi="Cambria Math"/>
                            <w:i/>
                            <w:sz w:val="22"/>
                            <w:szCs w:val="22"/>
                          </w:rPr>
                        </m:ctrlPr>
                      </m:funcPr>
                      <m:fName>
                        <m:r>
                          <m:rPr>
                            <m:sty m:val="p"/>
                          </m:rPr>
                          <w:rPr>
                            <w:rFonts w:ascii="Cambria Math" w:hAnsi="Cambria Math"/>
                          </w:rPr>
                          <m:t>ln</m:t>
                        </m:r>
                      </m:fName>
                      <m:e>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r</m:t>
                            </m:r>
                          </m:sub>
                        </m:sSub>
                      </m:e>
                    </m:func>
                  </m:e>
                </m:d>
              </m:oMath>
            </m:oMathPara>
          </w:p>
        </w:tc>
        <w:tc>
          <w:tcPr>
            <w:tcW w:w="2245" w:type="dxa"/>
            <w:vAlign w:val="center"/>
          </w:tcPr>
          <w:p w14:paraId="6EC49F56" w14:textId="77777777" w:rsidR="00A92122" w:rsidRPr="003B0ACB" w:rsidRDefault="00A92122" w:rsidP="00A92122">
            <w:pPr>
              <w:tabs>
                <w:tab w:val="left" w:pos="4320"/>
              </w:tabs>
              <w:rPr>
                <w:sz w:val="22"/>
                <w:szCs w:val="22"/>
              </w:rPr>
            </w:pPr>
            <w:r>
              <w:rPr>
                <w:sz w:val="22"/>
                <w:szCs w:val="22"/>
              </w:rPr>
              <w:t>Recruitment deviation penalty</w:t>
            </w:r>
          </w:p>
        </w:tc>
        <w:tc>
          <w:tcPr>
            <w:tcW w:w="3595" w:type="dxa"/>
            <w:tcBorders>
              <w:right w:val="nil"/>
            </w:tcBorders>
            <w:vAlign w:val="center"/>
          </w:tcPr>
          <w:p w14:paraId="082194B1" w14:textId="77777777" w:rsidR="00A92122" w:rsidRDefault="00AA7383"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r</m:t>
                  </m:r>
                </m:sub>
              </m:sSub>
            </m:oMath>
            <w:r w:rsidR="00A92122">
              <w:rPr>
                <w:sz w:val="22"/>
                <w:szCs w:val="22"/>
              </w:rPr>
              <w:t xml:space="preserve"> – recruitment deviation penalty weight (1)</w:t>
            </w:r>
          </w:p>
          <w:p w14:paraId="0B51F3E4" w14:textId="77777777" w:rsidR="00A92122" w:rsidRPr="003B0ACB" w:rsidRDefault="00AA7383"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r</m:t>
                  </m:r>
                </m:sub>
              </m:sSub>
            </m:oMath>
            <w:r w:rsidR="00A92122">
              <w:rPr>
                <w:sz w:val="22"/>
                <w:szCs w:val="22"/>
              </w:rPr>
              <w:t xml:space="preserve"> – recruitment variability</w:t>
            </w:r>
          </w:p>
        </w:tc>
      </w:tr>
      <w:tr w:rsidR="00A92122" w:rsidRPr="00F51D5C" w14:paraId="3E298A96" w14:textId="77777777" w:rsidTr="00A92122">
        <w:tc>
          <w:tcPr>
            <w:tcW w:w="3510" w:type="dxa"/>
            <w:tcBorders>
              <w:left w:val="nil"/>
            </w:tcBorders>
            <w:vAlign w:val="center"/>
          </w:tcPr>
          <w:p w14:paraId="1FBB1F8E" w14:textId="77777777" w:rsidR="00A92122" w:rsidRPr="003B0ACB" w:rsidRDefault="00AA7383"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f</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f</m:t>
                    </m:r>
                  </m:sub>
                </m:sSub>
                <m:nary>
                  <m:naryPr>
                    <m:chr m:val="∑"/>
                    <m:limLoc m:val="undOvr"/>
                    <m:supHide m:val="1"/>
                    <m:ctrlPr>
                      <w:rPr>
                        <w:rFonts w:ascii="Cambria Math" w:hAnsi="Cambria Math"/>
                        <w:i/>
                        <w:sz w:val="22"/>
                        <w:szCs w:val="22"/>
                      </w:rPr>
                    </m:ctrlPr>
                  </m:naryPr>
                  <m:sub>
                    <m:r>
                      <w:rPr>
                        <w:rFonts w:ascii="Cambria Math" w:hAnsi="Cambria Math"/>
                        <w:sz w:val="22"/>
                        <w:szCs w:val="22"/>
                      </w:rPr>
                      <m:t>Y</m:t>
                    </m:r>
                  </m:sub>
                  <m:sup/>
                  <m:e>
                    <m:sSubSup>
                      <m:sSubSupPr>
                        <m:ctrlPr>
                          <w:rPr>
                            <w:rFonts w:ascii="Cambria Math" w:hAnsi="Cambria Math"/>
                            <w:i/>
                            <w:sz w:val="22"/>
                            <w:szCs w:val="22"/>
                          </w:rPr>
                        </m:ctrlPr>
                      </m:sSubSupPr>
                      <m:e>
                        <m:r>
                          <w:rPr>
                            <w:rFonts w:ascii="Cambria Math" w:hAnsi="Cambria Math"/>
                            <w:sz w:val="22"/>
                            <w:szCs w:val="22"/>
                          </w:rPr>
                          <m:t>ε</m:t>
                        </m:r>
                      </m:e>
                      <m:sub>
                        <m:r>
                          <w:rPr>
                            <w:rFonts w:ascii="Cambria Math" w:hAnsi="Cambria Math"/>
                            <w:sz w:val="22"/>
                            <w:szCs w:val="22"/>
                          </w:rPr>
                          <m:t>y</m:t>
                        </m:r>
                      </m:sub>
                      <m:sup>
                        <m:r>
                          <w:rPr>
                            <w:rFonts w:ascii="Cambria Math" w:hAnsi="Cambria Math"/>
                            <w:sz w:val="22"/>
                            <w:szCs w:val="22"/>
                          </w:rPr>
                          <m:t>f</m:t>
                        </m:r>
                      </m:sup>
                    </m:sSubSup>
                  </m:e>
                </m:nary>
              </m:oMath>
            </m:oMathPara>
          </w:p>
        </w:tc>
        <w:tc>
          <w:tcPr>
            <w:tcW w:w="2245" w:type="dxa"/>
            <w:vAlign w:val="center"/>
          </w:tcPr>
          <w:p w14:paraId="68B64DB8" w14:textId="77777777" w:rsidR="00A92122" w:rsidRPr="003B0ACB" w:rsidRDefault="00A92122" w:rsidP="00A92122">
            <w:pPr>
              <w:tabs>
                <w:tab w:val="left" w:pos="4320"/>
              </w:tabs>
              <w:rPr>
                <w:sz w:val="22"/>
                <w:szCs w:val="22"/>
              </w:rPr>
            </w:pPr>
            <w:r>
              <w:rPr>
                <w:sz w:val="22"/>
                <w:szCs w:val="22"/>
              </w:rPr>
              <w:t>Fishing mortality deviation penalty</w:t>
            </w:r>
          </w:p>
        </w:tc>
        <w:tc>
          <w:tcPr>
            <w:tcW w:w="3595" w:type="dxa"/>
            <w:tcBorders>
              <w:right w:val="nil"/>
            </w:tcBorders>
            <w:vAlign w:val="center"/>
          </w:tcPr>
          <w:p w14:paraId="34D08275" w14:textId="77777777" w:rsidR="00A92122" w:rsidRPr="003B0ACB" w:rsidRDefault="00AA7383"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f</m:t>
                  </m:r>
                </m:sub>
              </m:sSub>
            </m:oMath>
            <w:r w:rsidR="00A92122">
              <w:rPr>
                <w:sz w:val="22"/>
                <w:szCs w:val="22"/>
              </w:rPr>
              <w:t xml:space="preserve"> – fishing mortality deviation penalty weight (0.1)</w:t>
            </w:r>
          </w:p>
        </w:tc>
      </w:tr>
    </w:tbl>
    <w:p w14:paraId="5AB66C4A" w14:textId="77777777" w:rsidR="00A92122" w:rsidRDefault="00A92122" w:rsidP="00A92122">
      <w:pPr>
        <w:spacing w:after="160" w:line="259" w:lineRule="auto"/>
        <w:rPr>
          <w:szCs w:val="22"/>
        </w:rPr>
      </w:pPr>
      <w:r>
        <w:rPr>
          <w:szCs w:val="22"/>
        </w:rPr>
        <w:br w:type="page"/>
      </w:r>
    </w:p>
    <w:p w14:paraId="23653DE2" w14:textId="4113161E" w:rsidR="00A92122" w:rsidRDefault="00A92122" w:rsidP="00A92122">
      <w:pPr>
        <w:pStyle w:val="Heading5"/>
        <w:ind w:left="0" w:firstLine="0"/>
      </w:pPr>
      <w:r w:rsidRPr="0028093C">
        <w:lastRenderedPageBreak/>
        <w:t>Table 9-14.</w:t>
      </w:r>
      <w:r w:rsidRPr="001D7668">
        <w:t xml:space="preserve"> Summary</w:t>
      </w:r>
      <w:r>
        <w:t xml:space="preserve"> of results from </w:t>
      </w:r>
      <w:r w:rsidR="009C1BE6">
        <w:rPr>
          <w:szCs w:val="22"/>
        </w:rPr>
        <w:t>2020</w:t>
      </w:r>
      <w:r w:rsidR="009C1BE6">
        <w:t xml:space="preserve"> compared with 2019</w:t>
      </w:r>
      <w:r>
        <w:t xml:space="preserve"> results</w:t>
      </w:r>
    </w:p>
    <w:tbl>
      <w:tblPr>
        <w:tblW w:w="4797" w:type="dxa"/>
        <w:tblInd w:w="78" w:type="dxa"/>
        <w:tblLayout w:type="fixed"/>
        <w:tblLook w:val="0000" w:firstRow="0" w:lastRow="0" w:firstColumn="0" w:lastColumn="0" w:noHBand="0" w:noVBand="0"/>
      </w:tblPr>
      <w:tblGrid>
        <w:gridCol w:w="2623"/>
        <w:gridCol w:w="1087"/>
        <w:gridCol w:w="1087"/>
      </w:tblGrid>
      <w:tr w:rsidR="00AE701C" w14:paraId="6A1EF510" w14:textId="77777777" w:rsidTr="009F3365">
        <w:trPr>
          <w:trHeight w:hRule="exact" w:val="557"/>
        </w:trPr>
        <w:tc>
          <w:tcPr>
            <w:tcW w:w="2623" w:type="dxa"/>
            <w:vAlign w:val="bottom"/>
          </w:tcPr>
          <w:p w14:paraId="7E03C943" w14:textId="77777777" w:rsidR="00AE701C" w:rsidRPr="00AE701C" w:rsidRDefault="00AE701C" w:rsidP="00A80AF9">
            <w:pPr>
              <w:autoSpaceDE w:val="0"/>
              <w:autoSpaceDN w:val="0"/>
              <w:adjustRightInd w:val="0"/>
              <w:spacing w:after="0"/>
              <w:jc w:val="center"/>
              <w:rPr>
                <w:color w:val="000000"/>
                <w:szCs w:val="22"/>
              </w:rPr>
            </w:pPr>
          </w:p>
        </w:tc>
        <w:tc>
          <w:tcPr>
            <w:tcW w:w="1087" w:type="dxa"/>
            <w:vMerge w:val="restart"/>
            <w:tcBorders>
              <w:left w:val="nil"/>
            </w:tcBorders>
            <w:vAlign w:val="center"/>
          </w:tcPr>
          <w:p w14:paraId="40CF9D4F" w14:textId="3E6A571E" w:rsidR="00AE701C" w:rsidRPr="00AE701C" w:rsidRDefault="00954229" w:rsidP="009F3365">
            <w:pPr>
              <w:autoSpaceDE w:val="0"/>
              <w:autoSpaceDN w:val="0"/>
              <w:adjustRightInd w:val="0"/>
              <w:spacing w:after="0"/>
              <w:jc w:val="center"/>
              <w:rPr>
                <w:b/>
                <w:bCs/>
                <w:color w:val="000000"/>
                <w:szCs w:val="22"/>
              </w:rPr>
            </w:pPr>
            <w:r>
              <w:rPr>
                <w:b/>
                <w:bCs/>
                <w:color w:val="000000"/>
                <w:szCs w:val="22"/>
              </w:rPr>
              <w:t>17.1 (2019</w:t>
            </w:r>
            <w:r w:rsidR="00AE701C" w:rsidRPr="00AE701C">
              <w:rPr>
                <w:b/>
                <w:bCs/>
                <w:color w:val="000000"/>
                <w:szCs w:val="22"/>
              </w:rPr>
              <w:t>)</w:t>
            </w:r>
          </w:p>
        </w:tc>
        <w:tc>
          <w:tcPr>
            <w:tcW w:w="1087" w:type="dxa"/>
            <w:vMerge w:val="restart"/>
            <w:tcBorders>
              <w:left w:val="nil"/>
            </w:tcBorders>
            <w:vAlign w:val="center"/>
          </w:tcPr>
          <w:p w14:paraId="77D2B963" w14:textId="49B72A72" w:rsidR="00AE701C" w:rsidRPr="00AE701C" w:rsidRDefault="009C1BE6" w:rsidP="009F3365">
            <w:pPr>
              <w:autoSpaceDE w:val="0"/>
              <w:autoSpaceDN w:val="0"/>
              <w:adjustRightInd w:val="0"/>
              <w:spacing w:after="0"/>
              <w:jc w:val="center"/>
              <w:rPr>
                <w:b/>
                <w:bCs/>
                <w:color w:val="000000"/>
                <w:szCs w:val="22"/>
              </w:rPr>
            </w:pPr>
            <w:r>
              <w:rPr>
                <w:b/>
                <w:bCs/>
                <w:color w:val="000000"/>
                <w:szCs w:val="22"/>
              </w:rPr>
              <w:t>20.1</w:t>
            </w:r>
          </w:p>
        </w:tc>
      </w:tr>
      <w:tr w:rsidR="00AE701C" w14:paraId="023429F6" w14:textId="77777777" w:rsidTr="009F3365">
        <w:trPr>
          <w:trHeight w:hRule="exact" w:val="295"/>
        </w:trPr>
        <w:tc>
          <w:tcPr>
            <w:tcW w:w="2623" w:type="dxa"/>
            <w:tcBorders>
              <w:bottom w:val="single" w:sz="2" w:space="0" w:color="000000"/>
            </w:tcBorders>
            <w:vAlign w:val="center"/>
          </w:tcPr>
          <w:p w14:paraId="40AC4872" w14:textId="77777777" w:rsidR="00AE701C" w:rsidRPr="00AE701C" w:rsidRDefault="00AE701C" w:rsidP="00A92122">
            <w:pPr>
              <w:autoSpaceDE w:val="0"/>
              <w:autoSpaceDN w:val="0"/>
              <w:adjustRightInd w:val="0"/>
              <w:spacing w:after="0"/>
              <w:rPr>
                <w:b/>
                <w:bCs/>
                <w:color w:val="000000"/>
                <w:szCs w:val="22"/>
              </w:rPr>
            </w:pPr>
            <w:r w:rsidRPr="00AE701C">
              <w:rPr>
                <w:b/>
                <w:bCs/>
                <w:color w:val="000000"/>
                <w:szCs w:val="22"/>
              </w:rPr>
              <w:t>Likelihoods</w:t>
            </w:r>
          </w:p>
        </w:tc>
        <w:tc>
          <w:tcPr>
            <w:tcW w:w="1087" w:type="dxa"/>
            <w:vMerge/>
            <w:tcBorders>
              <w:left w:val="nil"/>
              <w:bottom w:val="single" w:sz="6" w:space="0" w:color="auto"/>
            </w:tcBorders>
            <w:vAlign w:val="center"/>
          </w:tcPr>
          <w:p w14:paraId="60E903EC" w14:textId="77777777" w:rsidR="00AE701C" w:rsidRPr="00AE701C" w:rsidRDefault="00AE701C" w:rsidP="009F3365">
            <w:pPr>
              <w:autoSpaceDE w:val="0"/>
              <w:autoSpaceDN w:val="0"/>
              <w:adjustRightInd w:val="0"/>
              <w:spacing w:after="0"/>
              <w:jc w:val="center"/>
              <w:rPr>
                <w:b/>
                <w:bCs/>
                <w:color w:val="000000"/>
                <w:szCs w:val="22"/>
              </w:rPr>
            </w:pPr>
          </w:p>
        </w:tc>
        <w:tc>
          <w:tcPr>
            <w:tcW w:w="1087" w:type="dxa"/>
            <w:vMerge/>
            <w:tcBorders>
              <w:left w:val="nil"/>
              <w:bottom w:val="single" w:sz="6" w:space="0" w:color="auto"/>
            </w:tcBorders>
            <w:vAlign w:val="center"/>
          </w:tcPr>
          <w:p w14:paraId="66486413" w14:textId="77777777" w:rsidR="00AE701C" w:rsidRPr="00AE701C" w:rsidRDefault="00AE701C" w:rsidP="009F3365">
            <w:pPr>
              <w:autoSpaceDE w:val="0"/>
              <w:autoSpaceDN w:val="0"/>
              <w:adjustRightInd w:val="0"/>
              <w:spacing w:after="0"/>
              <w:jc w:val="center"/>
              <w:rPr>
                <w:b/>
                <w:bCs/>
                <w:color w:val="000000"/>
                <w:szCs w:val="22"/>
              </w:rPr>
            </w:pPr>
          </w:p>
        </w:tc>
      </w:tr>
      <w:tr w:rsidR="00954229" w:rsidRPr="006C74DA" w14:paraId="63889AEF" w14:textId="77777777" w:rsidTr="009F3365">
        <w:trPr>
          <w:trHeight w:hRule="exact" w:val="295"/>
        </w:trPr>
        <w:tc>
          <w:tcPr>
            <w:tcW w:w="2623" w:type="dxa"/>
            <w:tcBorders>
              <w:top w:val="single" w:sz="2" w:space="0" w:color="000000"/>
            </w:tcBorders>
            <w:vAlign w:val="center"/>
          </w:tcPr>
          <w:p w14:paraId="263A7BEA" w14:textId="77777777" w:rsidR="00954229" w:rsidRPr="00AE701C" w:rsidRDefault="00954229" w:rsidP="00954229">
            <w:pPr>
              <w:autoSpaceDE w:val="0"/>
              <w:autoSpaceDN w:val="0"/>
              <w:adjustRightInd w:val="0"/>
              <w:spacing w:after="0"/>
              <w:rPr>
                <w:color w:val="000000"/>
                <w:szCs w:val="22"/>
              </w:rPr>
            </w:pPr>
            <w:r w:rsidRPr="00AE701C">
              <w:rPr>
                <w:color w:val="000000"/>
                <w:szCs w:val="22"/>
              </w:rPr>
              <w:t>Catch</w:t>
            </w:r>
          </w:p>
        </w:tc>
        <w:tc>
          <w:tcPr>
            <w:tcW w:w="1087" w:type="dxa"/>
            <w:tcBorders>
              <w:top w:val="single" w:sz="6" w:space="0" w:color="auto"/>
              <w:left w:val="nil"/>
            </w:tcBorders>
            <w:vAlign w:val="center"/>
          </w:tcPr>
          <w:p w14:paraId="1DB17340" w14:textId="594C6386" w:rsidR="00954229" w:rsidRPr="00AE701C" w:rsidRDefault="00954229" w:rsidP="00954229">
            <w:pPr>
              <w:spacing w:after="0"/>
              <w:jc w:val="center"/>
              <w:rPr>
                <w:color w:val="000000"/>
                <w:szCs w:val="22"/>
              </w:rPr>
            </w:pPr>
            <w:r w:rsidRPr="00AE701C">
              <w:rPr>
                <w:color w:val="000000"/>
                <w:szCs w:val="22"/>
              </w:rPr>
              <w:t>0.21</w:t>
            </w:r>
          </w:p>
        </w:tc>
        <w:tc>
          <w:tcPr>
            <w:tcW w:w="1087" w:type="dxa"/>
            <w:tcBorders>
              <w:top w:val="single" w:sz="6" w:space="0" w:color="auto"/>
              <w:left w:val="nil"/>
            </w:tcBorders>
            <w:vAlign w:val="center"/>
          </w:tcPr>
          <w:p w14:paraId="3B9F262F" w14:textId="2FA47BEB" w:rsidR="00954229" w:rsidRPr="00AE701C" w:rsidRDefault="00954229" w:rsidP="00954229">
            <w:pPr>
              <w:spacing w:after="0"/>
              <w:jc w:val="center"/>
              <w:rPr>
                <w:color w:val="000000"/>
                <w:szCs w:val="22"/>
              </w:rPr>
            </w:pPr>
            <w:r>
              <w:rPr>
                <w:color w:val="000000"/>
                <w:szCs w:val="22"/>
              </w:rPr>
              <w:t>0.17</w:t>
            </w:r>
          </w:p>
        </w:tc>
      </w:tr>
      <w:tr w:rsidR="00954229" w:rsidRPr="006C74DA" w14:paraId="7595D91F" w14:textId="77777777" w:rsidTr="009F3365">
        <w:trPr>
          <w:trHeight w:hRule="exact" w:val="295"/>
        </w:trPr>
        <w:tc>
          <w:tcPr>
            <w:tcW w:w="2623" w:type="dxa"/>
            <w:vAlign w:val="center"/>
          </w:tcPr>
          <w:p w14:paraId="0AACB611" w14:textId="77777777" w:rsidR="00954229" w:rsidRPr="00AE701C" w:rsidRDefault="00954229" w:rsidP="00954229">
            <w:pPr>
              <w:autoSpaceDE w:val="0"/>
              <w:autoSpaceDN w:val="0"/>
              <w:adjustRightInd w:val="0"/>
              <w:spacing w:after="0"/>
              <w:rPr>
                <w:color w:val="000000"/>
                <w:szCs w:val="22"/>
              </w:rPr>
            </w:pPr>
            <w:r w:rsidRPr="00AE701C">
              <w:rPr>
                <w:color w:val="000000"/>
                <w:szCs w:val="22"/>
              </w:rPr>
              <w:t>Survey Biomass</w:t>
            </w:r>
          </w:p>
        </w:tc>
        <w:tc>
          <w:tcPr>
            <w:tcW w:w="1087" w:type="dxa"/>
            <w:tcBorders>
              <w:left w:val="nil"/>
            </w:tcBorders>
            <w:vAlign w:val="center"/>
          </w:tcPr>
          <w:p w14:paraId="73365A27" w14:textId="394AE7AD" w:rsidR="00954229" w:rsidRPr="00AE701C" w:rsidRDefault="00954229" w:rsidP="00954229">
            <w:pPr>
              <w:spacing w:after="0"/>
              <w:jc w:val="center"/>
              <w:rPr>
                <w:color w:val="000000"/>
                <w:szCs w:val="22"/>
              </w:rPr>
            </w:pPr>
            <w:r w:rsidRPr="00AE701C">
              <w:rPr>
                <w:color w:val="000000"/>
                <w:szCs w:val="22"/>
              </w:rPr>
              <w:t>13.90</w:t>
            </w:r>
          </w:p>
        </w:tc>
        <w:tc>
          <w:tcPr>
            <w:tcW w:w="1087" w:type="dxa"/>
            <w:tcBorders>
              <w:left w:val="nil"/>
            </w:tcBorders>
            <w:vAlign w:val="center"/>
          </w:tcPr>
          <w:p w14:paraId="072D72B2" w14:textId="34468861" w:rsidR="00954229" w:rsidRPr="00AE701C" w:rsidRDefault="00954229" w:rsidP="00954229">
            <w:pPr>
              <w:spacing w:after="0"/>
              <w:jc w:val="center"/>
              <w:rPr>
                <w:color w:val="000000"/>
                <w:szCs w:val="22"/>
              </w:rPr>
            </w:pPr>
            <w:r>
              <w:rPr>
                <w:color w:val="000000"/>
                <w:szCs w:val="22"/>
              </w:rPr>
              <w:t>15.65</w:t>
            </w:r>
          </w:p>
        </w:tc>
      </w:tr>
      <w:tr w:rsidR="00954229" w:rsidRPr="006C74DA" w14:paraId="582AB46D" w14:textId="77777777" w:rsidTr="009F3365">
        <w:trPr>
          <w:trHeight w:hRule="exact" w:val="295"/>
        </w:trPr>
        <w:tc>
          <w:tcPr>
            <w:tcW w:w="2623" w:type="dxa"/>
            <w:vAlign w:val="center"/>
          </w:tcPr>
          <w:p w14:paraId="10B77EE3" w14:textId="77777777" w:rsidR="00954229" w:rsidRPr="00AE701C" w:rsidRDefault="00954229" w:rsidP="00954229">
            <w:pPr>
              <w:autoSpaceDE w:val="0"/>
              <w:autoSpaceDN w:val="0"/>
              <w:adjustRightInd w:val="0"/>
              <w:spacing w:after="0"/>
              <w:rPr>
                <w:color w:val="000000"/>
                <w:szCs w:val="22"/>
              </w:rPr>
            </w:pPr>
            <w:r w:rsidRPr="00AE701C">
              <w:rPr>
                <w:color w:val="000000"/>
                <w:szCs w:val="22"/>
              </w:rPr>
              <w:t>Fishery Ages</w:t>
            </w:r>
          </w:p>
        </w:tc>
        <w:tc>
          <w:tcPr>
            <w:tcW w:w="1087" w:type="dxa"/>
            <w:tcBorders>
              <w:left w:val="nil"/>
            </w:tcBorders>
            <w:vAlign w:val="center"/>
          </w:tcPr>
          <w:p w14:paraId="650E4CF0" w14:textId="5C712DCC" w:rsidR="00954229" w:rsidRPr="00AE701C" w:rsidRDefault="00954229" w:rsidP="00954229">
            <w:pPr>
              <w:spacing w:after="0"/>
              <w:jc w:val="center"/>
              <w:rPr>
                <w:color w:val="000000"/>
                <w:szCs w:val="22"/>
              </w:rPr>
            </w:pPr>
            <w:r w:rsidRPr="00AE701C">
              <w:rPr>
                <w:color w:val="000000"/>
                <w:szCs w:val="22"/>
              </w:rPr>
              <w:t>20.83</w:t>
            </w:r>
          </w:p>
        </w:tc>
        <w:tc>
          <w:tcPr>
            <w:tcW w:w="1087" w:type="dxa"/>
            <w:tcBorders>
              <w:left w:val="nil"/>
            </w:tcBorders>
            <w:vAlign w:val="center"/>
          </w:tcPr>
          <w:p w14:paraId="70AA812E" w14:textId="1B97862A" w:rsidR="00954229" w:rsidRPr="00AE701C" w:rsidRDefault="00954229" w:rsidP="00954229">
            <w:pPr>
              <w:spacing w:after="0"/>
              <w:jc w:val="center"/>
              <w:rPr>
                <w:color w:val="000000"/>
                <w:szCs w:val="22"/>
              </w:rPr>
            </w:pPr>
            <w:r>
              <w:rPr>
                <w:color w:val="000000"/>
                <w:szCs w:val="22"/>
              </w:rPr>
              <w:t>19.34</w:t>
            </w:r>
          </w:p>
        </w:tc>
      </w:tr>
      <w:tr w:rsidR="00954229" w:rsidRPr="006C74DA" w14:paraId="30C92F30" w14:textId="77777777" w:rsidTr="009F3365">
        <w:trPr>
          <w:trHeight w:hRule="exact" w:val="295"/>
        </w:trPr>
        <w:tc>
          <w:tcPr>
            <w:tcW w:w="2623" w:type="dxa"/>
            <w:vAlign w:val="center"/>
          </w:tcPr>
          <w:p w14:paraId="79589708" w14:textId="77777777" w:rsidR="00954229" w:rsidRPr="00AE701C" w:rsidRDefault="00954229" w:rsidP="00954229">
            <w:pPr>
              <w:autoSpaceDE w:val="0"/>
              <w:autoSpaceDN w:val="0"/>
              <w:adjustRightInd w:val="0"/>
              <w:spacing w:after="0"/>
              <w:rPr>
                <w:color w:val="000000"/>
                <w:szCs w:val="22"/>
              </w:rPr>
            </w:pPr>
            <w:r w:rsidRPr="00AE701C">
              <w:rPr>
                <w:color w:val="000000"/>
                <w:szCs w:val="22"/>
              </w:rPr>
              <w:t>Survey Ages</w:t>
            </w:r>
          </w:p>
        </w:tc>
        <w:tc>
          <w:tcPr>
            <w:tcW w:w="1087" w:type="dxa"/>
            <w:tcBorders>
              <w:left w:val="nil"/>
            </w:tcBorders>
            <w:vAlign w:val="center"/>
          </w:tcPr>
          <w:p w14:paraId="6F70C7B7" w14:textId="2210EE66" w:rsidR="00954229" w:rsidRPr="00AE701C" w:rsidRDefault="00954229" w:rsidP="00954229">
            <w:pPr>
              <w:spacing w:after="0"/>
              <w:jc w:val="center"/>
              <w:rPr>
                <w:color w:val="000000"/>
                <w:szCs w:val="22"/>
              </w:rPr>
            </w:pPr>
            <w:r w:rsidRPr="00AE701C">
              <w:rPr>
                <w:color w:val="000000"/>
                <w:szCs w:val="22"/>
              </w:rPr>
              <w:t>22.34</w:t>
            </w:r>
          </w:p>
        </w:tc>
        <w:tc>
          <w:tcPr>
            <w:tcW w:w="1087" w:type="dxa"/>
            <w:tcBorders>
              <w:left w:val="nil"/>
            </w:tcBorders>
            <w:vAlign w:val="center"/>
          </w:tcPr>
          <w:p w14:paraId="54AAA001" w14:textId="0AA9B62B" w:rsidR="00954229" w:rsidRPr="00AE701C" w:rsidRDefault="00954229" w:rsidP="00954229">
            <w:pPr>
              <w:spacing w:after="0"/>
              <w:jc w:val="center"/>
              <w:rPr>
                <w:color w:val="000000"/>
                <w:szCs w:val="22"/>
              </w:rPr>
            </w:pPr>
            <w:r>
              <w:rPr>
                <w:color w:val="000000"/>
                <w:szCs w:val="22"/>
              </w:rPr>
              <w:t>25.65</w:t>
            </w:r>
          </w:p>
        </w:tc>
      </w:tr>
      <w:tr w:rsidR="00954229" w:rsidRPr="006C74DA" w14:paraId="7C16A84C" w14:textId="77777777" w:rsidTr="009F3365">
        <w:trPr>
          <w:trHeight w:hRule="exact" w:val="295"/>
        </w:trPr>
        <w:tc>
          <w:tcPr>
            <w:tcW w:w="2623" w:type="dxa"/>
            <w:vAlign w:val="center"/>
          </w:tcPr>
          <w:p w14:paraId="312422B3" w14:textId="77777777" w:rsidR="00954229" w:rsidRPr="00AE701C" w:rsidRDefault="00954229" w:rsidP="00954229">
            <w:pPr>
              <w:autoSpaceDE w:val="0"/>
              <w:autoSpaceDN w:val="0"/>
              <w:adjustRightInd w:val="0"/>
              <w:spacing w:after="0"/>
              <w:rPr>
                <w:color w:val="000000"/>
                <w:szCs w:val="22"/>
              </w:rPr>
            </w:pPr>
            <w:r w:rsidRPr="00AE701C">
              <w:rPr>
                <w:color w:val="000000"/>
                <w:szCs w:val="22"/>
              </w:rPr>
              <w:t>Fishery Sizes</w:t>
            </w:r>
          </w:p>
        </w:tc>
        <w:tc>
          <w:tcPr>
            <w:tcW w:w="1087" w:type="dxa"/>
            <w:tcBorders>
              <w:left w:val="nil"/>
            </w:tcBorders>
            <w:vAlign w:val="center"/>
          </w:tcPr>
          <w:p w14:paraId="59A7BCE5" w14:textId="70BF6E85" w:rsidR="00954229" w:rsidRPr="00AE701C" w:rsidRDefault="00954229" w:rsidP="00954229">
            <w:pPr>
              <w:spacing w:after="0"/>
              <w:jc w:val="center"/>
              <w:rPr>
                <w:color w:val="000000"/>
                <w:szCs w:val="22"/>
              </w:rPr>
            </w:pPr>
            <w:r w:rsidRPr="00AE701C">
              <w:rPr>
                <w:color w:val="000000"/>
                <w:szCs w:val="22"/>
              </w:rPr>
              <w:t>66.42</w:t>
            </w:r>
          </w:p>
        </w:tc>
        <w:tc>
          <w:tcPr>
            <w:tcW w:w="1087" w:type="dxa"/>
            <w:tcBorders>
              <w:left w:val="nil"/>
            </w:tcBorders>
            <w:vAlign w:val="center"/>
          </w:tcPr>
          <w:p w14:paraId="13068485" w14:textId="6831503E" w:rsidR="00954229" w:rsidRPr="00AE701C" w:rsidRDefault="00954229" w:rsidP="00954229">
            <w:pPr>
              <w:spacing w:after="0"/>
              <w:jc w:val="center"/>
              <w:rPr>
                <w:color w:val="000000"/>
                <w:szCs w:val="22"/>
              </w:rPr>
            </w:pPr>
            <w:r>
              <w:rPr>
                <w:color w:val="000000"/>
                <w:szCs w:val="22"/>
              </w:rPr>
              <w:t>65.06</w:t>
            </w:r>
          </w:p>
        </w:tc>
      </w:tr>
      <w:tr w:rsidR="00954229" w:rsidRPr="006C74DA" w14:paraId="3B3A5973" w14:textId="77777777" w:rsidTr="009F3365">
        <w:trPr>
          <w:trHeight w:hRule="exact" w:val="295"/>
        </w:trPr>
        <w:tc>
          <w:tcPr>
            <w:tcW w:w="2623" w:type="dxa"/>
            <w:tcBorders>
              <w:bottom w:val="single" w:sz="4" w:space="0" w:color="auto"/>
            </w:tcBorders>
            <w:vAlign w:val="center"/>
          </w:tcPr>
          <w:p w14:paraId="0C435E7A" w14:textId="77777777" w:rsidR="00954229" w:rsidRPr="00AE701C" w:rsidRDefault="00954229" w:rsidP="00954229">
            <w:pPr>
              <w:autoSpaceDE w:val="0"/>
              <w:autoSpaceDN w:val="0"/>
              <w:adjustRightInd w:val="0"/>
              <w:spacing w:after="0"/>
              <w:rPr>
                <w:color w:val="000000"/>
                <w:szCs w:val="22"/>
              </w:rPr>
            </w:pPr>
            <w:r w:rsidRPr="00AE701C">
              <w:rPr>
                <w:color w:val="000000"/>
                <w:szCs w:val="22"/>
              </w:rPr>
              <w:t>Maturity</w:t>
            </w:r>
          </w:p>
        </w:tc>
        <w:tc>
          <w:tcPr>
            <w:tcW w:w="1087" w:type="dxa"/>
            <w:tcBorders>
              <w:left w:val="nil"/>
              <w:bottom w:val="single" w:sz="4" w:space="0" w:color="auto"/>
            </w:tcBorders>
            <w:vAlign w:val="center"/>
          </w:tcPr>
          <w:p w14:paraId="08788D19" w14:textId="42064112" w:rsidR="00954229" w:rsidRPr="00AE701C" w:rsidRDefault="00954229" w:rsidP="00954229">
            <w:pPr>
              <w:spacing w:after="0"/>
              <w:jc w:val="center"/>
              <w:rPr>
                <w:color w:val="000000"/>
                <w:szCs w:val="22"/>
              </w:rPr>
            </w:pPr>
            <w:r w:rsidRPr="00AE701C">
              <w:rPr>
                <w:color w:val="000000"/>
                <w:szCs w:val="22"/>
              </w:rPr>
              <w:t>103.52</w:t>
            </w:r>
          </w:p>
        </w:tc>
        <w:tc>
          <w:tcPr>
            <w:tcW w:w="1087" w:type="dxa"/>
            <w:tcBorders>
              <w:left w:val="nil"/>
              <w:bottom w:val="single" w:sz="4" w:space="0" w:color="auto"/>
            </w:tcBorders>
            <w:vAlign w:val="center"/>
          </w:tcPr>
          <w:p w14:paraId="13C9AE8F" w14:textId="77777777" w:rsidR="00954229" w:rsidRPr="00AE701C" w:rsidRDefault="00954229" w:rsidP="00954229">
            <w:pPr>
              <w:spacing w:after="0"/>
              <w:jc w:val="center"/>
              <w:rPr>
                <w:color w:val="000000"/>
                <w:szCs w:val="22"/>
              </w:rPr>
            </w:pPr>
            <w:r w:rsidRPr="00AE701C">
              <w:rPr>
                <w:color w:val="000000"/>
                <w:szCs w:val="22"/>
              </w:rPr>
              <w:t>103.52</w:t>
            </w:r>
          </w:p>
        </w:tc>
      </w:tr>
      <w:tr w:rsidR="00954229" w:rsidRPr="006C74DA" w14:paraId="73342EF5" w14:textId="77777777" w:rsidTr="009F3365">
        <w:trPr>
          <w:trHeight w:hRule="exact" w:val="295"/>
        </w:trPr>
        <w:tc>
          <w:tcPr>
            <w:tcW w:w="2623" w:type="dxa"/>
            <w:tcBorders>
              <w:top w:val="single" w:sz="4" w:space="0" w:color="auto"/>
            </w:tcBorders>
            <w:vAlign w:val="center"/>
          </w:tcPr>
          <w:p w14:paraId="48865EC7" w14:textId="77777777" w:rsidR="00954229" w:rsidRPr="00AE701C" w:rsidRDefault="00954229" w:rsidP="00954229">
            <w:pPr>
              <w:autoSpaceDE w:val="0"/>
              <w:autoSpaceDN w:val="0"/>
              <w:adjustRightInd w:val="0"/>
              <w:spacing w:after="0"/>
              <w:rPr>
                <w:b/>
                <w:bCs/>
                <w:i/>
                <w:iCs/>
                <w:color w:val="000000"/>
                <w:szCs w:val="22"/>
              </w:rPr>
            </w:pPr>
            <w:r w:rsidRPr="00AE701C">
              <w:rPr>
                <w:b/>
                <w:bCs/>
                <w:i/>
                <w:iCs/>
                <w:color w:val="000000"/>
                <w:szCs w:val="22"/>
              </w:rPr>
              <w:t>Data-Likelihood</w:t>
            </w:r>
          </w:p>
        </w:tc>
        <w:tc>
          <w:tcPr>
            <w:tcW w:w="1087" w:type="dxa"/>
            <w:tcBorders>
              <w:top w:val="single" w:sz="4" w:space="0" w:color="auto"/>
              <w:left w:val="nil"/>
            </w:tcBorders>
            <w:vAlign w:val="center"/>
          </w:tcPr>
          <w:p w14:paraId="14A36CD1" w14:textId="2FDFDD66" w:rsidR="00954229" w:rsidRPr="00AE701C" w:rsidRDefault="00954229" w:rsidP="00954229">
            <w:pPr>
              <w:spacing w:after="0"/>
              <w:jc w:val="center"/>
              <w:rPr>
                <w:color w:val="000000"/>
                <w:szCs w:val="22"/>
              </w:rPr>
            </w:pPr>
            <w:r>
              <w:rPr>
                <w:color w:val="000000"/>
                <w:szCs w:val="22"/>
              </w:rPr>
              <w:t>227.23</w:t>
            </w:r>
          </w:p>
        </w:tc>
        <w:tc>
          <w:tcPr>
            <w:tcW w:w="1087" w:type="dxa"/>
            <w:tcBorders>
              <w:top w:val="single" w:sz="4" w:space="0" w:color="auto"/>
              <w:left w:val="nil"/>
            </w:tcBorders>
            <w:vAlign w:val="center"/>
          </w:tcPr>
          <w:p w14:paraId="5C924A2B" w14:textId="7CE7C05D" w:rsidR="00954229" w:rsidRPr="00AE701C" w:rsidRDefault="00954229" w:rsidP="00954229">
            <w:pPr>
              <w:spacing w:after="0"/>
              <w:jc w:val="center"/>
              <w:rPr>
                <w:color w:val="000000"/>
                <w:szCs w:val="22"/>
              </w:rPr>
            </w:pPr>
            <w:r>
              <w:rPr>
                <w:color w:val="000000"/>
                <w:szCs w:val="22"/>
              </w:rPr>
              <w:t>229.39</w:t>
            </w:r>
          </w:p>
        </w:tc>
      </w:tr>
      <w:tr w:rsidR="00954229" w:rsidRPr="003B30EF" w14:paraId="3D0091D3" w14:textId="77777777" w:rsidTr="009F3365">
        <w:trPr>
          <w:trHeight w:hRule="exact" w:val="295"/>
        </w:trPr>
        <w:tc>
          <w:tcPr>
            <w:tcW w:w="2623" w:type="dxa"/>
            <w:tcBorders>
              <w:bottom w:val="single" w:sz="4" w:space="0" w:color="auto"/>
            </w:tcBorders>
            <w:vAlign w:val="center"/>
          </w:tcPr>
          <w:p w14:paraId="33FA56F4" w14:textId="77777777" w:rsidR="00954229" w:rsidRPr="00AE701C" w:rsidRDefault="00954229" w:rsidP="00954229">
            <w:pPr>
              <w:autoSpaceDE w:val="0"/>
              <w:autoSpaceDN w:val="0"/>
              <w:adjustRightInd w:val="0"/>
              <w:spacing w:after="0"/>
              <w:rPr>
                <w:b/>
                <w:bCs/>
                <w:color w:val="000000"/>
                <w:szCs w:val="22"/>
              </w:rPr>
            </w:pPr>
            <w:r w:rsidRPr="00AE701C">
              <w:rPr>
                <w:b/>
                <w:bCs/>
                <w:color w:val="000000"/>
                <w:szCs w:val="22"/>
              </w:rPr>
              <w:t>Penalties/Priors</w:t>
            </w:r>
          </w:p>
        </w:tc>
        <w:tc>
          <w:tcPr>
            <w:tcW w:w="1087" w:type="dxa"/>
            <w:tcBorders>
              <w:left w:val="nil"/>
              <w:bottom w:val="single" w:sz="4" w:space="0" w:color="auto"/>
            </w:tcBorders>
            <w:vAlign w:val="center"/>
          </w:tcPr>
          <w:p w14:paraId="5DA85FE6" w14:textId="77777777" w:rsidR="00954229" w:rsidRPr="00AE701C" w:rsidRDefault="00954229" w:rsidP="00954229">
            <w:pPr>
              <w:spacing w:after="0"/>
              <w:jc w:val="center"/>
              <w:rPr>
                <w:szCs w:val="22"/>
              </w:rPr>
            </w:pPr>
          </w:p>
        </w:tc>
        <w:tc>
          <w:tcPr>
            <w:tcW w:w="1087" w:type="dxa"/>
            <w:tcBorders>
              <w:left w:val="nil"/>
              <w:bottom w:val="single" w:sz="4" w:space="0" w:color="auto"/>
            </w:tcBorders>
            <w:vAlign w:val="center"/>
          </w:tcPr>
          <w:p w14:paraId="1F73EABA" w14:textId="77777777" w:rsidR="00954229" w:rsidRPr="00AE701C" w:rsidRDefault="00954229" w:rsidP="00954229">
            <w:pPr>
              <w:spacing w:after="0"/>
              <w:jc w:val="center"/>
              <w:rPr>
                <w:szCs w:val="22"/>
              </w:rPr>
            </w:pPr>
          </w:p>
        </w:tc>
      </w:tr>
      <w:tr w:rsidR="00954229" w:rsidRPr="006C74DA" w14:paraId="61B9E7F0" w14:textId="77777777" w:rsidTr="009F3365">
        <w:trPr>
          <w:trHeight w:hRule="exact" w:val="295"/>
        </w:trPr>
        <w:tc>
          <w:tcPr>
            <w:tcW w:w="2623" w:type="dxa"/>
            <w:tcBorders>
              <w:top w:val="single" w:sz="4" w:space="0" w:color="auto"/>
            </w:tcBorders>
            <w:vAlign w:val="center"/>
          </w:tcPr>
          <w:p w14:paraId="59E72497" w14:textId="77777777" w:rsidR="00954229" w:rsidRPr="00AE701C" w:rsidRDefault="00954229" w:rsidP="00954229">
            <w:pPr>
              <w:autoSpaceDE w:val="0"/>
              <w:autoSpaceDN w:val="0"/>
              <w:adjustRightInd w:val="0"/>
              <w:spacing w:after="0"/>
              <w:rPr>
                <w:color w:val="000000"/>
                <w:szCs w:val="22"/>
              </w:rPr>
            </w:pPr>
            <w:r w:rsidRPr="00AE701C">
              <w:rPr>
                <w:color w:val="000000"/>
                <w:szCs w:val="22"/>
              </w:rPr>
              <w:t xml:space="preserve">Recruitment </w:t>
            </w:r>
            <w:proofErr w:type="spellStart"/>
            <w:r w:rsidRPr="00AE701C">
              <w:rPr>
                <w:color w:val="000000"/>
                <w:szCs w:val="22"/>
              </w:rPr>
              <w:t>Devs</w:t>
            </w:r>
            <w:proofErr w:type="spellEnd"/>
          </w:p>
        </w:tc>
        <w:tc>
          <w:tcPr>
            <w:tcW w:w="1087" w:type="dxa"/>
            <w:tcBorders>
              <w:top w:val="single" w:sz="4" w:space="0" w:color="auto"/>
              <w:left w:val="nil"/>
            </w:tcBorders>
            <w:vAlign w:val="center"/>
          </w:tcPr>
          <w:p w14:paraId="76C1C77A" w14:textId="5E646443" w:rsidR="00954229" w:rsidRPr="00AE701C" w:rsidRDefault="00954229" w:rsidP="00954229">
            <w:pPr>
              <w:spacing w:after="0"/>
              <w:jc w:val="center"/>
              <w:rPr>
                <w:color w:val="000000"/>
                <w:szCs w:val="22"/>
              </w:rPr>
            </w:pPr>
            <w:r w:rsidRPr="000A354D">
              <w:rPr>
                <w:color w:val="000000"/>
                <w:szCs w:val="22"/>
              </w:rPr>
              <w:t>16.26</w:t>
            </w:r>
          </w:p>
        </w:tc>
        <w:tc>
          <w:tcPr>
            <w:tcW w:w="1087" w:type="dxa"/>
            <w:tcBorders>
              <w:top w:val="single" w:sz="4" w:space="0" w:color="auto"/>
              <w:left w:val="nil"/>
            </w:tcBorders>
            <w:vAlign w:val="center"/>
          </w:tcPr>
          <w:p w14:paraId="030E96C0" w14:textId="6066B9A7" w:rsidR="00954229" w:rsidRPr="000A354D" w:rsidRDefault="00954229" w:rsidP="00954229">
            <w:pPr>
              <w:spacing w:after="0"/>
              <w:jc w:val="center"/>
              <w:rPr>
                <w:color w:val="000000"/>
                <w:szCs w:val="22"/>
              </w:rPr>
            </w:pPr>
            <w:r>
              <w:rPr>
                <w:color w:val="000000"/>
                <w:szCs w:val="22"/>
              </w:rPr>
              <w:t>10.56</w:t>
            </w:r>
          </w:p>
        </w:tc>
      </w:tr>
      <w:tr w:rsidR="00954229" w:rsidRPr="006C74DA" w14:paraId="32826662" w14:textId="77777777" w:rsidTr="009F3365">
        <w:trPr>
          <w:trHeight w:hRule="exact" w:val="295"/>
        </w:trPr>
        <w:tc>
          <w:tcPr>
            <w:tcW w:w="2623" w:type="dxa"/>
            <w:vAlign w:val="center"/>
          </w:tcPr>
          <w:p w14:paraId="3403D821" w14:textId="77777777" w:rsidR="00954229" w:rsidRPr="00AE701C" w:rsidRDefault="00954229" w:rsidP="00954229">
            <w:pPr>
              <w:autoSpaceDE w:val="0"/>
              <w:autoSpaceDN w:val="0"/>
              <w:adjustRightInd w:val="0"/>
              <w:spacing w:after="0"/>
              <w:rPr>
                <w:color w:val="000000"/>
                <w:szCs w:val="22"/>
              </w:rPr>
            </w:pPr>
            <w:r w:rsidRPr="00AE701C">
              <w:rPr>
                <w:color w:val="000000"/>
                <w:szCs w:val="22"/>
              </w:rPr>
              <w:t>F Regularity</w:t>
            </w:r>
          </w:p>
        </w:tc>
        <w:tc>
          <w:tcPr>
            <w:tcW w:w="1087" w:type="dxa"/>
            <w:tcBorders>
              <w:left w:val="nil"/>
            </w:tcBorders>
            <w:vAlign w:val="center"/>
          </w:tcPr>
          <w:p w14:paraId="759D808F" w14:textId="321EE923" w:rsidR="00954229" w:rsidRPr="00AE701C" w:rsidRDefault="00954229" w:rsidP="00954229">
            <w:pPr>
              <w:spacing w:after="0"/>
              <w:jc w:val="center"/>
              <w:rPr>
                <w:color w:val="000000"/>
                <w:szCs w:val="22"/>
              </w:rPr>
            </w:pPr>
            <w:r w:rsidRPr="000A354D">
              <w:rPr>
                <w:color w:val="000000"/>
                <w:szCs w:val="22"/>
              </w:rPr>
              <w:t>5.43</w:t>
            </w:r>
          </w:p>
        </w:tc>
        <w:tc>
          <w:tcPr>
            <w:tcW w:w="1087" w:type="dxa"/>
            <w:tcBorders>
              <w:left w:val="nil"/>
            </w:tcBorders>
            <w:vAlign w:val="center"/>
          </w:tcPr>
          <w:p w14:paraId="3659EA68" w14:textId="1832A945" w:rsidR="00954229" w:rsidRPr="000A354D" w:rsidRDefault="009C1BE6" w:rsidP="00954229">
            <w:pPr>
              <w:spacing w:after="0"/>
              <w:jc w:val="center"/>
              <w:rPr>
                <w:color w:val="000000"/>
                <w:szCs w:val="22"/>
              </w:rPr>
            </w:pPr>
            <w:r>
              <w:rPr>
                <w:color w:val="000000"/>
                <w:szCs w:val="22"/>
              </w:rPr>
              <w:t>5.92</w:t>
            </w:r>
          </w:p>
        </w:tc>
      </w:tr>
      <w:tr w:rsidR="00954229" w:rsidRPr="006C74DA" w14:paraId="0D4FAB22" w14:textId="77777777" w:rsidTr="009F3365">
        <w:trPr>
          <w:trHeight w:hRule="exact" w:val="295"/>
        </w:trPr>
        <w:tc>
          <w:tcPr>
            <w:tcW w:w="2623" w:type="dxa"/>
            <w:vAlign w:val="center"/>
          </w:tcPr>
          <w:p w14:paraId="4F9E85D5" w14:textId="02AD1A5A" w:rsidR="00954229" w:rsidRPr="00AE701C" w:rsidRDefault="00954229" w:rsidP="00954229">
            <w:pPr>
              <w:autoSpaceDE w:val="0"/>
              <w:autoSpaceDN w:val="0"/>
              <w:adjustRightInd w:val="0"/>
              <w:spacing w:after="0"/>
              <w:rPr>
                <w:color w:val="000000"/>
                <w:szCs w:val="22"/>
              </w:rPr>
            </w:pPr>
            <w:proofErr w:type="spellStart"/>
            <w:r>
              <w:rPr>
                <w:i/>
                <w:iCs/>
                <w:color w:val="000000"/>
                <w:szCs w:val="22"/>
              </w:rPr>
              <w:t>σ</w:t>
            </w:r>
            <w:r>
              <w:rPr>
                <w:i/>
                <w:iCs/>
                <w:color w:val="000000"/>
                <w:szCs w:val="22"/>
                <w:vertAlign w:val="subscript"/>
              </w:rPr>
              <w:t>r</w:t>
            </w:r>
            <w:proofErr w:type="spellEnd"/>
            <w:r w:rsidRPr="00AE701C">
              <w:rPr>
                <w:color w:val="000000"/>
                <w:szCs w:val="22"/>
              </w:rPr>
              <w:t xml:space="preserve"> prior</w:t>
            </w:r>
          </w:p>
        </w:tc>
        <w:tc>
          <w:tcPr>
            <w:tcW w:w="1087" w:type="dxa"/>
            <w:tcBorders>
              <w:left w:val="nil"/>
            </w:tcBorders>
            <w:vAlign w:val="center"/>
          </w:tcPr>
          <w:p w14:paraId="3CCABBBF" w14:textId="23D97EE6" w:rsidR="00954229" w:rsidRPr="00AE701C" w:rsidRDefault="00954229" w:rsidP="00954229">
            <w:pPr>
              <w:spacing w:after="0"/>
              <w:jc w:val="center"/>
              <w:rPr>
                <w:color w:val="000000"/>
                <w:szCs w:val="22"/>
              </w:rPr>
            </w:pPr>
            <w:r w:rsidRPr="000A354D">
              <w:rPr>
                <w:color w:val="000000"/>
                <w:szCs w:val="22"/>
              </w:rPr>
              <w:t>6.69</w:t>
            </w:r>
          </w:p>
        </w:tc>
        <w:tc>
          <w:tcPr>
            <w:tcW w:w="1087" w:type="dxa"/>
            <w:tcBorders>
              <w:left w:val="nil"/>
            </w:tcBorders>
            <w:vAlign w:val="center"/>
          </w:tcPr>
          <w:p w14:paraId="48916800" w14:textId="77DF9C71" w:rsidR="00954229" w:rsidRPr="000A354D" w:rsidRDefault="009C1BE6" w:rsidP="00954229">
            <w:pPr>
              <w:spacing w:after="0"/>
              <w:jc w:val="center"/>
              <w:rPr>
                <w:color w:val="000000"/>
                <w:szCs w:val="22"/>
              </w:rPr>
            </w:pPr>
            <w:r>
              <w:rPr>
                <w:color w:val="000000"/>
                <w:szCs w:val="22"/>
              </w:rPr>
              <w:t>7.85</w:t>
            </w:r>
          </w:p>
        </w:tc>
      </w:tr>
      <w:tr w:rsidR="00954229" w:rsidRPr="006C74DA" w14:paraId="2E72DDC8" w14:textId="77777777" w:rsidTr="009F3365">
        <w:trPr>
          <w:trHeight w:hRule="exact" w:val="295"/>
        </w:trPr>
        <w:tc>
          <w:tcPr>
            <w:tcW w:w="2623" w:type="dxa"/>
            <w:vAlign w:val="center"/>
          </w:tcPr>
          <w:p w14:paraId="4464F6BE" w14:textId="77777777" w:rsidR="00954229" w:rsidRPr="00AE701C" w:rsidRDefault="00954229" w:rsidP="00954229">
            <w:pPr>
              <w:autoSpaceDE w:val="0"/>
              <w:autoSpaceDN w:val="0"/>
              <w:adjustRightInd w:val="0"/>
              <w:spacing w:after="0"/>
              <w:rPr>
                <w:color w:val="000000"/>
                <w:szCs w:val="22"/>
              </w:rPr>
            </w:pPr>
            <w:r w:rsidRPr="00AE701C">
              <w:rPr>
                <w:i/>
                <w:iCs/>
                <w:color w:val="000000"/>
                <w:szCs w:val="22"/>
              </w:rPr>
              <w:t>q</w:t>
            </w:r>
            <w:r w:rsidRPr="00AE701C">
              <w:rPr>
                <w:color w:val="000000"/>
                <w:szCs w:val="22"/>
              </w:rPr>
              <w:t xml:space="preserve"> prior</w:t>
            </w:r>
          </w:p>
        </w:tc>
        <w:tc>
          <w:tcPr>
            <w:tcW w:w="1087" w:type="dxa"/>
            <w:tcBorders>
              <w:left w:val="nil"/>
            </w:tcBorders>
            <w:vAlign w:val="center"/>
          </w:tcPr>
          <w:p w14:paraId="176B4393" w14:textId="367C04A5" w:rsidR="00954229" w:rsidRPr="00AE701C" w:rsidRDefault="00954229" w:rsidP="00954229">
            <w:pPr>
              <w:spacing w:after="0"/>
              <w:jc w:val="center"/>
              <w:rPr>
                <w:color w:val="000000"/>
                <w:szCs w:val="22"/>
              </w:rPr>
            </w:pPr>
            <w:r w:rsidRPr="000A354D">
              <w:rPr>
                <w:color w:val="000000"/>
                <w:szCs w:val="22"/>
              </w:rPr>
              <w:t>1.22</w:t>
            </w:r>
          </w:p>
        </w:tc>
        <w:tc>
          <w:tcPr>
            <w:tcW w:w="1087" w:type="dxa"/>
            <w:tcBorders>
              <w:left w:val="nil"/>
            </w:tcBorders>
            <w:vAlign w:val="center"/>
          </w:tcPr>
          <w:p w14:paraId="090C0D9C" w14:textId="7F9B8451" w:rsidR="00954229" w:rsidRPr="000A354D" w:rsidRDefault="009C1BE6" w:rsidP="00954229">
            <w:pPr>
              <w:spacing w:after="0"/>
              <w:jc w:val="center"/>
              <w:rPr>
                <w:color w:val="000000"/>
                <w:szCs w:val="22"/>
              </w:rPr>
            </w:pPr>
            <w:r>
              <w:rPr>
                <w:color w:val="000000"/>
                <w:szCs w:val="22"/>
              </w:rPr>
              <w:t>0.50</w:t>
            </w:r>
          </w:p>
        </w:tc>
      </w:tr>
      <w:tr w:rsidR="00954229" w:rsidRPr="006C74DA" w14:paraId="4FB53118" w14:textId="77777777" w:rsidTr="009F3365">
        <w:trPr>
          <w:trHeight w:hRule="exact" w:val="295"/>
        </w:trPr>
        <w:tc>
          <w:tcPr>
            <w:tcW w:w="2623" w:type="dxa"/>
            <w:tcBorders>
              <w:bottom w:val="single" w:sz="4" w:space="0" w:color="auto"/>
            </w:tcBorders>
            <w:vAlign w:val="center"/>
          </w:tcPr>
          <w:p w14:paraId="07B31FC5" w14:textId="77777777" w:rsidR="00954229" w:rsidRPr="00AE701C" w:rsidRDefault="00954229" w:rsidP="00954229">
            <w:pPr>
              <w:autoSpaceDE w:val="0"/>
              <w:autoSpaceDN w:val="0"/>
              <w:adjustRightInd w:val="0"/>
              <w:spacing w:after="0"/>
              <w:rPr>
                <w:color w:val="000000"/>
                <w:szCs w:val="22"/>
              </w:rPr>
            </w:pPr>
            <w:r w:rsidRPr="00AE701C">
              <w:rPr>
                <w:i/>
                <w:iCs/>
                <w:color w:val="000000"/>
                <w:szCs w:val="22"/>
              </w:rPr>
              <w:t xml:space="preserve">M </w:t>
            </w:r>
            <w:r w:rsidRPr="00AE701C">
              <w:rPr>
                <w:color w:val="000000"/>
                <w:szCs w:val="22"/>
              </w:rPr>
              <w:t>prior</w:t>
            </w:r>
          </w:p>
        </w:tc>
        <w:tc>
          <w:tcPr>
            <w:tcW w:w="1087" w:type="dxa"/>
            <w:tcBorders>
              <w:left w:val="nil"/>
              <w:bottom w:val="single" w:sz="4" w:space="0" w:color="auto"/>
            </w:tcBorders>
            <w:vAlign w:val="center"/>
          </w:tcPr>
          <w:p w14:paraId="1B5CCF2E" w14:textId="5F608508" w:rsidR="00954229" w:rsidRPr="00AE701C" w:rsidRDefault="00954229" w:rsidP="00954229">
            <w:pPr>
              <w:spacing w:after="0"/>
              <w:jc w:val="center"/>
              <w:rPr>
                <w:color w:val="000000"/>
                <w:szCs w:val="22"/>
              </w:rPr>
            </w:pPr>
            <w:r w:rsidRPr="000A354D">
              <w:rPr>
                <w:color w:val="000000"/>
                <w:szCs w:val="22"/>
              </w:rPr>
              <w:t>3.26</w:t>
            </w:r>
          </w:p>
        </w:tc>
        <w:tc>
          <w:tcPr>
            <w:tcW w:w="1087" w:type="dxa"/>
            <w:tcBorders>
              <w:left w:val="nil"/>
              <w:bottom w:val="single" w:sz="4" w:space="0" w:color="auto"/>
            </w:tcBorders>
            <w:vAlign w:val="center"/>
          </w:tcPr>
          <w:p w14:paraId="5284E795" w14:textId="63164587" w:rsidR="00954229" w:rsidRPr="000A354D" w:rsidRDefault="009C1BE6" w:rsidP="00954229">
            <w:pPr>
              <w:spacing w:after="0"/>
              <w:jc w:val="center"/>
              <w:rPr>
                <w:color w:val="000000"/>
                <w:szCs w:val="22"/>
              </w:rPr>
            </w:pPr>
            <w:r>
              <w:rPr>
                <w:color w:val="000000"/>
                <w:szCs w:val="22"/>
              </w:rPr>
              <w:t>2.23</w:t>
            </w:r>
          </w:p>
        </w:tc>
      </w:tr>
      <w:tr w:rsidR="00954229" w:rsidRPr="006C74DA" w14:paraId="29895146" w14:textId="77777777" w:rsidTr="009F3365">
        <w:trPr>
          <w:trHeight w:hRule="exact" w:val="295"/>
        </w:trPr>
        <w:tc>
          <w:tcPr>
            <w:tcW w:w="2623" w:type="dxa"/>
            <w:tcBorders>
              <w:top w:val="single" w:sz="4" w:space="0" w:color="auto"/>
            </w:tcBorders>
            <w:vAlign w:val="center"/>
          </w:tcPr>
          <w:p w14:paraId="75294A1F" w14:textId="77777777" w:rsidR="00954229" w:rsidRPr="00AE701C" w:rsidRDefault="00954229" w:rsidP="00954229">
            <w:pPr>
              <w:autoSpaceDE w:val="0"/>
              <w:autoSpaceDN w:val="0"/>
              <w:adjustRightInd w:val="0"/>
              <w:spacing w:after="0"/>
              <w:rPr>
                <w:b/>
                <w:bCs/>
                <w:i/>
                <w:iCs/>
                <w:color w:val="000000"/>
                <w:szCs w:val="22"/>
              </w:rPr>
            </w:pPr>
            <w:r w:rsidRPr="00AE701C">
              <w:rPr>
                <w:b/>
                <w:bCs/>
                <w:i/>
                <w:iCs/>
                <w:color w:val="000000"/>
                <w:szCs w:val="22"/>
              </w:rPr>
              <w:t>Objective Fun Total</w:t>
            </w:r>
          </w:p>
        </w:tc>
        <w:tc>
          <w:tcPr>
            <w:tcW w:w="1087" w:type="dxa"/>
            <w:tcBorders>
              <w:top w:val="single" w:sz="4" w:space="0" w:color="auto"/>
              <w:left w:val="nil"/>
            </w:tcBorders>
            <w:vAlign w:val="center"/>
          </w:tcPr>
          <w:p w14:paraId="7F780632" w14:textId="67A01C0E" w:rsidR="00954229" w:rsidRPr="00AE701C" w:rsidRDefault="00954229" w:rsidP="00954229">
            <w:pPr>
              <w:spacing w:after="0"/>
              <w:jc w:val="center"/>
              <w:rPr>
                <w:color w:val="000000"/>
                <w:szCs w:val="22"/>
              </w:rPr>
            </w:pPr>
            <w:r>
              <w:rPr>
                <w:color w:val="000000"/>
                <w:szCs w:val="22"/>
              </w:rPr>
              <w:t>260.09</w:t>
            </w:r>
          </w:p>
        </w:tc>
        <w:tc>
          <w:tcPr>
            <w:tcW w:w="1087" w:type="dxa"/>
            <w:tcBorders>
              <w:top w:val="single" w:sz="4" w:space="0" w:color="auto"/>
              <w:left w:val="nil"/>
            </w:tcBorders>
            <w:vAlign w:val="center"/>
          </w:tcPr>
          <w:p w14:paraId="3A92B728" w14:textId="30447DA0" w:rsidR="00954229" w:rsidRPr="00AE701C" w:rsidRDefault="009C1BE6" w:rsidP="00954229">
            <w:pPr>
              <w:spacing w:after="0"/>
              <w:jc w:val="center"/>
              <w:rPr>
                <w:color w:val="000000"/>
                <w:szCs w:val="22"/>
              </w:rPr>
            </w:pPr>
            <w:r>
              <w:rPr>
                <w:color w:val="000000"/>
                <w:szCs w:val="22"/>
              </w:rPr>
              <w:t>256.45</w:t>
            </w:r>
          </w:p>
        </w:tc>
      </w:tr>
      <w:tr w:rsidR="00954229" w:rsidRPr="00AD680D" w14:paraId="5FE3EDA1" w14:textId="77777777" w:rsidTr="009F3365">
        <w:trPr>
          <w:trHeight w:hRule="exact" w:val="295"/>
        </w:trPr>
        <w:tc>
          <w:tcPr>
            <w:tcW w:w="2623" w:type="dxa"/>
            <w:tcBorders>
              <w:bottom w:val="single" w:sz="4" w:space="0" w:color="auto"/>
            </w:tcBorders>
            <w:vAlign w:val="center"/>
          </w:tcPr>
          <w:p w14:paraId="13FFB8CF" w14:textId="77777777" w:rsidR="00954229" w:rsidRPr="00AE701C" w:rsidRDefault="00954229" w:rsidP="00954229">
            <w:pPr>
              <w:autoSpaceDE w:val="0"/>
              <w:autoSpaceDN w:val="0"/>
              <w:adjustRightInd w:val="0"/>
              <w:spacing w:after="0"/>
              <w:rPr>
                <w:b/>
                <w:bCs/>
                <w:color w:val="000000"/>
                <w:szCs w:val="22"/>
              </w:rPr>
            </w:pPr>
            <w:r w:rsidRPr="00AE701C">
              <w:rPr>
                <w:b/>
                <w:bCs/>
                <w:color w:val="000000"/>
                <w:szCs w:val="22"/>
              </w:rPr>
              <w:t xml:space="preserve">Parameter </w:t>
            </w:r>
            <w:proofErr w:type="spellStart"/>
            <w:r w:rsidRPr="00AE701C">
              <w:rPr>
                <w:b/>
                <w:bCs/>
                <w:color w:val="000000"/>
                <w:szCs w:val="22"/>
              </w:rPr>
              <w:t>Ests</w:t>
            </w:r>
            <w:proofErr w:type="spellEnd"/>
            <w:r w:rsidRPr="00AE701C">
              <w:rPr>
                <w:b/>
                <w:bCs/>
                <w:color w:val="000000"/>
                <w:szCs w:val="22"/>
              </w:rPr>
              <w:t>.</w:t>
            </w:r>
          </w:p>
        </w:tc>
        <w:tc>
          <w:tcPr>
            <w:tcW w:w="1087" w:type="dxa"/>
            <w:tcBorders>
              <w:left w:val="nil"/>
              <w:bottom w:val="single" w:sz="4" w:space="0" w:color="auto"/>
            </w:tcBorders>
            <w:vAlign w:val="center"/>
          </w:tcPr>
          <w:p w14:paraId="3E9E38D5" w14:textId="77777777" w:rsidR="00954229" w:rsidRPr="00AE701C" w:rsidRDefault="00954229" w:rsidP="00954229">
            <w:pPr>
              <w:spacing w:after="0"/>
              <w:jc w:val="center"/>
              <w:rPr>
                <w:szCs w:val="22"/>
              </w:rPr>
            </w:pPr>
          </w:p>
        </w:tc>
        <w:tc>
          <w:tcPr>
            <w:tcW w:w="1087" w:type="dxa"/>
            <w:tcBorders>
              <w:left w:val="nil"/>
              <w:bottom w:val="single" w:sz="4" w:space="0" w:color="auto"/>
            </w:tcBorders>
            <w:vAlign w:val="center"/>
          </w:tcPr>
          <w:p w14:paraId="56F714C0" w14:textId="77777777" w:rsidR="00954229" w:rsidRPr="00AE701C" w:rsidRDefault="00954229" w:rsidP="00954229">
            <w:pPr>
              <w:spacing w:after="0"/>
              <w:jc w:val="center"/>
              <w:rPr>
                <w:szCs w:val="22"/>
              </w:rPr>
            </w:pPr>
          </w:p>
        </w:tc>
      </w:tr>
      <w:tr w:rsidR="00954229" w:rsidRPr="006C74DA" w14:paraId="1CF8DFCC" w14:textId="77777777" w:rsidTr="009F3365">
        <w:trPr>
          <w:trHeight w:hRule="exact" w:val="295"/>
        </w:trPr>
        <w:tc>
          <w:tcPr>
            <w:tcW w:w="2623" w:type="dxa"/>
            <w:tcBorders>
              <w:top w:val="single" w:sz="4" w:space="0" w:color="auto"/>
            </w:tcBorders>
            <w:vAlign w:val="center"/>
          </w:tcPr>
          <w:p w14:paraId="46201833" w14:textId="77777777" w:rsidR="00954229" w:rsidRPr="00AE701C" w:rsidRDefault="00954229" w:rsidP="00954229">
            <w:pPr>
              <w:autoSpaceDE w:val="0"/>
              <w:autoSpaceDN w:val="0"/>
              <w:adjustRightInd w:val="0"/>
              <w:spacing w:after="0"/>
              <w:rPr>
                <w:bCs/>
                <w:color w:val="000000"/>
                <w:szCs w:val="22"/>
              </w:rPr>
            </w:pPr>
            <w:r w:rsidRPr="00AE701C">
              <w:rPr>
                <w:bCs/>
                <w:color w:val="000000"/>
                <w:szCs w:val="22"/>
              </w:rPr>
              <w:t>Active parameters</w:t>
            </w:r>
          </w:p>
        </w:tc>
        <w:tc>
          <w:tcPr>
            <w:tcW w:w="1087" w:type="dxa"/>
            <w:tcBorders>
              <w:top w:val="single" w:sz="4" w:space="0" w:color="auto"/>
              <w:left w:val="nil"/>
            </w:tcBorders>
            <w:vAlign w:val="center"/>
          </w:tcPr>
          <w:p w14:paraId="2D86772C" w14:textId="1D4DF760" w:rsidR="00954229" w:rsidRPr="00AE701C" w:rsidRDefault="00954229" w:rsidP="00954229">
            <w:pPr>
              <w:spacing w:after="0"/>
              <w:jc w:val="center"/>
              <w:rPr>
                <w:color w:val="000000"/>
                <w:szCs w:val="22"/>
              </w:rPr>
            </w:pPr>
            <w:r>
              <w:rPr>
                <w:color w:val="000000"/>
                <w:szCs w:val="22"/>
              </w:rPr>
              <w:t>162</w:t>
            </w:r>
          </w:p>
        </w:tc>
        <w:tc>
          <w:tcPr>
            <w:tcW w:w="1087" w:type="dxa"/>
            <w:tcBorders>
              <w:top w:val="single" w:sz="4" w:space="0" w:color="auto"/>
              <w:left w:val="nil"/>
            </w:tcBorders>
            <w:vAlign w:val="center"/>
          </w:tcPr>
          <w:p w14:paraId="1A968F01" w14:textId="3FA6CF88" w:rsidR="00954229" w:rsidRPr="00AE701C" w:rsidRDefault="009C1BE6" w:rsidP="00954229">
            <w:pPr>
              <w:spacing w:after="0"/>
              <w:jc w:val="center"/>
              <w:rPr>
                <w:color w:val="000000"/>
                <w:szCs w:val="22"/>
              </w:rPr>
            </w:pPr>
            <w:r>
              <w:rPr>
                <w:color w:val="000000"/>
                <w:szCs w:val="22"/>
              </w:rPr>
              <w:t>164</w:t>
            </w:r>
          </w:p>
        </w:tc>
      </w:tr>
      <w:tr w:rsidR="00954229" w:rsidRPr="006C74DA" w14:paraId="77865A92" w14:textId="77777777" w:rsidTr="009F3365">
        <w:trPr>
          <w:trHeight w:hRule="exact" w:val="295"/>
        </w:trPr>
        <w:tc>
          <w:tcPr>
            <w:tcW w:w="2623" w:type="dxa"/>
            <w:vAlign w:val="center"/>
          </w:tcPr>
          <w:p w14:paraId="12AE6510" w14:textId="77777777" w:rsidR="00954229" w:rsidRPr="00AE701C" w:rsidRDefault="00954229" w:rsidP="00954229">
            <w:pPr>
              <w:autoSpaceDE w:val="0"/>
              <w:autoSpaceDN w:val="0"/>
              <w:adjustRightInd w:val="0"/>
              <w:spacing w:after="0"/>
              <w:rPr>
                <w:bCs/>
                <w:color w:val="000000"/>
                <w:szCs w:val="22"/>
              </w:rPr>
            </w:pPr>
            <w:proofErr w:type="spellStart"/>
            <w:r w:rsidRPr="00AE701C">
              <w:rPr>
                <w:bCs/>
                <w:color w:val="000000"/>
                <w:szCs w:val="22"/>
              </w:rPr>
              <w:t>Mohn’s</w:t>
            </w:r>
            <w:proofErr w:type="spellEnd"/>
            <w:r w:rsidRPr="00AE701C">
              <w:rPr>
                <w:bCs/>
                <w:color w:val="000000"/>
                <w:szCs w:val="22"/>
              </w:rPr>
              <w:t xml:space="preserve"> rho</w:t>
            </w:r>
          </w:p>
        </w:tc>
        <w:tc>
          <w:tcPr>
            <w:tcW w:w="1087" w:type="dxa"/>
            <w:tcBorders>
              <w:left w:val="nil"/>
            </w:tcBorders>
            <w:vAlign w:val="center"/>
          </w:tcPr>
          <w:p w14:paraId="66E71A7D" w14:textId="55B5A51F" w:rsidR="00954229" w:rsidRPr="00AE701C" w:rsidRDefault="00954229" w:rsidP="00954229">
            <w:pPr>
              <w:spacing w:after="0"/>
              <w:jc w:val="center"/>
              <w:rPr>
                <w:color w:val="000000"/>
                <w:szCs w:val="22"/>
              </w:rPr>
            </w:pPr>
            <w:r>
              <w:rPr>
                <w:color w:val="000000"/>
                <w:szCs w:val="22"/>
              </w:rPr>
              <w:t>-0.27</w:t>
            </w:r>
          </w:p>
        </w:tc>
        <w:tc>
          <w:tcPr>
            <w:tcW w:w="1087" w:type="dxa"/>
            <w:tcBorders>
              <w:left w:val="nil"/>
            </w:tcBorders>
            <w:vAlign w:val="center"/>
          </w:tcPr>
          <w:p w14:paraId="4AF015EF" w14:textId="7C411F43" w:rsidR="00954229" w:rsidRPr="00AE701C" w:rsidRDefault="009C1BE6" w:rsidP="00954229">
            <w:pPr>
              <w:spacing w:after="0"/>
              <w:jc w:val="center"/>
              <w:rPr>
                <w:color w:val="000000"/>
                <w:szCs w:val="22"/>
              </w:rPr>
            </w:pPr>
            <w:r>
              <w:rPr>
                <w:color w:val="000000"/>
                <w:szCs w:val="22"/>
              </w:rPr>
              <w:t>-0.15</w:t>
            </w:r>
          </w:p>
        </w:tc>
      </w:tr>
      <w:tr w:rsidR="00954229" w:rsidRPr="006C74DA" w14:paraId="20B07ECE" w14:textId="77777777" w:rsidTr="009F3365">
        <w:trPr>
          <w:trHeight w:hRule="exact" w:val="295"/>
        </w:trPr>
        <w:tc>
          <w:tcPr>
            <w:tcW w:w="2623" w:type="dxa"/>
            <w:vAlign w:val="center"/>
          </w:tcPr>
          <w:p w14:paraId="784D90B1" w14:textId="77777777" w:rsidR="00954229" w:rsidRPr="00AE701C" w:rsidRDefault="00954229" w:rsidP="00954229">
            <w:pPr>
              <w:autoSpaceDE w:val="0"/>
              <w:autoSpaceDN w:val="0"/>
              <w:adjustRightInd w:val="0"/>
              <w:spacing w:after="0"/>
              <w:rPr>
                <w:i/>
                <w:iCs/>
                <w:color w:val="000000"/>
                <w:szCs w:val="22"/>
              </w:rPr>
            </w:pPr>
            <w:r w:rsidRPr="00AE701C">
              <w:rPr>
                <w:i/>
                <w:iCs/>
                <w:color w:val="000000"/>
                <w:szCs w:val="22"/>
              </w:rPr>
              <w:t>q</w:t>
            </w:r>
          </w:p>
        </w:tc>
        <w:tc>
          <w:tcPr>
            <w:tcW w:w="1087" w:type="dxa"/>
            <w:tcBorders>
              <w:left w:val="nil"/>
            </w:tcBorders>
            <w:vAlign w:val="center"/>
          </w:tcPr>
          <w:p w14:paraId="01292EFD" w14:textId="0DA6853D" w:rsidR="00954229" w:rsidRPr="00AE701C" w:rsidRDefault="00954229" w:rsidP="00954229">
            <w:pPr>
              <w:spacing w:after="0"/>
              <w:jc w:val="center"/>
              <w:rPr>
                <w:color w:val="000000"/>
                <w:szCs w:val="22"/>
              </w:rPr>
            </w:pPr>
            <w:r>
              <w:rPr>
                <w:color w:val="000000"/>
                <w:szCs w:val="22"/>
              </w:rPr>
              <w:t>2.0</w:t>
            </w:r>
            <w:r w:rsidRPr="00AE701C">
              <w:rPr>
                <w:color w:val="000000"/>
                <w:szCs w:val="22"/>
              </w:rPr>
              <w:t>1</w:t>
            </w:r>
          </w:p>
        </w:tc>
        <w:tc>
          <w:tcPr>
            <w:tcW w:w="1087" w:type="dxa"/>
            <w:tcBorders>
              <w:left w:val="nil"/>
            </w:tcBorders>
            <w:vAlign w:val="center"/>
          </w:tcPr>
          <w:p w14:paraId="23FC4A06" w14:textId="244CBDC6" w:rsidR="00954229" w:rsidRPr="00AE701C" w:rsidRDefault="009C1BE6" w:rsidP="00954229">
            <w:pPr>
              <w:spacing w:after="0"/>
              <w:jc w:val="center"/>
              <w:rPr>
                <w:color w:val="000000"/>
                <w:szCs w:val="22"/>
              </w:rPr>
            </w:pPr>
            <w:r>
              <w:rPr>
                <w:color w:val="000000"/>
                <w:szCs w:val="22"/>
              </w:rPr>
              <w:t>1.80</w:t>
            </w:r>
          </w:p>
        </w:tc>
      </w:tr>
      <w:tr w:rsidR="00954229" w:rsidRPr="006C74DA" w14:paraId="3A68900E" w14:textId="77777777" w:rsidTr="009F3365">
        <w:trPr>
          <w:trHeight w:hRule="exact" w:val="295"/>
        </w:trPr>
        <w:tc>
          <w:tcPr>
            <w:tcW w:w="2623" w:type="dxa"/>
            <w:vAlign w:val="center"/>
          </w:tcPr>
          <w:p w14:paraId="2DFD73C6" w14:textId="77777777" w:rsidR="00954229" w:rsidRPr="00AE701C" w:rsidRDefault="00954229" w:rsidP="00954229">
            <w:pPr>
              <w:autoSpaceDE w:val="0"/>
              <w:autoSpaceDN w:val="0"/>
              <w:adjustRightInd w:val="0"/>
              <w:spacing w:after="0"/>
              <w:rPr>
                <w:i/>
                <w:iCs/>
                <w:color w:val="000000"/>
                <w:szCs w:val="22"/>
              </w:rPr>
            </w:pPr>
            <w:r w:rsidRPr="00AE701C">
              <w:rPr>
                <w:i/>
                <w:iCs/>
                <w:color w:val="000000"/>
                <w:szCs w:val="22"/>
              </w:rPr>
              <w:t>M</w:t>
            </w:r>
          </w:p>
        </w:tc>
        <w:tc>
          <w:tcPr>
            <w:tcW w:w="1087" w:type="dxa"/>
            <w:tcBorders>
              <w:left w:val="nil"/>
            </w:tcBorders>
            <w:vAlign w:val="center"/>
          </w:tcPr>
          <w:p w14:paraId="7F3A97F7" w14:textId="1207D13C" w:rsidR="00954229" w:rsidRPr="00AE701C" w:rsidRDefault="00954229" w:rsidP="00954229">
            <w:pPr>
              <w:spacing w:after="0"/>
              <w:jc w:val="center"/>
              <w:rPr>
                <w:color w:val="000000"/>
                <w:szCs w:val="22"/>
              </w:rPr>
            </w:pPr>
            <w:r>
              <w:rPr>
                <w:color w:val="000000"/>
                <w:szCs w:val="22"/>
              </w:rPr>
              <w:t>0.065</w:t>
            </w:r>
          </w:p>
        </w:tc>
        <w:tc>
          <w:tcPr>
            <w:tcW w:w="1087" w:type="dxa"/>
            <w:tcBorders>
              <w:left w:val="nil"/>
            </w:tcBorders>
            <w:vAlign w:val="center"/>
          </w:tcPr>
          <w:p w14:paraId="05E4ED19" w14:textId="1926B316" w:rsidR="00954229" w:rsidRPr="00AE701C" w:rsidRDefault="009C1BE6" w:rsidP="00954229">
            <w:pPr>
              <w:spacing w:after="0"/>
              <w:jc w:val="center"/>
              <w:rPr>
                <w:color w:val="000000"/>
                <w:szCs w:val="22"/>
              </w:rPr>
            </w:pPr>
            <w:r>
              <w:rPr>
                <w:color w:val="000000"/>
                <w:szCs w:val="22"/>
              </w:rPr>
              <w:t>0.076</w:t>
            </w:r>
          </w:p>
        </w:tc>
      </w:tr>
      <w:tr w:rsidR="00954229" w:rsidRPr="006C74DA" w14:paraId="53EE2202" w14:textId="77777777" w:rsidTr="009F3365">
        <w:trPr>
          <w:trHeight w:hRule="exact" w:val="295"/>
        </w:trPr>
        <w:tc>
          <w:tcPr>
            <w:tcW w:w="2623" w:type="dxa"/>
            <w:vAlign w:val="center"/>
          </w:tcPr>
          <w:p w14:paraId="586B36DC" w14:textId="01796BD0" w:rsidR="00954229" w:rsidRPr="000A354D" w:rsidRDefault="00954229" w:rsidP="00954229">
            <w:pPr>
              <w:autoSpaceDE w:val="0"/>
              <w:autoSpaceDN w:val="0"/>
              <w:adjustRightInd w:val="0"/>
              <w:spacing w:after="0"/>
              <w:rPr>
                <w:i/>
                <w:iCs/>
                <w:color w:val="000000"/>
                <w:szCs w:val="22"/>
                <w:vertAlign w:val="subscript"/>
              </w:rPr>
            </w:pPr>
            <w:proofErr w:type="spellStart"/>
            <w:r>
              <w:rPr>
                <w:i/>
                <w:iCs/>
                <w:color w:val="000000"/>
                <w:szCs w:val="22"/>
              </w:rPr>
              <w:t>σ</w:t>
            </w:r>
            <w:r>
              <w:rPr>
                <w:i/>
                <w:iCs/>
                <w:color w:val="000000"/>
                <w:szCs w:val="22"/>
                <w:vertAlign w:val="subscript"/>
              </w:rPr>
              <w:t>r</w:t>
            </w:r>
            <w:proofErr w:type="spellEnd"/>
          </w:p>
        </w:tc>
        <w:tc>
          <w:tcPr>
            <w:tcW w:w="1087" w:type="dxa"/>
            <w:tcBorders>
              <w:left w:val="nil"/>
            </w:tcBorders>
            <w:vAlign w:val="center"/>
          </w:tcPr>
          <w:p w14:paraId="6B080D3A" w14:textId="0A074E91" w:rsidR="00954229" w:rsidRPr="00AE701C" w:rsidRDefault="00954229" w:rsidP="00954229">
            <w:pPr>
              <w:spacing w:after="0"/>
              <w:jc w:val="center"/>
              <w:rPr>
                <w:color w:val="000000"/>
                <w:szCs w:val="22"/>
              </w:rPr>
            </w:pPr>
            <w:r w:rsidRPr="00AE701C">
              <w:rPr>
                <w:color w:val="000000"/>
                <w:szCs w:val="22"/>
              </w:rPr>
              <w:t>0.82</w:t>
            </w:r>
          </w:p>
        </w:tc>
        <w:tc>
          <w:tcPr>
            <w:tcW w:w="1087" w:type="dxa"/>
            <w:tcBorders>
              <w:left w:val="nil"/>
            </w:tcBorders>
            <w:vAlign w:val="center"/>
          </w:tcPr>
          <w:p w14:paraId="2EF04E07" w14:textId="1DCABE43" w:rsidR="00954229" w:rsidRPr="00AE701C" w:rsidRDefault="009C1BE6" w:rsidP="00954229">
            <w:pPr>
              <w:spacing w:after="0"/>
              <w:jc w:val="center"/>
              <w:rPr>
                <w:color w:val="000000"/>
                <w:szCs w:val="22"/>
              </w:rPr>
            </w:pPr>
            <w:r>
              <w:rPr>
                <w:color w:val="000000"/>
                <w:szCs w:val="22"/>
              </w:rPr>
              <w:t>0.77</w:t>
            </w:r>
          </w:p>
        </w:tc>
      </w:tr>
      <w:tr w:rsidR="00954229" w:rsidRPr="006C74DA" w14:paraId="7CCB62DA" w14:textId="77777777" w:rsidTr="009F3365">
        <w:trPr>
          <w:trHeight w:hRule="exact" w:val="295"/>
        </w:trPr>
        <w:tc>
          <w:tcPr>
            <w:tcW w:w="2623" w:type="dxa"/>
            <w:vAlign w:val="center"/>
          </w:tcPr>
          <w:p w14:paraId="719B7ACB" w14:textId="77777777" w:rsidR="00954229" w:rsidRPr="00AE701C" w:rsidRDefault="00954229" w:rsidP="00954229">
            <w:pPr>
              <w:autoSpaceDE w:val="0"/>
              <w:autoSpaceDN w:val="0"/>
              <w:adjustRightInd w:val="0"/>
              <w:spacing w:after="0"/>
              <w:rPr>
                <w:color w:val="000000"/>
                <w:szCs w:val="22"/>
              </w:rPr>
            </w:pPr>
            <w:r w:rsidRPr="00AE701C">
              <w:rPr>
                <w:color w:val="000000"/>
                <w:szCs w:val="22"/>
              </w:rPr>
              <w:t>Mean Recruitment</w:t>
            </w:r>
          </w:p>
        </w:tc>
        <w:tc>
          <w:tcPr>
            <w:tcW w:w="1087" w:type="dxa"/>
            <w:tcBorders>
              <w:left w:val="nil"/>
            </w:tcBorders>
            <w:vAlign w:val="center"/>
          </w:tcPr>
          <w:p w14:paraId="687ADFB3" w14:textId="09185F65" w:rsidR="00954229" w:rsidRPr="00AE701C" w:rsidRDefault="00954229" w:rsidP="00954229">
            <w:pPr>
              <w:spacing w:after="0"/>
              <w:jc w:val="center"/>
              <w:rPr>
                <w:color w:val="000000"/>
                <w:szCs w:val="22"/>
              </w:rPr>
            </w:pPr>
            <w:r>
              <w:rPr>
                <w:color w:val="000000"/>
                <w:szCs w:val="22"/>
              </w:rPr>
              <w:t>62.09</w:t>
            </w:r>
          </w:p>
        </w:tc>
        <w:tc>
          <w:tcPr>
            <w:tcW w:w="1087" w:type="dxa"/>
            <w:tcBorders>
              <w:left w:val="nil"/>
            </w:tcBorders>
            <w:vAlign w:val="center"/>
          </w:tcPr>
          <w:p w14:paraId="4CE4B39D" w14:textId="48F6F1AE" w:rsidR="00954229" w:rsidRPr="00AE701C" w:rsidRDefault="009C1BE6" w:rsidP="00954229">
            <w:pPr>
              <w:spacing w:after="0"/>
              <w:jc w:val="center"/>
              <w:rPr>
                <w:color w:val="000000"/>
                <w:szCs w:val="22"/>
              </w:rPr>
            </w:pPr>
            <w:r>
              <w:rPr>
                <w:color w:val="000000"/>
                <w:szCs w:val="22"/>
              </w:rPr>
              <w:t>84.07</w:t>
            </w:r>
          </w:p>
        </w:tc>
      </w:tr>
      <w:tr w:rsidR="00954229" w14:paraId="1F2279F8" w14:textId="77777777" w:rsidTr="009F3365">
        <w:trPr>
          <w:trHeight w:hRule="exact" w:val="295"/>
        </w:trPr>
        <w:tc>
          <w:tcPr>
            <w:tcW w:w="2623" w:type="dxa"/>
            <w:vAlign w:val="center"/>
          </w:tcPr>
          <w:p w14:paraId="219C36B7" w14:textId="77777777" w:rsidR="00954229" w:rsidRPr="00AE701C" w:rsidRDefault="00954229" w:rsidP="00954229">
            <w:pPr>
              <w:autoSpaceDE w:val="0"/>
              <w:autoSpaceDN w:val="0"/>
              <w:adjustRightInd w:val="0"/>
              <w:spacing w:after="0"/>
              <w:rPr>
                <w:i/>
                <w:iCs/>
                <w:color w:val="000000"/>
                <w:szCs w:val="22"/>
                <w:vertAlign w:val="subscript"/>
              </w:rPr>
            </w:pPr>
            <w:r w:rsidRPr="00AE701C">
              <w:rPr>
                <w:i/>
                <w:iCs/>
                <w:color w:val="000000"/>
                <w:szCs w:val="22"/>
              </w:rPr>
              <w:t>F</w:t>
            </w:r>
            <w:r w:rsidRPr="00AE701C">
              <w:rPr>
                <w:i/>
                <w:iCs/>
                <w:color w:val="000000"/>
                <w:szCs w:val="22"/>
                <w:vertAlign w:val="subscript"/>
              </w:rPr>
              <w:t>40%</w:t>
            </w:r>
          </w:p>
        </w:tc>
        <w:tc>
          <w:tcPr>
            <w:tcW w:w="1087" w:type="dxa"/>
            <w:tcBorders>
              <w:left w:val="nil"/>
            </w:tcBorders>
            <w:vAlign w:val="center"/>
          </w:tcPr>
          <w:p w14:paraId="4EBBAD51" w14:textId="1AD1C5EE" w:rsidR="00954229" w:rsidRPr="00AE701C" w:rsidRDefault="00954229" w:rsidP="00954229">
            <w:pPr>
              <w:spacing w:after="0"/>
              <w:jc w:val="center"/>
              <w:rPr>
                <w:szCs w:val="22"/>
              </w:rPr>
            </w:pPr>
            <w:r>
              <w:rPr>
                <w:szCs w:val="22"/>
              </w:rPr>
              <w:t>0.09</w:t>
            </w:r>
          </w:p>
        </w:tc>
        <w:tc>
          <w:tcPr>
            <w:tcW w:w="1087" w:type="dxa"/>
            <w:tcBorders>
              <w:left w:val="nil"/>
            </w:tcBorders>
            <w:vAlign w:val="center"/>
          </w:tcPr>
          <w:p w14:paraId="10F4EC86" w14:textId="7DC12558" w:rsidR="00954229" w:rsidRPr="00AE701C" w:rsidRDefault="009C1BE6" w:rsidP="00954229">
            <w:pPr>
              <w:spacing w:after="0"/>
              <w:jc w:val="center"/>
              <w:rPr>
                <w:szCs w:val="22"/>
              </w:rPr>
            </w:pPr>
            <w:r>
              <w:rPr>
                <w:szCs w:val="22"/>
              </w:rPr>
              <w:t>0.10</w:t>
            </w:r>
          </w:p>
        </w:tc>
      </w:tr>
      <w:tr w:rsidR="00954229" w:rsidRPr="006C74DA" w14:paraId="6A1C7163" w14:textId="77777777" w:rsidTr="009F3365">
        <w:trPr>
          <w:trHeight w:hRule="exact" w:val="295"/>
        </w:trPr>
        <w:tc>
          <w:tcPr>
            <w:tcW w:w="2623" w:type="dxa"/>
            <w:vAlign w:val="center"/>
          </w:tcPr>
          <w:p w14:paraId="08ADD5CC" w14:textId="556D4FE7" w:rsidR="00954229" w:rsidRPr="00AE701C" w:rsidRDefault="00954229" w:rsidP="00954229">
            <w:pPr>
              <w:autoSpaceDE w:val="0"/>
              <w:autoSpaceDN w:val="0"/>
              <w:adjustRightInd w:val="0"/>
              <w:spacing w:after="0"/>
              <w:rPr>
                <w:color w:val="000000"/>
                <w:szCs w:val="22"/>
              </w:rPr>
            </w:pPr>
            <w:r>
              <w:rPr>
                <w:color w:val="000000"/>
                <w:szCs w:val="22"/>
              </w:rPr>
              <w:t>Projected T</w:t>
            </w:r>
            <w:r w:rsidRPr="00AE701C">
              <w:rPr>
                <w:color w:val="000000"/>
                <w:szCs w:val="22"/>
              </w:rPr>
              <w:t>otal Biomass</w:t>
            </w:r>
          </w:p>
        </w:tc>
        <w:tc>
          <w:tcPr>
            <w:tcW w:w="1087" w:type="dxa"/>
            <w:tcBorders>
              <w:left w:val="nil"/>
            </w:tcBorders>
            <w:vAlign w:val="center"/>
          </w:tcPr>
          <w:p w14:paraId="7E1BDD46" w14:textId="430879A6" w:rsidR="00954229" w:rsidRPr="00AE701C" w:rsidRDefault="009C1BE6" w:rsidP="00954229">
            <w:pPr>
              <w:spacing w:after="0"/>
              <w:jc w:val="center"/>
              <w:rPr>
                <w:color w:val="000000"/>
                <w:szCs w:val="22"/>
              </w:rPr>
            </w:pPr>
            <w:r>
              <w:rPr>
                <w:color w:val="000000"/>
                <w:szCs w:val="22"/>
              </w:rPr>
              <w:t>544,5</w:t>
            </w:r>
            <w:r w:rsidR="00954229">
              <w:rPr>
                <w:color w:val="000000"/>
                <w:szCs w:val="22"/>
              </w:rPr>
              <w:t>69</w:t>
            </w:r>
          </w:p>
        </w:tc>
        <w:tc>
          <w:tcPr>
            <w:tcW w:w="1087" w:type="dxa"/>
            <w:tcBorders>
              <w:left w:val="nil"/>
            </w:tcBorders>
            <w:vAlign w:val="center"/>
          </w:tcPr>
          <w:p w14:paraId="0E04D2EC" w14:textId="43D78F20" w:rsidR="00954229" w:rsidRPr="00AE701C" w:rsidRDefault="009C1BE6" w:rsidP="00954229">
            <w:pPr>
              <w:spacing w:after="0"/>
              <w:jc w:val="center"/>
              <w:rPr>
                <w:color w:val="000000"/>
                <w:szCs w:val="22"/>
              </w:rPr>
            </w:pPr>
            <w:r>
              <w:rPr>
                <w:color w:val="000000"/>
                <w:szCs w:val="22"/>
              </w:rPr>
              <w:t>613,522</w:t>
            </w:r>
          </w:p>
        </w:tc>
      </w:tr>
      <w:tr w:rsidR="00954229" w:rsidRPr="006C74DA" w14:paraId="6247DFCE" w14:textId="77777777" w:rsidTr="009F3365">
        <w:trPr>
          <w:trHeight w:hRule="exact" w:val="295"/>
        </w:trPr>
        <w:tc>
          <w:tcPr>
            <w:tcW w:w="2623" w:type="dxa"/>
            <w:vAlign w:val="center"/>
          </w:tcPr>
          <w:p w14:paraId="6036D202" w14:textId="77777777" w:rsidR="00954229" w:rsidRPr="00AE701C" w:rsidRDefault="00954229" w:rsidP="00954229">
            <w:pPr>
              <w:autoSpaceDE w:val="0"/>
              <w:autoSpaceDN w:val="0"/>
              <w:adjustRightInd w:val="0"/>
              <w:spacing w:after="0"/>
              <w:rPr>
                <w:i/>
                <w:iCs/>
                <w:color w:val="000000"/>
                <w:szCs w:val="22"/>
                <w:vertAlign w:val="subscript"/>
              </w:rPr>
            </w:pPr>
            <w:r w:rsidRPr="00AE701C">
              <w:rPr>
                <w:i/>
                <w:iCs/>
                <w:color w:val="000000"/>
                <w:szCs w:val="22"/>
              </w:rPr>
              <w:t>B</w:t>
            </w:r>
            <w:r w:rsidRPr="00AE701C">
              <w:rPr>
                <w:i/>
                <w:iCs/>
                <w:color w:val="000000"/>
                <w:szCs w:val="22"/>
                <w:vertAlign w:val="subscript"/>
              </w:rPr>
              <w:t>CURRENT</w:t>
            </w:r>
          </w:p>
        </w:tc>
        <w:tc>
          <w:tcPr>
            <w:tcW w:w="1087" w:type="dxa"/>
            <w:tcBorders>
              <w:left w:val="nil"/>
            </w:tcBorders>
            <w:vAlign w:val="center"/>
          </w:tcPr>
          <w:p w14:paraId="0205658C" w14:textId="17F2F246" w:rsidR="00954229" w:rsidRPr="00AE701C" w:rsidRDefault="00954229" w:rsidP="00954229">
            <w:pPr>
              <w:spacing w:after="0"/>
              <w:jc w:val="center"/>
              <w:rPr>
                <w:color w:val="000000"/>
                <w:szCs w:val="22"/>
              </w:rPr>
            </w:pPr>
            <w:r>
              <w:rPr>
                <w:color w:val="000000"/>
                <w:szCs w:val="22"/>
              </w:rPr>
              <w:t>201,518</w:t>
            </w:r>
          </w:p>
        </w:tc>
        <w:tc>
          <w:tcPr>
            <w:tcW w:w="1087" w:type="dxa"/>
            <w:tcBorders>
              <w:left w:val="nil"/>
            </w:tcBorders>
            <w:vAlign w:val="center"/>
          </w:tcPr>
          <w:p w14:paraId="24155AC4" w14:textId="6D0AD2F7" w:rsidR="00954229" w:rsidRPr="00AE701C" w:rsidRDefault="009C1BE6" w:rsidP="00954229">
            <w:pPr>
              <w:spacing w:after="0"/>
              <w:jc w:val="center"/>
              <w:rPr>
                <w:color w:val="000000"/>
                <w:szCs w:val="22"/>
              </w:rPr>
            </w:pPr>
            <w:r>
              <w:rPr>
                <w:color w:val="000000"/>
                <w:szCs w:val="22"/>
              </w:rPr>
              <w:t>207,096</w:t>
            </w:r>
          </w:p>
        </w:tc>
      </w:tr>
      <w:tr w:rsidR="00954229" w:rsidRPr="006C74DA" w14:paraId="0B32120A" w14:textId="77777777" w:rsidTr="009F3365">
        <w:trPr>
          <w:trHeight w:hRule="exact" w:val="295"/>
        </w:trPr>
        <w:tc>
          <w:tcPr>
            <w:tcW w:w="2623" w:type="dxa"/>
            <w:vAlign w:val="center"/>
          </w:tcPr>
          <w:p w14:paraId="7A61C111" w14:textId="77777777" w:rsidR="00954229" w:rsidRPr="00AE701C" w:rsidRDefault="00954229" w:rsidP="00954229">
            <w:pPr>
              <w:autoSpaceDE w:val="0"/>
              <w:autoSpaceDN w:val="0"/>
              <w:adjustRightInd w:val="0"/>
              <w:spacing w:after="0"/>
              <w:rPr>
                <w:i/>
                <w:iCs/>
                <w:color w:val="000000"/>
                <w:szCs w:val="22"/>
                <w:vertAlign w:val="subscript"/>
              </w:rPr>
            </w:pPr>
            <w:r w:rsidRPr="00AE701C">
              <w:rPr>
                <w:i/>
                <w:iCs/>
                <w:color w:val="000000"/>
                <w:szCs w:val="22"/>
              </w:rPr>
              <w:t>B</w:t>
            </w:r>
            <w:r w:rsidRPr="00AE701C">
              <w:rPr>
                <w:i/>
                <w:iCs/>
                <w:color w:val="000000"/>
                <w:szCs w:val="22"/>
                <w:vertAlign w:val="subscript"/>
              </w:rPr>
              <w:t>100%</w:t>
            </w:r>
          </w:p>
        </w:tc>
        <w:tc>
          <w:tcPr>
            <w:tcW w:w="1087" w:type="dxa"/>
            <w:tcBorders>
              <w:left w:val="nil"/>
            </w:tcBorders>
            <w:vAlign w:val="center"/>
          </w:tcPr>
          <w:p w14:paraId="4C2CBE47" w14:textId="1B964E6C" w:rsidR="00954229" w:rsidRPr="00AE701C" w:rsidRDefault="00954229" w:rsidP="00954229">
            <w:pPr>
              <w:spacing w:after="0"/>
              <w:jc w:val="center"/>
              <w:rPr>
                <w:color w:val="000000"/>
                <w:szCs w:val="22"/>
              </w:rPr>
            </w:pPr>
            <w:r>
              <w:rPr>
                <w:color w:val="000000"/>
                <w:szCs w:val="22"/>
              </w:rPr>
              <w:t>319,837</w:t>
            </w:r>
          </w:p>
        </w:tc>
        <w:tc>
          <w:tcPr>
            <w:tcW w:w="1087" w:type="dxa"/>
            <w:tcBorders>
              <w:left w:val="nil"/>
            </w:tcBorders>
            <w:vAlign w:val="center"/>
          </w:tcPr>
          <w:p w14:paraId="6B8C94B7" w14:textId="2DD41CB6" w:rsidR="00954229" w:rsidRPr="00AE701C" w:rsidRDefault="009C1BE6" w:rsidP="00954229">
            <w:pPr>
              <w:spacing w:after="0"/>
              <w:jc w:val="center"/>
              <w:rPr>
                <w:color w:val="000000"/>
                <w:szCs w:val="22"/>
              </w:rPr>
            </w:pPr>
            <w:r>
              <w:rPr>
                <w:color w:val="000000"/>
                <w:szCs w:val="22"/>
              </w:rPr>
              <w:t>317,035</w:t>
            </w:r>
          </w:p>
        </w:tc>
      </w:tr>
      <w:tr w:rsidR="00954229" w14:paraId="469E6575" w14:textId="77777777" w:rsidTr="009F3365">
        <w:trPr>
          <w:trHeight w:hRule="exact" w:val="295"/>
        </w:trPr>
        <w:tc>
          <w:tcPr>
            <w:tcW w:w="2623" w:type="dxa"/>
            <w:vAlign w:val="center"/>
          </w:tcPr>
          <w:p w14:paraId="1AEAD04B" w14:textId="77777777" w:rsidR="00954229" w:rsidRPr="009C1BE6" w:rsidRDefault="00954229" w:rsidP="00954229">
            <w:pPr>
              <w:autoSpaceDE w:val="0"/>
              <w:autoSpaceDN w:val="0"/>
              <w:adjustRightInd w:val="0"/>
              <w:spacing w:after="0"/>
              <w:rPr>
                <w:bCs/>
                <w:i/>
                <w:iCs/>
                <w:color w:val="000000"/>
                <w:szCs w:val="22"/>
                <w:vertAlign w:val="subscript"/>
              </w:rPr>
            </w:pPr>
            <w:r w:rsidRPr="009C1BE6">
              <w:rPr>
                <w:bCs/>
                <w:i/>
                <w:iCs/>
                <w:color w:val="000000"/>
                <w:szCs w:val="22"/>
              </w:rPr>
              <w:t>B</w:t>
            </w:r>
            <w:r w:rsidRPr="009C1BE6">
              <w:rPr>
                <w:bCs/>
                <w:i/>
                <w:iCs/>
                <w:color w:val="000000"/>
                <w:szCs w:val="22"/>
                <w:vertAlign w:val="subscript"/>
              </w:rPr>
              <w:t>40%</w:t>
            </w:r>
          </w:p>
        </w:tc>
        <w:tc>
          <w:tcPr>
            <w:tcW w:w="1087" w:type="dxa"/>
            <w:tcBorders>
              <w:left w:val="nil"/>
            </w:tcBorders>
            <w:vAlign w:val="center"/>
          </w:tcPr>
          <w:p w14:paraId="194000C3" w14:textId="12DC57FF" w:rsidR="00954229" w:rsidRPr="009C1BE6" w:rsidRDefault="00954229" w:rsidP="00954229">
            <w:pPr>
              <w:spacing w:after="0"/>
              <w:jc w:val="center"/>
              <w:rPr>
                <w:szCs w:val="22"/>
              </w:rPr>
            </w:pPr>
            <w:r w:rsidRPr="009C1BE6">
              <w:rPr>
                <w:szCs w:val="22"/>
              </w:rPr>
              <w:t>127,935</w:t>
            </w:r>
          </w:p>
        </w:tc>
        <w:tc>
          <w:tcPr>
            <w:tcW w:w="1087" w:type="dxa"/>
            <w:tcBorders>
              <w:left w:val="nil"/>
            </w:tcBorders>
            <w:vAlign w:val="center"/>
          </w:tcPr>
          <w:p w14:paraId="4769F30F" w14:textId="7542CB17" w:rsidR="00954229" w:rsidRPr="00AE701C" w:rsidRDefault="009C1BE6" w:rsidP="00954229">
            <w:pPr>
              <w:spacing w:after="0"/>
              <w:jc w:val="center"/>
              <w:rPr>
                <w:szCs w:val="22"/>
              </w:rPr>
            </w:pPr>
            <w:r>
              <w:rPr>
                <w:szCs w:val="22"/>
              </w:rPr>
              <w:t>126,814</w:t>
            </w:r>
          </w:p>
        </w:tc>
      </w:tr>
      <w:tr w:rsidR="00954229" w:rsidRPr="004B5EC8" w14:paraId="4BC604B0" w14:textId="77777777" w:rsidTr="009F3365">
        <w:trPr>
          <w:trHeight w:hRule="exact" w:val="295"/>
        </w:trPr>
        <w:tc>
          <w:tcPr>
            <w:tcW w:w="2623" w:type="dxa"/>
            <w:vAlign w:val="center"/>
          </w:tcPr>
          <w:p w14:paraId="45A71FA2" w14:textId="77777777" w:rsidR="00954229" w:rsidRPr="009C1BE6" w:rsidRDefault="00954229" w:rsidP="00954229">
            <w:pPr>
              <w:autoSpaceDE w:val="0"/>
              <w:autoSpaceDN w:val="0"/>
              <w:adjustRightInd w:val="0"/>
              <w:spacing w:after="0"/>
              <w:rPr>
                <w:bCs/>
                <w:i/>
                <w:iCs/>
                <w:color w:val="000000"/>
                <w:szCs w:val="22"/>
                <w:vertAlign w:val="subscript"/>
              </w:rPr>
            </w:pPr>
            <w:proofErr w:type="spellStart"/>
            <w:r w:rsidRPr="009C1BE6">
              <w:rPr>
                <w:bCs/>
                <w:i/>
                <w:iCs/>
                <w:color w:val="000000"/>
                <w:szCs w:val="22"/>
              </w:rPr>
              <w:t>maxABC</w:t>
            </w:r>
            <w:proofErr w:type="spellEnd"/>
          </w:p>
        </w:tc>
        <w:tc>
          <w:tcPr>
            <w:tcW w:w="1087" w:type="dxa"/>
            <w:tcBorders>
              <w:left w:val="nil"/>
            </w:tcBorders>
            <w:vAlign w:val="center"/>
          </w:tcPr>
          <w:p w14:paraId="79A7B303" w14:textId="70D4EC34" w:rsidR="00954229" w:rsidRPr="009C1BE6" w:rsidRDefault="00954229" w:rsidP="00954229">
            <w:pPr>
              <w:spacing w:after="0"/>
              <w:jc w:val="center"/>
              <w:rPr>
                <w:szCs w:val="22"/>
              </w:rPr>
            </w:pPr>
            <w:r w:rsidRPr="009C1BE6">
              <w:rPr>
                <w:szCs w:val="22"/>
              </w:rPr>
              <w:t>31,238</w:t>
            </w:r>
          </w:p>
        </w:tc>
        <w:tc>
          <w:tcPr>
            <w:tcW w:w="1087" w:type="dxa"/>
            <w:tcBorders>
              <w:left w:val="nil"/>
            </w:tcBorders>
            <w:vAlign w:val="center"/>
          </w:tcPr>
          <w:p w14:paraId="318B659D" w14:textId="459AE9A4" w:rsidR="00954229" w:rsidRPr="00AE701C" w:rsidRDefault="009C1BE6" w:rsidP="00954229">
            <w:pPr>
              <w:spacing w:after="0"/>
              <w:jc w:val="center"/>
              <w:rPr>
                <w:b/>
                <w:szCs w:val="22"/>
              </w:rPr>
            </w:pPr>
            <w:r>
              <w:rPr>
                <w:b/>
                <w:szCs w:val="22"/>
              </w:rPr>
              <w:t>36,177</w:t>
            </w:r>
          </w:p>
        </w:tc>
      </w:tr>
      <w:tr w:rsidR="00954229" w14:paraId="3D8B0EA2" w14:textId="77777777" w:rsidTr="009F3365">
        <w:trPr>
          <w:trHeight w:hRule="exact" w:val="295"/>
        </w:trPr>
        <w:tc>
          <w:tcPr>
            <w:tcW w:w="2623" w:type="dxa"/>
            <w:vAlign w:val="center"/>
          </w:tcPr>
          <w:p w14:paraId="06AEA6D0" w14:textId="77777777" w:rsidR="00954229" w:rsidRPr="009C1BE6" w:rsidRDefault="00954229" w:rsidP="00954229">
            <w:pPr>
              <w:autoSpaceDE w:val="0"/>
              <w:autoSpaceDN w:val="0"/>
              <w:adjustRightInd w:val="0"/>
              <w:spacing w:after="0"/>
              <w:rPr>
                <w:i/>
                <w:iCs/>
                <w:color w:val="000000"/>
                <w:szCs w:val="22"/>
                <w:vertAlign w:val="subscript"/>
              </w:rPr>
            </w:pPr>
            <w:r w:rsidRPr="009C1BE6">
              <w:rPr>
                <w:i/>
                <w:iCs/>
                <w:color w:val="000000"/>
                <w:szCs w:val="22"/>
              </w:rPr>
              <w:t>F</w:t>
            </w:r>
            <w:r w:rsidRPr="009C1BE6">
              <w:rPr>
                <w:i/>
                <w:iCs/>
                <w:color w:val="000000"/>
                <w:szCs w:val="22"/>
                <w:vertAlign w:val="subscript"/>
              </w:rPr>
              <w:t>35%</w:t>
            </w:r>
          </w:p>
        </w:tc>
        <w:tc>
          <w:tcPr>
            <w:tcW w:w="1087" w:type="dxa"/>
            <w:tcBorders>
              <w:left w:val="nil"/>
            </w:tcBorders>
            <w:vAlign w:val="center"/>
          </w:tcPr>
          <w:p w14:paraId="4BB305E2" w14:textId="6271D4C3" w:rsidR="00954229" w:rsidRPr="009C1BE6" w:rsidRDefault="00954229" w:rsidP="00954229">
            <w:pPr>
              <w:spacing w:after="0"/>
              <w:jc w:val="center"/>
              <w:rPr>
                <w:szCs w:val="22"/>
              </w:rPr>
            </w:pPr>
            <w:r w:rsidRPr="009C1BE6">
              <w:rPr>
                <w:szCs w:val="22"/>
              </w:rPr>
              <w:t>0.108</w:t>
            </w:r>
          </w:p>
        </w:tc>
        <w:tc>
          <w:tcPr>
            <w:tcW w:w="1087" w:type="dxa"/>
            <w:tcBorders>
              <w:left w:val="nil"/>
            </w:tcBorders>
            <w:vAlign w:val="center"/>
          </w:tcPr>
          <w:p w14:paraId="2DF57B61" w14:textId="69807493" w:rsidR="00954229" w:rsidRPr="00AE701C" w:rsidRDefault="009C1BE6" w:rsidP="00954229">
            <w:pPr>
              <w:spacing w:after="0"/>
              <w:jc w:val="center"/>
              <w:rPr>
                <w:szCs w:val="22"/>
              </w:rPr>
            </w:pPr>
            <w:r>
              <w:rPr>
                <w:szCs w:val="22"/>
              </w:rPr>
              <w:t>0.12</w:t>
            </w:r>
          </w:p>
        </w:tc>
      </w:tr>
      <w:tr w:rsidR="00954229" w:rsidRPr="004B5EC8" w14:paraId="61E3040C" w14:textId="77777777" w:rsidTr="009F3365">
        <w:trPr>
          <w:trHeight w:hRule="exact" w:val="295"/>
        </w:trPr>
        <w:tc>
          <w:tcPr>
            <w:tcW w:w="2623" w:type="dxa"/>
            <w:tcBorders>
              <w:bottom w:val="single" w:sz="6" w:space="0" w:color="auto"/>
            </w:tcBorders>
            <w:vAlign w:val="center"/>
          </w:tcPr>
          <w:p w14:paraId="1ABD20E4" w14:textId="77777777" w:rsidR="00954229" w:rsidRPr="009C1BE6" w:rsidRDefault="00954229" w:rsidP="00954229">
            <w:pPr>
              <w:autoSpaceDE w:val="0"/>
              <w:autoSpaceDN w:val="0"/>
              <w:adjustRightInd w:val="0"/>
              <w:spacing w:after="0"/>
              <w:rPr>
                <w:i/>
                <w:iCs/>
                <w:color w:val="000000"/>
                <w:szCs w:val="22"/>
                <w:vertAlign w:val="subscript"/>
              </w:rPr>
            </w:pPr>
            <w:r w:rsidRPr="009C1BE6">
              <w:rPr>
                <w:i/>
                <w:iCs/>
                <w:color w:val="000000"/>
                <w:szCs w:val="22"/>
              </w:rPr>
              <w:t>OFL</w:t>
            </w:r>
            <w:r w:rsidRPr="009C1BE6">
              <w:rPr>
                <w:i/>
                <w:iCs/>
                <w:color w:val="000000"/>
                <w:szCs w:val="22"/>
                <w:vertAlign w:val="subscript"/>
              </w:rPr>
              <w:t>F35%</w:t>
            </w:r>
          </w:p>
        </w:tc>
        <w:tc>
          <w:tcPr>
            <w:tcW w:w="1087" w:type="dxa"/>
            <w:tcBorders>
              <w:left w:val="nil"/>
              <w:bottom w:val="single" w:sz="6" w:space="0" w:color="auto"/>
            </w:tcBorders>
            <w:vAlign w:val="center"/>
          </w:tcPr>
          <w:p w14:paraId="51510881" w14:textId="39F337E4" w:rsidR="00954229" w:rsidRPr="009C1BE6" w:rsidRDefault="00954229" w:rsidP="00954229">
            <w:pPr>
              <w:spacing w:after="0"/>
              <w:jc w:val="center"/>
              <w:rPr>
                <w:szCs w:val="22"/>
              </w:rPr>
            </w:pPr>
            <w:r w:rsidRPr="009C1BE6">
              <w:rPr>
                <w:szCs w:val="22"/>
              </w:rPr>
              <w:t>37,092</w:t>
            </w:r>
          </w:p>
        </w:tc>
        <w:tc>
          <w:tcPr>
            <w:tcW w:w="1087" w:type="dxa"/>
            <w:tcBorders>
              <w:left w:val="nil"/>
              <w:bottom w:val="single" w:sz="6" w:space="0" w:color="auto"/>
            </w:tcBorders>
            <w:vAlign w:val="center"/>
          </w:tcPr>
          <w:p w14:paraId="2CC021F2" w14:textId="12DB187E" w:rsidR="00954229" w:rsidRPr="00AE701C" w:rsidRDefault="009C1BE6" w:rsidP="00954229">
            <w:pPr>
              <w:spacing w:after="0"/>
              <w:jc w:val="center"/>
              <w:rPr>
                <w:b/>
                <w:szCs w:val="22"/>
              </w:rPr>
            </w:pPr>
            <w:r>
              <w:rPr>
                <w:b/>
                <w:szCs w:val="22"/>
              </w:rPr>
              <w:t>42,977</w:t>
            </w:r>
          </w:p>
        </w:tc>
      </w:tr>
    </w:tbl>
    <w:p w14:paraId="5D1F36F8" w14:textId="77777777" w:rsidR="00A92122" w:rsidRDefault="00A92122" w:rsidP="00A92122">
      <w:r>
        <w:br w:type="page"/>
      </w:r>
    </w:p>
    <w:p w14:paraId="0733E528" w14:textId="59613CEC" w:rsidR="00A92122" w:rsidRDefault="00FB3947" w:rsidP="00BA6AD6">
      <w:pPr>
        <w:pStyle w:val="Heading5"/>
        <w:spacing w:after="240"/>
        <w:ind w:left="0" w:firstLine="0"/>
      </w:pPr>
      <w:r w:rsidRPr="0028093C">
        <w:rPr>
          <w:szCs w:val="22"/>
        </w:rPr>
        <w:lastRenderedPageBreak/>
        <w:t>Table 9-15</w:t>
      </w:r>
      <w:r w:rsidR="00A92122" w:rsidRPr="0028093C">
        <w:rPr>
          <w:szCs w:val="22"/>
        </w:rPr>
        <w:t>.</w:t>
      </w:r>
      <w:r w:rsidR="00A92122" w:rsidRPr="001D7668">
        <w:rPr>
          <w:szCs w:val="22"/>
        </w:rPr>
        <w:t xml:space="preserve"> Estimated</w:t>
      </w:r>
      <w:r w:rsidR="00A92122" w:rsidRPr="00BA6AD6">
        <w:rPr>
          <w:szCs w:val="22"/>
        </w:rPr>
        <w:t xml:space="preserve"> time series of female spawning biomass, 6+ biomass (age 6 and greater), catch/6 + biomass, and number of age two recruits for </w:t>
      </w:r>
      <w:r w:rsidR="009B7831" w:rsidRPr="00BA6AD6">
        <w:rPr>
          <w:szCs w:val="22"/>
        </w:rPr>
        <w:t>POP</w:t>
      </w:r>
      <w:r w:rsidR="00A92122" w:rsidRPr="00BA6AD6">
        <w:rPr>
          <w:szCs w:val="22"/>
        </w:rPr>
        <w:t xml:space="preserve"> in the </w:t>
      </w:r>
      <w:r w:rsidR="009B7831" w:rsidRPr="00BA6AD6">
        <w:rPr>
          <w:szCs w:val="22"/>
        </w:rPr>
        <w:t>GOA</w:t>
      </w:r>
      <w:r w:rsidR="00A92122" w:rsidRPr="00BA6AD6">
        <w:rPr>
          <w:szCs w:val="22"/>
        </w:rPr>
        <w:t>. Estimates are shown for the current assessment and from the previous SAFE.</w:t>
      </w:r>
    </w:p>
    <w:tbl>
      <w:tblPr>
        <w:tblW w:w="9148" w:type="dxa"/>
        <w:tblLayout w:type="fixed"/>
        <w:tblCellMar>
          <w:left w:w="19" w:type="dxa"/>
          <w:right w:w="19" w:type="dxa"/>
        </w:tblCellMar>
        <w:tblLook w:val="0000" w:firstRow="0" w:lastRow="0" w:firstColumn="0" w:lastColumn="0" w:noHBand="0" w:noVBand="0"/>
      </w:tblPr>
      <w:tblGrid>
        <w:gridCol w:w="858"/>
        <w:gridCol w:w="1100"/>
        <w:gridCol w:w="1045"/>
        <w:gridCol w:w="1091"/>
        <w:gridCol w:w="1068"/>
        <w:gridCol w:w="929"/>
        <w:gridCol w:w="997"/>
        <w:gridCol w:w="962"/>
        <w:gridCol w:w="1098"/>
      </w:tblGrid>
      <w:tr w:rsidR="00A92122" w:rsidRPr="00C65A4D" w14:paraId="38CDC7F8" w14:textId="77777777" w:rsidTr="00A92122">
        <w:trPr>
          <w:cantSplit/>
          <w:trHeight w:hRule="exact" w:val="251"/>
        </w:trPr>
        <w:tc>
          <w:tcPr>
            <w:tcW w:w="858" w:type="dxa"/>
            <w:tcBorders>
              <w:top w:val="single" w:sz="4" w:space="0" w:color="auto"/>
              <w:bottom w:val="nil"/>
            </w:tcBorders>
            <w:vAlign w:val="center"/>
          </w:tcPr>
          <w:p w14:paraId="6CEAD49E" w14:textId="77777777" w:rsidR="00A92122" w:rsidRPr="009F6DC7" w:rsidRDefault="00A92122" w:rsidP="00A92122">
            <w:pPr>
              <w:keepNext/>
              <w:tabs>
                <w:tab w:val="left" w:pos="0"/>
                <w:tab w:val="left" w:pos="720"/>
              </w:tabs>
              <w:spacing w:after="0"/>
              <w:rPr>
                <w:szCs w:val="22"/>
              </w:rPr>
            </w:pPr>
          </w:p>
        </w:tc>
        <w:tc>
          <w:tcPr>
            <w:tcW w:w="2145" w:type="dxa"/>
            <w:gridSpan w:val="2"/>
            <w:tcBorders>
              <w:top w:val="single" w:sz="4" w:space="0" w:color="auto"/>
              <w:bottom w:val="nil"/>
            </w:tcBorders>
            <w:vAlign w:val="center"/>
          </w:tcPr>
          <w:p w14:paraId="07EBAE3C" w14:textId="77777777" w:rsidR="00A92122" w:rsidRPr="009F6DC7" w:rsidRDefault="00A92122" w:rsidP="00A92122">
            <w:pPr>
              <w:keepNext/>
              <w:tabs>
                <w:tab w:val="left" w:pos="0"/>
                <w:tab w:val="left" w:pos="720"/>
              </w:tabs>
              <w:spacing w:after="0"/>
              <w:jc w:val="center"/>
              <w:rPr>
                <w:szCs w:val="22"/>
              </w:rPr>
            </w:pPr>
            <w:r w:rsidRPr="009F6DC7">
              <w:rPr>
                <w:szCs w:val="22"/>
              </w:rPr>
              <w:t>Spawning biomass (t)</w:t>
            </w:r>
          </w:p>
        </w:tc>
        <w:tc>
          <w:tcPr>
            <w:tcW w:w="2159" w:type="dxa"/>
            <w:gridSpan w:val="2"/>
            <w:tcBorders>
              <w:top w:val="single" w:sz="4" w:space="0" w:color="auto"/>
              <w:bottom w:val="nil"/>
            </w:tcBorders>
            <w:vAlign w:val="center"/>
          </w:tcPr>
          <w:p w14:paraId="7787D895" w14:textId="77777777" w:rsidR="00A92122" w:rsidRPr="009F6DC7" w:rsidRDefault="00A92122" w:rsidP="00A92122">
            <w:pPr>
              <w:keepNext/>
              <w:tabs>
                <w:tab w:val="left" w:pos="0"/>
                <w:tab w:val="left" w:pos="720"/>
              </w:tabs>
              <w:spacing w:after="0"/>
              <w:jc w:val="center"/>
              <w:rPr>
                <w:szCs w:val="22"/>
              </w:rPr>
            </w:pPr>
            <w:r w:rsidRPr="009F6DC7">
              <w:rPr>
                <w:szCs w:val="22"/>
              </w:rPr>
              <w:t>6+ Biomass (t)</w:t>
            </w:r>
          </w:p>
        </w:tc>
        <w:tc>
          <w:tcPr>
            <w:tcW w:w="1926" w:type="dxa"/>
            <w:gridSpan w:val="2"/>
            <w:tcBorders>
              <w:top w:val="single" w:sz="4" w:space="0" w:color="auto"/>
              <w:bottom w:val="nil"/>
            </w:tcBorders>
            <w:vAlign w:val="center"/>
          </w:tcPr>
          <w:p w14:paraId="318CD373" w14:textId="77777777" w:rsidR="00A92122" w:rsidRPr="009F6DC7" w:rsidRDefault="00A92122" w:rsidP="00A92122">
            <w:pPr>
              <w:keepNext/>
              <w:tabs>
                <w:tab w:val="left" w:pos="0"/>
                <w:tab w:val="left" w:pos="720"/>
              </w:tabs>
              <w:spacing w:after="0"/>
              <w:jc w:val="center"/>
              <w:rPr>
                <w:szCs w:val="22"/>
              </w:rPr>
            </w:pPr>
            <w:r w:rsidRPr="009F6DC7">
              <w:rPr>
                <w:szCs w:val="22"/>
              </w:rPr>
              <w:t>Catch/6+ biomass</w:t>
            </w:r>
          </w:p>
        </w:tc>
        <w:tc>
          <w:tcPr>
            <w:tcW w:w="2060" w:type="dxa"/>
            <w:gridSpan w:val="2"/>
            <w:tcBorders>
              <w:top w:val="single" w:sz="4" w:space="0" w:color="auto"/>
              <w:bottom w:val="nil"/>
            </w:tcBorders>
            <w:vAlign w:val="center"/>
          </w:tcPr>
          <w:p w14:paraId="0298BE6B" w14:textId="77777777" w:rsidR="00A92122" w:rsidRPr="009F6DC7" w:rsidRDefault="00A92122" w:rsidP="00A92122">
            <w:pPr>
              <w:keepNext/>
              <w:tabs>
                <w:tab w:val="left" w:pos="0"/>
                <w:tab w:val="left" w:pos="720"/>
              </w:tabs>
              <w:spacing w:after="0"/>
              <w:jc w:val="center"/>
              <w:rPr>
                <w:szCs w:val="22"/>
              </w:rPr>
            </w:pPr>
            <w:r w:rsidRPr="009F6DC7">
              <w:rPr>
                <w:szCs w:val="22"/>
              </w:rPr>
              <w:t>Age 2 recruits (1000's)</w:t>
            </w:r>
          </w:p>
        </w:tc>
      </w:tr>
      <w:tr w:rsidR="00A92122" w:rsidRPr="00C65A4D" w14:paraId="2FCD23BC" w14:textId="77777777" w:rsidTr="00A92122">
        <w:trPr>
          <w:cantSplit/>
          <w:trHeight w:hRule="exact" w:val="251"/>
        </w:trPr>
        <w:tc>
          <w:tcPr>
            <w:tcW w:w="858" w:type="dxa"/>
            <w:tcBorders>
              <w:top w:val="nil"/>
              <w:bottom w:val="single" w:sz="4" w:space="0" w:color="auto"/>
            </w:tcBorders>
          </w:tcPr>
          <w:p w14:paraId="497D384E" w14:textId="77777777" w:rsidR="00A92122" w:rsidRPr="009F6DC7" w:rsidRDefault="00A92122" w:rsidP="00A92122">
            <w:pPr>
              <w:spacing w:after="0"/>
              <w:rPr>
                <w:szCs w:val="22"/>
              </w:rPr>
            </w:pPr>
            <w:r w:rsidRPr="009F6DC7">
              <w:rPr>
                <w:szCs w:val="22"/>
              </w:rPr>
              <w:t>Year</w:t>
            </w:r>
          </w:p>
        </w:tc>
        <w:tc>
          <w:tcPr>
            <w:tcW w:w="1100" w:type="dxa"/>
            <w:tcBorders>
              <w:top w:val="nil"/>
              <w:bottom w:val="single" w:sz="4" w:space="0" w:color="auto"/>
              <w:right w:val="nil"/>
            </w:tcBorders>
          </w:tcPr>
          <w:p w14:paraId="63E5F68E" w14:textId="77777777" w:rsidR="00A92122" w:rsidRPr="009F6DC7" w:rsidRDefault="00A92122" w:rsidP="00A92122">
            <w:pPr>
              <w:spacing w:after="0"/>
              <w:jc w:val="center"/>
              <w:rPr>
                <w:szCs w:val="22"/>
              </w:rPr>
            </w:pPr>
            <w:r w:rsidRPr="009F6DC7">
              <w:rPr>
                <w:szCs w:val="22"/>
              </w:rPr>
              <w:t>Previous</w:t>
            </w:r>
          </w:p>
        </w:tc>
        <w:tc>
          <w:tcPr>
            <w:tcW w:w="1045" w:type="dxa"/>
            <w:tcBorders>
              <w:top w:val="nil"/>
              <w:left w:val="nil"/>
              <w:bottom w:val="single" w:sz="4" w:space="0" w:color="auto"/>
            </w:tcBorders>
          </w:tcPr>
          <w:p w14:paraId="083086D9" w14:textId="77777777" w:rsidR="00A92122" w:rsidRPr="009F6DC7" w:rsidRDefault="00A92122" w:rsidP="00A92122">
            <w:pPr>
              <w:spacing w:after="0"/>
              <w:jc w:val="center"/>
              <w:rPr>
                <w:szCs w:val="22"/>
              </w:rPr>
            </w:pPr>
            <w:r w:rsidRPr="009F6DC7">
              <w:rPr>
                <w:szCs w:val="22"/>
              </w:rPr>
              <w:t>Current</w:t>
            </w:r>
          </w:p>
        </w:tc>
        <w:tc>
          <w:tcPr>
            <w:tcW w:w="1091" w:type="dxa"/>
            <w:tcBorders>
              <w:top w:val="nil"/>
              <w:bottom w:val="single" w:sz="4" w:space="0" w:color="auto"/>
              <w:right w:val="nil"/>
            </w:tcBorders>
          </w:tcPr>
          <w:p w14:paraId="48B1DD77" w14:textId="77777777" w:rsidR="00A92122" w:rsidRPr="009F6DC7" w:rsidRDefault="00A92122" w:rsidP="00A92122">
            <w:pPr>
              <w:spacing w:after="0"/>
              <w:jc w:val="center"/>
              <w:rPr>
                <w:szCs w:val="22"/>
              </w:rPr>
            </w:pPr>
            <w:r w:rsidRPr="009F6DC7">
              <w:rPr>
                <w:szCs w:val="22"/>
              </w:rPr>
              <w:t>Previous</w:t>
            </w:r>
          </w:p>
        </w:tc>
        <w:tc>
          <w:tcPr>
            <w:tcW w:w="1068" w:type="dxa"/>
            <w:tcBorders>
              <w:top w:val="nil"/>
              <w:left w:val="nil"/>
              <w:bottom w:val="single" w:sz="4" w:space="0" w:color="auto"/>
            </w:tcBorders>
          </w:tcPr>
          <w:p w14:paraId="6A8A05A1" w14:textId="77777777" w:rsidR="00A92122" w:rsidRPr="009F6DC7" w:rsidRDefault="00A92122" w:rsidP="00A92122">
            <w:pPr>
              <w:spacing w:after="0"/>
              <w:jc w:val="center"/>
              <w:rPr>
                <w:szCs w:val="22"/>
              </w:rPr>
            </w:pPr>
            <w:r w:rsidRPr="009F6DC7">
              <w:rPr>
                <w:szCs w:val="22"/>
              </w:rPr>
              <w:t>Current</w:t>
            </w:r>
          </w:p>
        </w:tc>
        <w:tc>
          <w:tcPr>
            <w:tcW w:w="929" w:type="dxa"/>
            <w:tcBorders>
              <w:top w:val="nil"/>
              <w:bottom w:val="single" w:sz="4" w:space="0" w:color="auto"/>
              <w:right w:val="nil"/>
            </w:tcBorders>
          </w:tcPr>
          <w:p w14:paraId="4C06E4CD" w14:textId="77777777" w:rsidR="00A92122" w:rsidRPr="009F6DC7" w:rsidRDefault="00A92122" w:rsidP="00A92122">
            <w:pPr>
              <w:spacing w:after="0"/>
              <w:jc w:val="center"/>
              <w:rPr>
                <w:szCs w:val="22"/>
              </w:rPr>
            </w:pPr>
            <w:r w:rsidRPr="009F6DC7">
              <w:rPr>
                <w:szCs w:val="22"/>
              </w:rPr>
              <w:t>Previous</w:t>
            </w:r>
          </w:p>
        </w:tc>
        <w:tc>
          <w:tcPr>
            <w:tcW w:w="997" w:type="dxa"/>
            <w:tcBorders>
              <w:top w:val="nil"/>
              <w:left w:val="nil"/>
              <w:bottom w:val="single" w:sz="4" w:space="0" w:color="auto"/>
            </w:tcBorders>
          </w:tcPr>
          <w:p w14:paraId="3F847B38" w14:textId="77777777" w:rsidR="00A92122" w:rsidRPr="009F6DC7" w:rsidRDefault="00A92122" w:rsidP="00A92122">
            <w:pPr>
              <w:spacing w:after="0"/>
              <w:jc w:val="center"/>
              <w:rPr>
                <w:szCs w:val="22"/>
              </w:rPr>
            </w:pPr>
            <w:r w:rsidRPr="009F6DC7">
              <w:rPr>
                <w:szCs w:val="22"/>
              </w:rPr>
              <w:t>Current</w:t>
            </w:r>
          </w:p>
        </w:tc>
        <w:tc>
          <w:tcPr>
            <w:tcW w:w="962" w:type="dxa"/>
            <w:tcBorders>
              <w:top w:val="nil"/>
              <w:bottom w:val="single" w:sz="4" w:space="0" w:color="auto"/>
              <w:right w:val="nil"/>
            </w:tcBorders>
          </w:tcPr>
          <w:p w14:paraId="5877D8A7" w14:textId="77777777" w:rsidR="00A92122" w:rsidRPr="009F6DC7" w:rsidRDefault="00A92122" w:rsidP="00A92122">
            <w:pPr>
              <w:spacing w:after="0"/>
              <w:jc w:val="center"/>
              <w:rPr>
                <w:szCs w:val="22"/>
              </w:rPr>
            </w:pPr>
            <w:r w:rsidRPr="009F6DC7">
              <w:rPr>
                <w:szCs w:val="22"/>
              </w:rPr>
              <w:t>Previous</w:t>
            </w:r>
          </w:p>
        </w:tc>
        <w:tc>
          <w:tcPr>
            <w:tcW w:w="1098" w:type="dxa"/>
            <w:tcBorders>
              <w:top w:val="nil"/>
              <w:left w:val="nil"/>
              <w:bottom w:val="single" w:sz="4" w:space="0" w:color="auto"/>
            </w:tcBorders>
          </w:tcPr>
          <w:p w14:paraId="08BF592F" w14:textId="77777777" w:rsidR="00A92122" w:rsidRPr="009F6DC7" w:rsidRDefault="00A92122" w:rsidP="00A92122">
            <w:pPr>
              <w:spacing w:after="0"/>
              <w:jc w:val="center"/>
              <w:rPr>
                <w:szCs w:val="22"/>
              </w:rPr>
            </w:pPr>
            <w:r w:rsidRPr="009F6DC7">
              <w:rPr>
                <w:szCs w:val="22"/>
              </w:rPr>
              <w:t>Current</w:t>
            </w:r>
          </w:p>
        </w:tc>
      </w:tr>
      <w:tr w:rsidR="004959DF" w:rsidRPr="005A43F6" w14:paraId="6669ECEB" w14:textId="77777777" w:rsidTr="004959DF">
        <w:trPr>
          <w:cantSplit/>
          <w:trHeight w:hRule="exact" w:val="251"/>
        </w:trPr>
        <w:tc>
          <w:tcPr>
            <w:tcW w:w="858" w:type="dxa"/>
            <w:tcBorders>
              <w:top w:val="single" w:sz="4" w:space="0" w:color="auto"/>
              <w:bottom w:val="nil"/>
            </w:tcBorders>
            <w:vAlign w:val="bottom"/>
          </w:tcPr>
          <w:p w14:paraId="6BE0BDF5" w14:textId="77777777" w:rsidR="004959DF" w:rsidRPr="009F6DC7" w:rsidRDefault="004959DF" w:rsidP="004959DF">
            <w:pPr>
              <w:rPr>
                <w:szCs w:val="22"/>
              </w:rPr>
            </w:pPr>
            <w:r w:rsidRPr="009F6DC7">
              <w:rPr>
                <w:szCs w:val="22"/>
              </w:rPr>
              <w:t>1977</w:t>
            </w:r>
          </w:p>
        </w:tc>
        <w:tc>
          <w:tcPr>
            <w:tcW w:w="1100" w:type="dxa"/>
            <w:tcBorders>
              <w:top w:val="single" w:sz="4" w:space="0" w:color="auto"/>
              <w:bottom w:val="nil"/>
              <w:right w:val="nil"/>
            </w:tcBorders>
            <w:vAlign w:val="center"/>
          </w:tcPr>
          <w:p w14:paraId="27E457F7" w14:textId="75C5D679" w:rsidR="004959DF" w:rsidRPr="009F6DC7" w:rsidRDefault="004959DF" w:rsidP="004959DF">
            <w:pPr>
              <w:jc w:val="center"/>
              <w:rPr>
                <w:szCs w:val="22"/>
              </w:rPr>
            </w:pPr>
            <w:r w:rsidRPr="009F6DC7">
              <w:rPr>
                <w:color w:val="000000"/>
                <w:szCs w:val="22"/>
              </w:rPr>
              <w:t>36,256</w:t>
            </w:r>
          </w:p>
        </w:tc>
        <w:tc>
          <w:tcPr>
            <w:tcW w:w="1045" w:type="dxa"/>
            <w:tcBorders>
              <w:top w:val="single" w:sz="4" w:space="0" w:color="auto"/>
              <w:left w:val="nil"/>
              <w:bottom w:val="nil"/>
            </w:tcBorders>
            <w:vAlign w:val="center"/>
          </w:tcPr>
          <w:p w14:paraId="7E0F7139" w14:textId="6334FEEB" w:rsidR="004959DF" w:rsidRPr="009F6DC7" w:rsidRDefault="004959DF" w:rsidP="004959DF">
            <w:pPr>
              <w:jc w:val="center"/>
              <w:rPr>
                <w:color w:val="000000"/>
                <w:szCs w:val="22"/>
              </w:rPr>
            </w:pPr>
            <w:r>
              <w:rPr>
                <w:color w:val="000000"/>
                <w:szCs w:val="22"/>
              </w:rPr>
              <w:t>40,061</w:t>
            </w:r>
          </w:p>
        </w:tc>
        <w:tc>
          <w:tcPr>
            <w:tcW w:w="1091" w:type="dxa"/>
            <w:tcBorders>
              <w:top w:val="single" w:sz="4" w:space="0" w:color="auto"/>
              <w:bottom w:val="nil"/>
              <w:right w:val="nil"/>
            </w:tcBorders>
            <w:vAlign w:val="center"/>
          </w:tcPr>
          <w:p w14:paraId="31779763" w14:textId="1DD39EB0" w:rsidR="004959DF" w:rsidRPr="009F6DC7" w:rsidRDefault="004959DF" w:rsidP="004959DF">
            <w:pPr>
              <w:jc w:val="center"/>
              <w:rPr>
                <w:szCs w:val="22"/>
              </w:rPr>
            </w:pPr>
            <w:r w:rsidRPr="009F6DC7">
              <w:rPr>
                <w:color w:val="000000"/>
                <w:szCs w:val="22"/>
              </w:rPr>
              <w:t>109,908</w:t>
            </w:r>
          </w:p>
        </w:tc>
        <w:tc>
          <w:tcPr>
            <w:tcW w:w="1068" w:type="dxa"/>
            <w:tcBorders>
              <w:top w:val="single" w:sz="4" w:space="0" w:color="auto"/>
              <w:left w:val="nil"/>
              <w:bottom w:val="nil"/>
            </w:tcBorders>
            <w:vAlign w:val="center"/>
          </w:tcPr>
          <w:p w14:paraId="53F77839" w14:textId="51D23AB5" w:rsidR="004959DF" w:rsidRPr="009F6DC7" w:rsidRDefault="004959DF" w:rsidP="004959DF">
            <w:pPr>
              <w:jc w:val="center"/>
              <w:rPr>
                <w:color w:val="000000"/>
                <w:szCs w:val="22"/>
              </w:rPr>
            </w:pPr>
            <w:r>
              <w:rPr>
                <w:color w:val="000000"/>
                <w:szCs w:val="22"/>
              </w:rPr>
              <w:t>124,086</w:t>
            </w:r>
          </w:p>
        </w:tc>
        <w:tc>
          <w:tcPr>
            <w:tcW w:w="929" w:type="dxa"/>
            <w:tcBorders>
              <w:top w:val="single" w:sz="4" w:space="0" w:color="auto"/>
              <w:bottom w:val="nil"/>
              <w:right w:val="nil"/>
            </w:tcBorders>
            <w:vAlign w:val="center"/>
          </w:tcPr>
          <w:p w14:paraId="57CBF294" w14:textId="407E63B1" w:rsidR="004959DF" w:rsidRPr="009F6DC7" w:rsidRDefault="004959DF" w:rsidP="004959DF">
            <w:pPr>
              <w:jc w:val="center"/>
              <w:rPr>
                <w:szCs w:val="22"/>
              </w:rPr>
            </w:pPr>
            <w:r w:rsidRPr="009F6DC7">
              <w:rPr>
                <w:color w:val="000000"/>
                <w:szCs w:val="22"/>
              </w:rPr>
              <w:t>0.196</w:t>
            </w:r>
          </w:p>
        </w:tc>
        <w:tc>
          <w:tcPr>
            <w:tcW w:w="997" w:type="dxa"/>
            <w:tcBorders>
              <w:top w:val="single" w:sz="4" w:space="0" w:color="auto"/>
              <w:left w:val="nil"/>
              <w:bottom w:val="nil"/>
            </w:tcBorders>
            <w:vAlign w:val="center"/>
          </w:tcPr>
          <w:p w14:paraId="462609BB" w14:textId="2CD764F1" w:rsidR="004959DF" w:rsidRPr="009F6DC7" w:rsidRDefault="004959DF" w:rsidP="004959DF">
            <w:pPr>
              <w:jc w:val="center"/>
              <w:rPr>
                <w:color w:val="000000"/>
                <w:szCs w:val="22"/>
              </w:rPr>
            </w:pPr>
            <w:r>
              <w:rPr>
                <w:color w:val="000000"/>
                <w:szCs w:val="22"/>
              </w:rPr>
              <w:t>0.174</w:t>
            </w:r>
          </w:p>
        </w:tc>
        <w:tc>
          <w:tcPr>
            <w:tcW w:w="962" w:type="dxa"/>
            <w:tcBorders>
              <w:top w:val="single" w:sz="4" w:space="0" w:color="auto"/>
              <w:bottom w:val="nil"/>
              <w:right w:val="nil"/>
            </w:tcBorders>
            <w:vAlign w:val="center"/>
          </w:tcPr>
          <w:p w14:paraId="3C502F57" w14:textId="2419E47D" w:rsidR="004959DF" w:rsidRPr="009F6DC7" w:rsidRDefault="004959DF" w:rsidP="004959DF">
            <w:pPr>
              <w:jc w:val="center"/>
              <w:rPr>
                <w:szCs w:val="22"/>
              </w:rPr>
            </w:pPr>
            <w:r w:rsidRPr="009F6DC7">
              <w:rPr>
                <w:color w:val="000000"/>
                <w:szCs w:val="22"/>
              </w:rPr>
              <w:t>20,935</w:t>
            </w:r>
          </w:p>
        </w:tc>
        <w:tc>
          <w:tcPr>
            <w:tcW w:w="1098" w:type="dxa"/>
            <w:tcBorders>
              <w:top w:val="single" w:sz="4" w:space="0" w:color="auto"/>
              <w:left w:val="nil"/>
              <w:bottom w:val="nil"/>
            </w:tcBorders>
            <w:vAlign w:val="center"/>
          </w:tcPr>
          <w:p w14:paraId="6B34DF5D" w14:textId="1098C514" w:rsidR="004959DF" w:rsidRPr="009F6DC7" w:rsidRDefault="004959DF" w:rsidP="004959DF">
            <w:pPr>
              <w:jc w:val="center"/>
              <w:rPr>
                <w:color w:val="000000"/>
                <w:szCs w:val="22"/>
              </w:rPr>
            </w:pPr>
            <w:r>
              <w:rPr>
                <w:color w:val="000000"/>
                <w:szCs w:val="22"/>
              </w:rPr>
              <w:t>37,131</w:t>
            </w:r>
          </w:p>
        </w:tc>
      </w:tr>
      <w:tr w:rsidR="004959DF" w:rsidRPr="005A43F6" w14:paraId="716E8B0F" w14:textId="77777777" w:rsidTr="004959DF">
        <w:trPr>
          <w:cantSplit/>
          <w:trHeight w:hRule="exact" w:val="251"/>
        </w:trPr>
        <w:tc>
          <w:tcPr>
            <w:tcW w:w="858" w:type="dxa"/>
            <w:tcBorders>
              <w:top w:val="nil"/>
              <w:bottom w:val="nil"/>
            </w:tcBorders>
            <w:vAlign w:val="bottom"/>
          </w:tcPr>
          <w:p w14:paraId="08B2D036" w14:textId="77777777" w:rsidR="004959DF" w:rsidRPr="009F6DC7" w:rsidRDefault="004959DF" w:rsidP="004959DF">
            <w:pPr>
              <w:rPr>
                <w:szCs w:val="22"/>
              </w:rPr>
            </w:pPr>
            <w:r w:rsidRPr="009F6DC7">
              <w:rPr>
                <w:szCs w:val="22"/>
              </w:rPr>
              <w:t>1978</w:t>
            </w:r>
          </w:p>
        </w:tc>
        <w:tc>
          <w:tcPr>
            <w:tcW w:w="1100" w:type="dxa"/>
            <w:tcBorders>
              <w:top w:val="nil"/>
              <w:bottom w:val="nil"/>
              <w:right w:val="nil"/>
            </w:tcBorders>
            <w:vAlign w:val="center"/>
          </w:tcPr>
          <w:p w14:paraId="4EEA5D1E" w14:textId="4698ED04" w:rsidR="004959DF" w:rsidRPr="009F6DC7" w:rsidRDefault="004959DF" w:rsidP="004959DF">
            <w:pPr>
              <w:jc w:val="center"/>
              <w:rPr>
                <w:szCs w:val="22"/>
              </w:rPr>
            </w:pPr>
            <w:r w:rsidRPr="009F6DC7">
              <w:rPr>
                <w:color w:val="000000"/>
                <w:szCs w:val="22"/>
              </w:rPr>
              <w:t>31,732</w:t>
            </w:r>
          </w:p>
        </w:tc>
        <w:tc>
          <w:tcPr>
            <w:tcW w:w="1045" w:type="dxa"/>
            <w:tcBorders>
              <w:top w:val="nil"/>
              <w:left w:val="nil"/>
              <w:bottom w:val="nil"/>
            </w:tcBorders>
            <w:vAlign w:val="center"/>
          </w:tcPr>
          <w:p w14:paraId="100315E7" w14:textId="24C7FD91" w:rsidR="004959DF" w:rsidRPr="009F6DC7" w:rsidRDefault="004959DF" w:rsidP="004959DF">
            <w:pPr>
              <w:jc w:val="center"/>
              <w:rPr>
                <w:color w:val="000000"/>
                <w:szCs w:val="22"/>
              </w:rPr>
            </w:pPr>
            <w:r>
              <w:rPr>
                <w:color w:val="000000"/>
                <w:szCs w:val="22"/>
              </w:rPr>
              <w:t>35,843</w:t>
            </w:r>
          </w:p>
        </w:tc>
        <w:tc>
          <w:tcPr>
            <w:tcW w:w="1091" w:type="dxa"/>
            <w:tcBorders>
              <w:top w:val="nil"/>
              <w:bottom w:val="nil"/>
              <w:right w:val="nil"/>
            </w:tcBorders>
            <w:vAlign w:val="center"/>
          </w:tcPr>
          <w:p w14:paraId="616BF5C4" w14:textId="50159059" w:rsidR="004959DF" w:rsidRPr="009F6DC7" w:rsidRDefault="004959DF" w:rsidP="004959DF">
            <w:pPr>
              <w:jc w:val="center"/>
              <w:rPr>
                <w:szCs w:val="22"/>
              </w:rPr>
            </w:pPr>
            <w:r w:rsidRPr="009F6DC7">
              <w:rPr>
                <w:color w:val="000000"/>
                <w:szCs w:val="22"/>
              </w:rPr>
              <w:t>95,536</w:t>
            </w:r>
          </w:p>
        </w:tc>
        <w:tc>
          <w:tcPr>
            <w:tcW w:w="1068" w:type="dxa"/>
            <w:tcBorders>
              <w:top w:val="nil"/>
              <w:left w:val="nil"/>
              <w:bottom w:val="nil"/>
            </w:tcBorders>
            <w:vAlign w:val="center"/>
          </w:tcPr>
          <w:p w14:paraId="05C0388C" w14:textId="21862C20" w:rsidR="004959DF" w:rsidRPr="009F6DC7" w:rsidRDefault="004959DF" w:rsidP="004959DF">
            <w:pPr>
              <w:jc w:val="center"/>
              <w:rPr>
                <w:color w:val="000000"/>
                <w:szCs w:val="22"/>
              </w:rPr>
            </w:pPr>
            <w:r>
              <w:rPr>
                <w:color w:val="000000"/>
                <w:szCs w:val="22"/>
              </w:rPr>
              <w:t>110,610</w:t>
            </w:r>
          </w:p>
        </w:tc>
        <w:tc>
          <w:tcPr>
            <w:tcW w:w="929" w:type="dxa"/>
            <w:tcBorders>
              <w:top w:val="nil"/>
              <w:bottom w:val="nil"/>
              <w:right w:val="nil"/>
            </w:tcBorders>
            <w:vAlign w:val="center"/>
          </w:tcPr>
          <w:p w14:paraId="3A460C41" w14:textId="1E88A20C" w:rsidR="004959DF" w:rsidRPr="009F6DC7" w:rsidRDefault="004959DF" w:rsidP="004959DF">
            <w:pPr>
              <w:jc w:val="center"/>
              <w:rPr>
                <w:szCs w:val="22"/>
              </w:rPr>
            </w:pPr>
            <w:r w:rsidRPr="009F6DC7">
              <w:rPr>
                <w:color w:val="000000"/>
                <w:szCs w:val="22"/>
              </w:rPr>
              <w:t>0.084</w:t>
            </w:r>
          </w:p>
        </w:tc>
        <w:tc>
          <w:tcPr>
            <w:tcW w:w="997" w:type="dxa"/>
            <w:tcBorders>
              <w:top w:val="nil"/>
              <w:left w:val="nil"/>
              <w:bottom w:val="nil"/>
            </w:tcBorders>
            <w:vAlign w:val="center"/>
          </w:tcPr>
          <w:p w14:paraId="2C50F8B3" w14:textId="12CF578D" w:rsidR="004959DF" w:rsidRPr="009F6DC7" w:rsidRDefault="004959DF" w:rsidP="004959DF">
            <w:pPr>
              <w:jc w:val="center"/>
              <w:rPr>
                <w:color w:val="000000"/>
                <w:szCs w:val="22"/>
              </w:rPr>
            </w:pPr>
            <w:r>
              <w:rPr>
                <w:color w:val="000000"/>
                <w:szCs w:val="22"/>
              </w:rPr>
              <w:t>0.072</w:t>
            </w:r>
          </w:p>
        </w:tc>
        <w:tc>
          <w:tcPr>
            <w:tcW w:w="962" w:type="dxa"/>
            <w:tcBorders>
              <w:top w:val="nil"/>
              <w:bottom w:val="nil"/>
              <w:right w:val="nil"/>
            </w:tcBorders>
            <w:vAlign w:val="center"/>
          </w:tcPr>
          <w:p w14:paraId="3961B1C3" w14:textId="33AC7815" w:rsidR="004959DF" w:rsidRPr="009F6DC7" w:rsidRDefault="004959DF" w:rsidP="004959DF">
            <w:pPr>
              <w:jc w:val="center"/>
              <w:rPr>
                <w:szCs w:val="22"/>
              </w:rPr>
            </w:pPr>
            <w:r w:rsidRPr="009F6DC7">
              <w:rPr>
                <w:color w:val="000000"/>
                <w:szCs w:val="22"/>
              </w:rPr>
              <w:t>18,826</w:t>
            </w:r>
          </w:p>
        </w:tc>
        <w:tc>
          <w:tcPr>
            <w:tcW w:w="1098" w:type="dxa"/>
            <w:tcBorders>
              <w:top w:val="nil"/>
              <w:left w:val="nil"/>
              <w:bottom w:val="nil"/>
            </w:tcBorders>
            <w:vAlign w:val="center"/>
          </w:tcPr>
          <w:p w14:paraId="73ED4B4C" w14:textId="131985C4" w:rsidR="004959DF" w:rsidRPr="009F6DC7" w:rsidRDefault="004959DF" w:rsidP="004959DF">
            <w:pPr>
              <w:jc w:val="center"/>
              <w:rPr>
                <w:color w:val="000000"/>
                <w:szCs w:val="22"/>
              </w:rPr>
            </w:pPr>
            <w:r>
              <w:rPr>
                <w:color w:val="000000"/>
                <w:szCs w:val="22"/>
              </w:rPr>
              <w:t>58,312</w:t>
            </w:r>
          </w:p>
        </w:tc>
      </w:tr>
      <w:tr w:rsidR="004959DF" w:rsidRPr="005A43F6" w14:paraId="188EC9F4" w14:textId="77777777" w:rsidTr="004959DF">
        <w:trPr>
          <w:cantSplit/>
          <w:trHeight w:hRule="exact" w:val="251"/>
        </w:trPr>
        <w:tc>
          <w:tcPr>
            <w:tcW w:w="858" w:type="dxa"/>
            <w:tcBorders>
              <w:top w:val="nil"/>
              <w:bottom w:val="nil"/>
            </w:tcBorders>
            <w:vAlign w:val="bottom"/>
          </w:tcPr>
          <w:p w14:paraId="38D9A062" w14:textId="77777777" w:rsidR="004959DF" w:rsidRPr="009F6DC7" w:rsidRDefault="004959DF" w:rsidP="004959DF">
            <w:pPr>
              <w:rPr>
                <w:szCs w:val="22"/>
              </w:rPr>
            </w:pPr>
            <w:r w:rsidRPr="009F6DC7">
              <w:rPr>
                <w:szCs w:val="22"/>
              </w:rPr>
              <w:t>1979</w:t>
            </w:r>
          </w:p>
        </w:tc>
        <w:tc>
          <w:tcPr>
            <w:tcW w:w="1100" w:type="dxa"/>
            <w:tcBorders>
              <w:top w:val="nil"/>
              <w:bottom w:val="nil"/>
              <w:right w:val="nil"/>
            </w:tcBorders>
            <w:vAlign w:val="center"/>
          </w:tcPr>
          <w:p w14:paraId="0FEA92AA" w14:textId="17C9F764" w:rsidR="004959DF" w:rsidRPr="009F6DC7" w:rsidRDefault="004959DF" w:rsidP="004959DF">
            <w:pPr>
              <w:jc w:val="center"/>
              <w:rPr>
                <w:szCs w:val="22"/>
              </w:rPr>
            </w:pPr>
            <w:r w:rsidRPr="009F6DC7">
              <w:rPr>
                <w:color w:val="000000"/>
                <w:szCs w:val="22"/>
              </w:rPr>
              <w:t>32,170</w:t>
            </w:r>
          </w:p>
        </w:tc>
        <w:tc>
          <w:tcPr>
            <w:tcW w:w="1045" w:type="dxa"/>
            <w:tcBorders>
              <w:top w:val="nil"/>
              <w:left w:val="nil"/>
              <w:bottom w:val="nil"/>
            </w:tcBorders>
            <w:vAlign w:val="center"/>
          </w:tcPr>
          <w:p w14:paraId="35094D0A" w14:textId="5F078133" w:rsidR="004959DF" w:rsidRPr="009F6DC7" w:rsidRDefault="004959DF" w:rsidP="004959DF">
            <w:pPr>
              <w:jc w:val="center"/>
              <w:rPr>
                <w:color w:val="000000"/>
                <w:szCs w:val="22"/>
              </w:rPr>
            </w:pPr>
            <w:r>
              <w:rPr>
                <w:color w:val="000000"/>
                <w:szCs w:val="22"/>
              </w:rPr>
              <w:t>36,619</w:t>
            </w:r>
          </w:p>
        </w:tc>
        <w:tc>
          <w:tcPr>
            <w:tcW w:w="1091" w:type="dxa"/>
            <w:tcBorders>
              <w:top w:val="nil"/>
              <w:bottom w:val="nil"/>
              <w:right w:val="nil"/>
            </w:tcBorders>
            <w:vAlign w:val="center"/>
          </w:tcPr>
          <w:p w14:paraId="40DD44D6" w14:textId="150B919B" w:rsidR="004959DF" w:rsidRPr="009F6DC7" w:rsidRDefault="004959DF" w:rsidP="004959DF">
            <w:pPr>
              <w:jc w:val="center"/>
              <w:rPr>
                <w:szCs w:val="22"/>
              </w:rPr>
            </w:pPr>
            <w:r w:rsidRPr="009F6DC7">
              <w:rPr>
                <w:color w:val="000000"/>
                <w:szCs w:val="22"/>
              </w:rPr>
              <w:t>94,402</w:t>
            </w:r>
          </w:p>
        </w:tc>
        <w:tc>
          <w:tcPr>
            <w:tcW w:w="1068" w:type="dxa"/>
            <w:tcBorders>
              <w:top w:val="nil"/>
              <w:left w:val="nil"/>
              <w:bottom w:val="nil"/>
            </w:tcBorders>
            <w:vAlign w:val="center"/>
          </w:tcPr>
          <w:p w14:paraId="03A6952C" w14:textId="3F53B805" w:rsidR="004959DF" w:rsidRPr="009F6DC7" w:rsidRDefault="004959DF" w:rsidP="004959DF">
            <w:pPr>
              <w:jc w:val="center"/>
              <w:rPr>
                <w:color w:val="000000"/>
                <w:szCs w:val="22"/>
              </w:rPr>
            </w:pPr>
            <w:r>
              <w:rPr>
                <w:color w:val="000000"/>
                <w:szCs w:val="22"/>
              </w:rPr>
              <w:t>110,393</w:t>
            </w:r>
          </w:p>
        </w:tc>
        <w:tc>
          <w:tcPr>
            <w:tcW w:w="929" w:type="dxa"/>
            <w:tcBorders>
              <w:top w:val="nil"/>
              <w:bottom w:val="nil"/>
              <w:right w:val="nil"/>
            </w:tcBorders>
            <w:vAlign w:val="center"/>
          </w:tcPr>
          <w:p w14:paraId="28B55AC7" w14:textId="502E95C1" w:rsidR="004959DF" w:rsidRPr="009F6DC7" w:rsidRDefault="004959DF" w:rsidP="004959DF">
            <w:pPr>
              <w:jc w:val="center"/>
              <w:rPr>
                <w:szCs w:val="22"/>
              </w:rPr>
            </w:pPr>
            <w:r w:rsidRPr="009F6DC7">
              <w:rPr>
                <w:color w:val="000000"/>
                <w:szCs w:val="22"/>
              </w:rPr>
              <w:t>0.088</w:t>
            </w:r>
          </w:p>
        </w:tc>
        <w:tc>
          <w:tcPr>
            <w:tcW w:w="997" w:type="dxa"/>
            <w:tcBorders>
              <w:top w:val="nil"/>
              <w:left w:val="nil"/>
              <w:bottom w:val="nil"/>
            </w:tcBorders>
            <w:vAlign w:val="center"/>
          </w:tcPr>
          <w:p w14:paraId="50685B0F" w14:textId="3ED5C1D8" w:rsidR="004959DF" w:rsidRPr="009F6DC7" w:rsidRDefault="004959DF" w:rsidP="004959DF">
            <w:pPr>
              <w:jc w:val="center"/>
              <w:rPr>
                <w:color w:val="000000"/>
                <w:szCs w:val="22"/>
              </w:rPr>
            </w:pPr>
            <w:r>
              <w:rPr>
                <w:color w:val="000000"/>
                <w:szCs w:val="22"/>
              </w:rPr>
              <w:t>0.075</w:t>
            </w:r>
          </w:p>
        </w:tc>
        <w:tc>
          <w:tcPr>
            <w:tcW w:w="962" w:type="dxa"/>
            <w:tcBorders>
              <w:top w:val="nil"/>
              <w:bottom w:val="nil"/>
              <w:right w:val="nil"/>
            </w:tcBorders>
            <w:vAlign w:val="center"/>
          </w:tcPr>
          <w:p w14:paraId="4E7A3553" w14:textId="3ED627C0" w:rsidR="004959DF" w:rsidRPr="009F6DC7" w:rsidRDefault="004959DF" w:rsidP="004959DF">
            <w:pPr>
              <w:jc w:val="center"/>
              <w:rPr>
                <w:szCs w:val="22"/>
              </w:rPr>
            </w:pPr>
            <w:r w:rsidRPr="009F6DC7">
              <w:rPr>
                <w:color w:val="000000"/>
                <w:szCs w:val="22"/>
              </w:rPr>
              <w:t>17,761</w:t>
            </w:r>
          </w:p>
        </w:tc>
        <w:tc>
          <w:tcPr>
            <w:tcW w:w="1098" w:type="dxa"/>
            <w:tcBorders>
              <w:top w:val="nil"/>
              <w:left w:val="nil"/>
              <w:bottom w:val="nil"/>
            </w:tcBorders>
            <w:vAlign w:val="center"/>
          </w:tcPr>
          <w:p w14:paraId="415C9A0D" w14:textId="4819AA1C" w:rsidR="004959DF" w:rsidRPr="009F6DC7" w:rsidRDefault="004959DF" w:rsidP="004959DF">
            <w:pPr>
              <w:jc w:val="center"/>
              <w:rPr>
                <w:color w:val="000000"/>
                <w:szCs w:val="22"/>
              </w:rPr>
            </w:pPr>
            <w:r>
              <w:rPr>
                <w:color w:val="000000"/>
                <w:szCs w:val="22"/>
              </w:rPr>
              <w:t>44,463</w:t>
            </w:r>
          </w:p>
        </w:tc>
      </w:tr>
      <w:tr w:rsidR="004959DF" w:rsidRPr="005A43F6" w14:paraId="301E44EF" w14:textId="77777777" w:rsidTr="004959DF">
        <w:trPr>
          <w:cantSplit/>
          <w:trHeight w:hRule="exact" w:val="251"/>
        </w:trPr>
        <w:tc>
          <w:tcPr>
            <w:tcW w:w="858" w:type="dxa"/>
            <w:tcBorders>
              <w:top w:val="nil"/>
              <w:bottom w:val="nil"/>
            </w:tcBorders>
            <w:vAlign w:val="bottom"/>
          </w:tcPr>
          <w:p w14:paraId="38E65854" w14:textId="77777777" w:rsidR="004959DF" w:rsidRPr="009F6DC7" w:rsidRDefault="004959DF" w:rsidP="004959DF">
            <w:pPr>
              <w:rPr>
                <w:szCs w:val="22"/>
              </w:rPr>
            </w:pPr>
            <w:r w:rsidRPr="009F6DC7">
              <w:rPr>
                <w:szCs w:val="22"/>
              </w:rPr>
              <w:t>1980</w:t>
            </w:r>
          </w:p>
        </w:tc>
        <w:tc>
          <w:tcPr>
            <w:tcW w:w="1100" w:type="dxa"/>
            <w:tcBorders>
              <w:top w:val="nil"/>
              <w:bottom w:val="nil"/>
              <w:right w:val="nil"/>
            </w:tcBorders>
            <w:vAlign w:val="center"/>
          </w:tcPr>
          <w:p w14:paraId="77D75B50" w14:textId="268EBF8E" w:rsidR="004959DF" w:rsidRPr="009F6DC7" w:rsidRDefault="004959DF" w:rsidP="004959DF">
            <w:pPr>
              <w:jc w:val="center"/>
              <w:rPr>
                <w:szCs w:val="22"/>
              </w:rPr>
            </w:pPr>
            <w:r w:rsidRPr="009F6DC7">
              <w:rPr>
                <w:color w:val="000000"/>
                <w:szCs w:val="22"/>
              </w:rPr>
              <w:t>32,220</w:t>
            </w:r>
          </w:p>
        </w:tc>
        <w:tc>
          <w:tcPr>
            <w:tcW w:w="1045" w:type="dxa"/>
            <w:tcBorders>
              <w:top w:val="nil"/>
              <w:left w:val="nil"/>
              <w:bottom w:val="nil"/>
            </w:tcBorders>
            <w:vAlign w:val="center"/>
          </w:tcPr>
          <w:p w14:paraId="1BD7133C" w14:textId="65F6ED90" w:rsidR="004959DF" w:rsidRPr="009F6DC7" w:rsidRDefault="004959DF" w:rsidP="004959DF">
            <w:pPr>
              <w:jc w:val="center"/>
              <w:rPr>
                <w:color w:val="000000"/>
                <w:szCs w:val="22"/>
              </w:rPr>
            </w:pPr>
            <w:r>
              <w:rPr>
                <w:color w:val="000000"/>
                <w:szCs w:val="22"/>
              </w:rPr>
              <w:t>37,066</w:t>
            </w:r>
          </w:p>
        </w:tc>
        <w:tc>
          <w:tcPr>
            <w:tcW w:w="1091" w:type="dxa"/>
            <w:tcBorders>
              <w:top w:val="nil"/>
              <w:bottom w:val="nil"/>
              <w:right w:val="nil"/>
            </w:tcBorders>
            <w:vAlign w:val="center"/>
          </w:tcPr>
          <w:p w14:paraId="2509B25A" w14:textId="0B93622D" w:rsidR="004959DF" w:rsidRPr="009F6DC7" w:rsidRDefault="004959DF" w:rsidP="004959DF">
            <w:pPr>
              <w:jc w:val="center"/>
              <w:rPr>
                <w:szCs w:val="22"/>
              </w:rPr>
            </w:pPr>
            <w:r w:rsidRPr="009F6DC7">
              <w:rPr>
                <w:color w:val="000000"/>
                <w:szCs w:val="22"/>
              </w:rPr>
              <w:t>92,540</w:t>
            </w:r>
          </w:p>
        </w:tc>
        <w:tc>
          <w:tcPr>
            <w:tcW w:w="1068" w:type="dxa"/>
            <w:tcBorders>
              <w:top w:val="nil"/>
              <w:left w:val="nil"/>
              <w:bottom w:val="nil"/>
            </w:tcBorders>
            <w:vAlign w:val="center"/>
          </w:tcPr>
          <w:p w14:paraId="000BDA1A" w14:textId="44FB1936" w:rsidR="004959DF" w:rsidRPr="009F6DC7" w:rsidRDefault="004959DF" w:rsidP="004959DF">
            <w:pPr>
              <w:jc w:val="center"/>
              <w:rPr>
                <w:color w:val="000000"/>
                <w:szCs w:val="22"/>
              </w:rPr>
            </w:pPr>
            <w:r>
              <w:rPr>
                <w:color w:val="000000"/>
                <w:szCs w:val="22"/>
              </w:rPr>
              <w:t>109,474</w:t>
            </w:r>
          </w:p>
        </w:tc>
        <w:tc>
          <w:tcPr>
            <w:tcW w:w="929" w:type="dxa"/>
            <w:tcBorders>
              <w:top w:val="nil"/>
              <w:bottom w:val="nil"/>
              <w:right w:val="nil"/>
            </w:tcBorders>
            <w:vAlign w:val="center"/>
          </w:tcPr>
          <w:p w14:paraId="61BABBC9" w14:textId="315AE2DD" w:rsidR="004959DF" w:rsidRPr="009F6DC7" w:rsidRDefault="004959DF" w:rsidP="004959DF">
            <w:pPr>
              <w:jc w:val="center"/>
              <w:rPr>
                <w:szCs w:val="22"/>
              </w:rPr>
            </w:pPr>
            <w:r w:rsidRPr="009F6DC7">
              <w:rPr>
                <w:color w:val="000000"/>
                <w:szCs w:val="22"/>
              </w:rPr>
              <w:t>0.117</w:t>
            </w:r>
          </w:p>
        </w:tc>
        <w:tc>
          <w:tcPr>
            <w:tcW w:w="997" w:type="dxa"/>
            <w:tcBorders>
              <w:top w:val="nil"/>
              <w:left w:val="nil"/>
              <w:bottom w:val="nil"/>
            </w:tcBorders>
            <w:vAlign w:val="center"/>
          </w:tcPr>
          <w:p w14:paraId="53C2EB88" w14:textId="5433345D" w:rsidR="004959DF" w:rsidRPr="009F6DC7" w:rsidRDefault="004959DF" w:rsidP="004959DF">
            <w:pPr>
              <w:jc w:val="center"/>
              <w:rPr>
                <w:color w:val="000000"/>
                <w:szCs w:val="22"/>
              </w:rPr>
            </w:pPr>
            <w:r>
              <w:rPr>
                <w:color w:val="000000"/>
                <w:szCs w:val="22"/>
              </w:rPr>
              <w:t>0.099</w:t>
            </w:r>
          </w:p>
        </w:tc>
        <w:tc>
          <w:tcPr>
            <w:tcW w:w="962" w:type="dxa"/>
            <w:tcBorders>
              <w:top w:val="nil"/>
              <w:bottom w:val="nil"/>
              <w:right w:val="nil"/>
            </w:tcBorders>
            <w:vAlign w:val="center"/>
          </w:tcPr>
          <w:p w14:paraId="77D29BE4" w14:textId="2E47F17F" w:rsidR="004959DF" w:rsidRPr="009F6DC7" w:rsidRDefault="004959DF" w:rsidP="004959DF">
            <w:pPr>
              <w:jc w:val="center"/>
              <w:rPr>
                <w:szCs w:val="22"/>
              </w:rPr>
            </w:pPr>
            <w:r w:rsidRPr="009F6DC7">
              <w:rPr>
                <w:color w:val="000000"/>
                <w:szCs w:val="22"/>
              </w:rPr>
              <w:t>17,398</w:t>
            </w:r>
          </w:p>
        </w:tc>
        <w:tc>
          <w:tcPr>
            <w:tcW w:w="1098" w:type="dxa"/>
            <w:tcBorders>
              <w:top w:val="nil"/>
              <w:left w:val="nil"/>
              <w:bottom w:val="nil"/>
            </w:tcBorders>
            <w:vAlign w:val="center"/>
          </w:tcPr>
          <w:p w14:paraId="65B371B6" w14:textId="5B8FA7B1" w:rsidR="004959DF" w:rsidRPr="009F6DC7" w:rsidRDefault="004959DF" w:rsidP="004959DF">
            <w:pPr>
              <w:jc w:val="center"/>
              <w:rPr>
                <w:color w:val="000000"/>
                <w:szCs w:val="22"/>
              </w:rPr>
            </w:pPr>
            <w:r>
              <w:rPr>
                <w:color w:val="000000"/>
                <w:szCs w:val="22"/>
              </w:rPr>
              <w:t>39,143</w:t>
            </w:r>
          </w:p>
        </w:tc>
      </w:tr>
      <w:tr w:rsidR="004959DF" w:rsidRPr="005A43F6" w14:paraId="0539D293" w14:textId="77777777" w:rsidTr="004959DF">
        <w:trPr>
          <w:cantSplit/>
          <w:trHeight w:hRule="exact" w:val="251"/>
        </w:trPr>
        <w:tc>
          <w:tcPr>
            <w:tcW w:w="858" w:type="dxa"/>
            <w:tcBorders>
              <w:top w:val="nil"/>
              <w:bottom w:val="nil"/>
            </w:tcBorders>
            <w:vAlign w:val="bottom"/>
          </w:tcPr>
          <w:p w14:paraId="14475B4B" w14:textId="77777777" w:rsidR="004959DF" w:rsidRPr="009F6DC7" w:rsidRDefault="004959DF" w:rsidP="004959DF">
            <w:pPr>
              <w:rPr>
                <w:szCs w:val="22"/>
              </w:rPr>
            </w:pPr>
            <w:r w:rsidRPr="009F6DC7">
              <w:rPr>
                <w:szCs w:val="22"/>
              </w:rPr>
              <w:t>1981</w:t>
            </w:r>
          </w:p>
        </w:tc>
        <w:tc>
          <w:tcPr>
            <w:tcW w:w="1100" w:type="dxa"/>
            <w:tcBorders>
              <w:top w:val="nil"/>
              <w:bottom w:val="nil"/>
              <w:right w:val="nil"/>
            </w:tcBorders>
            <w:vAlign w:val="center"/>
          </w:tcPr>
          <w:p w14:paraId="10861741" w14:textId="2F91B184" w:rsidR="004959DF" w:rsidRPr="009F6DC7" w:rsidRDefault="004959DF" w:rsidP="004959DF">
            <w:pPr>
              <w:jc w:val="center"/>
              <w:rPr>
                <w:szCs w:val="22"/>
              </w:rPr>
            </w:pPr>
            <w:r w:rsidRPr="009F6DC7">
              <w:rPr>
                <w:color w:val="000000"/>
                <w:szCs w:val="22"/>
              </w:rPr>
              <w:t>30,941</w:t>
            </w:r>
          </w:p>
        </w:tc>
        <w:tc>
          <w:tcPr>
            <w:tcW w:w="1045" w:type="dxa"/>
            <w:tcBorders>
              <w:top w:val="nil"/>
              <w:left w:val="nil"/>
              <w:bottom w:val="nil"/>
            </w:tcBorders>
            <w:vAlign w:val="center"/>
          </w:tcPr>
          <w:p w14:paraId="0336C546" w14:textId="45E6651E" w:rsidR="004959DF" w:rsidRPr="009F6DC7" w:rsidRDefault="004959DF" w:rsidP="004959DF">
            <w:pPr>
              <w:jc w:val="center"/>
              <w:rPr>
                <w:color w:val="000000"/>
                <w:szCs w:val="22"/>
              </w:rPr>
            </w:pPr>
            <w:r>
              <w:rPr>
                <w:color w:val="000000"/>
                <w:szCs w:val="22"/>
              </w:rPr>
              <w:t>36,255</w:t>
            </w:r>
          </w:p>
        </w:tc>
        <w:tc>
          <w:tcPr>
            <w:tcW w:w="1091" w:type="dxa"/>
            <w:tcBorders>
              <w:top w:val="nil"/>
              <w:bottom w:val="nil"/>
              <w:right w:val="nil"/>
            </w:tcBorders>
            <w:vAlign w:val="center"/>
          </w:tcPr>
          <w:p w14:paraId="673ACBCB" w14:textId="5B504A14" w:rsidR="004959DF" w:rsidRPr="009F6DC7" w:rsidRDefault="004959DF" w:rsidP="004959DF">
            <w:pPr>
              <w:jc w:val="center"/>
              <w:rPr>
                <w:szCs w:val="22"/>
              </w:rPr>
            </w:pPr>
            <w:r w:rsidRPr="009F6DC7">
              <w:rPr>
                <w:color w:val="000000"/>
                <w:szCs w:val="22"/>
              </w:rPr>
              <w:t>88,952</w:t>
            </w:r>
          </w:p>
        </w:tc>
        <w:tc>
          <w:tcPr>
            <w:tcW w:w="1068" w:type="dxa"/>
            <w:tcBorders>
              <w:top w:val="nil"/>
              <w:left w:val="nil"/>
              <w:bottom w:val="nil"/>
            </w:tcBorders>
            <w:vAlign w:val="center"/>
          </w:tcPr>
          <w:p w14:paraId="55A921E2" w14:textId="3CF680E1" w:rsidR="004959DF" w:rsidRPr="009F6DC7" w:rsidRDefault="004959DF" w:rsidP="004959DF">
            <w:pPr>
              <w:jc w:val="center"/>
              <w:rPr>
                <w:color w:val="000000"/>
                <w:szCs w:val="22"/>
              </w:rPr>
            </w:pPr>
            <w:r>
              <w:rPr>
                <w:color w:val="000000"/>
                <w:szCs w:val="22"/>
              </w:rPr>
              <w:t>107,187</w:t>
            </w:r>
          </w:p>
        </w:tc>
        <w:tc>
          <w:tcPr>
            <w:tcW w:w="929" w:type="dxa"/>
            <w:tcBorders>
              <w:top w:val="nil"/>
              <w:bottom w:val="nil"/>
              <w:right w:val="nil"/>
            </w:tcBorders>
            <w:vAlign w:val="center"/>
          </w:tcPr>
          <w:p w14:paraId="5485C49A" w14:textId="43BBF374" w:rsidR="004959DF" w:rsidRPr="009F6DC7" w:rsidRDefault="004959DF" w:rsidP="004959DF">
            <w:pPr>
              <w:jc w:val="center"/>
              <w:rPr>
                <w:szCs w:val="22"/>
              </w:rPr>
            </w:pPr>
            <w:r w:rsidRPr="009F6DC7">
              <w:rPr>
                <w:color w:val="000000"/>
                <w:szCs w:val="22"/>
              </w:rPr>
              <w:t>0.119</w:t>
            </w:r>
          </w:p>
        </w:tc>
        <w:tc>
          <w:tcPr>
            <w:tcW w:w="997" w:type="dxa"/>
            <w:tcBorders>
              <w:top w:val="nil"/>
              <w:left w:val="nil"/>
              <w:bottom w:val="nil"/>
            </w:tcBorders>
            <w:vAlign w:val="center"/>
          </w:tcPr>
          <w:p w14:paraId="2AD41832" w14:textId="23FCFCE9" w:rsidR="004959DF" w:rsidRPr="009F6DC7" w:rsidRDefault="004959DF" w:rsidP="004959DF">
            <w:pPr>
              <w:jc w:val="center"/>
              <w:rPr>
                <w:color w:val="000000"/>
                <w:szCs w:val="22"/>
              </w:rPr>
            </w:pPr>
            <w:r>
              <w:rPr>
                <w:color w:val="000000"/>
                <w:szCs w:val="22"/>
              </w:rPr>
              <w:t>0.098</w:t>
            </w:r>
          </w:p>
        </w:tc>
        <w:tc>
          <w:tcPr>
            <w:tcW w:w="962" w:type="dxa"/>
            <w:tcBorders>
              <w:top w:val="nil"/>
              <w:bottom w:val="nil"/>
              <w:right w:val="nil"/>
            </w:tcBorders>
            <w:vAlign w:val="center"/>
          </w:tcPr>
          <w:p w14:paraId="25B0FE3F" w14:textId="73E0FB20" w:rsidR="004959DF" w:rsidRPr="009F6DC7" w:rsidRDefault="004959DF" w:rsidP="004959DF">
            <w:pPr>
              <w:jc w:val="center"/>
              <w:rPr>
                <w:szCs w:val="22"/>
              </w:rPr>
            </w:pPr>
            <w:r w:rsidRPr="009F6DC7">
              <w:rPr>
                <w:color w:val="000000"/>
                <w:szCs w:val="22"/>
              </w:rPr>
              <w:t>20,753</w:t>
            </w:r>
          </w:p>
        </w:tc>
        <w:tc>
          <w:tcPr>
            <w:tcW w:w="1098" w:type="dxa"/>
            <w:tcBorders>
              <w:top w:val="nil"/>
              <w:left w:val="nil"/>
              <w:bottom w:val="nil"/>
            </w:tcBorders>
            <w:vAlign w:val="center"/>
          </w:tcPr>
          <w:p w14:paraId="121686B0" w14:textId="5FE84561" w:rsidR="004959DF" w:rsidRPr="009F6DC7" w:rsidRDefault="004959DF" w:rsidP="004959DF">
            <w:pPr>
              <w:jc w:val="center"/>
              <w:rPr>
                <w:color w:val="000000"/>
                <w:szCs w:val="22"/>
              </w:rPr>
            </w:pPr>
            <w:r>
              <w:rPr>
                <w:color w:val="000000"/>
                <w:szCs w:val="22"/>
              </w:rPr>
              <w:t>40,614</w:t>
            </w:r>
          </w:p>
        </w:tc>
      </w:tr>
      <w:tr w:rsidR="004959DF" w:rsidRPr="005A43F6" w14:paraId="01C9DBB9" w14:textId="77777777" w:rsidTr="004959DF">
        <w:trPr>
          <w:cantSplit/>
          <w:trHeight w:hRule="exact" w:val="251"/>
        </w:trPr>
        <w:tc>
          <w:tcPr>
            <w:tcW w:w="858" w:type="dxa"/>
            <w:tcBorders>
              <w:top w:val="nil"/>
              <w:bottom w:val="nil"/>
            </w:tcBorders>
            <w:vAlign w:val="bottom"/>
          </w:tcPr>
          <w:p w14:paraId="16501391" w14:textId="77777777" w:rsidR="004959DF" w:rsidRPr="009F6DC7" w:rsidRDefault="004959DF" w:rsidP="004959DF">
            <w:pPr>
              <w:rPr>
                <w:szCs w:val="22"/>
              </w:rPr>
            </w:pPr>
            <w:r w:rsidRPr="009F6DC7">
              <w:rPr>
                <w:szCs w:val="22"/>
              </w:rPr>
              <w:t>1982</w:t>
            </w:r>
          </w:p>
        </w:tc>
        <w:tc>
          <w:tcPr>
            <w:tcW w:w="1100" w:type="dxa"/>
            <w:tcBorders>
              <w:top w:val="nil"/>
              <w:bottom w:val="nil"/>
              <w:right w:val="nil"/>
            </w:tcBorders>
            <w:vAlign w:val="center"/>
          </w:tcPr>
          <w:p w14:paraId="190B6411" w14:textId="42E916DA" w:rsidR="004959DF" w:rsidRPr="009F6DC7" w:rsidRDefault="004959DF" w:rsidP="004959DF">
            <w:pPr>
              <w:jc w:val="center"/>
              <w:rPr>
                <w:szCs w:val="22"/>
              </w:rPr>
            </w:pPr>
            <w:r w:rsidRPr="009F6DC7">
              <w:rPr>
                <w:color w:val="000000"/>
                <w:szCs w:val="22"/>
              </w:rPr>
              <w:t>29,584</w:t>
            </w:r>
          </w:p>
        </w:tc>
        <w:tc>
          <w:tcPr>
            <w:tcW w:w="1045" w:type="dxa"/>
            <w:tcBorders>
              <w:top w:val="nil"/>
              <w:left w:val="nil"/>
              <w:bottom w:val="nil"/>
            </w:tcBorders>
            <w:vAlign w:val="center"/>
          </w:tcPr>
          <w:p w14:paraId="650A911A" w14:textId="5AFEF22E" w:rsidR="004959DF" w:rsidRPr="009F6DC7" w:rsidRDefault="004959DF" w:rsidP="004959DF">
            <w:pPr>
              <w:jc w:val="center"/>
              <w:rPr>
                <w:color w:val="000000"/>
                <w:szCs w:val="22"/>
              </w:rPr>
            </w:pPr>
            <w:r>
              <w:rPr>
                <w:color w:val="000000"/>
                <w:szCs w:val="22"/>
              </w:rPr>
              <w:t>35,417</w:t>
            </w:r>
          </w:p>
        </w:tc>
        <w:tc>
          <w:tcPr>
            <w:tcW w:w="1091" w:type="dxa"/>
            <w:tcBorders>
              <w:top w:val="nil"/>
              <w:bottom w:val="nil"/>
              <w:right w:val="nil"/>
            </w:tcBorders>
            <w:vAlign w:val="center"/>
          </w:tcPr>
          <w:p w14:paraId="616D83BC" w14:textId="78FF891D" w:rsidR="004959DF" w:rsidRPr="009F6DC7" w:rsidRDefault="004959DF" w:rsidP="004959DF">
            <w:pPr>
              <w:jc w:val="center"/>
              <w:rPr>
                <w:szCs w:val="22"/>
              </w:rPr>
            </w:pPr>
            <w:r w:rsidRPr="009F6DC7">
              <w:rPr>
                <w:color w:val="000000"/>
                <w:szCs w:val="22"/>
              </w:rPr>
              <w:t>89,971</w:t>
            </w:r>
          </w:p>
        </w:tc>
        <w:tc>
          <w:tcPr>
            <w:tcW w:w="1068" w:type="dxa"/>
            <w:tcBorders>
              <w:top w:val="nil"/>
              <w:left w:val="nil"/>
              <w:bottom w:val="nil"/>
            </w:tcBorders>
            <w:vAlign w:val="center"/>
          </w:tcPr>
          <w:p w14:paraId="4163B5B6" w14:textId="3BC9CD07" w:rsidR="004959DF" w:rsidRPr="009F6DC7" w:rsidRDefault="004959DF" w:rsidP="004959DF">
            <w:pPr>
              <w:jc w:val="center"/>
              <w:rPr>
                <w:color w:val="000000"/>
                <w:szCs w:val="22"/>
              </w:rPr>
            </w:pPr>
            <w:r>
              <w:rPr>
                <w:color w:val="000000"/>
                <w:szCs w:val="22"/>
              </w:rPr>
              <w:t>110,318</w:t>
            </w:r>
          </w:p>
        </w:tc>
        <w:tc>
          <w:tcPr>
            <w:tcW w:w="929" w:type="dxa"/>
            <w:tcBorders>
              <w:top w:val="nil"/>
              <w:bottom w:val="nil"/>
              <w:right w:val="nil"/>
            </w:tcBorders>
            <w:vAlign w:val="center"/>
          </w:tcPr>
          <w:p w14:paraId="293EEEF8" w14:textId="3067232B" w:rsidR="004959DF" w:rsidRPr="009F6DC7" w:rsidRDefault="004959DF" w:rsidP="004959DF">
            <w:pPr>
              <w:jc w:val="center"/>
              <w:rPr>
                <w:szCs w:val="22"/>
              </w:rPr>
            </w:pPr>
            <w:r w:rsidRPr="009F6DC7">
              <w:rPr>
                <w:color w:val="000000"/>
                <w:szCs w:val="22"/>
              </w:rPr>
              <w:t>0.060</w:t>
            </w:r>
          </w:p>
        </w:tc>
        <w:tc>
          <w:tcPr>
            <w:tcW w:w="997" w:type="dxa"/>
            <w:tcBorders>
              <w:top w:val="nil"/>
              <w:left w:val="nil"/>
              <w:bottom w:val="nil"/>
            </w:tcBorders>
            <w:vAlign w:val="center"/>
          </w:tcPr>
          <w:p w14:paraId="6E62707D" w14:textId="1B00BC19" w:rsidR="004959DF" w:rsidRPr="009F6DC7" w:rsidRDefault="004959DF" w:rsidP="004959DF">
            <w:pPr>
              <w:jc w:val="center"/>
              <w:rPr>
                <w:color w:val="000000"/>
                <w:szCs w:val="22"/>
              </w:rPr>
            </w:pPr>
            <w:r>
              <w:rPr>
                <w:color w:val="000000"/>
                <w:szCs w:val="22"/>
              </w:rPr>
              <w:t>0.049</w:t>
            </w:r>
          </w:p>
        </w:tc>
        <w:tc>
          <w:tcPr>
            <w:tcW w:w="962" w:type="dxa"/>
            <w:tcBorders>
              <w:top w:val="nil"/>
              <w:bottom w:val="nil"/>
              <w:right w:val="nil"/>
            </w:tcBorders>
            <w:vAlign w:val="center"/>
          </w:tcPr>
          <w:p w14:paraId="518267CA" w14:textId="6FD8DBD4" w:rsidR="004959DF" w:rsidRPr="009F6DC7" w:rsidRDefault="004959DF" w:rsidP="004959DF">
            <w:pPr>
              <w:jc w:val="center"/>
              <w:rPr>
                <w:szCs w:val="22"/>
              </w:rPr>
            </w:pPr>
            <w:r w:rsidRPr="009F6DC7">
              <w:rPr>
                <w:color w:val="000000"/>
                <w:szCs w:val="22"/>
              </w:rPr>
              <w:t>34,040</w:t>
            </w:r>
          </w:p>
        </w:tc>
        <w:tc>
          <w:tcPr>
            <w:tcW w:w="1098" w:type="dxa"/>
            <w:tcBorders>
              <w:top w:val="nil"/>
              <w:left w:val="nil"/>
              <w:bottom w:val="nil"/>
            </w:tcBorders>
            <w:vAlign w:val="center"/>
          </w:tcPr>
          <w:p w14:paraId="12D49E4E" w14:textId="4CAFBF23" w:rsidR="004959DF" w:rsidRPr="009F6DC7" w:rsidRDefault="004959DF" w:rsidP="004959DF">
            <w:pPr>
              <w:jc w:val="center"/>
              <w:rPr>
                <w:color w:val="000000"/>
                <w:szCs w:val="22"/>
              </w:rPr>
            </w:pPr>
            <w:r>
              <w:rPr>
                <w:color w:val="000000"/>
                <w:szCs w:val="22"/>
              </w:rPr>
              <w:t>52,026</w:t>
            </w:r>
          </w:p>
        </w:tc>
      </w:tr>
      <w:tr w:rsidR="004959DF" w:rsidRPr="005A43F6" w14:paraId="43341003" w14:textId="77777777" w:rsidTr="004959DF">
        <w:trPr>
          <w:cantSplit/>
          <w:trHeight w:hRule="exact" w:val="251"/>
        </w:trPr>
        <w:tc>
          <w:tcPr>
            <w:tcW w:w="858" w:type="dxa"/>
            <w:tcBorders>
              <w:top w:val="nil"/>
              <w:bottom w:val="nil"/>
            </w:tcBorders>
            <w:vAlign w:val="bottom"/>
          </w:tcPr>
          <w:p w14:paraId="37FF0354" w14:textId="77777777" w:rsidR="004959DF" w:rsidRPr="009F6DC7" w:rsidRDefault="004959DF" w:rsidP="004959DF">
            <w:pPr>
              <w:rPr>
                <w:szCs w:val="22"/>
              </w:rPr>
            </w:pPr>
            <w:r w:rsidRPr="009F6DC7">
              <w:rPr>
                <w:szCs w:val="22"/>
              </w:rPr>
              <w:t>1983</w:t>
            </w:r>
          </w:p>
        </w:tc>
        <w:tc>
          <w:tcPr>
            <w:tcW w:w="1100" w:type="dxa"/>
            <w:tcBorders>
              <w:top w:val="nil"/>
              <w:bottom w:val="nil"/>
              <w:right w:val="nil"/>
            </w:tcBorders>
            <w:vAlign w:val="center"/>
          </w:tcPr>
          <w:p w14:paraId="4D2F6D0F" w14:textId="4702BD03" w:rsidR="004959DF" w:rsidRPr="009F6DC7" w:rsidRDefault="004959DF" w:rsidP="004959DF">
            <w:pPr>
              <w:jc w:val="center"/>
              <w:rPr>
                <w:szCs w:val="22"/>
              </w:rPr>
            </w:pPr>
            <w:r w:rsidRPr="009F6DC7">
              <w:rPr>
                <w:color w:val="000000"/>
                <w:szCs w:val="22"/>
              </w:rPr>
              <w:t>30,414</w:t>
            </w:r>
          </w:p>
        </w:tc>
        <w:tc>
          <w:tcPr>
            <w:tcW w:w="1045" w:type="dxa"/>
            <w:tcBorders>
              <w:top w:val="nil"/>
              <w:left w:val="nil"/>
              <w:bottom w:val="nil"/>
            </w:tcBorders>
            <w:vAlign w:val="center"/>
          </w:tcPr>
          <w:p w14:paraId="2F77A421" w14:textId="1CB62897" w:rsidR="004959DF" w:rsidRPr="009F6DC7" w:rsidRDefault="004959DF" w:rsidP="004959DF">
            <w:pPr>
              <w:jc w:val="center"/>
              <w:rPr>
                <w:color w:val="000000"/>
                <w:szCs w:val="22"/>
              </w:rPr>
            </w:pPr>
            <w:r>
              <w:rPr>
                <w:color w:val="000000"/>
                <w:szCs w:val="22"/>
              </w:rPr>
              <w:t>36,779</w:t>
            </w:r>
          </w:p>
        </w:tc>
        <w:tc>
          <w:tcPr>
            <w:tcW w:w="1091" w:type="dxa"/>
            <w:tcBorders>
              <w:top w:val="nil"/>
              <w:bottom w:val="nil"/>
              <w:right w:val="nil"/>
            </w:tcBorders>
            <w:vAlign w:val="center"/>
          </w:tcPr>
          <w:p w14:paraId="1BE04B00" w14:textId="646D2079" w:rsidR="004959DF" w:rsidRPr="009F6DC7" w:rsidRDefault="004959DF" w:rsidP="004959DF">
            <w:pPr>
              <w:jc w:val="center"/>
              <w:rPr>
                <w:szCs w:val="22"/>
              </w:rPr>
            </w:pPr>
            <w:r w:rsidRPr="009F6DC7">
              <w:rPr>
                <w:color w:val="000000"/>
                <w:szCs w:val="22"/>
              </w:rPr>
              <w:t>94,157</w:t>
            </w:r>
          </w:p>
        </w:tc>
        <w:tc>
          <w:tcPr>
            <w:tcW w:w="1068" w:type="dxa"/>
            <w:tcBorders>
              <w:top w:val="nil"/>
              <w:left w:val="nil"/>
              <w:bottom w:val="nil"/>
            </w:tcBorders>
            <w:vAlign w:val="center"/>
          </w:tcPr>
          <w:p w14:paraId="06A9FDA5" w14:textId="606D4064" w:rsidR="004959DF" w:rsidRPr="009F6DC7" w:rsidRDefault="004959DF" w:rsidP="004959DF">
            <w:pPr>
              <w:jc w:val="center"/>
              <w:rPr>
                <w:color w:val="000000"/>
                <w:szCs w:val="22"/>
              </w:rPr>
            </w:pPr>
            <w:r>
              <w:rPr>
                <w:color w:val="000000"/>
                <w:szCs w:val="22"/>
              </w:rPr>
              <w:t>116,263</w:t>
            </w:r>
          </w:p>
        </w:tc>
        <w:tc>
          <w:tcPr>
            <w:tcW w:w="929" w:type="dxa"/>
            <w:tcBorders>
              <w:top w:val="nil"/>
              <w:bottom w:val="nil"/>
              <w:right w:val="nil"/>
            </w:tcBorders>
            <w:vAlign w:val="center"/>
          </w:tcPr>
          <w:p w14:paraId="427450B9" w14:textId="0CD5AB6D" w:rsidR="004959DF" w:rsidRPr="009F6DC7" w:rsidRDefault="004959DF" w:rsidP="004959DF">
            <w:pPr>
              <w:jc w:val="center"/>
              <w:rPr>
                <w:szCs w:val="22"/>
              </w:rPr>
            </w:pPr>
            <w:r w:rsidRPr="009F6DC7">
              <w:rPr>
                <w:color w:val="000000"/>
                <w:szCs w:val="22"/>
              </w:rPr>
              <w:t>0.030</w:t>
            </w:r>
          </w:p>
        </w:tc>
        <w:tc>
          <w:tcPr>
            <w:tcW w:w="997" w:type="dxa"/>
            <w:tcBorders>
              <w:top w:val="nil"/>
              <w:left w:val="nil"/>
              <w:bottom w:val="nil"/>
            </w:tcBorders>
            <w:vAlign w:val="center"/>
          </w:tcPr>
          <w:p w14:paraId="0349A260" w14:textId="6398236C" w:rsidR="004959DF" w:rsidRPr="009F6DC7" w:rsidRDefault="004959DF" w:rsidP="004959DF">
            <w:pPr>
              <w:jc w:val="center"/>
              <w:rPr>
                <w:color w:val="000000"/>
                <w:szCs w:val="22"/>
              </w:rPr>
            </w:pPr>
            <w:r>
              <w:rPr>
                <w:color w:val="000000"/>
                <w:szCs w:val="22"/>
              </w:rPr>
              <w:t>0.024</w:t>
            </w:r>
          </w:p>
        </w:tc>
        <w:tc>
          <w:tcPr>
            <w:tcW w:w="962" w:type="dxa"/>
            <w:tcBorders>
              <w:top w:val="nil"/>
              <w:bottom w:val="nil"/>
              <w:right w:val="nil"/>
            </w:tcBorders>
            <w:vAlign w:val="center"/>
          </w:tcPr>
          <w:p w14:paraId="3AE6F632" w14:textId="6C3F800E" w:rsidR="004959DF" w:rsidRPr="009F6DC7" w:rsidRDefault="004959DF" w:rsidP="004959DF">
            <w:pPr>
              <w:jc w:val="center"/>
              <w:rPr>
                <w:szCs w:val="22"/>
              </w:rPr>
            </w:pPr>
            <w:r w:rsidRPr="009F6DC7">
              <w:rPr>
                <w:color w:val="000000"/>
                <w:szCs w:val="22"/>
              </w:rPr>
              <w:t>25,129</w:t>
            </w:r>
          </w:p>
        </w:tc>
        <w:tc>
          <w:tcPr>
            <w:tcW w:w="1098" w:type="dxa"/>
            <w:tcBorders>
              <w:top w:val="nil"/>
              <w:left w:val="nil"/>
              <w:bottom w:val="nil"/>
            </w:tcBorders>
            <w:vAlign w:val="center"/>
          </w:tcPr>
          <w:p w14:paraId="497FB448" w14:textId="19053416" w:rsidR="004959DF" w:rsidRPr="009F6DC7" w:rsidRDefault="004959DF" w:rsidP="004959DF">
            <w:pPr>
              <w:jc w:val="center"/>
              <w:rPr>
                <w:color w:val="000000"/>
                <w:szCs w:val="22"/>
              </w:rPr>
            </w:pPr>
            <w:r>
              <w:rPr>
                <w:color w:val="000000"/>
                <w:szCs w:val="22"/>
              </w:rPr>
              <w:t>53,390</w:t>
            </w:r>
          </w:p>
        </w:tc>
      </w:tr>
      <w:tr w:rsidR="004959DF" w:rsidRPr="005A43F6" w14:paraId="3B6FD329" w14:textId="77777777" w:rsidTr="004959DF">
        <w:trPr>
          <w:cantSplit/>
          <w:trHeight w:hRule="exact" w:val="251"/>
        </w:trPr>
        <w:tc>
          <w:tcPr>
            <w:tcW w:w="858" w:type="dxa"/>
            <w:tcBorders>
              <w:top w:val="nil"/>
              <w:bottom w:val="nil"/>
            </w:tcBorders>
            <w:vAlign w:val="bottom"/>
          </w:tcPr>
          <w:p w14:paraId="3F572579" w14:textId="77777777" w:rsidR="004959DF" w:rsidRPr="009F6DC7" w:rsidRDefault="004959DF" w:rsidP="004959DF">
            <w:pPr>
              <w:rPr>
                <w:szCs w:val="22"/>
              </w:rPr>
            </w:pPr>
            <w:r w:rsidRPr="009F6DC7">
              <w:rPr>
                <w:szCs w:val="22"/>
              </w:rPr>
              <w:t>1984</w:t>
            </w:r>
          </w:p>
        </w:tc>
        <w:tc>
          <w:tcPr>
            <w:tcW w:w="1100" w:type="dxa"/>
            <w:tcBorders>
              <w:top w:val="nil"/>
              <w:bottom w:val="nil"/>
              <w:right w:val="nil"/>
            </w:tcBorders>
            <w:vAlign w:val="center"/>
          </w:tcPr>
          <w:p w14:paraId="0D455965" w14:textId="2F649203" w:rsidR="004959DF" w:rsidRPr="009F6DC7" w:rsidRDefault="004959DF" w:rsidP="004959DF">
            <w:pPr>
              <w:jc w:val="center"/>
              <w:rPr>
                <w:szCs w:val="22"/>
              </w:rPr>
            </w:pPr>
            <w:r w:rsidRPr="009F6DC7">
              <w:rPr>
                <w:color w:val="000000"/>
                <w:szCs w:val="22"/>
              </w:rPr>
              <w:t>32,610</w:t>
            </w:r>
          </w:p>
        </w:tc>
        <w:tc>
          <w:tcPr>
            <w:tcW w:w="1045" w:type="dxa"/>
            <w:tcBorders>
              <w:top w:val="nil"/>
              <w:left w:val="nil"/>
              <w:bottom w:val="nil"/>
            </w:tcBorders>
            <w:vAlign w:val="center"/>
          </w:tcPr>
          <w:p w14:paraId="38832147" w14:textId="151C98BC" w:rsidR="004959DF" w:rsidRPr="009F6DC7" w:rsidRDefault="004959DF" w:rsidP="004959DF">
            <w:pPr>
              <w:jc w:val="center"/>
              <w:rPr>
                <w:color w:val="000000"/>
                <w:szCs w:val="22"/>
              </w:rPr>
            </w:pPr>
            <w:r>
              <w:rPr>
                <w:color w:val="000000"/>
                <w:szCs w:val="22"/>
              </w:rPr>
              <w:t>39,539</w:t>
            </w:r>
          </w:p>
        </w:tc>
        <w:tc>
          <w:tcPr>
            <w:tcW w:w="1091" w:type="dxa"/>
            <w:tcBorders>
              <w:top w:val="nil"/>
              <w:bottom w:val="nil"/>
              <w:right w:val="nil"/>
            </w:tcBorders>
            <w:vAlign w:val="center"/>
          </w:tcPr>
          <w:p w14:paraId="19A0735E" w14:textId="5B751654" w:rsidR="004959DF" w:rsidRPr="009F6DC7" w:rsidRDefault="004959DF" w:rsidP="004959DF">
            <w:pPr>
              <w:jc w:val="center"/>
              <w:rPr>
                <w:szCs w:val="22"/>
              </w:rPr>
            </w:pPr>
            <w:r w:rsidRPr="009F6DC7">
              <w:rPr>
                <w:color w:val="000000"/>
                <w:szCs w:val="22"/>
              </w:rPr>
              <w:t>99,986</w:t>
            </w:r>
          </w:p>
        </w:tc>
        <w:tc>
          <w:tcPr>
            <w:tcW w:w="1068" w:type="dxa"/>
            <w:tcBorders>
              <w:top w:val="nil"/>
              <w:left w:val="nil"/>
              <w:bottom w:val="nil"/>
            </w:tcBorders>
            <w:vAlign w:val="center"/>
          </w:tcPr>
          <w:p w14:paraId="3B769712" w14:textId="38620E99" w:rsidR="004959DF" w:rsidRPr="009F6DC7" w:rsidRDefault="004959DF" w:rsidP="004959DF">
            <w:pPr>
              <w:jc w:val="center"/>
              <w:rPr>
                <w:color w:val="000000"/>
                <w:szCs w:val="22"/>
              </w:rPr>
            </w:pPr>
            <w:r>
              <w:rPr>
                <w:color w:val="000000"/>
                <w:szCs w:val="22"/>
              </w:rPr>
              <w:t>123,646</w:t>
            </w:r>
          </w:p>
        </w:tc>
        <w:tc>
          <w:tcPr>
            <w:tcW w:w="929" w:type="dxa"/>
            <w:tcBorders>
              <w:top w:val="nil"/>
              <w:bottom w:val="nil"/>
              <w:right w:val="nil"/>
            </w:tcBorders>
            <w:vAlign w:val="center"/>
          </w:tcPr>
          <w:p w14:paraId="4F8E50AD" w14:textId="2F5E0B43" w:rsidR="004959DF" w:rsidRPr="009F6DC7" w:rsidRDefault="004959DF" w:rsidP="004959DF">
            <w:pPr>
              <w:jc w:val="center"/>
              <w:rPr>
                <w:szCs w:val="22"/>
              </w:rPr>
            </w:pPr>
            <w:r w:rsidRPr="009F6DC7">
              <w:rPr>
                <w:color w:val="000000"/>
                <w:szCs w:val="22"/>
              </w:rPr>
              <w:t>0.028</w:t>
            </w:r>
          </w:p>
        </w:tc>
        <w:tc>
          <w:tcPr>
            <w:tcW w:w="997" w:type="dxa"/>
            <w:tcBorders>
              <w:top w:val="nil"/>
              <w:left w:val="nil"/>
              <w:bottom w:val="nil"/>
            </w:tcBorders>
            <w:vAlign w:val="center"/>
          </w:tcPr>
          <w:p w14:paraId="21B9CD19" w14:textId="662AFFD7" w:rsidR="004959DF" w:rsidRPr="009F6DC7" w:rsidRDefault="004959DF" w:rsidP="004959DF">
            <w:pPr>
              <w:jc w:val="center"/>
              <w:rPr>
                <w:color w:val="000000"/>
                <w:szCs w:val="22"/>
              </w:rPr>
            </w:pPr>
            <w:r>
              <w:rPr>
                <w:color w:val="000000"/>
                <w:szCs w:val="22"/>
              </w:rPr>
              <w:t>0.022</w:t>
            </w:r>
          </w:p>
        </w:tc>
        <w:tc>
          <w:tcPr>
            <w:tcW w:w="962" w:type="dxa"/>
            <w:tcBorders>
              <w:top w:val="nil"/>
              <w:bottom w:val="nil"/>
              <w:right w:val="nil"/>
            </w:tcBorders>
            <w:vAlign w:val="center"/>
          </w:tcPr>
          <w:p w14:paraId="6FFE0029" w14:textId="0BA88904" w:rsidR="004959DF" w:rsidRPr="009F6DC7" w:rsidRDefault="004959DF" w:rsidP="004959DF">
            <w:pPr>
              <w:jc w:val="center"/>
              <w:rPr>
                <w:szCs w:val="22"/>
              </w:rPr>
            </w:pPr>
            <w:r w:rsidRPr="009F6DC7">
              <w:rPr>
                <w:color w:val="000000"/>
                <w:szCs w:val="22"/>
              </w:rPr>
              <w:t>21,667</w:t>
            </w:r>
          </w:p>
        </w:tc>
        <w:tc>
          <w:tcPr>
            <w:tcW w:w="1098" w:type="dxa"/>
            <w:tcBorders>
              <w:top w:val="nil"/>
              <w:left w:val="nil"/>
              <w:bottom w:val="nil"/>
            </w:tcBorders>
            <w:vAlign w:val="center"/>
          </w:tcPr>
          <w:p w14:paraId="7E591B0E" w14:textId="19957502" w:rsidR="004959DF" w:rsidRPr="009F6DC7" w:rsidRDefault="004959DF" w:rsidP="004959DF">
            <w:pPr>
              <w:jc w:val="center"/>
              <w:rPr>
                <w:color w:val="000000"/>
                <w:szCs w:val="22"/>
              </w:rPr>
            </w:pPr>
            <w:r>
              <w:rPr>
                <w:color w:val="000000"/>
                <w:szCs w:val="22"/>
              </w:rPr>
              <w:t>55,555</w:t>
            </w:r>
          </w:p>
        </w:tc>
      </w:tr>
      <w:tr w:rsidR="004959DF" w:rsidRPr="005A43F6" w14:paraId="32C6E323" w14:textId="77777777" w:rsidTr="004959DF">
        <w:trPr>
          <w:cantSplit/>
          <w:trHeight w:hRule="exact" w:val="251"/>
        </w:trPr>
        <w:tc>
          <w:tcPr>
            <w:tcW w:w="858" w:type="dxa"/>
            <w:tcBorders>
              <w:top w:val="nil"/>
              <w:bottom w:val="nil"/>
            </w:tcBorders>
            <w:vAlign w:val="bottom"/>
          </w:tcPr>
          <w:p w14:paraId="4C049519" w14:textId="77777777" w:rsidR="004959DF" w:rsidRPr="009F6DC7" w:rsidRDefault="004959DF" w:rsidP="004959DF">
            <w:pPr>
              <w:rPr>
                <w:szCs w:val="22"/>
              </w:rPr>
            </w:pPr>
            <w:r w:rsidRPr="009F6DC7">
              <w:rPr>
                <w:szCs w:val="22"/>
              </w:rPr>
              <w:t>1985</w:t>
            </w:r>
          </w:p>
        </w:tc>
        <w:tc>
          <w:tcPr>
            <w:tcW w:w="1100" w:type="dxa"/>
            <w:tcBorders>
              <w:top w:val="nil"/>
              <w:bottom w:val="nil"/>
              <w:right w:val="nil"/>
            </w:tcBorders>
            <w:vAlign w:val="center"/>
          </w:tcPr>
          <w:p w14:paraId="66D8CBAD" w14:textId="498F96D8" w:rsidR="004959DF" w:rsidRPr="009F6DC7" w:rsidRDefault="004959DF" w:rsidP="004959DF">
            <w:pPr>
              <w:jc w:val="center"/>
              <w:rPr>
                <w:szCs w:val="22"/>
              </w:rPr>
            </w:pPr>
            <w:r w:rsidRPr="009F6DC7">
              <w:rPr>
                <w:color w:val="000000"/>
                <w:szCs w:val="22"/>
              </w:rPr>
              <w:t>35,225</w:t>
            </w:r>
          </w:p>
        </w:tc>
        <w:tc>
          <w:tcPr>
            <w:tcW w:w="1045" w:type="dxa"/>
            <w:tcBorders>
              <w:top w:val="nil"/>
              <w:left w:val="nil"/>
              <w:bottom w:val="nil"/>
            </w:tcBorders>
            <w:vAlign w:val="center"/>
          </w:tcPr>
          <w:p w14:paraId="260AA5C2" w14:textId="238AB45D" w:rsidR="004959DF" w:rsidRPr="009F6DC7" w:rsidRDefault="004959DF" w:rsidP="004959DF">
            <w:pPr>
              <w:jc w:val="center"/>
              <w:rPr>
                <w:color w:val="000000"/>
                <w:szCs w:val="22"/>
              </w:rPr>
            </w:pPr>
            <w:r>
              <w:rPr>
                <w:color w:val="000000"/>
                <w:szCs w:val="22"/>
              </w:rPr>
              <w:t>42,759</w:t>
            </w:r>
          </w:p>
        </w:tc>
        <w:tc>
          <w:tcPr>
            <w:tcW w:w="1091" w:type="dxa"/>
            <w:tcBorders>
              <w:top w:val="nil"/>
              <w:bottom w:val="nil"/>
              <w:right w:val="nil"/>
            </w:tcBorders>
            <w:vAlign w:val="center"/>
          </w:tcPr>
          <w:p w14:paraId="0185CB43" w14:textId="662F9331" w:rsidR="004959DF" w:rsidRPr="009F6DC7" w:rsidRDefault="004959DF" w:rsidP="004959DF">
            <w:pPr>
              <w:jc w:val="center"/>
              <w:rPr>
                <w:szCs w:val="22"/>
              </w:rPr>
            </w:pPr>
            <w:r w:rsidRPr="009F6DC7">
              <w:rPr>
                <w:color w:val="000000"/>
                <w:szCs w:val="22"/>
              </w:rPr>
              <w:t>106,070</w:t>
            </w:r>
          </w:p>
        </w:tc>
        <w:tc>
          <w:tcPr>
            <w:tcW w:w="1068" w:type="dxa"/>
            <w:tcBorders>
              <w:top w:val="nil"/>
              <w:left w:val="nil"/>
              <w:bottom w:val="nil"/>
            </w:tcBorders>
            <w:vAlign w:val="center"/>
          </w:tcPr>
          <w:p w14:paraId="04D37D45" w14:textId="614711EC" w:rsidR="004959DF" w:rsidRPr="009F6DC7" w:rsidRDefault="004959DF" w:rsidP="004959DF">
            <w:pPr>
              <w:jc w:val="center"/>
              <w:rPr>
                <w:color w:val="000000"/>
                <w:szCs w:val="22"/>
              </w:rPr>
            </w:pPr>
            <w:r>
              <w:rPr>
                <w:color w:val="000000"/>
                <w:szCs w:val="22"/>
              </w:rPr>
              <w:t>131,133</w:t>
            </w:r>
          </w:p>
        </w:tc>
        <w:tc>
          <w:tcPr>
            <w:tcW w:w="929" w:type="dxa"/>
            <w:tcBorders>
              <w:top w:val="nil"/>
              <w:bottom w:val="nil"/>
              <w:right w:val="nil"/>
            </w:tcBorders>
            <w:vAlign w:val="center"/>
          </w:tcPr>
          <w:p w14:paraId="40796ED3" w14:textId="2860D95B" w:rsidR="004959DF" w:rsidRPr="009F6DC7" w:rsidRDefault="004959DF" w:rsidP="004959DF">
            <w:pPr>
              <w:jc w:val="center"/>
              <w:rPr>
                <w:szCs w:val="22"/>
              </w:rPr>
            </w:pPr>
            <w:r w:rsidRPr="009F6DC7">
              <w:rPr>
                <w:color w:val="000000"/>
                <w:szCs w:val="22"/>
              </w:rPr>
              <w:t>0.008</w:t>
            </w:r>
          </w:p>
        </w:tc>
        <w:tc>
          <w:tcPr>
            <w:tcW w:w="997" w:type="dxa"/>
            <w:tcBorders>
              <w:top w:val="nil"/>
              <w:left w:val="nil"/>
              <w:bottom w:val="nil"/>
            </w:tcBorders>
            <w:vAlign w:val="center"/>
          </w:tcPr>
          <w:p w14:paraId="0D9D60D1" w14:textId="6285D4CD" w:rsidR="004959DF" w:rsidRPr="009F6DC7" w:rsidRDefault="004959DF" w:rsidP="004959DF">
            <w:pPr>
              <w:jc w:val="center"/>
              <w:rPr>
                <w:color w:val="000000"/>
                <w:szCs w:val="22"/>
              </w:rPr>
            </w:pPr>
            <w:r>
              <w:rPr>
                <w:color w:val="000000"/>
                <w:szCs w:val="22"/>
              </w:rPr>
              <w:t>0.006</w:t>
            </w:r>
          </w:p>
        </w:tc>
        <w:tc>
          <w:tcPr>
            <w:tcW w:w="962" w:type="dxa"/>
            <w:tcBorders>
              <w:top w:val="nil"/>
              <w:bottom w:val="nil"/>
              <w:right w:val="nil"/>
            </w:tcBorders>
            <w:vAlign w:val="center"/>
          </w:tcPr>
          <w:p w14:paraId="6997E314" w14:textId="319AE218" w:rsidR="004959DF" w:rsidRPr="009F6DC7" w:rsidRDefault="004959DF" w:rsidP="004959DF">
            <w:pPr>
              <w:jc w:val="center"/>
              <w:rPr>
                <w:szCs w:val="22"/>
              </w:rPr>
            </w:pPr>
            <w:r w:rsidRPr="009F6DC7">
              <w:rPr>
                <w:color w:val="000000"/>
                <w:szCs w:val="22"/>
              </w:rPr>
              <w:t>22,902</w:t>
            </w:r>
          </w:p>
        </w:tc>
        <w:tc>
          <w:tcPr>
            <w:tcW w:w="1098" w:type="dxa"/>
            <w:tcBorders>
              <w:top w:val="nil"/>
              <w:left w:val="nil"/>
              <w:bottom w:val="nil"/>
            </w:tcBorders>
            <w:vAlign w:val="center"/>
          </w:tcPr>
          <w:p w14:paraId="02EF561A" w14:textId="175364E0" w:rsidR="004959DF" w:rsidRPr="009F6DC7" w:rsidRDefault="004959DF" w:rsidP="004959DF">
            <w:pPr>
              <w:jc w:val="center"/>
              <w:rPr>
                <w:color w:val="000000"/>
                <w:szCs w:val="22"/>
              </w:rPr>
            </w:pPr>
            <w:r>
              <w:rPr>
                <w:color w:val="000000"/>
                <w:szCs w:val="22"/>
              </w:rPr>
              <w:t>80,342</w:t>
            </w:r>
          </w:p>
        </w:tc>
      </w:tr>
      <w:tr w:rsidR="004959DF" w:rsidRPr="005A43F6" w14:paraId="3DC0201F" w14:textId="77777777" w:rsidTr="004959DF">
        <w:trPr>
          <w:cantSplit/>
          <w:trHeight w:hRule="exact" w:val="251"/>
        </w:trPr>
        <w:tc>
          <w:tcPr>
            <w:tcW w:w="858" w:type="dxa"/>
            <w:tcBorders>
              <w:top w:val="nil"/>
              <w:bottom w:val="nil"/>
            </w:tcBorders>
            <w:vAlign w:val="bottom"/>
          </w:tcPr>
          <w:p w14:paraId="13047855" w14:textId="77777777" w:rsidR="004959DF" w:rsidRPr="009F6DC7" w:rsidRDefault="004959DF" w:rsidP="004959DF">
            <w:pPr>
              <w:rPr>
                <w:szCs w:val="22"/>
              </w:rPr>
            </w:pPr>
            <w:r w:rsidRPr="009F6DC7">
              <w:rPr>
                <w:szCs w:val="22"/>
              </w:rPr>
              <w:t>1986</w:t>
            </w:r>
          </w:p>
        </w:tc>
        <w:tc>
          <w:tcPr>
            <w:tcW w:w="1100" w:type="dxa"/>
            <w:tcBorders>
              <w:top w:val="nil"/>
              <w:bottom w:val="nil"/>
              <w:right w:val="nil"/>
            </w:tcBorders>
            <w:vAlign w:val="center"/>
          </w:tcPr>
          <w:p w14:paraId="2D890B5A" w14:textId="5D5F513C" w:rsidR="004959DF" w:rsidRPr="009F6DC7" w:rsidRDefault="004959DF" w:rsidP="004959DF">
            <w:pPr>
              <w:jc w:val="center"/>
              <w:rPr>
                <w:szCs w:val="22"/>
              </w:rPr>
            </w:pPr>
            <w:r w:rsidRPr="009F6DC7">
              <w:rPr>
                <w:color w:val="000000"/>
                <w:szCs w:val="22"/>
              </w:rPr>
              <w:t>38,987</w:t>
            </w:r>
          </w:p>
        </w:tc>
        <w:tc>
          <w:tcPr>
            <w:tcW w:w="1045" w:type="dxa"/>
            <w:tcBorders>
              <w:top w:val="nil"/>
              <w:left w:val="nil"/>
              <w:bottom w:val="nil"/>
            </w:tcBorders>
            <w:vAlign w:val="center"/>
          </w:tcPr>
          <w:p w14:paraId="7D85578E" w14:textId="06A56A34" w:rsidR="004959DF" w:rsidRPr="009F6DC7" w:rsidRDefault="004959DF" w:rsidP="004959DF">
            <w:pPr>
              <w:jc w:val="center"/>
              <w:rPr>
                <w:color w:val="000000"/>
                <w:szCs w:val="22"/>
              </w:rPr>
            </w:pPr>
            <w:r>
              <w:rPr>
                <w:color w:val="000000"/>
                <w:szCs w:val="22"/>
              </w:rPr>
              <w:t>47,141</w:t>
            </w:r>
          </w:p>
        </w:tc>
        <w:tc>
          <w:tcPr>
            <w:tcW w:w="1091" w:type="dxa"/>
            <w:tcBorders>
              <w:top w:val="nil"/>
              <w:bottom w:val="nil"/>
              <w:right w:val="nil"/>
            </w:tcBorders>
            <w:vAlign w:val="center"/>
          </w:tcPr>
          <w:p w14:paraId="7F7CD6F2" w14:textId="7B268047" w:rsidR="004959DF" w:rsidRPr="009F6DC7" w:rsidRDefault="004959DF" w:rsidP="004959DF">
            <w:pPr>
              <w:jc w:val="center"/>
              <w:rPr>
                <w:szCs w:val="22"/>
              </w:rPr>
            </w:pPr>
            <w:r w:rsidRPr="009F6DC7">
              <w:rPr>
                <w:color w:val="000000"/>
                <w:szCs w:val="22"/>
              </w:rPr>
              <w:t>116,207</w:t>
            </w:r>
          </w:p>
        </w:tc>
        <w:tc>
          <w:tcPr>
            <w:tcW w:w="1068" w:type="dxa"/>
            <w:tcBorders>
              <w:top w:val="nil"/>
              <w:left w:val="nil"/>
              <w:bottom w:val="nil"/>
            </w:tcBorders>
            <w:vAlign w:val="center"/>
          </w:tcPr>
          <w:p w14:paraId="734F058F" w14:textId="2EE48224" w:rsidR="004959DF" w:rsidRPr="009F6DC7" w:rsidRDefault="004959DF" w:rsidP="004959DF">
            <w:pPr>
              <w:jc w:val="center"/>
              <w:rPr>
                <w:color w:val="000000"/>
                <w:szCs w:val="22"/>
              </w:rPr>
            </w:pPr>
            <w:r>
              <w:rPr>
                <w:color w:val="000000"/>
                <w:szCs w:val="22"/>
              </w:rPr>
              <w:t>143,023</w:t>
            </w:r>
          </w:p>
        </w:tc>
        <w:tc>
          <w:tcPr>
            <w:tcW w:w="929" w:type="dxa"/>
            <w:tcBorders>
              <w:top w:val="nil"/>
              <w:bottom w:val="nil"/>
              <w:right w:val="nil"/>
            </w:tcBorders>
            <w:vAlign w:val="center"/>
          </w:tcPr>
          <w:p w14:paraId="399544B2" w14:textId="7AA7168E" w:rsidR="004959DF" w:rsidRPr="009F6DC7" w:rsidRDefault="004959DF" w:rsidP="004959DF">
            <w:pPr>
              <w:jc w:val="center"/>
              <w:rPr>
                <w:szCs w:val="22"/>
              </w:rPr>
            </w:pPr>
            <w:r w:rsidRPr="009F6DC7">
              <w:rPr>
                <w:color w:val="000000"/>
                <w:szCs w:val="22"/>
              </w:rPr>
              <w:t>0.019</w:t>
            </w:r>
          </w:p>
        </w:tc>
        <w:tc>
          <w:tcPr>
            <w:tcW w:w="997" w:type="dxa"/>
            <w:tcBorders>
              <w:top w:val="nil"/>
              <w:left w:val="nil"/>
              <w:bottom w:val="nil"/>
            </w:tcBorders>
            <w:vAlign w:val="center"/>
          </w:tcPr>
          <w:p w14:paraId="2E794359" w14:textId="46446BD4" w:rsidR="004959DF" w:rsidRPr="009F6DC7" w:rsidRDefault="004959DF" w:rsidP="004959DF">
            <w:pPr>
              <w:jc w:val="center"/>
              <w:rPr>
                <w:color w:val="000000"/>
                <w:szCs w:val="22"/>
              </w:rPr>
            </w:pPr>
            <w:r>
              <w:rPr>
                <w:color w:val="000000"/>
                <w:szCs w:val="22"/>
              </w:rPr>
              <w:t>0.015</w:t>
            </w:r>
          </w:p>
        </w:tc>
        <w:tc>
          <w:tcPr>
            <w:tcW w:w="962" w:type="dxa"/>
            <w:tcBorders>
              <w:top w:val="nil"/>
              <w:bottom w:val="nil"/>
              <w:right w:val="nil"/>
            </w:tcBorders>
            <w:vAlign w:val="center"/>
          </w:tcPr>
          <w:p w14:paraId="7D196945" w14:textId="48E20E1D" w:rsidR="004959DF" w:rsidRPr="009F6DC7" w:rsidRDefault="004959DF" w:rsidP="004959DF">
            <w:pPr>
              <w:jc w:val="center"/>
              <w:rPr>
                <w:szCs w:val="22"/>
              </w:rPr>
            </w:pPr>
            <w:r w:rsidRPr="009F6DC7">
              <w:rPr>
                <w:color w:val="000000"/>
                <w:szCs w:val="22"/>
              </w:rPr>
              <w:t>29,873</w:t>
            </w:r>
          </w:p>
        </w:tc>
        <w:tc>
          <w:tcPr>
            <w:tcW w:w="1098" w:type="dxa"/>
            <w:tcBorders>
              <w:top w:val="nil"/>
              <w:left w:val="nil"/>
              <w:bottom w:val="nil"/>
            </w:tcBorders>
            <w:vAlign w:val="center"/>
          </w:tcPr>
          <w:p w14:paraId="52E88842" w14:textId="553C820F" w:rsidR="004959DF" w:rsidRPr="009F6DC7" w:rsidRDefault="004959DF" w:rsidP="004959DF">
            <w:pPr>
              <w:jc w:val="center"/>
              <w:rPr>
                <w:color w:val="000000"/>
                <w:szCs w:val="22"/>
              </w:rPr>
            </w:pPr>
            <w:r>
              <w:rPr>
                <w:color w:val="000000"/>
                <w:szCs w:val="22"/>
              </w:rPr>
              <w:t>120,774</w:t>
            </w:r>
          </w:p>
        </w:tc>
      </w:tr>
      <w:tr w:rsidR="004959DF" w:rsidRPr="005A43F6" w14:paraId="4C31C418" w14:textId="77777777" w:rsidTr="004959DF">
        <w:trPr>
          <w:cantSplit/>
          <w:trHeight w:hRule="exact" w:val="251"/>
        </w:trPr>
        <w:tc>
          <w:tcPr>
            <w:tcW w:w="858" w:type="dxa"/>
            <w:tcBorders>
              <w:top w:val="nil"/>
              <w:bottom w:val="nil"/>
            </w:tcBorders>
            <w:vAlign w:val="bottom"/>
          </w:tcPr>
          <w:p w14:paraId="0E9D1E6E" w14:textId="77777777" w:rsidR="004959DF" w:rsidRPr="009F6DC7" w:rsidRDefault="004959DF" w:rsidP="004959DF">
            <w:pPr>
              <w:rPr>
                <w:szCs w:val="22"/>
              </w:rPr>
            </w:pPr>
            <w:r w:rsidRPr="009F6DC7">
              <w:rPr>
                <w:szCs w:val="22"/>
              </w:rPr>
              <w:t>1987</w:t>
            </w:r>
          </w:p>
        </w:tc>
        <w:tc>
          <w:tcPr>
            <w:tcW w:w="1100" w:type="dxa"/>
            <w:tcBorders>
              <w:top w:val="nil"/>
              <w:bottom w:val="nil"/>
              <w:right w:val="nil"/>
            </w:tcBorders>
            <w:vAlign w:val="center"/>
          </w:tcPr>
          <w:p w14:paraId="3CA51B48" w14:textId="4DB3321C" w:rsidR="004959DF" w:rsidRPr="009F6DC7" w:rsidRDefault="004959DF" w:rsidP="004959DF">
            <w:pPr>
              <w:jc w:val="center"/>
              <w:rPr>
                <w:szCs w:val="22"/>
              </w:rPr>
            </w:pPr>
            <w:r w:rsidRPr="009F6DC7">
              <w:rPr>
                <w:color w:val="000000"/>
                <w:szCs w:val="22"/>
              </w:rPr>
              <w:t>42,447</w:t>
            </w:r>
          </w:p>
        </w:tc>
        <w:tc>
          <w:tcPr>
            <w:tcW w:w="1045" w:type="dxa"/>
            <w:tcBorders>
              <w:top w:val="nil"/>
              <w:left w:val="nil"/>
              <w:bottom w:val="nil"/>
            </w:tcBorders>
            <w:vAlign w:val="center"/>
          </w:tcPr>
          <w:p w14:paraId="25147146" w14:textId="6AEB462A" w:rsidR="004959DF" w:rsidRPr="009F6DC7" w:rsidRDefault="004959DF" w:rsidP="004959DF">
            <w:pPr>
              <w:jc w:val="center"/>
              <w:rPr>
                <w:color w:val="000000"/>
                <w:szCs w:val="22"/>
              </w:rPr>
            </w:pPr>
            <w:r>
              <w:rPr>
                <w:color w:val="000000"/>
                <w:szCs w:val="22"/>
              </w:rPr>
              <w:t>51,235</w:t>
            </w:r>
          </w:p>
        </w:tc>
        <w:tc>
          <w:tcPr>
            <w:tcW w:w="1091" w:type="dxa"/>
            <w:tcBorders>
              <w:top w:val="nil"/>
              <w:bottom w:val="nil"/>
              <w:right w:val="nil"/>
            </w:tcBorders>
            <w:vAlign w:val="center"/>
          </w:tcPr>
          <w:p w14:paraId="1C4A5549" w14:textId="1248844D" w:rsidR="004959DF" w:rsidRPr="009F6DC7" w:rsidRDefault="004959DF" w:rsidP="004959DF">
            <w:pPr>
              <w:jc w:val="center"/>
              <w:rPr>
                <w:szCs w:val="22"/>
              </w:rPr>
            </w:pPr>
            <w:r w:rsidRPr="009F6DC7">
              <w:rPr>
                <w:color w:val="000000"/>
                <w:szCs w:val="22"/>
              </w:rPr>
              <w:t>125,127</w:t>
            </w:r>
          </w:p>
        </w:tc>
        <w:tc>
          <w:tcPr>
            <w:tcW w:w="1068" w:type="dxa"/>
            <w:tcBorders>
              <w:top w:val="nil"/>
              <w:left w:val="nil"/>
              <w:bottom w:val="nil"/>
            </w:tcBorders>
            <w:vAlign w:val="center"/>
          </w:tcPr>
          <w:p w14:paraId="6AB6969A" w14:textId="258BCD88" w:rsidR="004959DF" w:rsidRPr="009F6DC7" w:rsidRDefault="004959DF" w:rsidP="004959DF">
            <w:pPr>
              <w:jc w:val="center"/>
              <w:rPr>
                <w:color w:val="000000"/>
                <w:szCs w:val="22"/>
              </w:rPr>
            </w:pPr>
            <w:r>
              <w:rPr>
                <w:color w:val="000000"/>
                <w:szCs w:val="22"/>
              </w:rPr>
              <w:t>153,814</w:t>
            </w:r>
          </w:p>
        </w:tc>
        <w:tc>
          <w:tcPr>
            <w:tcW w:w="929" w:type="dxa"/>
            <w:tcBorders>
              <w:top w:val="nil"/>
              <w:bottom w:val="nil"/>
              <w:right w:val="nil"/>
            </w:tcBorders>
            <w:vAlign w:val="center"/>
          </w:tcPr>
          <w:p w14:paraId="79BC7DEA" w14:textId="1EB1327A" w:rsidR="004959DF" w:rsidRPr="009F6DC7" w:rsidRDefault="004959DF" w:rsidP="004959DF">
            <w:pPr>
              <w:jc w:val="center"/>
              <w:rPr>
                <w:szCs w:val="22"/>
              </w:rPr>
            </w:pPr>
            <w:r w:rsidRPr="009F6DC7">
              <w:rPr>
                <w:color w:val="000000"/>
                <w:szCs w:val="22"/>
              </w:rPr>
              <w:t>0.036</w:t>
            </w:r>
          </w:p>
        </w:tc>
        <w:tc>
          <w:tcPr>
            <w:tcW w:w="997" w:type="dxa"/>
            <w:tcBorders>
              <w:top w:val="nil"/>
              <w:left w:val="nil"/>
              <w:bottom w:val="nil"/>
            </w:tcBorders>
            <w:vAlign w:val="center"/>
          </w:tcPr>
          <w:p w14:paraId="4F377065" w14:textId="1EE9DC96" w:rsidR="004959DF" w:rsidRPr="009F6DC7" w:rsidRDefault="004959DF" w:rsidP="004959DF">
            <w:pPr>
              <w:jc w:val="center"/>
              <w:rPr>
                <w:color w:val="000000"/>
                <w:szCs w:val="22"/>
              </w:rPr>
            </w:pPr>
            <w:r>
              <w:rPr>
                <w:color w:val="000000"/>
                <w:szCs w:val="22"/>
              </w:rPr>
              <w:t>0.029</w:t>
            </w:r>
          </w:p>
        </w:tc>
        <w:tc>
          <w:tcPr>
            <w:tcW w:w="962" w:type="dxa"/>
            <w:tcBorders>
              <w:top w:val="nil"/>
              <w:bottom w:val="nil"/>
              <w:right w:val="nil"/>
            </w:tcBorders>
            <w:vAlign w:val="center"/>
          </w:tcPr>
          <w:p w14:paraId="1CDFAC3C" w14:textId="0F9BE567" w:rsidR="004959DF" w:rsidRPr="009F6DC7" w:rsidRDefault="004959DF" w:rsidP="004959DF">
            <w:pPr>
              <w:jc w:val="center"/>
              <w:rPr>
                <w:szCs w:val="22"/>
              </w:rPr>
            </w:pPr>
            <w:r w:rsidRPr="009F6DC7">
              <w:rPr>
                <w:color w:val="000000"/>
                <w:szCs w:val="22"/>
              </w:rPr>
              <w:t>30,163</w:t>
            </w:r>
          </w:p>
        </w:tc>
        <w:tc>
          <w:tcPr>
            <w:tcW w:w="1098" w:type="dxa"/>
            <w:tcBorders>
              <w:top w:val="nil"/>
              <w:left w:val="nil"/>
              <w:bottom w:val="nil"/>
            </w:tcBorders>
            <w:vAlign w:val="center"/>
          </w:tcPr>
          <w:p w14:paraId="4BDF2F98" w14:textId="4375932D" w:rsidR="004959DF" w:rsidRPr="009F6DC7" w:rsidRDefault="004959DF" w:rsidP="004959DF">
            <w:pPr>
              <w:jc w:val="center"/>
              <w:rPr>
                <w:color w:val="000000"/>
                <w:szCs w:val="22"/>
              </w:rPr>
            </w:pPr>
            <w:r>
              <w:rPr>
                <w:color w:val="000000"/>
                <w:szCs w:val="22"/>
              </w:rPr>
              <w:t>112,743</w:t>
            </w:r>
          </w:p>
        </w:tc>
      </w:tr>
      <w:tr w:rsidR="004959DF" w:rsidRPr="005A43F6" w14:paraId="31C4C94E" w14:textId="77777777" w:rsidTr="004959DF">
        <w:trPr>
          <w:cantSplit/>
          <w:trHeight w:hRule="exact" w:val="251"/>
        </w:trPr>
        <w:tc>
          <w:tcPr>
            <w:tcW w:w="858" w:type="dxa"/>
            <w:tcBorders>
              <w:top w:val="nil"/>
              <w:bottom w:val="nil"/>
            </w:tcBorders>
            <w:vAlign w:val="bottom"/>
          </w:tcPr>
          <w:p w14:paraId="2C3C9972" w14:textId="77777777" w:rsidR="004959DF" w:rsidRPr="009F6DC7" w:rsidRDefault="004959DF" w:rsidP="004959DF">
            <w:pPr>
              <w:rPr>
                <w:szCs w:val="22"/>
              </w:rPr>
            </w:pPr>
            <w:r w:rsidRPr="009F6DC7">
              <w:rPr>
                <w:szCs w:val="22"/>
              </w:rPr>
              <w:t>1988</w:t>
            </w:r>
          </w:p>
        </w:tc>
        <w:tc>
          <w:tcPr>
            <w:tcW w:w="1100" w:type="dxa"/>
            <w:tcBorders>
              <w:top w:val="nil"/>
              <w:bottom w:val="nil"/>
              <w:right w:val="nil"/>
            </w:tcBorders>
            <w:vAlign w:val="center"/>
          </w:tcPr>
          <w:p w14:paraId="2BD78441" w14:textId="159CCC01" w:rsidR="004959DF" w:rsidRPr="009F6DC7" w:rsidRDefault="004959DF" w:rsidP="004959DF">
            <w:pPr>
              <w:jc w:val="center"/>
              <w:rPr>
                <w:szCs w:val="22"/>
              </w:rPr>
            </w:pPr>
            <w:r w:rsidRPr="009F6DC7">
              <w:rPr>
                <w:color w:val="000000"/>
                <w:szCs w:val="22"/>
              </w:rPr>
              <w:t>45,135</w:t>
            </w:r>
          </w:p>
        </w:tc>
        <w:tc>
          <w:tcPr>
            <w:tcW w:w="1045" w:type="dxa"/>
            <w:tcBorders>
              <w:top w:val="nil"/>
              <w:left w:val="nil"/>
              <w:bottom w:val="nil"/>
            </w:tcBorders>
            <w:vAlign w:val="center"/>
          </w:tcPr>
          <w:p w14:paraId="05F9834A" w14:textId="2CA97127" w:rsidR="004959DF" w:rsidRPr="009F6DC7" w:rsidRDefault="004959DF" w:rsidP="004959DF">
            <w:pPr>
              <w:jc w:val="center"/>
              <w:rPr>
                <w:color w:val="000000"/>
                <w:szCs w:val="22"/>
              </w:rPr>
            </w:pPr>
            <w:r>
              <w:rPr>
                <w:color w:val="000000"/>
                <w:szCs w:val="22"/>
              </w:rPr>
              <w:t>54,586</w:t>
            </w:r>
          </w:p>
        </w:tc>
        <w:tc>
          <w:tcPr>
            <w:tcW w:w="1091" w:type="dxa"/>
            <w:tcBorders>
              <w:top w:val="nil"/>
              <w:bottom w:val="nil"/>
              <w:right w:val="nil"/>
            </w:tcBorders>
            <w:vAlign w:val="center"/>
          </w:tcPr>
          <w:p w14:paraId="502E60E9" w14:textId="6DD0A9C4" w:rsidR="004959DF" w:rsidRPr="009F6DC7" w:rsidRDefault="004959DF" w:rsidP="004959DF">
            <w:pPr>
              <w:jc w:val="center"/>
              <w:rPr>
                <w:szCs w:val="22"/>
              </w:rPr>
            </w:pPr>
            <w:r w:rsidRPr="009F6DC7">
              <w:rPr>
                <w:color w:val="000000"/>
                <w:szCs w:val="22"/>
              </w:rPr>
              <w:t>131,994</w:t>
            </w:r>
          </w:p>
        </w:tc>
        <w:tc>
          <w:tcPr>
            <w:tcW w:w="1068" w:type="dxa"/>
            <w:tcBorders>
              <w:top w:val="nil"/>
              <w:left w:val="nil"/>
              <w:bottom w:val="nil"/>
            </w:tcBorders>
            <w:vAlign w:val="center"/>
          </w:tcPr>
          <w:p w14:paraId="1E4898DF" w14:textId="08B16A71" w:rsidR="004959DF" w:rsidRPr="009F6DC7" w:rsidRDefault="004959DF" w:rsidP="004959DF">
            <w:pPr>
              <w:jc w:val="center"/>
              <w:rPr>
                <w:color w:val="000000"/>
                <w:szCs w:val="22"/>
              </w:rPr>
            </w:pPr>
            <w:r>
              <w:rPr>
                <w:color w:val="000000"/>
                <w:szCs w:val="22"/>
              </w:rPr>
              <w:t>162,683</w:t>
            </w:r>
          </w:p>
        </w:tc>
        <w:tc>
          <w:tcPr>
            <w:tcW w:w="929" w:type="dxa"/>
            <w:tcBorders>
              <w:top w:val="nil"/>
              <w:bottom w:val="nil"/>
              <w:right w:val="nil"/>
            </w:tcBorders>
            <w:vAlign w:val="center"/>
          </w:tcPr>
          <w:p w14:paraId="621D6EC3" w14:textId="4C1FA216" w:rsidR="004959DF" w:rsidRPr="009F6DC7" w:rsidRDefault="004959DF" w:rsidP="004959DF">
            <w:pPr>
              <w:jc w:val="center"/>
              <w:rPr>
                <w:szCs w:val="22"/>
              </w:rPr>
            </w:pPr>
            <w:r w:rsidRPr="009F6DC7">
              <w:rPr>
                <w:color w:val="000000"/>
                <w:szCs w:val="22"/>
              </w:rPr>
              <w:t>0.065</w:t>
            </w:r>
          </w:p>
        </w:tc>
        <w:tc>
          <w:tcPr>
            <w:tcW w:w="997" w:type="dxa"/>
            <w:tcBorders>
              <w:top w:val="nil"/>
              <w:left w:val="nil"/>
              <w:bottom w:val="nil"/>
            </w:tcBorders>
            <w:vAlign w:val="center"/>
          </w:tcPr>
          <w:p w14:paraId="1E2F212F" w14:textId="40A2B16A" w:rsidR="004959DF" w:rsidRPr="009F6DC7" w:rsidRDefault="004959DF" w:rsidP="004959DF">
            <w:pPr>
              <w:jc w:val="center"/>
              <w:rPr>
                <w:color w:val="000000"/>
                <w:szCs w:val="22"/>
              </w:rPr>
            </w:pPr>
            <w:r>
              <w:rPr>
                <w:color w:val="000000"/>
                <w:szCs w:val="22"/>
              </w:rPr>
              <w:t>0.052</w:t>
            </w:r>
          </w:p>
        </w:tc>
        <w:tc>
          <w:tcPr>
            <w:tcW w:w="962" w:type="dxa"/>
            <w:tcBorders>
              <w:top w:val="nil"/>
              <w:bottom w:val="nil"/>
              <w:right w:val="nil"/>
            </w:tcBorders>
            <w:vAlign w:val="center"/>
          </w:tcPr>
          <w:p w14:paraId="1118C299" w14:textId="5489B9C5" w:rsidR="004959DF" w:rsidRPr="009F6DC7" w:rsidRDefault="004959DF" w:rsidP="004959DF">
            <w:pPr>
              <w:jc w:val="center"/>
              <w:rPr>
                <w:szCs w:val="22"/>
              </w:rPr>
            </w:pPr>
            <w:r w:rsidRPr="009F6DC7">
              <w:rPr>
                <w:color w:val="000000"/>
                <w:szCs w:val="22"/>
              </w:rPr>
              <w:t>31,089</w:t>
            </w:r>
          </w:p>
        </w:tc>
        <w:tc>
          <w:tcPr>
            <w:tcW w:w="1098" w:type="dxa"/>
            <w:tcBorders>
              <w:top w:val="nil"/>
              <w:left w:val="nil"/>
              <w:bottom w:val="nil"/>
            </w:tcBorders>
            <w:vAlign w:val="center"/>
          </w:tcPr>
          <w:p w14:paraId="7DEE15BC" w14:textId="4B93E65E" w:rsidR="004959DF" w:rsidRPr="009F6DC7" w:rsidRDefault="004959DF" w:rsidP="004959DF">
            <w:pPr>
              <w:jc w:val="center"/>
              <w:rPr>
                <w:color w:val="000000"/>
                <w:szCs w:val="22"/>
              </w:rPr>
            </w:pPr>
            <w:r>
              <w:rPr>
                <w:color w:val="000000"/>
                <w:szCs w:val="22"/>
              </w:rPr>
              <w:t>176,121</w:t>
            </w:r>
          </w:p>
        </w:tc>
      </w:tr>
      <w:tr w:rsidR="004959DF" w:rsidRPr="005A43F6" w14:paraId="30B01FB5" w14:textId="77777777" w:rsidTr="004959DF">
        <w:trPr>
          <w:cantSplit/>
          <w:trHeight w:hRule="exact" w:val="251"/>
        </w:trPr>
        <w:tc>
          <w:tcPr>
            <w:tcW w:w="858" w:type="dxa"/>
            <w:tcBorders>
              <w:top w:val="nil"/>
              <w:bottom w:val="nil"/>
            </w:tcBorders>
            <w:vAlign w:val="bottom"/>
          </w:tcPr>
          <w:p w14:paraId="656B807D" w14:textId="77777777" w:rsidR="004959DF" w:rsidRPr="009F6DC7" w:rsidRDefault="004959DF" w:rsidP="004959DF">
            <w:pPr>
              <w:rPr>
                <w:szCs w:val="22"/>
              </w:rPr>
            </w:pPr>
            <w:r w:rsidRPr="009F6DC7">
              <w:rPr>
                <w:szCs w:val="22"/>
              </w:rPr>
              <w:t>1989</w:t>
            </w:r>
          </w:p>
        </w:tc>
        <w:tc>
          <w:tcPr>
            <w:tcW w:w="1100" w:type="dxa"/>
            <w:tcBorders>
              <w:top w:val="nil"/>
              <w:bottom w:val="nil"/>
              <w:right w:val="nil"/>
            </w:tcBorders>
            <w:vAlign w:val="center"/>
          </w:tcPr>
          <w:p w14:paraId="682D1C5E" w14:textId="46448516" w:rsidR="004959DF" w:rsidRPr="009F6DC7" w:rsidRDefault="004959DF" w:rsidP="004959DF">
            <w:pPr>
              <w:jc w:val="center"/>
              <w:rPr>
                <w:szCs w:val="22"/>
              </w:rPr>
            </w:pPr>
            <w:r w:rsidRPr="009F6DC7">
              <w:rPr>
                <w:color w:val="000000"/>
                <w:szCs w:val="22"/>
              </w:rPr>
              <w:t>46,407</w:t>
            </w:r>
          </w:p>
        </w:tc>
        <w:tc>
          <w:tcPr>
            <w:tcW w:w="1045" w:type="dxa"/>
            <w:tcBorders>
              <w:top w:val="nil"/>
              <w:left w:val="nil"/>
              <w:bottom w:val="nil"/>
            </w:tcBorders>
            <w:vAlign w:val="center"/>
          </w:tcPr>
          <w:p w14:paraId="25A61DA3" w14:textId="2DF735B4" w:rsidR="004959DF" w:rsidRPr="009F6DC7" w:rsidRDefault="004959DF" w:rsidP="004959DF">
            <w:pPr>
              <w:jc w:val="center"/>
              <w:rPr>
                <w:color w:val="000000"/>
                <w:szCs w:val="22"/>
              </w:rPr>
            </w:pPr>
            <w:r>
              <w:rPr>
                <w:color w:val="000000"/>
                <w:szCs w:val="22"/>
              </w:rPr>
              <w:t>56,600</w:t>
            </w:r>
          </w:p>
        </w:tc>
        <w:tc>
          <w:tcPr>
            <w:tcW w:w="1091" w:type="dxa"/>
            <w:tcBorders>
              <w:top w:val="nil"/>
              <w:bottom w:val="nil"/>
              <w:right w:val="nil"/>
            </w:tcBorders>
            <w:vAlign w:val="center"/>
          </w:tcPr>
          <w:p w14:paraId="70CBC7BC" w14:textId="1B358C15" w:rsidR="004959DF" w:rsidRPr="009F6DC7" w:rsidRDefault="004959DF" w:rsidP="004959DF">
            <w:pPr>
              <w:jc w:val="center"/>
              <w:rPr>
                <w:szCs w:val="22"/>
              </w:rPr>
            </w:pPr>
            <w:r w:rsidRPr="009F6DC7">
              <w:rPr>
                <w:color w:val="000000"/>
                <w:szCs w:val="22"/>
              </w:rPr>
              <w:t>139,337</w:t>
            </w:r>
          </w:p>
        </w:tc>
        <w:tc>
          <w:tcPr>
            <w:tcW w:w="1068" w:type="dxa"/>
            <w:tcBorders>
              <w:top w:val="nil"/>
              <w:left w:val="nil"/>
              <w:bottom w:val="nil"/>
            </w:tcBorders>
            <w:vAlign w:val="center"/>
          </w:tcPr>
          <w:p w14:paraId="54BA691D" w14:textId="40B592BF" w:rsidR="004959DF" w:rsidRPr="009F6DC7" w:rsidRDefault="004959DF" w:rsidP="004959DF">
            <w:pPr>
              <w:jc w:val="center"/>
              <w:rPr>
                <w:color w:val="000000"/>
                <w:szCs w:val="22"/>
              </w:rPr>
            </w:pPr>
            <w:r>
              <w:rPr>
                <w:color w:val="000000"/>
                <w:szCs w:val="22"/>
              </w:rPr>
              <w:t>173,213</w:t>
            </w:r>
          </w:p>
        </w:tc>
        <w:tc>
          <w:tcPr>
            <w:tcW w:w="929" w:type="dxa"/>
            <w:tcBorders>
              <w:top w:val="nil"/>
              <w:bottom w:val="nil"/>
              <w:right w:val="nil"/>
            </w:tcBorders>
            <w:vAlign w:val="center"/>
          </w:tcPr>
          <w:p w14:paraId="0E5F5415" w14:textId="52462811" w:rsidR="004959DF" w:rsidRPr="009F6DC7" w:rsidRDefault="004959DF" w:rsidP="004959DF">
            <w:pPr>
              <w:jc w:val="center"/>
              <w:rPr>
                <w:szCs w:val="22"/>
              </w:rPr>
            </w:pPr>
            <w:r w:rsidRPr="009F6DC7">
              <w:rPr>
                <w:color w:val="000000"/>
                <w:szCs w:val="22"/>
              </w:rPr>
              <w:t>0.085</w:t>
            </w:r>
          </w:p>
        </w:tc>
        <w:tc>
          <w:tcPr>
            <w:tcW w:w="997" w:type="dxa"/>
            <w:tcBorders>
              <w:top w:val="nil"/>
              <w:left w:val="nil"/>
              <w:bottom w:val="nil"/>
            </w:tcBorders>
            <w:vAlign w:val="center"/>
          </w:tcPr>
          <w:p w14:paraId="7A29553C" w14:textId="2121EC6F" w:rsidR="004959DF" w:rsidRPr="009F6DC7" w:rsidRDefault="004959DF" w:rsidP="004959DF">
            <w:pPr>
              <w:jc w:val="center"/>
              <w:rPr>
                <w:color w:val="000000"/>
                <w:szCs w:val="22"/>
              </w:rPr>
            </w:pPr>
            <w:r>
              <w:rPr>
                <w:color w:val="000000"/>
                <w:szCs w:val="22"/>
              </w:rPr>
              <w:t>0.068</w:t>
            </w:r>
          </w:p>
        </w:tc>
        <w:tc>
          <w:tcPr>
            <w:tcW w:w="962" w:type="dxa"/>
            <w:tcBorders>
              <w:top w:val="nil"/>
              <w:bottom w:val="nil"/>
              <w:right w:val="nil"/>
            </w:tcBorders>
            <w:vAlign w:val="center"/>
          </w:tcPr>
          <w:p w14:paraId="1EB7D410" w14:textId="597A3E22" w:rsidR="004959DF" w:rsidRPr="009F6DC7" w:rsidRDefault="004959DF" w:rsidP="004959DF">
            <w:pPr>
              <w:jc w:val="center"/>
              <w:rPr>
                <w:szCs w:val="22"/>
              </w:rPr>
            </w:pPr>
            <w:r w:rsidRPr="009F6DC7">
              <w:rPr>
                <w:color w:val="000000"/>
                <w:szCs w:val="22"/>
              </w:rPr>
              <w:t>45,580</w:t>
            </w:r>
          </w:p>
        </w:tc>
        <w:tc>
          <w:tcPr>
            <w:tcW w:w="1098" w:type="dxa"/>
            <w:tcBorders>
              <w:top w:val="nil"/>
              <w:left w:val="nil"/>
              <w:bottom w:val="nil"/>
            </w:tcBorders>
            <w:vAlign w:val="center"/>
          </w:tcPr>
          <w:p w14:paraId="0D4F27A2" w14:textId="168E1723" w:rsidR="004959DF" w:rsidRPr="009F6DC7" w:rsidRDefault="004959DF" w:rsidP="004959DF">
            <w:pPr>
              <w:jc w:val="center"/>
              <w:rPr>
                <w:color w:val="000000"/>
                <w:szCs w:val="22"/>
              </w:rPr>
            </w:pPr>
            <w:r>
              <w:rPr>
                <w:color w:val="000000"/>
                <w:szCs w:val="22"/>
              </w:rPr>
              <w:t>138,034</w:t>
            </w:r>
          </w:p>
        </w:tc>
      </w:tr>
      <w:tr w:rsidR="004959DF" w:rsidRPr="005A43F6" w14:paraId="4CC9CAED" w14:textId="77777777" w:rsidTr="004959DF">
        <w:trPr>
          <w:cantSplit/>
          <w:trHeight w:hRule="exact" w:val="251"/>
        </w:trPr>
        <w:tc>
          <w:tcPr>
            <w:tcW w:w="858" w:type="dxa"/>
            <w:tcBorders>
              <w:top w:val="nil"/>
              <w:bottom w:val="nil"/>
            </w:tcBorders>
            <w:vAlign w:val="bottom"/>
          </w:tcPr>
          <w:p w14:paraId="6FBD42E2" w14:textId="77777777" w:rsidR="004959DF" w:rsidRPr="009F6DC7" w:rsidRDefault="004959DF" w:rsidP="004959DF">
            <w:pPr>
              <w:rPr>
                <w:szCs w:val="22"/>
              </w:rPr>
            </w:pPr>
            <w:r w:rsidRPr="009F6DC7">
              <w:rPr>
                <w:szCs w:val="22"/>
              </w:rPr>
              <w:t>1990</w:t>
            </w:r>
          </w:p>
        </w:tc>
        <w:tc>
          <w:tcPr>
            <w:tcW w:w="1100" w:type="dxa"/>
            <w:tcBorders>
              <w:top w:val="nil"/>
              <w:bottom w:val="nil"/>
              <w:right w:val="nil"/>
            </w:tcBorders>
            <w:vAlign w:val="center"/>
          </w:tcPr>
          <w:p w14:paraId="4ABBDA07" w14:textId="5406C9B8" w:rsidR="004959DF" w:rsidRPr="009F6DC7" w:rsidRDefault="004959DF" w:rsidP="004959DF">
            <w:pPr>
              <w:jc w:val="center"/>
              <w:rPr>
                <w:szCs w:val="22"/>
              </w:rPr>
            </w:pPr>
            <w:r w:rsidRPr="009F6DC7">
              <w:rPr>
                <w:color w:val="000000"/>
                <w:szCs w:val="22"/>
              </w:rPr>
              <w:t>46,857</w:t>
            </w:r>
          </w:p>
        </w:tc>
        <w:tc>
          <w:tcPr>
            <w:tcW w:w="1045" w:type="dxa"/>
            <w:tcBorders>
              <w:top w:val="nil"/>
              <w:left w:val="nil"/>
              <w:bottom w:val="nil"/>
            </w:tcBorders>
            <w:vAlign w:val="center"/>
          </w:tcPr>
          <w:p w14:paraId="23A8172F" w14:textId="054436AE" w:rsidR="004959DF" w:rsidRPr="009F6DC7" w:rsidRDefault="004959DF" w:rsidP="004959DF">
            <w:pPr>
              <w:jc w:val="center"/>
              <w:rPr>
                <w:color w:val="000000"/>
                <w:szCs w:val="22"/>
              </w:rPr>
            </w:pPr>
            <w:r>
              <w:rPr>
                <w:color w:val="000000"/>
                <w:szCs w:val="22"/>
              </w:rPr>
              <w:t>57,924</w:t>
            </w:r>
          </w:p>
        </w:tc>
        <w:tc>
          <w:tcPr>
            <w:tcW w:w="1091" w:type="dxa"/>
            <w:tcBorders>
              <w:top w:val="nil"/>
              <w:bottom w:val="nil"/>
              <w:right w:val="nil"/>
            </w:tcBorders>
            <w:vAlign w:val="center"/>
          </w:tcPr>
          <w:p w14:paraId="028E3B59" w14:textId="27AE2D99" w:rsidR="004959DF" w:rsidRPr="009F6DC7" w:rsidRDefault="004959DF" w:rsidP="004959DF">
            <w:pPr>
              <w:jc w:val="center"/>
              <w:rPr>
                <w:szCs w:val="22"/>
              </w:rPr>
            </w:pPr>
            <w:r w:rsidRPr="009F6DC7">
              <w:rPr>
                <w:color w:val="000000"/>
                <w:szCs w:val="22"/>
              </w:rPr>
              <w:t>152,593</w:t>
            </w:r>
          </w:p>
        </w:tc>
        <w:tc>
          <w:tcPr>
            <w:tcW w:w="1068" w:type="dxa"/>
            <w:tcBorders>
              <w:top w:val="nil"/>
              <w:left w:val="nil"/>
              <w:bottom w:val="nil"/>
            </w:tcBorders>
            <w:vAlign w:val="center"/>
          </w:tcPr>
          <w:p w14:paraId="25876D92" w14:textId="6CAF4022" w:rsidR="004959DF" w:rsidRPr="009F6DC7" w:rsidRDefault="004959DF" w:rsidP="004959DF">
            <w:pPr>
              <w:jc w:val="center"/>
              <w:rPr>
                <w:color w:val="000000"/>
                <w:szCs w:val="22"/>
              </w:rPr>
            </w:pPr>
            <w:r>
              <w:rPr>
                <w:color w:val="000000"/>
                <w:szCs w:val="22"/>
              </w:rPr>
              <w:t>190,741</w:t>
            </w:r>
          </w:p>
        </w:tc>
        <w:tc>
          <w:tcPr>
            <w:tcW w:w="929" w:type="dxa"/>
            <w:tcBorders>
              <w:top w:val="nil"/>
              <w:bottom w:val="nil"/>
              <w:right w:val="nil"/>
            </w:tcBorders>
            <w:vAlign w:val="center"/>
          </w:tcPr>
          <w:p w14:paraId="57834245" w14:textId="79213630" w:rsidR="004959DF" w:rsidRPr="009F6DC7" w:rsidRDefault="004959DF" w:rsidP="004959DF">
            <w:pPr>
              <w:jc w:val="center"/>
              <w:rPr>
                <w:szCs w:val="22"/>
              </w:rPr>
            </w:pPr>
            <w:r w:rsidRPr="009F6DC7">
              <w:rPr>
                <w:color w:val="000000"/>
                <w:szCs w:val="22"/>
              </w:rPr>
              <w:t>0.086</w:t>
            </w:r>
          </w:p>
        </w:tc>
        <w:tc>
          <w:tcPr>
            <w:tcW w:w="997" w:type="dxa"/>
            <w:tcBorders>
              <w:top w:val="nil"/>
              <w:left w:val="nil"/>
              <w:bottom w:val="nil"/>
            </w:tcBorders>
            <w:vAlign w:val="center"/>
          </w:tcPr>
          <w:p w14:paraId="619245CE" w14:textId="72D6D110" w:rsidR="004959DF" w:rsidRPr="009F6DC7" w:rsidRDefault="004959DF" w:rsidP="004959DF">
            <w:pPr>
              <w:jc w:val="center"/>
              <w:rPr>
                <w:color w:val="000000"/>
                <w:szCs w:val="22"/>
              </w:rPr>
            </w:pPr>
            <w:r>
              <w:rPr>
                <w:color w:val="000000"/>
                <w:szCs w:val="22"/>
              </w:rPr>
              <w:t>0.069</w:t>
            </w:r>
          </w:p>
        </w:tc>
        <w:tc>
          <w:tcPr>
            <w:tcW w:w="962" w:type="dxa"/>
            <w:tcBorders>
              <w:top w:val="nil"/>
              <w:bottom w:val="nil"/>
              <w:right w:val="nil"/>
            </w:tcBorders>
            <w:vAlign w:val="center"/>
          </w:tcPr>
          <w:p w14:paraId="438CC986" w14:textId="5CD5A684" w:rsidR="004959DF" w:rsidRPr="009F6DC7" w:rsidRDefault="004959DF" w:rsidP="004959DF">
            <w:pPr>
              <w:jc w:val="center"/>
              <w:rPr>
                <w:szCs w:val="22"/>
              </w:rPr>
            </w:pPr>
            <w:r w:rsidRPr="009F6DC7">
              <w:rPr>
                <w:color w:val="000000"/>
                <w:szCs w:val="22"/>
              </w:rPr>
              <w:t>72,280</w:t>
            </w:r>
          </w:p>
        </w:tc>
        <w:tc>
          <w:tcPr>
            <w:tcW w:w="1098" w:type="dxa"/>
            <w:tcBorders>
              <w:top w:val="nil"/>
              <w:left w:val="nil"/>
              <w:bottom w:val="nil"/>
            </w:tcBorders>
            <w:vAlign w:val="center"/>
          </w:tcPr>
          <w:p w14:paraId="0B1C03C8" w14:textId="5F01EEA1" w:rsidR="004959DF" w:rsidRPr="009F6DC7" w:rsidRDefault="004959DF" w:rsidP="004959DF">
            <w:pPr>
              <w:jc w:val="center"/>
              <w:rPr>
                <w:color w:val="000000"/>
                <w:szCs w:val="22"/>
              </w:rPr>
            </w:pPr>
            <w:r>
              <w:rPr>
                <w:color w:val="000000"/>
                <w:szCs w:val="22"/>
              </w:rPr>
              <w:t>109,953</w:t>
            </w:r>
          </w:p>
        </w:tc>
      </w:tr>
      <w:tr w:rsidR="004959DF" w:rsidRPr="005A43F6" w14:paraId="41B96F58" w14:textId="77777777" w:rsidTr="004959DF">
        <w:trPr>
          <w:cantSplit/>
          <w:trHeight w:hRule="exact" w:val="251"/>
        </w:trPr>
        <w:tc>
          <w:tcPr>
            <w:tcW w:w="858" w:type="dxa"/>
            <w:tcBorders>
              <w:top w:val="nil"/>
              <w:bottom w:val="nil"/>
            </w:tcBorders>
            <w:vAlign w:val="bottom"/>
          </w:tcPr>
          <w:p w14:paraId="747AB392" w14:textId="77777777" w:rsidR="004959DF" w:rsidRPr="009F6DC7" w:rsidRDefault="004959DF" w:rsidP="004959DF">
            <w:pPr>
              <w:rPr>
                <w:szCs w:val="22"/>
              </w:rPr>
            </w:pPr>
            <w:r w:rsidRPr="009F6DC7">
              <w:rPr>
                <w:szCs w:val="22"/>
              </w:rPr>
              <w:t>1991</w:t>
            </w:r>
          </w:p>
        </w:tc>
        <w:tc>
          <w:tcPr>
            <w:tcW w:w="1100" w:type="dxa"/>
            <w:tcBorders>
              <w:top w:val="nil"/>
              <w:bottom w:val="nil"/>
              <w:right w:val="nil"/>
            </w:tcBorders>
            <w:vAlign w:val="center"/>
          </w:tcPr>
          <w:p w14:paraId="2247E133" w14:textId="6F00F0EE" w:rsidR="004959DF" w:rsidRPr="009F6DC7" w:rsidRDefault="004959DF" w:rsidP="004959DF">
            <w:pPr>
              <w:jc w:val="center"/>
              <w:rPr>
                <w:szCs w:val="22"/>
              </w:rPr>
            </w:pPr>
            <w:r w:rsidRPr="009F6DC7">
              <w:rPr>
                <w:color w:val="000000"/>
                <w:szCs w:val="22"/>
              </w:rPr>
              <w:t>47,786</w:t>
            </w:r>
          </w:p>
        </w:tc>
        <w:tc>
          <w:tcPr>
            <w:tcW w:w="1045" w:type="dxa"/>
            <w:tcBorders>
              <w:top w:val="nil"/>
              <w:left w:val="nil"/>
              <w:bottom w:val="nil"/>
            </w:tcBorders>
            <w:vAlign w:val="center"/>
          </w:tcPr>
          <w:p w14:paraId="3A97306D" w14:textId="01B189C0" w:rsidR="004959DF" w:rsidRPr="009F6DC7" w:rsidRDefault="004959DF" w:rsidP="004959DF">
            <w:pPr>
              <w:jc w:val="center"/>
              <w:rPr>
                <w:color w:val="000000"/>
                <w:szCs w:val="22"/>
              </w:rPr>
            </w:pPr>
            <w:r>
              <w:rPr>
                <w:color w:val="000000"/>
                <w:szCs w:val="22"/>
              </w:rPr>
              <w:t>59,896</w:t>
            </w:r>
          </w:p>
        </w:tc>
        <w:tc>
          <w:tcPr>
            <w:tcW w:w="1091" w:type="dxa"/>
            <w:tcBorders>
              <w:top w:val="nil"/>
              <w:bottom w:val="nil"/>
              <w:right w:val="nil"/>
            </w:tcBorders>
            <w:vAlign w:val="center"/>
          </w:tcPr>
          <w:p w14:paraId="5529A9B3" w14:textId="151449C7" w:rsidR="004959DF" w:rsidRPr="009F6DC7" w:rsidRDefault="004959DF" w:rsidP="004959DF">
            <w:pPr>
              <w:jc w:val="center"/>
              <w:rPr>
                <w:szCs w:val="22"/>
              </w:rPr>
            </w:pPr>
            <w:r w:rsidRPr="009F6DC7">
              <w:rPr>
                <w:color w:val="000000"/>
                <w:szCs w:val="22"/>
              </w:rPr>
              <w:t>164,993</w:t>
            </w:r>
          </w:p>
        </w:tc>
        <w:tc>
          <w:tcPr>
            <w:tcW w:w="1068" w:type="dxa"/>
            <w:tcBorders>
              <w:top w:val="nil"/>
              <w:left w:val="nil"/>
              <w:bottom w:val="nil"/>
            </w:tcBorders>
            <w:vAlign w:val="center"/>
          </w:tcPr>
          <w:p w14:paraId="3A602BA4" w14:textId="168023F5" w:rsidR="004959DF" w:rsidRPr="009F6DC7" w:rsidRDefault="004959DF" w:rsidP="004959DF">
            <w:pPr>
              <w:jc w:val="center"/>
              <w:rPr>
                <w:color w:val="000000"/>
                <w:szCs w:val="22"/>
              </w:rPr>
            </w:pPr>
            <w:r>
              <w:rPr>
                <w:color w:val="000000"/>
                <w:szCs w:val="22"/>
              </w:rPr>
              <w:t>207,052</w:t>
            </w:r>
          </w:p>
        </w:tc>
        <w:tc>
          <w:tcPr>
            <w:tcW w:w="929" w:type="dxa"/>
            <w:tcBorders>
              <w:top w:val="nil"/>
              <w:bottom w:val="nil"/>
              <w:right w:val="nil"/>
            </w:tcBorders>
            <w:vAlign w:val="center"/>
          </w:tcPr>
          <w:p w14:paraId="167716D6" w14:textId="56D00512" w:rsidR="004959DF" w:rsidRPr="009F6DC7" w:rsidRDefault="004959DF" w:rsidP="004959DF">
            <w:pPr>
              <w:jc w:val="center"/>
              <w:rPr>
                <w:szCs w:val="22"/>
              </w:rPr>
            </w:pPr>
            <w:r w:rsidRPr="009F6DC7">
              <w:rPr>
                <w:color w:val="000000"/>
                <w:szCs w:val="22"/>
              </w:rPr>
              <w:t>0.040</w:t>
            </w:r>
          </w:p>
        </w:tc>
        <w:tc>
          <w:tcPr>
            <w:tcW w:w="997" w:type="dxa"/>
            <w:tcBorders>
              <w:top w:val="nil"/>
              <w:left w:val="nil"/>
              <w:bottom w:val="nil"/>
            </w:tcBorders>
            <w:vAlign w:val="center"/>
          </w:tcPr>
          <w:p w14:paraId="71B3C490" w14:textId="6A677622" w:rsidR="004959DF" w:rsidRPr="009F6DC7" w:rsidRDefault="004959DF" w:rsidP="004959DF">
            <w:pPr>
              <w:jc w:val="center"/>
              <w:rPr>
                <w:color w:val="000000"/>
                <w:szCs w:val="22"/>
              </w:rPr>
            </w:pPr>
            <w:r>
              <w:rPr>
                <w:color w:val="000000"/>
                <w:szCs w:val="22"/>
              </w:rPr>
              <w:t>0.032</w:t>
            </w:r>
          </w:p>
        </w:tc>
        <w:tc>
          <w:tcPr>
            <w:tcW w:w="962" w:type="dxa"/>
            <w:tcBorders>
              <w:top w:val="nil"/>
              <w:bottom w:val="nil"/>
              <w:right w:val="nil"/>
            </w:tcBorders>
            <w:vAlign w:val="center"/>
          </w:tcPr>
          <w:p w14:paraId="1888CAB1" w14:textId="483EA4A6" w:rsidR="004959DF" w:rsidRPr="009F6DC7" w:rsidRDefault="004959DF" w:rsidP="004959DF">
            <w:pPr>
              <w:jc w:val="center"/>
              <w:rPr>
                <w:szCs w:val="22"/>
              </w:rPr>
            </w:pPr>
            <w:r w:rsidRPr="009F6DC7">
              <w:rPr>
                <w:color w:val="000000"/>
                <w:szCs w:val="22"/>
              </w:rPr>
              <w:t>67,449</w:t>
            </w:r>
          </w:p>
        </w:tc>
        <w:tc>
          <w:tcPr>
            <w:tcW w:w="1098" w:type="dxa"/>
            <w:tcBorders>
              <w:top w:val="nil"/>
              <w:left w:val="nil"/>
              <w:bottom w:val="nil"/>
            </w:tcBorders>
            <w:vAlign w:val="center"/>
          </w:tcPr>
          <w:p w14:paraId="52D49DE0" w14:textId="0C5C9280" w:rsidR="004959DF" w:rsidRPr="009F6DC7" w:rsidRDefault="004959DF" w:rsidP="004959DF">
            <w:pPr>
              <w:jc w:val="center"/>
              <w:rPr>
                <w:color w:val="000000"/>
                <w:szCs w:val="22"/>
              </w:rPr>
            </w:pPr>
            <w:r>
              <w:rPr>
                <w:color w:val="000000"/>
                <w:szCs w:val="22"/>
              </w:rPr>
              <w:t>54,357</w:t>
            </w:r>
          </w:p>
        </w:tc>
      </w:tr>
      <w:tr w:rsidR="004959DF" w:rsidRPr="005A43F6" w14:paraId="354F988E" w14:textId="77777777" w:rsidTr="004959DF">
        <w:trPr>
          <w:cantSplit/>
          <w:trHeight w:hRule="exact" w:val="251"/>
        </w:trPr>
        <w:tc>
          <w:tcPr>
            <w:tcW w:w="858" w:type="dxa"/>
            <w:tcBorders>
              <w:top w:val="nil"/>
              <w:bottom w:val="nil"/>
            </w:tcBorders>
            <w:vAlign w:val="bottom"/>
          </w:tcPr>
          <w:p w14:paraId="01F15C10" w14:textId="77777777" w:rsidR="004959DF" w:rsidRPr="009F6DC7" w:rsidRDefault="004959DF" w:rsidP="004959DF">
            <w:pPr>
              <w:rPr>
                <w:szCs w:val="22"/>
              </w:rPr>
            </w:pPr>
            <w:r w:rsidRPr="009F6DC7">
              <w:rPr>
                <w:szCs w:val="22"/>
              </w:rPr>
              <w:t>1992</w:t>
            </w:r>
          </w:p>
        </w:tc>
        <w:tc>
          <w:tcPr>
            <w:tcW w:w="1100" w:type="dxa"/>
            <w:tcBorders>
              <w:top w:val="nil"/>
              <w:bottom w:val="nil"/>
              <w:right w:val="nil"/>
            </w:tcBorders>
            <w:vAlign w:val="center"/>
          </w:tcPr>
          <w:p w14:paraId="2365842B" w14:textId="1A2569BD" w:rsidR="004959DF" w:rsidRPr="009F6DC7" w:rsidRDefault="004959DF" w:rsidP="004959DF">
            <w:pPr>
              <w:jc w:val="center"/>
              <w:rPr>
                <w:szCs w:val="22"/>
              </w:rPr>
            </w:pPr>
            <w:r w:rsidRPr="009F6DC7">
              <w:rPr>
                <w:color w:val="000000"/>
                <w:szCs w:val="22"/>
              </w:rPr>
              <w:t>52,762</w:t>
            </w:r>
          </w:p>
        </w:tc>
        <w:tc>
          <w:tcPr>
            <w:tcW w:w="1045" w:type="dxa"/>
            <w:tcBorders>
              <w:top w:val="nil"/>
              <w:left w:val="nil"/>
              <w:bottom w:val="nil"/>
            </w:tcBorders>
            <w:vAlign w:val="center"/>
          </w:tcPr>
          <w:p w14:paraId="088C1B80" w14:textId="4118AC8D" w:rsidR="004959DF" w:rsidRPr="009F6DC7" w:rsidRDefault="004959DF" w:rsidP="004959DF">
            <w:pPr>
              <w:jc w:val="center"/>
              <w:rPr>
                <w:color w:val="000000"/>
                <w:szCs w:val="22"/>
              </w:rPr>
            </w:pPr>
            <w:r>
              <w:rPr>
                <w:color w:val="000000"/>
                <w:szCs w:val="22"/>
              </w:rPr>
              <w:t>66,091</w:t>
            </w:r>
          </w:p>
        </w:tc>
        <w:tc>
          <w:tcPr>
            <w:tcW w:w="1091" w:type="dxa"/>
            <w:tcBorders>
              <w:top w:val="nil"/>
              <w:bottom w:val="nil"/>
              <w:right w:val="nil"/>
            </w:tcBorders>
            <w:vAlign w:val="center"/>
          </w:tcPr>
          <w:p w14:paraId="0207B89F" w14:textId="46CB3DA3" w:rsidR="004959DF" w:rsidRPr="009F6DC7" w:rsidRDefault="004959DF" w:rsidP="004959DF">
            <w:pPr>
              <w:jc w:val="center"/>
              <w:rPr>
                <w:szCs w:val="22"/>
              </w:rPr>
            </w:pPr>
            <w:r w:rsidRPr="009F6DC7">
              <w:rPr>
                <w:color w:val="000000"/>
                <w:szCs w:val="22"/>
              </w:rPr>
              <w:t>197,445</w:t>
            </w:r>
          </w:p>
        </w:tc>
        <w:tc>
          <w:tcPr>
            <w:tcW w:w="1068" w:type="dxa"/>
            <w:tcBorders>
              <w:top w:val="nil"/>
              <w:left w:val="nil"/>
              <w:bottom w:val="nil"/>
            </w:tcBorders>
            <w:vAlign w:val="center"/>
          </w:tcPr>
          <w:p w14:paraId="7D426B4C" w14:textId="36ED3311" w:rsidR="004959DF" w:rsidRPr="009F6DC7" w:rsidRDefault="004959DF" w:rsidP="004959DF">
            <w:pPr>
              <w:jc w:val="center"/>
              <w:rPr>
                <w:color w:val="000000"/>
                <w:szCs w:val="22"/>
              </w:rPr>
            </w:pPr>
            <w:r>
              <w:rPr>
                <w:color w:val="000000"/>
                <w:szCs w:val="22"/>
              </w:rPr>
              <w:t>246,105</w:t>
            </w:r>
          </w:p>
        </w:tc>
        <w:tc>
          <w:tcPr>
            <w:tcW w:w="929" w:type="dxa"/>
            <w:tcBorders>
              <w:top w:val="nil"/>
              <w:bottom w:val="nil"/>
              <w:right w:val="nil"/>
            </w:tcBorders>
            <w:vAlign w:val="center"/>
          </w:tcPr>
          <w:p w14:paraId="781B4403" w14:textId="387F6D8A" w:rsidR="004959DF" w:rsidRPr="009F6DC7" w:rsidRDefault="004959DF" w:rsidP="004959DF">
            <w:pPr>
              <w:jc w:val="center"/>
              <w:rPr>
                <w:szCs w:val="22"/>
              </w:rPr>
            </w:pPr>
            <w:r w:rsidRPr="009F6DC7">
              <w:rPr>
                <w:color w:val="000000"/>
                <w:szCs w:val="22"/>
              </w:rPr>
              <w:t>0.033</w:t>
            </w:r>
          </w:p>
        </w:tc>
        <w:tc>
          <w:tcPr>
            <w:tcW w:w="997" w:type="dxa"/>
            <w:tcBorders>
              <w:top w:val="nil"/>
              <w:left w:val="nil"/>
              <w:bottom w:val="nil"/>
            </w:tcBorders>
            <w:vAlign w:val="center"/>
          </w:tcPr>
          <w:p w14:paraId="490D0C2B" w14:textId="13B34465" w:rsidR="004959DF" w:rsidRPr="009F6DC7" w:rsidRDefault="004959DF" w:rsidP="004959DF">
            <w:pPr>
              <w:jc w:val="center"/>
              <w:rPr>
                <w:color w:val="000000"/>
                <w:szCs w:val="22"/>
              </w:rPr>
            </w:pPr>
            <w:r>
              <w:rPr>
                <w:color w:val="000000"/>
                <w:szCs w:val="22"/>
              </w:rPr>
              <w:t>0.027</w:t>
            </w:r>
          </w:p>
        </w:tc>
        <w:tc>
          <w:tcPr>
            <w:tcW w:w="962" w:type="dxa"/>
            <w:tcBorders>
              <w:top w:val="nil"/>
              <w:bottom w:val="nil"/>
              <w:right w:val="nil"/>
            </w:tcBorders>
            <w:vAlign w:val="center"/>
          </w:tcPr>
          <w:p w14:paraId="1498A8D0" w14:textId="66DF0504" w:rsidR="004959DF" w:rsidRPr="009F6DC7" w:rsidRDefault="004959DF" w:rsidP="004959DF">
            <w:pPr>
              <w:jc w:val="center"/>
              <w:rPr>
                <w:szCs w:val="22"/>
              </w:rPr>
            </w:pPr>
            <w:r w:rsidRPr="009F6DC7">
              <w:rPr>
                <w:color w:val="000000"/>
                <w:szCs w:val="22"/>
              </w:rPr>
              <w:t>105,748</w:t>
            </w:r>
          </w:p>
        </w:tc>
        <w:tc>
          <w:tcPr>
            <w:tcW w:w="1098" w:type="dxa"/>
            <w:tcBorders>
              <w:top w:val="nil"/>
              <w:left w:val="nil"/>
              <w:bottom w:val="nil"/>
            </w:tcBorders>
            <w:vAlign w:val="center"/>
          </w:tcPr>
          <w:p w14:paraId="3F90E936" w14:textId="2D26D62A" w:rsidR="004959DF" w:rsidRPr="009F6DC7" w:rsidRDefault="004959DF" w:rsidP="004959DF">
            <w:pPr>
              <w:jc w:val="center"/>
              <w:rPr>
                <w:color w:val="000000"/>
                <w:szCs w:val="22"/>
              </w:rPr>
            </w:pPr>
            <w:r>
              <w:rPr>
                <w:color w:val="000000"/>
                <w:szCs w:val="22"/>
              </w:rPr>
              <w:t>65,054</w:t>
            </w:r>
          </w:p>
        </w:tc>
      </w:tr>
      <w:tr w:rsidR="004959DF" w:rsidRPr="005A43F6" w14:paraId="0831ABDF" w14:textId="77777777" w:rsidTr="004959DF">
        <w:trPr>
          <w:cantSplit/>
          <w:trHeight w:hRule="exact" w:val="251"/>
        </w:trPr>
        <w:tc>
          <w:tcPr>
            <w:tcW w:w="858" w:type="dxa"/>
            <w:tcBorders>
              <w:top w:val="nil"/>
              <w:bottom w:val="nil"/>
            </w:tcBorders>
            <w:vAlign w:val="bottom"/>
          </w:tcPr>
          <w:p w14:paraId="499C548E" w14:textId="77777777" w:rsidR="004959DF" w:rsidRPr="009F6DC7" w:rsidRDefault="004959DF" w:rsidP="004959DF">
            <w:pPr>
              <w:rPr>
                <w:szCs w:val="22"/>
              </w:rPr>
            </w:pPr>
            <w:r w:rsidRPr="009F6DC7">
              <w:rPr>
                <w:szCs w:val="22"/>
              </w:rPr>
              <w:t>1993</w:t>
            </w:r>
          </w:p>
        </w:tc>
        <w:tc>
          <w:tcPr>
            <w:tcW w:w="1100" w:type="dxa"/>
            <w:tcBorders>
              <w:top w:val="nil"/>
              <w:bottom w:val="nil"/>
              <w:right w:val="nil"/>
            </w:tcBorders>
            <w:vAlign w:val="center"/>
          </w:tcPr>
          <w:p w14:paraId="0D64A4AE" w14:textId="0C3A9578" w:rsidR="004959DF" w:rsidRPr="009F6DC7" w:rsidRDefault="004959DF" w:rsidP="004959DF">
            <w:pPr>
              <w:jc w:val="center"/>
              <w:rPr>
                <w:szCs w:val="22"/>
              </w:rPr>
            </w:pPr>
            <w:r w:rsidRPr="009F6DC7">
              <w:rPr>
                <w:color w:val="000000"/>
                <w:szCs w:val="22"/>
              </w:rPr>
              <w:t>59,632</w:t>
            </w:r>
          </w:p>
        </w:tc>
        <w:tc>
          <w:tcPr>
            <w:tcW w:w="1045" w:type="dxa"/>
            <w:tcBorders>
              <w:top w:val="nil"/>
              <w:left w:val="nil"/>
              <w:bottom w:val="nil"/>
            </w:tcBorders>
            <w:vAlign w:val="center"/>
          </w:tcPr>
          <w:p w14:paraId="690E5990" w14:textId="29FE873C" w:rsidR="004959DF" w:rsidRPr="009F6DC7" w:rsidRDefault="004959DF" w:rsidP="004959DF">
            <w:pPr>
              <w:jc w:val="center"/>
              <w:rPr>
                <w:color w:val="000000"/>
                <w:szCs w:val="22"/>
              </w:rPr>
            </w:pPr>
            <w:r>
              <w:rPr>
                <w:color w:val="000000"/>
                <w:szCs w:val="22"/>
              </w:rPr>
              <w:t>74,354</w:t>
            </w:r>
          </w:p>
        </w:tc>
        <w:tc>
          <w:tcPr>
            <w:tcW w:w="1091" w:type="dxa"/>
            <w:tcBorders>
              <w:top w:val="nil"/>
              <w:bottom w:val="nil"/>
              <w:right w:val="nil"/>
            </w:tcBorders>
            <w:vAlign w:val="center"/>
          </w:tcPr>
          <w:p w14:paraId="668EC58C" w14:textId="22AEB28E" w:rsidR="004959DF" w:rsidRPr="009F6DC7" w:rsidRDefault="004959DF" w:rsidP="004959DF">
            <w:pPr>
              <w:jc w:val="center"/>
              <w:rPr>
                <w:szCs w:val="22"/>
              </w:rPr>
            </w:pPr>
            <w:r w:rsidRPr="009F6DC7">
              <w:rPr>
                <w:color w:val="000000"/>
                <w:szCs w:val="22"/>
              </w:rPr>
              <w:t>224,895</w:t>
            </w:r>
          </w:p>
        </w:tc>
        <w:tc>
          <w:tcPr>
            <w:tcW w:w="1068" w:type="dxa"/>
            <w:tcBorders>
              <w:top w:val="nil"/>
              <w:left w:val="nil"/>
              <w:bottom w:val="nil"/>
            </w:tcBorders>
            <w:vAlign w:val="center"/>
          </w:tcPr>
          <w:p w14:paraId="0E3D7CB4" w14:textId="03E16D50" w:rsidR="004959DF" w:rsidRPr="009F6DC7" w:rsidRDefault="004959DF" w:rsidP="004959DF">
            <w:pPr>
              <w:jc w:val="center"/>
              <w:rPr>
                <w:color w:val="000000"/>
                <w:szCs w:val="22"/>
              </w:rPr>
            </w:pPr>
            <w:r>
              <w:rPr>
                <w:color w:val="000000"/>
                <w:szCs w:val="22"/>
              </w:rPr>
              <w:t>278,750</w:t>
            </w:r>
          </w:p>
        </w:tc>
        <w:tc>
          <w:tcPr>
            <w:tcW w:w="929" w:type="dxa"/>
            <w:tcBorders>
              <w:top w:val="nil"/>
              <w:bottom w:val="nil"/>
              <w:right w:val="nil"/>
            </w:tcBorders>
            <w:vAlign w:val="center"/>
          </w:tcPr>
          <w:p w14:paraId="67E5CDFE" w14:textId="2F830993" w:rsidR="004959DF" w:rsidRPr="009F6DC7" w:rsidRDefault="004959DF" w:rsidP="004959DF">
            <w:pPr>
              <w:jc w:val="center"/>
              <w:rPr>
                <w:szCs w:val="22"/>
              </w:rPr>
            </w:pPr>
            <w:r w:rsidRPr="009F6DC7">
              <w:rPr>
                <w:color w:val="000000"/>
                <w:szCs w:val="22"/>
              </w:rPr>
              <w:t>0.009</w:t>
            </w:r>
          </w:p>
        </w:tc>
        <w:tc>
          <w:tcPr>
            <w:tcW w:w="997" w:type="dxa"/>
            <w:tcBorders>
              <w:top w:val="nil"/>
              <w:left w:val="nil"/>
              <w:bottom w:val="nil"/>
            </w:tcBorders>
            <w:vAlign w:val="center"/>
          </w:tcPr>
          <w:p w14:paraId="761C89D9" w14:textId="25A8A59C" w:rsidR="004959DF" w:rsidRPr="009F6DC7" w:rsidRDefault="004959DF" w:rsidP="004959DF">
            <w:pPr>
              <w:jc w:val="center"/>
              <w:rPr>
                <w:color w:val="000000"/>
                <w:szCs w:val="22"/>
              </w:rPr>
            </w:pPr>
            <w:r>
              <w:rPr>
                <w:color w:val="000000"/>
                <w:szCs w:val="22"/>
              </w:rPr>
              <w:t>0.007</w:t>
            </w:r>
          </w:p>
        </w:tc>
        <w:tc>
          <w:tcPr>
            <w:tcW w:w="962" w:type="dxa"/>
            <w:tcBorders>
              <w:top w:val="nil"/>
              <w:bottom w:val="nil"/>
              <w:right w:val="nil"/>
            </w:tcBorders>
            <w:vAlign w:val="center"/>
          </w:tcPr>
          <w:p w14:paraId="3FE13E59" w14:textId="1673D06D" w:rsidR="004959DF" w:rsidRPr="009F6DC7" w:rsidRDefault="004959DF" w:rsidP="004959DF">
            <w:pPr>
              <w:jc w:val="center"/>
              <w:rPr>
                <w:szCs w:val="22"/>
              </w:rPr>
            </w:pPr>
            <w:r w:rsidRPr="009F6DC7">
              <w:rPr>
                <w:color w:val="000000"/>
                <w:szCs w:val="22"/>
              </w:rPr>
              <w:t>81,735</w:t>
            </w:r>
          </w:p>
        </w:tc>
        <w:tc>
          <w:tcPr>
            <w:tcW w:w="1098" w:type="dxa"/>
            <w:tcBorders>
              <w:top w:val="nil"/>
              <w:left w:val="nil"/>
              <w:bottom w:val="nil"/>
            </w:tcBorders>
            <w:vAlign w:val="center"/>
          </w:tcPr>
          <w:p w14:paraId="3F21A131" w14:textId="0FA922A8" w:rsidR="004959DF" w:rsidRPr="009F6DC7" w:rsidRDefault="004959DF" w:rsidP="004959DF">
            <w:pPr>
              <w:jc w:val="center"/>
              <w:rPr>
                <w:color w:val="000000"/>
                <w:szCs w:val="22"/>
              </w:rPr>
            </w:pPr>
            <w:r>
              <w:rPr>
                <w:color w:val="000000"/>
                <w:szCs w:val="22"/>
              </w:rPr>
              <w:t>66,738</w:t>
            </w:r>
          </w:p>
        </w:tc>
      </w:tr>
      <w:tr w:rsidR="004959DF" w:rsidRPr="005A43F6" w14:paraId="2E0CA3F3" w14:textId="77777777" w:rsidTr="004959DF">
        <w:trPr>
          <w:cantSplit/>
          <w:trHeight w:hRule="exact" w:val="251"/>
        </w:trPr>
        <w:tc>
          <w:tcPr>
            <w:tcW w:w="858" w:type="dxa"/>
            <w:tcBorders>
              <w:top w:val="nil"/>
              <w:bottom w:val="nil"/>
            </w:tcBorders>
            <w:vAlign w:val="bottom"/>
          </w:tcPr>
          <w:p w14:paraId="749B4008" w14:textId="77777777" w:rsidR="004959DF" w:rsidRPr="009F6DC7" w:rsidRDefault="004959DF" w:rsidP="004959DF">
            <w:pPr>
              <w:rPr>
                <w:szCs w:val="22"/>
              </w:rPr>
            </w:pPr>
            <w:r w:rsidRPr="009F6DC7">
              <w:rPr>
                <w:szCs w:val="22"/>
              </w:rPr>
              <w:t>1994</w:t>
            </w:r>
          </w:p>
        </w:tc>
        <w:tc>
          <w:tcPr>
            <w:tcW w:w="1100" w:type="dxa"/>
            <w:tcBorders>
              <w:top w:val="nil"/>
              <w:bottom w:val="nil"/>
              <w:right w:val="nil"/>
            </w:tcBorders>
            <w:vAlign w:val="center"/>
          </w:tcPr>
          <w:p w14:paraId="02F471B0" w14:textId="0865B1C2" w:rsidR="004959DF" w:rsidRPr="009F6DC7" w:rsidRDefault="004959DF" w:rsidP="004959DF">
            <w:pPr>
              <w:jc w:val="center"/>
              <w:rPr>
                <w:szCs w:val="22"/>
              </w:rPr>
            </w:pPr>
            <w:r w:rsidRPr="009F6DC7">
              <w:rPr>
                <w:color w:val="000000"/>
                <w:szCs w:val="22"/>
              </w:rPr>
              <w:t>70,050</w:t>
            </w:r>
          </w:p>
        </w:tc>
        <w:tc>
          <w:tcPr>
            <w:tcW w:w="1045" w:type="dxa"/>
            <w:tcBorders>
              <w:top w:val="nil"/>
              <w:left w:val="nil"/>
              <w:bottom w:val="nil"/>
            </w:tcBorders>
            <w:vAlign w:val="center"/>
          </w:tcPr>
          <w:p w14:paraId="76BA2D4C" w14:textId="4973508E" w:rsidR="004959DF" w:rsidRPr="009F6DC7" w:rsidRDefault="004959DF" w:rsidP="004959DF">
            <w:pPr>
              <w:jc w:val="center"/>
              <w:rPr>
                <w:color w:val="000000"/>
                <w:szCs w:val="22"/>
              </w:rPr>
            </w:pPr>
            <w:r>
              <w:rPr>
                <w:color w:val="000000"/>
                <w:szCs w:val="22"/>
              </w:rPr>
              <w:t>86,275</w:t>
            </w:r>
          </w:p>
        </w:tc>
        <w:tc>
          <w:tcPr>
            <w:tcW w:w="1091" w:type="dxa"/>
            <w:tcBorders>
              <w:top w:val="nil"/>
              <w:bottom w:val="nil"/>
              <w:right w:val="nil"/>
            </w:tcBorders>
            <w:vAlign w:val="center"/>
          </w:tcPr>
          <w:p w14:paraId="5F68BDF0" w14:textId="0898764F" w:rsidR="004959DF" w:rsidRPr="009F6DC7" w:rsidRDefault="004959DF" w:rsidP="004959DF">
            <w:pPr>
              <w:jc w:val="center"/>
              <w:rPr>
                <w:szCs w:val="22"/>
              </w:rPr>
            </w:pPr>
            <w:r w:rsidRPr="009F6DC7">
              <w:rPr>
                <w:color w:val="000000"/>
                <w:szCs w:val="22"/>
              </w:rPr>
              <w:t>252,335</w:t>
            </w:r>
          </w:p>
        </w:tc>
        <w:tc>
          <w:tcPr>
            <w:tcW w:w="1068" w:type="dxa"/>
            <w:tcBorders>
              <w:top w:val="nil"/>
              <w:left w:val="nil"/>
              <w:bottom w:val="nil"/>
            </w:tcBorders>
            <w:vAlign w:val="center"/>
          </w:tcPr>
          <w:p w14:paraId="504B7E5F" w14:textId="677ABE48" w:rsidR="004959DF" w:rsidRPr="009F6DC7" w:rsidRDefault="004959DF" w:rsidP="004959DF">
            <w:pPr>
              <w:jc w:val="center"/>
              <w:rPr>
                <w:color w:val="000000"/>
                <w:szCs w:val="22"/>
              </w:rPr>
            </w:pPr>
            <w:r>
              <w:rPr>
                <w:color w:val="000000"/>
                <w:szCs w:val="22"/>
              </w:rPr>
              <w:t>309,616</w:t>
            </w:r>
          </w:p>
        </w:tc>
        <w:tc>
          <w:tcPr>
            <w:tcW w:w="929" w:type="dxa"/>
            <w:tcBorders>
              <w:top w:val="nil"/>
              <w:bottom w:val="nil"/>
              <w:right w:val="nil"/>
            </w:tcBorders>
            <w:vAlign w:val="center"/>
          </w:tcPr>
          <w:p w14:paraId="7B3BE8B6" w14:textId="6541DA9E" w:rsidR="004959DF" w:rsidRPr="009F6DC7" w:rsidRDefault="004959DF" w:rsidP="004959DF">
            <w:pPr>
              <w:jc w:val="center"/>
              <w:rPr>
                <w:szCs w:val="22"/>
              </w:rPr>
            </w:pPr>
            <w:r w:rsidRPr="009F6DC7">
              <w:rPr>
                <w:color w:val="000000"/>
                <w:szCs w:val="22"/>
              </w:rPr>
              <w:t>0.007</w:t>
            </w:r>
          </w:p>
        </w:tc>
        <w:tc>
          <w:tcPr>
            <w:tcW w:w="997" w:type="dxa"/>
            <w:tcBorders>
              <w:top w:val="nil"/>
              <w:left w:val="nil"/>
              <w:bottom w:val="nil"/>
            </w:tcBorders>
            <w:vAlign w:val="center"/>
          </w:tcPr>
          <w:p w14:paraId="445B8507" w14:textId="043A481F" w:rsidR="004959DF" w:rsidRPr="009F6DC7" w:rsidRDefault="004959DF" w:rsidP="004959DF">
            <w:pPr>
              <w:jc w:val="center"/>
              <w:rPr>
                <w:color w:val="000000"/>
                <w:szCs w:val="22"/>
              </w:rPr>
            </w:pPr>
            <w:r>
              <w:rPr>
                <w:color w:val="000000"/>
                <w:szCs w:val="22"/>
              </w:rPr>
              <w:t>0.006</w:t>
            </w:r>
          </w:p>
        </w:tc>
        <w:tc>
          <w:tcPr>
            <w:tcW w:w="962" w:type="dxa"/>
            <w:tcBorders>
              <w:top w:val="nil"/>
              <w:bottom w:val="nil"/>
              <w:right w:val="nil"/>
            </w:tcBorders>
            <w:vAlign w:val="center"/>
          </w:tcPr>
          <w:p w14:paraId="060B4193" w14:textId="190AF610" w:rsidR="004959DF" w:rsidRPr="009F6DC7" w:rsidRDefault="004959DF" w:rsidP="004959DF">
            <w:pPr>
              <w:jc w:val="center"/>
              <w:rPr>
                <w:szCs w:val="22"/>
              </w:rPr>
            </w:pPr>
            <w:r w:rsidRPr="009F6DC7">
              <w:rPr>
                <w:color w:val="000000"/>
                <w:szCs w:val="22"/>
              </w:rPr>
              <w:t>65,372</w:t>
            </w:r>
          </w:p>
        </w:tc>
        <w:tc>
          <w:tcPr>
            <w:tcW w:w="1098" w:type="dxa"/>
            <w:tcBorders>
              <w:top w:val="nil"/>
              <w:left w:val="nil"/>
              <w:bottom w:val="nil"/>
            </w:tcBorders>
            <w:vAlign w:val="center"/>
          </w:tcPr>
          <w:p w14:paraId="78DF6AAF" w14:textId="20F108EA" w:rsidR="004959DF" w:rsidRPr="009F6DC7" w:rsidRDefault="004959DF" w:rsidP="004959DF">
            <w:pPr>
              <w:jc w:val="center"/>
              <w:rPr>
                <w:color w:val="000000"/>
                <w:szCs w:val="22"/>
              </w:rPr>
            </w:pPr>
            <w:r>
              <w:rPr>
                <w:color w:val="000000"/>
                <w:szCs w:val="22"/>
              </w:rPr>
              <w:t>75,199</w:t>
            </w:r>
          </w:p>
        </w:tc>
      </w:tr>
      <w:tr w:rsidR="004959DF" w:rsidRPr="005A43F6" w14:paraId="075570FC" w14:textId="77777777" w:rsidTr="004959DF">
        <w:trPr>
          <w:cantSplit/>
          <w:trHeight w:hRule="exact" w:val="251"/>
        </w:trPr>
        <w:tc>
          <w:tcPr>
            <w:tcW w:w="858" w:type="dxa"/>
            <w:tcBorders>
              <w:top w:val="nil"/>
              <w:bottom w:val="nil"/>
            </w:tcBorders>
            <w:vAlign w:val="bottom"/>
          </w:tcPr>
          <w:p w14:paraId="35FA7C2B" w14:textId="77777777" w:rsidR="004959DF" w:rsidRPr="009F6DC7" w:rsidRDefault="004959DF" w:rsidP="004959DF">
            <w:pPr>
              <w:rPr>
                <w:szCs w:val="22"/>
              </w:rPr>
            </w:pPr>
            <w:r w:rsidRPr="009F6DC7">
              <w:rPr>
                <w:szCs w:val="22"/>
              </w:rPr>
              <w:t>1995</w:t>
            </w:r>
          </w:p>
        </w:tc>
        <w:tc>
          <w:tcPr>
            <w:tcW w:w="1100" w:type="dxa"/>
            <w:tcBorders>
              <w:top w:val="nil"/>
              <w:bottom w:val="nil"/>
              <w:right w:val="nil"/>
            </w:tcBorders>
            <w:vAlign w:val="center"/>
          </w:tcPr>
          <w:p w14:paraId="657A3DC2" w14:textId="66D34FCD" w:rsidR="004959DF" w:rsidRPr="009F6DC7" w:rsidRDefault="004959DF" w:rsidP="004959DF">
            <w:pPr>
              <w:jc w:val="center"/>
              <w:rPr>
                <w:szCs w:val="22"/>
              </w:rPr>
            </w:pPr>
            <w:r w:rsidRPr="009F6DC7">
              <w:rPr>
                <w:color w:val="000000"/>
                <w:szCs w:val="22"/>
              </w:rPr>
              <w:t>82,083</w:t>
            </w:r>
          </w:p>
        </w:tc>
        <w:tc>
          <w:tcPr>
            <w:tcW w:w="1045" w:type="dxa"/>
            <w:tcBorders>
              <w:top w:val="nil"/>
              <w:left w:val="nil"/>
              <w:bottom w:val="nil"/>
            </w:tcBorders>
            <w:vAlign w:val="center"/>
          </w:tcPr>
          <w:p w14:paraId="1DA027E6" w14:textId="02FAABAE" w:rsidR="004959DF" w:rsidRPr="009F6DC7" w:rsidRDefault="004959DF" w:rsidP="004959DF">
            <w:pPr>
              <w:jc w:val="center"/>
              <w:rPr>
                <w:color w:val="000000"/>
                <w:szCs w:val="22"/>
              </w:rPr>
            </w:pPr>
            <w:r>
              <w:rPr>
                <w:color w:val="000000"/>
                <w:szCs w:val="22"/>
              </w:rPr>
              <w:t>99,781</w:t>
            </w:r>
          </w:p>
        </w:tc>
        <w:tc>
          <w:tcPr>
            <w:tcW w:w="1091" w:type="dxa"/>
            <w:tcBorders>
              <w:top w:val="nil"/>
              <w:bottom w:val="nil"/>
              <w:right w:val="nil"/>
            </w:tcBorders>
            <w:vAlign w:val="center"/>
          </w:tcPr>
          <w:p w14:paraId="24277607" w14:textId="72128395" w:rsidR="004959DF" w:rsidRPr="009F6DC7" w:rsidRDefault="004959DF" w:rsidP="004959DF">
            <w:pPr>
              <w:jc w:val="center"/>
              <w:rPr>
                <w:szCs w:val="22"/>
              </w:rPr>
            </w:pPr>
            <w:r w:rsidRPr="009F6DC7">
              <w:rPr>
                <w:color w:val="000000"/>
                <w:szCs w:val="22"/>
              </w:rPr>
              <w:t>268,385</w:t>
            </w:r>
          </w:p>
        </w:tc>
        <w:tc>
          <w:tcPr>
            <w:tcW w:w="1068" w:type="dxa"/>
            <w:tcBorders>
              <w:top w:val="nil"/>
              <w:left w:val="nil"/>
              <w:bottom w:val="nil"/>
            </w:tcBorders>
            <w:vAlign w:val="center"/>
          </w:tcPr>
          <w:p w14:paraId="18E7AB5C" w14:textId="1580A339" w:rsidR="004959DF" w:rsidRPr="009F6DC7" w:rsidRDefault="004959DF" w:rsidP="004959DF">
            <w:pPr>
              <w:jc w:val="center"/>
              <w:rPr>
                <w:color w:val="000000"/>
                <w:szCs w:val="22"/>
              </w:rPr>
            </w:pPr>
            <w:r>
              <w:rPr>
                <w:color w:val="000000"/>
                <w:szCs w:val="22"/>
              </w:rPr>
              <w:t>326,211</w:t>
            </w:r>
          </w:p>
        </w:tc>
        <w:tc>
          <w:tcPr>
            <w:tcW w:w="929" w:type="dxa"/>
            <w:tcBorders>
              <w:top w:val="nil"/>
              <w:bottom w:val="nil"/>
              <w:right w:val="nil"/>
            </w:tcBorders>
            <w:vAlign w:val="center"/>
          </w:tcPr>
          <w:p w14:paraId="0AA5A079" w14:textId="2BABA110" w:rsidR="004959DF" w:rsidRPr="009F6DC7" w:rsidRDefault="004959DF" w:rsidP="004959DF">
            <w:pPr>
              <w:jc w:val="center"/>
              <w:rPr>
                <w:szCs w:val="22"/>
              </w:rPr>
            </w:pPr>
            <w:r w:rsidRPr="009F6DC7">
              <w:rPr>
                <w:color w:val="000000"/>
                <w:szCs w:val="22"/>
              </w:rPr>
              <w:t>0.021</w:t>
            </w:r>
          </w:p>
        </w:tc>
        <w:tc>
          <w:tcPr>
            <w:tcW w:w="997" w:type="dxa"/>
            <w:tcBorders>
              <w:top w:val="nil"/>
              <w:left w:val="nil"/>
              <w:bottom w:val="nil"/>
            </w:tcBorders>
            <w:vAlign w:val="center"/>
          </w:tcPr>
          <w:p w14:paraId="0F09F057" w14:textId="15427AE5" w:rsidR="004959DF" w:rsidRPr="009F6DC7" w:rsidRDefault="004959DF" w:rsidP="004959DF">
            <w:pPr>
              <w:jc w:val="center"/>
              <w:rPr>
                <w:color w:val="000000"/>
                <w:szCs w:val="22"/>
              </w:rPr>
            </w:pPr>
            <w:r>
              <w:rPr>
                <w:color w:val="000000"/>
                <w:szCs w:val="22"/>
              </w:rPr>
              <w:t>0.018</w:t>
            </w:r>
          </w:p>
        </w:tc>
        <w:tc>
          <w:tcPr>
            <w:tcW w:w="962" w:type="dxa"/>
            <w:tcBorders>
              <w:top w:val="nil"/>
              <w:bottom w:val="nil"/>
              <w:right w:val="nil"/>
            </w:tcBorders>
            <w:vAlign w:val="center"/>
          </w:tcPr>
          <w:p w14:paraId="0B55FDCB" w14:textId="7B6E81ED" w:rsidR="004959DF" w:rsidRPr="009F6DC7" w:rsidRDefault="004959DF" w:rsidP="004959DF">
            <w:pPr>
              <w:jc w:val="center"/>
              <w:rPr>
                <w:szCs w:val="22"/>
              </w:rPr>
            </w:pPr>
            <w:r w:rsidRPr="009F6DC7">
              <w:rPr>
                <w:color w:val="000000"/>
                <w:szCs w:val="22"/>
              </w:rPr>
              <w:t>31,195</w:t>
            </w:r>
          </w:p>
        </w:tc>
        <w:tc>
          <w:tcPr>
            <w:tcW w:w="1098" w:type="dxa"/>
            <w:tcBorders>
              <w:top w:val="nil"/>
              <w:left w:val="nil"/>
              <w:bottom w:val="nil"/>
            </w:tcBorders>
            <w:vAlign w:val="center"/>
          </w:tcPr>
          <w:p w14:paraId="7CF61375" w14:textId="5EE6329C" w:rsidR="004959DF" w:rsidRPr="009F6DC7" w:rsidRDefault="004959DF" w:rsidP="004959DF">
            <w:pPr>
              <w:jc w:val="center"/>
              <w:rPr>
                <w:color w:val="000000"/>
                <w:szCs w:val="22"/>
              </w:rPr>
            </w:pPr>
            <w:r>
              <w:rPr>
                <w:color w:val="000000"/>
                <w:szCs w:val="22"/>
              </w:rPr>
              <w:t>61,039</w:t>
            </w:r>
          </w:p>
        </w:tc>
      </w:tr>
      <w:tr w:rsidR="004959DF" w:rsidRPr="005A43F6" w14:paraId="5758B4DF" w14:textId="77777777" w:rsidTr="004959DF">
        <w:trPr>
          <w:cantSplit/>
          <w:trHeight w:hRule="exact" w:val="251"/>
        </w:trPr>
        <w:tc>
          <w:tcPr>
            <w:tcW w:w="858" w:type="dxa"/>
            <w:tcBorders>
              <w:top w:val="nil"/>
              <w:bottom w:val="nil"/>
            </w:tcBorders>
            <w:vAlign w:val="bottom"/>
          </w:tcPr>
          <w:p w14:paraId="73DC2239" w14:textId="77777777" w:rsidR="004959DF" w:rsidRPr="009F6DC7" w:rsidRDefault="004959DF" w:rsidP="004959DF">
            <w:pPr>
              <w:rPr>
                <w:szCs w:val="22"/>
              </w:rPr>
            </w:pPr>
            <w:r w:rsidRPr="009F6DC7">
              <w:rPr>
                <w:szCs w:val="22"/>
              </w:rPr>
              <w:t>1996</w:t>
            </w:r>
          </w:p>
        </w:tc>
        <w:tc>
          <w:tcPr>
            <w:tcW w:w="1100" w:type="dxa"/>
            <w:tcBorders>
              <w:top w:val="nil"/>
              <w:bottom w:val="nil"/>
              <w:right w:val="nil"/>
            </w:tcBorders>
            <w:vAlign w:val="center"/>
          </w:tcPr>
          <w:p w14:paraId="5F19EB20" w14:textId="24F0C4E5" w:rsidR="004959DF" w:rsidRPr="009F6DC7" w:rsidRDefault="004959DF" w:rsidP="004959DF">
            <w:pPr>
              <w:jc w:val="center"/>
              <w:rPr>
                <w:szCs w:val="22"/>
              </w:rPr>
            </w:pPr>
            <w:r w:rsidRPr="009F6DC7">
              <w:rPr>
                <w:color w:val="000000"/>
                <w:szCs w:val="22"/>
              </w:rPr>
              <w:t>93,154</w:t>
            </w:r>
          </w:p>
        </w:tc>
        <w:tc>
          <w:tcPr>
            <w:tcW w:w="1045" w:type="dxa"/>
            <w:tcBorders>
              <w:top w:val="nil"/>
              <w:left w:val="nil"/>
              <w:bottom w:val="nil"/>
            </w:tcBorders>
            <w:vAlign w:val="center"/>
          </w:tcPr>
          <w:p w14:paraId="005E25BD" w14:textId="382BA608" w:rsidR="004959DF" w:rsidRPr="009F6DC7" w:rsidRDefault="004959DF" w:rsidP="004959DF">
            <w:pPr>
              <w:jc w:val="center"/>
              <w:rPr>
                <w:color w:val="000000"/>
                <w:szCs w:val="22"/>
              </w:rPr>
            </w:pPr>
            <w:r>
              <w:rPr>
                <w:color w:val="000000"/>
                <w:szCs w:val="22"/>
              </w:rPr>
              <w:t>112,136</w:t>
            </w:r>
          </w:p>
        </w:tc>
        <w:tc>
          <w:tcPr>
            <w:tcW w:w="1091" w:type="dxa"/>
            <w:tcBorders>
              <w:top w:val="nil"/>
              <w:bottom w:val="nil"/>
              <w:right w:val="nil"/>
            </w:tcBorders>
            <w:vAlign w:val="center"/>
          </w:tcPr>
          <w:p w14:paraId="36DA617C" w14:textId="2DBDEC98" w:rsidR="004959DF" w:rsidRPr="009F6DC7" w:rsidRDefault="004959DF" w:rsidP="004959DF">
            <w:pPr>
              <w:jc w:val="center"/>
              <w:rPr>
                <w:szCs w:val="22"/>
              </w:rPr>
            </w:pPr>
            <w:r w:rsidRPr="009F6DC7">
              <w:rPr>
                <w:color w:val="000000"/>
                <w:szCs w:val="22"/>
              </w:rPr>
              <w:t>280,071</w:t>
            </w:r>
          </w:p>
        </w:tc>
        <w:tc>
          <w:tcPr>
            <w:tcW w:w="1068" w:type="dxa"/>
            <w:tcBorders>
              <w:top w:val="nil"/>
              <w:left w:val="nil"/>
              <w:bottom w:val="nil"/>
            </w:tcBorders>
            <w:vAlign w:val="center"/>
          </w:tcPr>
          <w:p w14:paraId="72DA90C3" w14:textId="13D73566" w:rsidR="004959DF" w:rsidRPr="009F6DC7" w:rsidRDefault="004959DF" w:rsidP="004959DF">
            <w:pPr>
              <w:jc w:val="center"/>
              <w:rPr>
                <w:color w:val="000000"/>
                <w:szCs w:val="22"/>
              </w:rPr>
            </w:pPr>
            <w:r>
              <w:rPr>
                <w:color w:val="000000"/>
                <w:szCs w:val="22"/>
              </w:rPr>
              <w:t>337,877</w:t>
            </w:r>
          </w:p>
        </w:tc>
        <w:tc>
          <w:tcPr>
            <w:tcW w:w="929" w:type="dxa"/>
            <w:tcBorders>
              <w:top w:val="nil"/>
              <w:bottom w:val="nil"/>
              <w:right w:val="nil"/>
            </w:tcBorders>
            <w:vAlign w:val="center"/>
          </w:tcPr>
          <w:p w14:paraId="45F07257" w14:textId="4D94B349" w:rsidR="004959DF" w:rsidRPr="009F6DC7" w:rsidRDefault="004959DF" w:rsidP="004959DF">
            <w:pPr>
              <w:jc w:val="center"/>
              <w:rPr>
                <w:szCs w:val="22"/>
              </w:rPr>
            </w:pPr>
            <w:r w:rsidRPr="009F6DC7">
              <w:rPr>
                <w:color w:val="000000"/>
                <w:szCs w:val="22"/>
              </w:rPr>
              <w:t>0.030</w:t>
            </w:r>
          </w:p>
        </w:tc>
        <w:tc>
          <w:tcPr>
            <w:tcW w:w="997" w:type="dxa"/>
            <w:tcBorders>
              <w:top w:val="nil"/>
              <w:left w:val="nil"/>
              <w:bottom w:val="nil"/>
            </w:tcBorders>
            <w:vAlign w:val="center"/>
          </w:tcPr>
          <w:p w14:paraId="345F43DB" w14:textId="41EE4618" w:rsidR="004959DF" w:rsidRPr="009F6DC7" w:rsidRDefault="004959DF" w:rsidP="004959DF">
            <w:pPr>
              <w:jc w:val="center"/>
              <w:rPr>
                <w:color w:val="000000"/>
                <w:szCs w:val="22"/>
              </w:rPr>
            </w:pPr>
            <w:r>
              <w:rPr>
                <w:color w:val="000000"/>
                <w:szCs w:val="22"/>
              </w:rPr>
              <w:t>0.025</w:t>
            </w:r>
          </w:p>
        </w:tc>
        <w:tc>
          <w:tcPr>
            <w:tcW w:w="962" w:type="dxa"/>
            <w:tcBorders>
              <w:top w:val="nil"/>
              <w:bottom w:val="nil"/>
              <w:right w:val="nil"/>
            </w:tcBorders>
            <w:vAlign w:val="center"/>
          </w:tcPr>
          <w:p w14:paraId="45BAF0A4" w14:textId="6DA6D4D6" w:rsidR="004959DF" w:rsidRPr="009F6DC7" w:rsidRDefault="004959DF" w:rsidP="004959DF">
            <w:pPr>
              <w:jc w:val="center"/>
              <w:rPr>
                <w:szCs w:val="22"/>
              </w:rPr>
            </w:pPr>
            <w:r w:rsidRPr="009F6DC7">
              <w:rPr>
                <w:color w:val="000000"/>
                <w:szCs w:val="22"/>
              </w:rPr>
              <w:t>38,729</w:t>
            </w:r>
          </w:p>
        </w:tc>
        <w:tc>
          <w:tcPr>
            <w:tcW w:w="1098" w:type="dxa"/>
            <w:tcBorders>
              <w:top w:val="nil"/>
              <w:left w:val="nil"/>
              <w:bottom w:val="nil"/>
            </w:tcBorders>
            <w:vAlign w:val="center"/>
          </w:tcPr>
          <w:p w14:paraId="2FAE9361" w14:textId="1BB50574" w:rsidR="004959DF" w:rsidRPr="009F6DC7" w:rsidRDefault="004959DF" w:rsidP="004959DF">
            <w:pPr>
              <w:jc w:val="center"/>
              <w:rPr>
                <w:color w:val="000000"/>
                <w:szCs w:val="22"/>
              </w:rPr>
            </w:pPr>
            <w:r>
              <w:rPr>
                <w:color w:val="000000"/>
                <w:szCs w:val="22"/>
              </w:rPr>
              <w:t>138,369</w:t>
            </w:r>
          </w:p>
        </w:tc>
      </w:tr>
      <w:tr w:rsidR="004959DF" w:rsidRPr="005A43F6" w14:paraId="6DE6CA41" w14:textId="77777777" w:rsidTr="004959DF">
        <w:trPr>
          <w:cantSplit/>
          <w:trHeight w:hRule="exact" w:val="251"/>
        </w:trPr>
        <w:tc>
          <w:tcPr>
            <w:tcW w:w="858" w:type="dxa"/>
            <w:tcBorders>
              <w:top w:val="nil"/>
              <w:bottom w:val="nil"/>
            </w:tcBorders>
            <w:vAlign w:val="bottom"/>
          </w:tcPr>
          <w:p w14:paraId="011FB78A" w14:textId="77777777" w:rsidR="004959DF" w:rsidRPr="009F6DC7" w:rsidRDefault="004959DF" w:rsidP="004959DF">
            <w:pPr>
              <w:rPr>
                <w:szCs w:val="22"/>
              </w:rPr>
            </w:pPr>
            <w:r w:rsidRPr="009F6DC7">
              <w:rPr>
                <w:szCs w:val="22"/>
              </w:rPr>
              <w:t>1997</w:t>
            </w:r>
          </w:p>
        </w:tc>
        <w:tc>
          <w:tcPr>
            <w:tcW w:w="1100" w:type="dxa"/>
            <w:tcBorders>
              <w:top w:val="nil"/>
              <w:bottom w:val="nil"/>
              <w:right w:val="nil"/>
            </w:tcBorders>
            <w:vAlign w:val="center"/>
          </w:tcPr>
          <w:p w14:paraId="38D0EB85" w14:textId="7434A26B" w:rsidR="004959DF" w:rsidRPr="009F6DC7" w:rsidRDefault="004959DF" w:rsidP="004959DF">
            <w:pPr>
              <w:jc w:val="center"/>
              <w:rPr>
                <w:szCs w:val="22"/>
              </w:rPr>
            </w:pPr>
            <w:r w:rsidRPr="009F6DC7">
              <w:rPr>
                <w:color w:val="000000"/>
                <w:szCs w:val="22"/>
              </w:rPr>
              <w:t>102,278</w:t>
            </w:r>
          </w:p>
        </w:tc>
        <w:tc>
          <w:tcPr>
            <w:tcW w:w="1045" w:type="dxa"/>
            <w:tcBorders>
              <w:top w:val="nil"/>
              <w:left w:val="nil"/>
              <w:bottom w:val="nil"/>
            </w:tcBorders>
            <w:vAlign w:val="center"/>
          </w:tcPr>
          <w:p w14:paraId="41E8249C" w14:textId="31FEED26" w:rsidR="004959DF" w:rsidRPr="009F6DC7" w:rsidRDefault="004959DF" w:rsidP="004959DF">
            <w:pPr>
              <w:jc w:val="center"/>
              <w:rPr>
                <w:color w:val="000000"/>
                <w:szCs w:val="22"/>
              </w:rPr>
            </w:pPr>
            <w:r>
              <w:rPr>
                <w:color w:val="000000"/>
                <w:szCs w:val="22"/>
              </w:rPr>
              <w:t>122,223</w:t>
            </w:r>
          </w:p>
        </w:tc>
        <w:tc>
          <w:tcPr>
            <w:tcW w:w="1091" w:type="dxa"/>
            <w:tcBorders>
              <w:top w:val="nil"/>
              <w:bottom w:val="nil"/>
              <w:right w:val="nil"/>
            </w:tcBorders>
            <w:vAlign w:val="center"/>
          </w:tcPr>
          <w:p w14:paraId="01D14B11" w14:textId="724A27C5" w:rsidR="004959DF" w:rsidRPr="009F6DC7" w:rsidRDefault="004959DF" w:rsidP="004959DF">
            <w:pPr>
              <w:jc w:val="center"/>
              <w:rPr>
                <w:szCs w:val="22"/>
              </w:rPr>
            </w:pPr>
            <w:r w:rsidRPr="009F6DC7">
              <w:rPr>
                <w:color w:val="000000"/>
                <w:szCs w:val="22"/>
              </w:rPr>
              <w:t>287,160</w:t>
            </w:r>
          </w:p>
        </w:tc>
        <w:tc>
          <w:tcPr>
            <w:tcW w:w="1068" w:type="dxa"/>
            <w:tcBorders>
              <w:top w:val="nil"/>
              <w:left w:val="nil"/>
              <w:bottom w:val="nil"/>
            </w:tcBorders>
            <w:vAlign w:val="center"/>
          </w:tcPr>
          <w:p w14:paraId="55398F36" w14:textId="1F8513C9" w:rsidR="004959DF" w:rsidRPr="009F6DC7" w:rsidRDefault="004959DF" w:rsidP="004959DF">
            <w:pPr>
              <w:jc w:val="center"/>
              <w:rPr>
                <w:color w:val="000000"/>
                <w:szCs w:val="22"/>
              </w:rPr>
            </w:pPr>
            <w:r>
              <w:rPr>
                <w:color w:val="000000"/>
                <w:szCs w:val="22"/>
              </w:rPr>
              <w:t>344,702</w:t>
            </w:r>
          </w:p>
        </w:tc>
        <w:tc>
          <w:tcPr>
            <w:tcW w:w="929" w:type="dxa"/>
            <w:tcBorders>
              <w:top w:val="nil"/>
              <w:bottom w:val="nil"/>
              <w:right w:val="nil"/>
            </w:tcBorders>
            <w:vAlign w:val="center"/>
          </w:tcPr>
          <w:p w14:paraId="1C37E1C3" w14:textId="398B8921" w:rsidR="004959DF" w:rsidRPr="009F6DC7" w:rsidRDefault="004959DF" w:rsidP="004959DF">
            <w:pPr>
              <w:jc w:val="center"/>
              <w:rPr>
                <w:szCs w:val="22"/>
              </w:rPr>
            </w:pPr>
            <w:r w:rsidRPr="009F6DC7">
              <w:rPr>
                <w:color w:val="000000"/>
                <w:szCs w:val="22"/>
              </w:rPr>
              <w:t>0.033</w:t>
            </w:r>
          </w:p>
        </w:tc>
        <w:tc>
          <w:tcPr>
            <w:tcW w:w="997" w:type="dxa"/>
            <w:tcBorders>
              <w:top w:val="nil"/>
              <w:left w:val="nil"/>
              <w:bottom w:val="nil"/>
            </w:tcBorders>
            <w:vAlign w:val="center"/>
          </w:tcPr>
          <w:p w14:paraId="26DCC9D6" w14:textId="48660426" w:rsidR="004959DF" w:rsidRPr="009F6DC7" w:rsidRDefault="004959DF" w:rsidP="004959DF">
            <w:pPr>
              <w:jc w:val="center"/>
              <w:rPr>
                <w:color w:val="000000"/>
                <w:szCs w:val="22"/>
              </w:rPr>
            </w:pPr>
            <w:r>
              <w:rPr>
                <w:color w:val="000000"/>
                <w:szCs w:val="22"/>
              </w:rPr>
              <w:t>0.028</w:t>
            </w:r>
          </w:p>
        </w:tc>
        <w:tc>
          <w:tcPr>
            <w:tcW w:w="962" w:type="dxa"/>
            <w:tcBorders>
              <w:top w:val="nil"/>
              <w:bottom w:val="nil"/>
              <w:right w:val="nil"/>
            </w:tcBorders>
            <w:vAlign w:val="center"/>
          </w:tcPr>
          <w:p w14:paraId="7F37E1F7" w14:textId="19491A15" w:rsidR="004959DF" w:rsidRPr="009F6DC7" w:rsidRDefault="004959DF" w:rsidP="004959DF">
            <w:pPr>
              <w:jc w:val="center"/>
              <w:rPr>
                <w:szCs w:val="22"/>
              </w:rPr>
            </w:pPr>
            <w:r w:rsidRPr="009F6DC7">
              <w:rPr>
                <w:color w:val="000000"/>
                <w:szCs w:val="22"/>
              </w:rPr>
              <w:t>39,165</w:t>
            </w:r>
          </w:p>
        </w:tc>
        <w:tc>
          <w:tcPr>
            <w:tcW w:w="1098" w:type="dxa"/>
            <w:tcBorders>
              <w:top w:val="nil"/>
              <w:left w:val="nil"/>
              <w:bottom w:val="nil"/>
            </w:tcBorders>
            <w:vAlign w:val="center"/>
          </w:tcPr>
          <w:p w14:paraId="1DE4CF06" w14:textId="0FCAED00" w:rsidR="004959DF" w:rsidRPr="009F6DC7" w:rsidRDefault="004959DF" w:rsidP="004959DF">
            <w:pPr>
              <w:jc w:val="center"/>
              <w:rPr>
                <w:color w:val="000000"/>
                <w:szCs w:val="22"/>
              </w:rPr>
            </w:pPr>
            <w:r>
              <w:rPr>
                <w:color w:val="000000"/>
                <w:szCs w:val="22"/>
              </w:rPr>
              <w:t>151,075</w:t>
            </w:r>
          </w:p>
        </w:tc>
      </w:tr>
      <w:tr w:rsidR="004959DF" w:rsidRPr="005A43F6" w14:paraId="330B61CA" w14:textId="77777777" w:rsidTr="004959DF">
        <w:trPr>
          <w:cantSplit/>
          <w:trHeight w:hRule="exact" w:val="251"/>
        </w:trPr>
        <w:tc>
          <w:tcPr>
            <w:tcW w:w="858" w:type="dxa"/>
            <w:tcBorders>
              <w:top w:val="nil"/>
              <w:bottom w:val="nil"/>
            </w:tcBorders>
            <w:vAlign w:val="bottom"/>
          </w:tcPr>
          <w:p w14:paraId="49EA1ED7" w14:textId="77777777" w:rsidR="004959DF" w:rsidRPr="009F6DC7" w:rsidRDefault="004959DF" w:rsidP="004959DF">
            <w:pPr>
              <w:rPr>
                <w:szCs w:val="22"/>
              </w:rPr>
            </w:pPr>
            <w:r w:rsidRPr="009F6DC7">
              <w:rPr>
                <w:szCs w:val="22"/>
              </w:rPr>
              <w:t>1998</w:t>
            </w:r>
          </w:p>
        </w:tc>
        <w:tc>
          <w:tcPr>
            <w:tcW w:w="1100" w:type="dxa"/>
            <w:tcBorders>
              <w:top w:val="nil"/>
              <w:bottom w:val="nil"/>
              <w:right w:val="nil"/>
            </w:tcBorders>
            <w:vAlign w:val="center"/>
          </w:tcPr>
          <w:p w14:paraId="35AE086E" w14:textId="3A18CAA6" w:rsidR="004959DF" w:rsidRPr="009F6DC7" w:rsidRDefault="004959DF" w:rsidP="004959DF">
            <w:pPr>
              <w:jc w:val="center"/>
              <w:rPr>
                <w:szCs w:val="22"/>
              </w:rPr>
            </w:pPr>
            <w:r w:rsidRPr="009F6DC7">
              <w:rPr>
                <w:color w:val="000000"/>
                <w:szCs w:val="22"/>
              </w:rPr>
              <w:t>109,113</w:t>
            </w:r>
          </w:p>
        </w:tc>
        <w:tc>
          <w:tcPr>
            <w:tcW w:w="1045" w:type="dxa"/>
            <w:tcBorders>
              <w:top w:val="nil"/>
              <w:left w:val="nil"/>
              <w:bottom w:val="nil"/>
            </w:tcBorders>
            <w:vAlign w:val="center"/>
          </w:tcPr>
          <w:p w14:paraId="70863422" w14:textId="7701C983" w:rsidR="004959DF" w:rsidRPr="009F6DC7" w:rsidRDefault="004959DF" w:rsidP="004959DF">
            <w:pPr>
              <w:jc w:val="center"/>
              <w:rPr>
                <w:color w:val="000000"/>
                <w:szCs w:val="22"/>
              </w:rPr>
            </w:pPr>
            <w:r>
              <w:rPr>
                <w:color w:val="000000"/>
                <w:szCs w:val="22"/>
              </w:rPr>
              <w:t>129,625</w:t>
            </w:r>
          </w:p>
        </w:tc>
        <w:tc>
          <w:tcPr>
            <w:tcW w:w="1091" w:type="dxa"/>
            <w:tcBorders>
              <w:top w:val="nil"/>
              <w:bottom w:val="nil"/>
              <w:right w:val="nil"/>
            </w:tcBorders>
            <w:vAlign w:val="center"/>
          </w:tcPr>
          <w:p w14:paraId="678AE3D3" w14:textId="5CD72D51" w:rsidR="004959DF" w:rsidRPr="009F6DC7" w:rsidRDefault="004959DF" w:rsidP="004959DF">
            <w:pPr>
              <w:jc w:val="center"/>
              <w:rPr>
                <w:szCs w:val="22"/>
              </w:rPr>
            </w:pPr>
            <w:r w:rsidRPr="009F6DC7">
              <w:rPr>
                <w:color w:val="000000"/>
                <w:szCs w:val="22"/>
              </w:rPr>
              <w:t>293,187</w:t>
            </w:r>
          </w:p>
        </w:tc>
        <w:tc>
          <w:tcPr>
            <w:tcW w:w="1068" w:type="dxa"/>
            <w:tcBorders>
              <w:top w:val="nil"/>
              <w:left w:val="nil"/>
              <w:bottom w:val="nil"/>
            </w:tcBorders>
            <w:vAlign w:val="center"/>
          </w:tcPr>
          <w:p w14:paraId="56531002" w14:textId="04B57CC3" w:rsidR="004959DF" w:rsidRPr="009F6DC7" w:rsidRDefault="004959DF" w:rsidP="004959DF">
            <w:pPr>
              <w:jc w:val="center"/>
              <w:rPr>
                <w:color w:val="000000"/>
                <w:szCs w:val="22"/>
              </w:rPr>
            </w:pPr>
            <w:r>
              <w:rPr>
                <w:color w:val="000000"/>
                <w:szCs w:val="22"/>
              </w:rPr>
              <w:t>350,402</w:t>
            </w:r>
          </w:p>
        </w:tc>
        <w:tc>
          <w:tcPr>
            <w:tcW w:w="929" w:type="dxa"/>
            <w:tcBorders>
              <w:top w:val="nil"/>
              <w:bottom w:val="nil"/>
              <w:right w:val="nil"/>
            </w:tcBorders>
            <w:vAlign w:val="center"/>
          </w:tcPr>
          <w:p w14:paraId="4B9A0E51" w14:textId="7D98B0C5" w:rsidR="004959DF" w:rsidRPr="009F6DC7" w:rsidRDefault="004959DF" w:rsidP="004959DF">
            <w:pPr>
              <w:jc w:val="center"/>
              <w:rPr>
                <w:szCs w:val="22"/>
              </w:rPr>
            </w:pPr>
            <w:r w:rsidRPr="009F6DC7">
              <w:rPr>
                <w:color w:val="000000"/>
                <w:szCs w:val="22"/>
              </w:rPr>
              <w:t>0.031</w:t>
            </w:r>
          </w:p>
        </w:tc>
        <w:tc>
          <w:tcPr>
            <w:tcW w:w="997" w:type="dxa"/>
            <w:tcBorders>
              <w:top w:val="nil"/>
              <w:left w:val="nil"/>
              <w:bottom w:val="nil"/>
            </w:tcBorders>
            <w:vAlign w:val="center"/>
          </w:tcPr>
          <w:p w14:paraId="70242159" w14:textId="55213F2A" w:rsidR="004959DF" w:rsidRPr="009F6DC7" w:rsidRDefault="004959DF" w:rsidP="004959DF">
            <w:pPr>
              <w:jc w:val="center"/>
              <w:rPr>
                <w:color w:val="000000"/>
                <w:szCs w:val="22"/>
              </w:rPr>
            </w:pPr>
            <w:r>
              <w:rPr>
                <w:color w:val="000000"/>
                <w:szCs w:val="22"/>
              </w:rPr>
              <w:t>0.025</w:t>
            </w:r>
          </w:p>
        </w:tc>
        <w:tc>
          <w:tcPr>
            <w:tcW w:w="962" w:type="dxa"/>
            <w:tcBorders>
              <w:top w:val="nil"/>
              <w:bottom w:val="nil"/>
              <w:right w:val="nil"/>
            </w:tcBorders>
            <w:vAlign w:val="center"/>
          </w:tcPr>
          <w:p w14:paraId="35205110" w14:textId="01FC43DB" w:rsidR="004959DF" w:rsidRPr="009F6DC7" w:rsidRDefault="004959DF" w:rsidP="004959DF">
            <w:pPr>
              <w:jc w:val="center"/>
              <w:rPr>
                <w:szCs w:val="22"/>
              </w:rPr>
            </w:pPr>
            <w:r w:rsidRPr="009F6DC7">
              <w:rPr>
                <w:color w:val="000000"/>
                <w:szCs w:val="22"/>
              </w:rPr>
              <w:t>44,678</w:t>
            </w:r>
          </w:p>
        </w:tc>
        <w:tc>
          <w:tcPr>
            <w:tcW w:w="1098" w:type="dxa"/>
            <w:tcBorders>
              <w:top w:val="nil"/>
              <w:left w:val="nil"/>
              <w:bottom w:val="nil"/>
            </w:tcBorders>
            <w:vAlign w:val="center"/>
          </w:tcPr>
          <w:p w14:paraId="33D2A4DC" w14:textId="5D9ADEF8" w:rsidR="004959DF" w:rsidRPr="009F6DC7" w:rsidRDefault="004959DF" w:rsidP="004959DF">
            <w:pPr>
              <w:jc w:val="center"/>
              <w:rPr>
                <w:color w:val="000000"/>
                <w:szCs w:val="22"/>
              </w:rPr>
            </w:pPr>
            <w:r>
              <w:rPr>
                <w:color w:val="000000"/>
                <w:szCs w:val="22"/>
              </w:rPr>
              <w:t>88,732</w:t>
            </w:r>
          </w:p>
        </w:tc>
      </w:tr>
      <w:tr w:rsidR="004959DF" w:rsidRPr="005A43F6" w14:paraId="510EB37E" w14:textId="77777777" w:rsidTr="004959DF">
        <w:trPr>
          <w:cantSplit/>
          <w:trHeight w:hRule="exact" w:val="251"/>
        </w:trPr>
        <w:tc>
          <w:tcPr>
            <w:tcW w:w="858" w:type="dxa"/>
            <w:tcBorders>
              <w:top w:val="nil"/>
              <w:bottom w:val="nil"/>
            </w:tcBorders>
            <w:vAlign w:val="bottom"/>
          </w:tcPr>
          <w:p w14:paraId="56B3625D" w14:textId="77777777" w:rsidR="004959DF" w:rsidRPr="009F6DC7" w:rsidRDefault="004959DF" w:rsidP="004959DF">
            <w:pPr>
              <w:rPr>
                <w:szCs w:val="22"/>
              </w:rPr>
            </w:pPr>
            <w:r w:rsidRPr="009F6DC7">
              <w:rPr>
                <w:szCs w:val="22"/>
              </w:rPr>
              <w:t>1999</w:t>
            </w:r>
          </w:p>
        </w:tc>
        <w:tc>
          <w:tcPr>
            <w:tcW w:w="1100" w:type="dxa"/>
            <w:tcBorders>
              <w:top w:val="nil"/>
              <w:bottom w:val="nil"/>
              <w:right w:val="nil"/>
            </w:tcBorders>
            <w:vAlign w:val="center"/>
          </w:tcPr>
          <w:p w14:paraId="3AD17DC6" w14:textId="309FB8C3" w:rsidR="004959DF" w:rsidRPr="009F6DC7" w:rsidRDefault="004959DF" w:rsidP="004959DF">
            <w:pPr>
              <w:jc w:val="center"/>
              <w:rPr>
                <w:szCs w:val="22"/>
              </w:rPr>
            </w:pPr>
            <w:r w:rsidRPr="009F6DC7">
              <w:rPr>
                <w:color w:val="000000"/>
                <w:szCs w:val="22"/>
              </w:rPr>
              <w:t>114,256</w:t>
            </w:r>
          </w:p>
        </w:tc>
        <w:tc>
          <w:tcPr>
            <w:tcW w:w="1045" w:type="dxa"/>
            <w:tcBorders>
              <w:top w:val="nil"/>
              <w:left w:val="nil"/>
              <w:bottom w:val="nil"/>
            </w:tcBorders>
            <w:vAlign w:val="center"/>
          </w:tcPr>
          <w:p w14:paraId="11D2F5AA" w14:textId="0586D935" w:rsidR="004959DF" w:rsidRPr="009F6DC7" w:rsidRDefault="004959DF" w:rsidP="004959DF">
            <w:pPr>
              <w:jc w:val="center"/>
              <w:rPr>
                <w:color w:val="000000"/>
                <w:szCs w:val="22"/>
              </w:rPr>
            </w:pPr>
            <w:r>
              <w:rPr>
                <w:color w:val="000000"/>
                <w:szCs w:val="22"/>
              </w:rPr>
              <w:t>134,973</w:t>
            </w:r>
          </w:p>
        </w:tc>
        <w:tc>
          <w:tcPr>
            <w:tcW w:w="1091" w:type="dxa"/>
            <w:tcBorders>
              <w:top w:val="nil"/>
              <w:bottom w:val="nil"/>
              <w:right w:val="nil"/>
            </w:tcBorders>
            <w:vAlign w:val="center"/>
          </w:tcPr>
          <w:p w14:paraId="65274157" w14:textId="7D1ADDEA" w:rsidR="004959DF" w:rsidRPr="009F6DC7" w:rsidRDefault="004959DF" w:rsidP="004959DF">
            <w:pPr>
              <w:jc w:val="center"/>
              <w:rPr>
                <w:szCs w:val="22"/>
              </w:rPr>
            </w:pPr>
            <w:r w:rsidRPr="009F6DC7">
              <w:rPr>
                <w:color w:val="000000"/>
                <w:szCs w:val="22"/>
              </w:rPr>
              <w:t>295,965</w:t>
            </w:r>
          </w:p>
        </w:tc>
        <w:tc>
          <w:tcPr>
            <w:tcW w:w="1068" w:type="dxa"/>
            <w:tcBorders>
              <w:top w:val="nil"/>
              <w:left w:val="nil"/>
              <w:bottom w:val="nil"/>
            </w:tcBorders>
            <w:vAlign w:val="center"/>
          </w:tcPr>
          <w:p w14:paraId="2E02847E" w14:textId="67CA518D" w:rsidR="004959DF" w:rsidRPr="009F6DC7" w:rsidRDefault="004959DF" w:rsidP="004959DF">
            <w:pPr>
              <w:jc w:val="center"/>
              <w:rPr>
                <w:color w:val="000000"/>
                <w:szCs w:val="22"/>
              </w:rPr>
            </w:pPr>
            <w:r>
              <w:rPr>
                <w:color w:val="000000"/>
                <w:szCs w:val="22"/>
              </w:rPr>
              <w:t>352,169</w:t>
            </w:r>
          </w:p>
        </w:tc>
        <w:tc>
          <w:tcPr>
            <w:tcW w:w="929" w:type="dxa"/>
            <w:tcBorders>
              <w:top w:val="nil"/>
              <w:bottom w:val="nil"/>
              <w:right w:val="nil"/>
            </w:tcBorders>
            <w:vAlign w:val="center"/>
          </w:tcPr>
          <w:p w14:paraId="31A1A01A" w14:textId="72493FFF" w:rsidR="004959DF" w:rsidRPr="009F6DC7" w:rsidRDefault="004959DF" w:rsidP="004959DF">
            <w:pPr>
              <w:jc w:val="center"/>
              <w:rPr>
                <w:szCs w:val="22"/>
              </w:rPr>
            </w:pPr>
            <w:r w:rsidRPr="009F6DC7">
              <w:rPr>
                <w:color w:val="000000"/>
                <w:szCs w:val="22"/>
              </w:rPr>
              <w:t>0.036</w:t>
            </w:r>
          </w:p>
        </w:tc>
        <w:tc>
          <w:tcPr>
            <w:tcW w:w="997" w:type="dxa"/>
            <w:tcBorders>
              <w:top w:val="nil"/>
              <w:left w:val="nil"/>
              <w:bottom w:val="nil"/>
            </w:tcBorders>
            <w:vAlign w:val="center"/>
          </w:tcPr>
          <w:p w14:paraId="2087E67B" w14:textId="305F07DF" w:rsidR="004959DF" w:rsidRPr="009F6DC7" w:rsidRDefault="004959DF" w:rsidP="004959DF">
            <w:pPr>
              <w:jc w:val="center"/>
              <w:rPr>
                <w:color w:val="000000"/>
                <w:szCs w:val="22"/>
              </w:rPr>
            </w:pPr>
            <w:r>
              <w:rPr>
                <w:color w:val="000000"/>
                <w:szCs w:val="22"/>
              </w:rPr>
              <w:t>0.030</w:t>
            </w:r>
          </w:p>
        </w:tc>
        <w:tc>
          <w:tcPr>
            <w:tcW w:w="962" w:type="dxa"/>
            <w:tcBorders>
              <w:top w:val="nil"/>
              <w:bottom w:val="nil"/>
              <w:right w:val="nil"/>
            </w:tcBorders>
            <w:vAlign w:val="center"/>
          </w:tcPr>
          <w:p w14:paraId="18A1B8C7" w14:textId="0680EF93" w:rsidR="004959DF" w:rsidRPr="009F6DC7" w:rsidRDefault="004959DF" w:rsidP="004959DF">
            <w:pPr>
              <w:jc w:val="center"/>
              <w:rPr>
                <w:szCs w:val="22"/>
              </w:rPr>
            </w:pPr>
            <w:r w:rsidRPr="009F6DC7">
              <w:rPr>
                <w:color w:val="000000"/>
                <w:szCs w:val="22"/>
              </w:rPr>
              <w:t>35,709</w:t>
            </w:r>
          </w:p>
        </w:tc>
        <w:tc>
          <w:tcPr>
            <w:tcW w:w="1098" w:type="dxa"/>
            <w:tcBorders>
              <w:top w:val="nil"/>
              <w:left w:val="nil"/>
              <w:bottom w:val="nil"/>
            </w:tcBorders>
            <w:vAlign w:val="center"/>
          </w:tcPr>
          <w:p w14:paraId="0F3A77B2" w14:textId="64484E13" w:rsidR="004959DF" w:rsidRPr="009F6DC7" w:rsidRDefault="004959DF" w:rsidP="004959DF">
            <w:pPr>
              <w:jc w:val="center"/>
              <w:rPr>
                <w:color w:val="000000"/>
                <w:szCs w:val="22"/>
              </w:rPr>
            </w:pPr>
            <w:r>
              <w:rPr>
                <w:color w:val="000000"/>
                <w:szCs w:val="22"/>
              </w:rPr>
              <w:t>109,736</w:t>
            </w:r>
          </w:p>
        </w:tc>
      </w:tr>
      <w:tr w:rsidR="004959DF" w:rsidRPr="005A43F6" w14:paraId="79A1C2BF" w14:textId="77777777" w:rsidTr="004959DF">
        <w:trPr>
          <w:cantSplit/>
          <w:trHeight w:hRule="exact" w:val="251"/>
        </w:trPr>
        <w:tc>
          <w:tcPr>
            <w:tcW w:w="858" w:type="dxa"/>
            <w:tcBorders>
              <w:top w:val="nil"/>
              <w:bottom w:val="nil"/>
            </w:tcBorders>
            <w:vAlign w:val="bottom"/>
          </w:tcPr>
          <w:p w14:paraId="3C08BBB8" w14:textId="77777777" w:rsidR="004959DF" w:rsidRPr="009F6DC7" w:rsidRDefault="004959DF" w:rsidP="004959DF">
            <w:pPr>
              <w:rPr>
                <w:szCs w:val="22"/>
              </w:rPr>
            </w:pPr>
            <w:r w:rsidRPr="009F6DC7">
              <w:rPr>
                <w:szCs w:val="22"/>
              </w:rPr>
              <w:t>2000</w:t>
            </w:r>
          </w:p>
        </w:tc>
        <w:tc>
          <w:tcPr>
            <w:tcW w:w="1100" w:type="dxa"/>
            <w:tcBorders>
              <w:top w:val="nil"/>
              <w:bottom w:val="nil"/>
              <w:right w:val="nil"/>
            </w:tcBorders>
            <w:vAlign w:val="center"/>
          </w:tcPr>
          <w:p w14:paraId="36165E9B" w14:textId="1846C7CA" w:rsidR="004959DF" w:rsidRPr="009F6DC7" w:rsidRDefault="004959DF" w:rsidP="004959DF">
            <w:pPr>
              <w:jc w:val="center"/>
              <w:rPr>
                <w:szCs w:val="22"/>
              </w:rPr>
            </w:pPr>
            <w:r w:rsidRPr="009F6DC7">
              <w:rPr>
                <w:color w:val="000000"/>
                <w:szCs w:val="22"/>
              </w:rPr>
              <w:t>117,291</w:t>
            </w:r>
          </w:p>
        </w:tc>
        <w:tc>
          <w:tcPr>
            <w:tcW w:w="1045" w:type="dxa"/>
            <w:tcBorders>
              <w:top w:val="nil"/>
              <w:left w:val="nil"/>
              <w:bottom w:val="nil"/>
            </w:tcBorders>
            <w:vAlign w:val="center"/>
          </w:tcPr>
          <w:p w14:paraId="13383535" w14:textId="4B8949F6" w:rsidR="004959DF" w:rsidRPr="009F6DC7" w:rsidRDefault="004959DF" w:rsidP="004959DF">
            <w:pPr>
              <w:jc w:val="center"/>
              <w:rPr>
                <w:color w:val="000000"/>
                <w:szCs w:val="22"/>
              </w:rPr>
            </w:pPr>
            <w:r>
              <w:rPr>
                <w:color w:val="000000"/>
                <w:szCs w:val="22"/>
              </w:rPr>
              <w:t>137,992</w:t>
            </w:r>
          </w:p>
        </w:tc>
        <w:tc>
          <w:tcPr>
            <w:tcW w:w="1091" w:type="dxa"/>
            <w:tcBorders>
              <w:top w:val="nil"/>
              <w:bottom w:val="nil"/>
              <w:right w:val="nil"/>
            </w:tcBorders>
            <w:vAlign w:val="center"/>
          </w:tcPr>
          <w:p w14:paraId="6E5DDE02" w14:textId="1003FEC9" w:rsidR="004959DF" w:rsidRPr="009F6DC7" w:rsidRDefault="004959DF" w:rsidP="004959DF">
            <w:pPr>
              <w:jc w:val="center"/>
              <w:rPr>
                <w:szCs w:val="22"/>
              </w:rPr>
            </w:pPr>
            <w:r w:rsidRPr="009F6DC7">
              <w:rPr>
                <w:color w:val="000000"/>
                <w:szCs w:val="22"/>
              </w:rPr>
              <w:t>310,752</w:t>
            </w:r>
          </w:p>
        </w:tc>
        <w:tc>
          <w:tcPr>
            <w:tcW w:w="1068" w:type="dxa"/>
            <w:tcBorders>
              <w:top w:val="nil"/>
              <w:left w:val="nil"/>
              <w:bottom w:val="nil"/>
            </w:tcBorders>
            <w:vAlign w:val="center"/>
          </w:tcPr>
          <w:p w14:paraId="221AF5EE" w14:textId="4CEE185F" w:rsidR="004959DF" w:rsidRPr="009F6DC7" w:rsidRDefault="004959DF" w:rsidP="004959DF">
            <w:pPr>
              <w:jc w:val="center"/>
              <w:rPr>
                <w:color w:val="000000"/>
                <w:szCs w:val="22"/>
              </w:rPr>
            </w:pPr>
            <w:r>
              <w:rPr>
                <w:color w:val="000000"/>
                <w:szCs w:val="22"/>
              </w:rPr>
              <w:t>369,214</w:t>
            </w:r>
          </w:p>
        </w:tc>
        <w:tc>
          <w:tcPr>
            <w:tcW w:w="929" w:type="dxa"/>
            <w:tcBorders>
              <w:top w:val="nil"/>
              <w:bottom w:val="nil"/>
              <w:right w:val="nil"/>
            </w:tcBorders>
            <w:vAlign w:val="center"/>
          </w:tcPr>
          <w:p w14:paraId="7F596108" w14:textId="66ABC09B" w:rsidR="004959DF" w:rsidRPr="009F6DC7" w:rsidRDefault="004959DF" w:rsidP="004959DF">
            <w:pPr>
              <w:jc w:val="center"/>
              <w:rPr>
                <w:szCs w:val="22"/>
              </w:rPr>
            </w:pPr>
            <w:r w:rsidRPr="009F6DC7">
              <w:rPr>
                <w:color w:val="000000"/>
                <w:szCs w:val="22"/>
              </w:rPr>
              <w:t>0.033</w:t>
            </w:r>
          </w:p>
        </w:tc>
        <w:tc>
          <w:tcPr>
            <w:tcW w:w="997" w:type="dxa"/>
            <w:tcBorders>
              <w:top w:val="nil"/>
              <w:left w:val="nil"/>
              <w:bottom w:val="nil"/>
            </w:tcBorders>
            <w:vAlign w:val="center"/>
          </w:tcPr>
          <w:p w14:paraId="22EC6B3E" w14:textId="314F58BC" w:rsidR="004959DF" w:rsidRPr="009F6DC7" w:rsidRDefault="004959DF" w:rsidP="004959DF">
            <w:pPr>
              <w:jc w:val="center"/>
              <w:rPr>
                <w:color w:val="000000"/>
                <w:szCs w:val="22"/>
              </w:rPr>
            </w:pPr>
            <w:r>
              <w:rPr>
                <w:color w:val="000000"/>
                <w:szCs w:val="22"/>
              </w:rPr>
              <w:t>0.027</w:t>
            </w:r>
          </w:p>
        </w:tc>
        <w:tc>
          <w:tcPr>
            <w:tcW w:w="962" w:type="dxa"/>
            <w:tcBorders>
              <w:top w:val="nil"/>
              <w:bottom w:val="nil"/>
              <w:right w:val="nil"/>
            </w:tcBorders>
            <w:vAlign w:val="center"/>
          </w:tcPr>
          <w:p w14:paraId="62DADC66" w14:textId="3DC2E3A2" w:rsidR="004959DF" w:rsidRPr="009F6DC7" w:rsidRDefault="004959DF" w:rsidP="004959DF">
            <w:pPr>
              <w:jc w:val="center"/>
              <w:rPr>
                <w:szCs w:val="22"/>
              </w:rPr>
            </w:pPr>
            <w:r w:rsidRPr="009F6DC7">
              <w:rPr>
                <w:color w:val="000000"/>
                <w:szCs w:val="22"/>
              </w:rPr>
              <w:t>82,423</w:t>
            </w:r>
          </w:p>
        </w:tc>
        <w:tc>
          <w:tcPr>
            <w:tcW w:w="1098" w:type="dxa"/>
            <w:tcBorders>
              <w:top w:val="nil"/>
              <w:left w:val="nil"/>
              <w:bottom w:val="nil"/>
            </w:tcBorders>
            <w:vAlign w:val="center"/>
          </w:tcPr>
          <w:p w14:paraId="01461BB6" w14:textId="16535F4D" w:rsidR="004959DF" w:rsidRPr="009F6DC7" w:rsidRDefault="004959DF" w:rsidP="004959DF">
            <w:pPr>
              <w:jc w:val="center"/>
              <w:rPr>
                <w:color w:val="000000"/>
                <w:szCs w:val="22"/>
              </w:rPr>
            </w:pPr>
            <w:r>
              <w:rPr>
                <w:color w:val="000000"/>
                <w:szCs w:val="22"/>
              </w:rPr>
              <w:t>222,337</w:t>
            </w:r>
          </w:p>
        </w:tc>
      </w:tr>
      <w:tr w:rsidR="004959DF" w:rsidRPr="005A43F6" w14:paraId="5725A64E" w14:textId="77777777" w:rsidTr="004959DF">
        <w:trPr>
          <w:cantSplit/>
          <w:trHeight w:hRule="exact" w:val="251"/>
        </w:trPr>
        <w:tc>
          <w:tcPr>
            <w:tcW w:w="858" w:type="dxa"/>
            <w:tcBorders>
              <w:top w:val="nil"/>
              <w:bottom w:val="nil"/>
            </w:tcBorders>
            <w:vAlign w:val="bottom"/>
          </w:tcPr>
          <w:p w14:paraId="4DB90AFB" w14:textId="77777777" w:rsidR="004959DF" w:rsidRPr="009F6DC7" w:rsidRDefault="004959DF" w:rsidP="004959DF">
            <w:pPr>
              <w:rPr>
                <w:szCs w:val="22"/>
              </w:rPr>
            </w:pPr>
            <w:r w:rsidRPr="009F6DC7">
              <w:rPr>
                <w:szCs w:val="22"/>
              </w:rPr>
              <w:t>2001</w:t>
            </w:r>
          </w:p>
        </w:tc>
        <w:tc>
          <w:tcPr>
            <w:tcW w:w="1100" w:type="dxa"/>
            <w:tcBorders>
              <w:top w:val="nil"/>
              <w:bottom w:val="nil"/>
              <w:right w:val="nil"/>
            </w:tcBorders>
            <w:vAlign w:val="center"/>
          </w:tcPr>
          <w:p w14:paraId="4EE70C49" w14:textId="285B6F74" w:rsidR="004959DF" w:rsidRPr="009F6DC7" w:rsidRDefault="004959DF" w:rsidP="004959DF">
            <w:pPr>
              <w:jc w:val="center"/>
              <w:rPr>
                <w:szCs w:val="22"/>
              </w:rPr>
            </w:pPr>
            <w:r w:rsidRPr="009F6DC7">
              <w:rPr>
                <w:color w:val="000000"/>
                <w:szCs w:val="22"/>
              </w:rPr>
              <w:t>119,911</w:t>
            </w:r>
          </w:p>
        </w:tc>
        <w:tc>
          <w:tcPr>
            <w:tcW w:w="1045" w:type="dxa"/>
            <w:tcBorders>
              <w:top w:val="nil"/>
              <w:left w:val="nil"/>
              <w:bottom w:val="nil"/>
            </w:tcBorders>
            <w:vAlign w:val="center"/>
          </w:tcPr>
          <w:p w14:paraId="10CF22D7" w14:textId="0022963B" w:rsidR="004959DF" w:rsidRPr="009F6DC7" w:rsidRDefault="004959DF" w:rsidP="004959DF">
            <w:pPr>
              <w:jc w:val="center"/>
              <w:rPr>
                <w:color w:val="000000"/>
                <w:szCs w:val="22"/>
              </w:rPr>
            </w:pPr>
            <w:r>
              <w:rPr>
                <w:color w:val="000000"/>
                <w:szCs w:val="22"/>
              </w:rPr>
              <w:t>140,535</w:t>
            </w:r>
          </w:p>
        </w:tc>
        <w:tc>
          <w:tcPr>
            <w:tcW w:w="1091" w:type="dxa"/>
            <w:tcBorders>
              <w:top w:val="nil"/>
              <w:bottom w:val="nil"/>
              <w:right w:val="nil"/>
            </w:tcBorders>
            <w:vAlign w:val="center"/>
          </w:tcPr>
          <w:p w14:paraId="75784F2B" w14:textId="5BDEB92E" w:rsidR="004959DF" w:rsidRPr="009F6DC7" w:rsidRDefault="004959DF" w:rsidP="004959DF">
            <w:pPr>
              <w:jc w:val="center"/>
              <w:rPr>
                <w:szCs w:val="22"/>
              </w:rPr>
            </w:pPr>
            <w:r w:rsidRPr="009F6DC7">
              <w:rPr>
                <w:color w:val="000000"/>
                <w:szCs w:val="22"/>
              </w:rPr>
              <w:t>329,882</w:t>
            </w:r>
          </w:p>
        </w:tc>
        <w:tc>
          <w:tcPr>
            <w:tcW w:w="1068" w:type="dxa"/>
            <w:tcBorders>
              <w:top w:val="nil"/>
              <w:left w:val="nil"/>
              <w:bottom w:val="nil"/>
            </w:tcBorders>
            <w:vAlign w:val="center"/>
          </w:tcPr>
          <w:p w14:paraId="23822640" w14:textId="1053FF11" w:rsidR="004959DF" w:rsidRPr="009F6DC7" w:rsidRDefault="004959DF" w:rsidP="004959DF">
            <w:pPr>
              <w:jc w:val="center"/>
              <w:rPr>
                <w:color w:val="000000"/>
                <w:szCs w:val="22"/>
              </w:rPr>
            </w:pPr>
            <w:r>
              <w:rPr>
                <w:color w:val="000000"/>
                <w:szCs w:val="22"/>
              </w:rPr>
              <w:t>391,194</w:t>
            </w:r>
          </w:p>
        </w:tc>
        <w:tc>
          <w:tcPr>
            <w:tcW w:w="929" w:type="dxa"/>
            <w:tcBorders>
              <w:top w:val="nil"/>
              <w:bottom w:val="nil"/>
              <w:right w:val="nil"/>
            </w:tcBorders>
            <w:vAlign w:val="center"/>
          </w:tcPr>
          <w:p w14:paraId="53022204" w14:textId="000F55D2" w:rsidR="004959DF" w:rsidRPr="009F6DC7" w:rsidRDefault="004959DF" w:rsidP="004959DF">
            <w:pPr>
              <w:jc w:val="center"/>
              <w:rPr>
                <w:szCs w:val="22"/>
              </w:rPr>
            </w:pPr>
            <w:r w:rsidRPr="009F6DC7">
              <w:rPr>
                <w:color w:val="000000"/>
                <w:szCs w:val="22"/>
              </w:rPr>
              <w:t>0.033</w:t>
            </w:r>
          </w:p>
        </w:tc>
        <w:tc>
          <w:tcPr>
            <w:tcW w:w="997" w:type="dxa"/>
            <w:tcBorders>
              <w:top w:val="nil"/>
              <w:left w:val="nil"/>
              <w:bottom w:val="nil"/>
            </w:tcBorders>
            <w:vAlign w:val="center"/>
          </w:tcPr>
          <w:p w14:paraId="13DFD935" w14:textId="02BF9ACA" w:rsidR="004959DF" w:rsidRPr="009F6DC7" w:rsidRDefault="004959DF" w:rsidP="004959DF">
            <w:pPr>
              <w:jc w:val="center"/>
              <w:rPr>
                <w:color w:val="000000"/>
                <w:szCs w:val="22"/>
              </w:rPr>
            </w:pPr>
            <w:r>
              <w:rPr>
                <w:color w:val="000000"/>
                <w:szCs w:val="22"/>
              </w:rPr>
              <w:t>0.028</w:t>
            </w:r>
          </w:p>
        </w:tc>
        <w:tc>
          <w:tcPr>
            <w:tcW w:w="962" w:type="dxa"/>
            <w:tcBorders>
              <w:top w:val="nil"/>
              <w:bottom w:val="nil"/>
              <w:right w:val="nil"/>
            </w:tcBorders>
            <w:vAlign w:val="center"/>
          </w:tcPr>
          <w:p w14:paraId="0D9C935C" w14:textId="33AC5941" w:rsidR="004959DF" w:rsidRPr="009F6DC7" w:rsidRDefault="004959DF" w:rsidP="004959DF">
            <w:pPr>
              <w:jc w:val="center"/>
              <w:rPr>
                <w:szCs w:val="22"/>
              </w:rPr>
            </w:pPr>
            <w:r w:rsidRPr="009F6DC7">
              <w:rPr>
                <w:color w:val="000000"/>
                <w:szCs w:val="22"/>
              </w:rPr>
              <w:t>90,564</w:t>
            </w:r>
          </w:p>
        </w:tc>
        <w:tc>
          <w:tcPr>
            <w:tcW w:w="1098" w:type="dxa"/>
            <w:tcBorders>
              <w:top w:val="nil"/>
              <w:left w:val="nil"/>
              <w:bottom w:val="nil"/>
            </w:tcBorders>
            <w:vAlign w:val="center"/>
          </w:tcPr>
          <w:p w14:paraId="4ACDE060" w14:textId="00DAD5BB" w:rsidR="004959DF" w:rsidRPr="009F6DC7" w:rsidRDefault="004959DF" w:rsidP="004959DF">
            <w:pPr>
              <w:jc w:val="center"/>
              <w:rPr>
                <w:color w:val="000000"/>
                <w:szCs w:val="22"/>
              </w:rPr>
            </w:pPr>
            <w:r>
              <w:rPr>
                <w:color w:val="000000"/>
                <w:szCs w:val="22"/>
              </w:rPr>
              <w:t>138,211</w:t>
            </w:r>
          </w:p>
        </w:tc>
      </w:tr>
      <w:tr w:rsidR="004959DF" w:rsidRPr="005A43F6" w14:paraId="4626C7AE" w14:textId="77777777" w:rsidTr="004959DF">
        <w:trPr>
          <w:cantSplit/>
          <w:trHeight w:hRule="exact" w:val="251"/>
        </w:trPr>
        <w:tc>
          <w:tcPr>
            <w:tcW w:w="858" w:type="dxa"/>
            <w:tcBorders>
              <w:top w:val="nil"/>
              <w:bottom w:val="nil"/>
            </w:tcBorders>
            <w:vAlign w:val="bottom"/>
          </w:tcPr>
          <w:p w14:paraId="5A69D999" w14:textId="77777777" w:rsidR="004959DF" w:rsidRPr="009F6DC7" w:rsidRDefault="004959DF" w:rsidP="004959DF">
            <w:pPr>
              <w:rPr>
                <w:szCs w:val="22"/>
              </w:rPr>
            </w:pPr>
            <w:r w:rsidRPr="009F6DC7">
              <w:rPr>
                <w:szCs w:val="22"/>
              </w:rPr>
              <w:t>2002</w:t>
            </w:r>
          </w:p>
        </w:tc>
        <w:tc>
          <w:tcPr>
            <w:tcW w:w="1100" w:type="dxa"/>
            <w:tcBorders>
              <w:top w:val="nil"/>
              <w:bottom w:val="nil"/>
              <w:right w:val="nil"/>
            </w:tcBorders>
            <w:vAlign w:val="center"/>
          </w:tcPr>
          <w:p w14:paraId="29CDA590" w14:textId="6EEA3BB0" w:rsidR="004959DF" w:rsidRPr="009F6DC7" w:rsidRDefault="004959DF" w:rsidP="004959DF">
            <w:pPr>
              <w:jc w:val="center"/>
              <w:rPr>
                <w:szCs w:val="22"/>
              </w:rPr>
            </w:pPr>
            <w:r w:rsidRPr="009F6DC7">
              <w:rPr>
                <w:color w:val="000000"/>
                <w:szCs w:val="22"/>
              </w:rPr>
              <w:t>122,574</w:t>
            </w:r>
          </w:p>
        </w:tc>
        <w:tc>
          <w:tcPr>
            <w:tcW w:w="1045" w:type="dxa"/>
            <w:tcBorders>
              <w:top w:val="nil"/>
              <w:left w:val="nil"/>
              <w:bottom w:val="nil"/>
            </w:tcBorders>
            <w:vAlign w:val="center"/>
          </w:tcPr>
          <w:p w14:paraId="51555D21" w14:textId="2F5C873D" w:rsidR="004959DF" w:rsidRPr="009F6DC7" w:rsidRDefault="004959DF" w:rsidP="004959DF">
            <w:pPr>
              <w:jc w:val="center"/>
              <w:rPr>
                <w:color w:val="000000"/>
                <w:szCs w:val="22"/>
              </w:rPr>
            </w:pPr>
            <w:r>
              <w:rPr>
                <w:color w:val="000000"/>
                <w:szCs w:val="22"/>
              </w:rPr>
              <w:t>143,211</w:t>
            </w:r>
          </w:p>
        </w:tc>
        <w:tc>
          <w:tcPr>
            <w:tcW w:w="1091" w:type="dxa"/>
            <w:tcBorders>
              <w:top w:val="nil"/>
              <w:bottom w:val="nil"/>
              <w:right w:val="nil"/>
            </w:tcBorders>
            <w:vAlign w:val="center"/>
          </w:tcPr>
          <w:p w14:paraId="52E29055" w14:textId="779A1285" w:rsidR="004959DF" w:rsidRPr="009F6DC7" w:rsidRDefault="004959DF" w:rsidP="004959DF">
            <w:pPr>
              <w:jc w:val="center"/>
              <w:rPr>
                <w:szCs w:val="22"/>
              </w:rPr>
            </w:pPr>
            <w:r w:rsidRPr="009F6DC7">
              <w:rPr>
                <w:color w:val="000000"/>
                <w:szCs w:val="22"/>
              </w:rPr>
              <w:t>337,931</w:t>
            </w:r>
          </w:p>
        </w:tc>
        <w:tc>
          <w:tcPr>
            <w:tcW w:w="1068" w:type="dxa"/>
            <w:tcBorders>
              <w:top w:val="nil"/>
              <w:left w:val="nil"/>
              <w:bottom w:val="nil"/>
            </w:tcBorders>
            <w:vAlign w:val="center"/>
          </w:tcPr>
          <w:p w14:paraId="58C7E272" w14:textId="4C9B6BAC" w:rsidR="004959DF" w:rsidRPr="009F6DC7" w:rsidRDefault="004959DF" w:rsidP="004959DF">
            <w:pPr>
              <w:jc w:val="center"/>
              <w:rPr>
                <w:color w:val="000000"/>
                <w:szCs w:val="22"/>
              </w:rPr>
            </w:pPr>
            <w:r>
              <w:rPr>
                <w:color w:val="000000"/>
                <w:szCs w:val="22"/>
              </w:rPr>
              <w:t>399,305</w:t>
            </w:r>
          </w:p>
        </w:tc>
        <w:tc>
          <w:tcPr>
            <w:tcW w:w="929" w:type="dxa"/>
            <w:tcBorders>
              <w:top w:val="nil"/>
              <w:bottom w:val="nil"/>
              <w:right w:val="nil"/>
            </w:tcBorders>
            <w:vAlign w:val="center"/>
          </w:tcPr>
          <w:p w14:paraId="074719E4" w14:textId="4FE15E35" w:rsidR="004959DF" w:rsidRPr="009F6DC7" w:rsidRDefault="004959DF" w:rsidP="004959DF">
            <w:pPr>
              <w:jc w:val="center"/>
              <w:rPr>
                <w:szCs w:val="22"/>
              </w:rPr>
            </w:pPr>
            <w:r w:rsidRPr="009F6DC7">
              <w:rPr>
                <w:color w:val="000000"/>
                <w:szCs w:val="22"/>
              </w:rPr>
              <w:t>0.035</w:t>
            </w:r>
          </w:p>
        </w:tc>
        <w:tc>
          <w:tcPr>
            <w:tcW w:w="997" w:type="dxa"/>
            <w:tcBorders>
              <w:top w:val="nil"/>
              <w:left w:val="nil"/>
              <w:bottom w:val="nil"/>
            </w:tcBorders>
            <w:vAlign w:val="center"/>
          </w:tcPr>
          <w:p w14:paraId="4DB8F793" w14:textId="5BAAE364" w:rsidR="004959DF" w:rsidRPr="009F6DC7" w:rsidRDefault="004959DF" w:rsidP="004959DF">
            <w:pPr>
              <w:jc w:val="center"/>
              <w:rPr>
                <w:color w:val="000000"/>
                <w:szCs w:val="22"/>
              </w:rPr>
            </w:pPr>
            <w:r>
              <w:rPr>
                <w:color w:val="000000"/>
                <w:szCs w:val="22"/>
              </w:rPr>
              <w:t>0.029</w:t>
            </w:r>
          </w:p>
        </w:tc>
        <w:tc>
          <w:tcPr>
            <w:tcW w:w="962" w:type="dxa"/>
            <w:tcBorders>
              <w:top w:val="nil"/>
              <w:bottom w:val="nil"/>
              <w:right w:val="nil"/>
            </w:tcBorders>
            <w:vAlign w:val="center"/>
          </w:tcPr>
          <w:p w14:paraId="4BFEA1A3" w14:textId="028D7DC9" w:rsidR="004959DF" w:rsidRPr="009F6DC7" w:rsidRDefault="004959DF" w:rsidP="004959DF">
            <w:pPr>
              <w:jc w:val="center"/>
              <w:rPr>
                <w:szCs w:val="22"/>
              </w:rPr>
            </w:pPr>
            <w:r w:rsidRPr="009F6DC7">
              <w:rPr>
                <w:color w:val="000000"/>
                <w:szCs w:val="22"/>
              </w:rPr>
              <w:t>53,240</w:t>
            </w:r>
          </w:p>
        </w:tc>
        <w:tc>
          <w:tcPr>
            <w:tcW w:w="1098" w:type="dxa"/>
            <w:tcBorders>
              <w:top w:val="nil"/>
              <w:left w:val="nil"/>
              <w:bottom w:val="nil"/>
            </w:tcBorders>
            <w:vAlign w:val="center"/>
          </w:tcPr>
          <w:p w14:paraId="028BBEE3" w14:textId="29A6C8DF" w:rsidR="004959DF" w:rsidRPr="009F6DC7" w:rsidRDefault="004959DF" w:rsidP="004959DF">
            <w:pPr>
              <w:jc w:val="center"/>
              <w:rPr>
                <w:color w:val="000000"/>
                <w:szCs w:val="22"/>
              </w:rPr>
            </w:pPr>
            <w:r>
              <w:rPr>
                <w:color w:val="000000"/>
                <w:szCs w:val="22"/>
              </w:rPr>
              <w:t>207,952</w:t>
            </w:r>
          </w:p>
        </w:tc>
      </w:tr>
      <w:tr w:rsidR="004959DF" w:rsidRPr="005A43F6" w14:paraId="045CC2DB" w14:textId="77777777" w:rsidTr="004959DF">
        <w:trPr>
          <w:cantSplit/>
          <w:trHeight w:hRule="exact" w:val="251"/>
        </w:trPr>
        <w:tc>
          <w:tcPr>
            <w:tcW w:w="858" w:type="dxa"/>
            <w:tcBorders>
              <w:top w:val="nil"/>
              <w:bottom w:val="nil"/>
            </w:tcBorders>
            <w:vAlign w:val="bottom"/>
          </w:tcPr>
          <w:p w14:paraId="58C74769" w14:textId="77777777" w:rsidR="004959DF" w:rsidRPr="009F6DC7" w:rsidRDefault="004959DF" w:rsidP="004959DF">
            <w:pPr>
              <w:rPr>
                <w:szCs w:val="22"/>
              </w:rPr>
            </w:pPr>
            <w:r w:rsidRPr="009F6DC7">
              <w:rPr>
                <w:szCs w:val="22"/>
              </w:rPr>
              <w:t>2003</w:t>
            </w:r>
          </w:p>
        </w:tc>
        <w:tc>
          <w:tcPr>
            <w:tcW w:w="1100" w:type="dxa"/>
            <w:tcBorders>
              <w:top w:val="nil"/>
              <w:bottom w:val="nil"/>
              <w:right w:val="nil"/>
            </w:tcBorders>
            <w:vAlign w:val="center"/>
          </w:tcPr>
          <w:p w14:paraId="700B78E2" w14:textId="566B489A" w:rsidR="004959DF" w:rsidRPr="009F6DC7" w:rsidRDefault="004959DF" w:rsidP="004959DF">
            <w:pPr>
              <w:jc w:val="center"/>
              <w:rPr>
                <w:szCs w:val="22"/>
              </w:rPr>
            </w:pPr>
            <w:r w:rsidRPr="009F6DC7">
              <w:rPr>
                <w:color w:val="000000"/>
                <w:szCs w:val="22"/>
              </w:rPr>
              <w:t>125,886</w:t>
            </w:r>
          </w:p>
        </w:tc>
        <w:tc>
          <w:tcPr>
            <w:tcW w:w="1045" w:type="dxa"/>
            <w:tcBorders>
              <w:top w:val="nil"/>
              <w:left w:val="nil"/>
              <w:bottom w:val="nil"/>
            </w:tcBorders>
            <w:vAlign w:val="center"/>
          </w:tcPr>
          <w:p w14:paraId="03296BF8" w14:textId="6A6BC092" w:rsidR="004959DF" w:rsidRPr="009F6DC7" w:rsidRDefault="004959DF" w:rsidP="004959DF">
            <w:pPr>
              <w:jc w:val="center"/>
              <w:rPr>
                <w:color w:val="000000"/>
                <w:szCs w:val="22"/>
              </w:rPr>
            </w:pPr>
            <w:r>
              <w:rPr>
                <w:color w:val="000000"/>
                <w:szCs w:val="22"/>
              </w:rPr>
              <w:t>146,719</w:t>
            </w:r>
          </w:p>
        </w:tc>
        <w:tc>
          <w:tcPr>
            <w:tcW w:w="1091" w:type="dxa"/>
            <w:tcBorders>
              <w:top w:val="nil"/>
              <w:bottom w:val="nil"/>
              <w:right w:val="nil"/>
            </w:tcBorders>
            <w:vAlign w:val="center"/>
          </w:tcPr>
          <w:p w14:paraId="671FB1ED" w14:textId="6DE7010F" w:rsidR="004959DF" w:rsidRPr="009F6DC7" w:rsidRDefault="004959DF" w:rsidP="004959DF">
            <w:pPr>
              <w:jc w:val="center"/>
              <w:rPr>
                <w:szCs w:val="22"/>
              </w:rPr>
            </w:pPr>
            <w:r w:rsidRPr="009F6DC7">
              <w:rPr>
                <w:color w:val="000000"/>
                <w:szCs w:val="22"/>
              </w:rPr>
              <w:t>347,970</w:t>
            </w:r>
          </w:p>
        </w:tc>
        <w:tc>
          <w:tcPr>
            <w:tcW w:w="1068" w:type="dxa"/>
            <w:tcBorders>
              <w:top w:val="nil"/>
              <w:left w:val="nil"/>
              <w:bottom w:val="nil"/>
            </w:tcBorders>
            <w:vAlign w:val="center"/>
          </w:tcPr>
          <w:p w14:paraId="45F9D114" w14:textId="6C26D8F3" w:rsidR="004959DF" w:rsidRPr="009F6DC7" w:rsidRDefault="004959DF" w:rsidP="004959DF">
            <w:pPr>
              <w:jc w:val="center"/>
              <w:rPr>
                <w:color w:val="000000"/>
                <w:szCs w:val="22"/>
              </w:rPr>
            </w:pPr>
            <w:r>
              <w:rPr>
                <w:color w:val="000000"/>
                <w:szCs w:val="22"/>
              </w:rPr>
              <w:t>410,347</w:t>
            </w:r>
          </w:p>
        </w:tc>
        <w:tc>
          <w:tcPr>
            <w:tcW w:w="929" w:type="dxa"/>
            <w:tcBorders>
              <w:top w:val="nil"/>
              <w:bottom w:val="nil"/>
              <w:right w:val="nil"/>
            </w:tcBorders>
            <w:vAlign w:val="center"/>
          </w:tcPr>
          <w:p w14:paraId="1BD6C00A" w14:textId="4297C8B8" w:rsidR="004959DF" w:rsidRPr="009F6DC7" w:rsidRDefault="004959DF" w:rsidP="004959DF">
            <w:pPr>
              <w:jc w:val="center"/>
              <w:rPr>
                <w:szCs w:val="22"/>
              </w:rPr>
            </w:pPr>
            <w:r w:rsidRPr="009F6DC7">
              <w:rPr>
                <w:color w:val="000000"/>
                <w:szCs w:val="22"/>
              </w:rPr>
              <w:t>0.031</w:t>
            </w:r>
          </w:p>
        </w:tc>
        <w:tc>
          <w:tcPr>
            <w:tcW w:w="997" w:type="dxa"/>
            <w:tcBorders>
              <w:top w:val="nil"/>
              <w:left w:val="nil"/>
              <w:bottom w:val="nil"/>
            </w:tcBorders>
            <w:vAlign w:val="center"/>
          </w:tcPr>
          <w:p w14:paraId="1891F5F5" w14:textId="17BF28E0" w:rsidR="004959DF" w:rsidRPr="009F6DC7" w:rsidRDefault="004959DF" w:rsidP="004959DF">
            <w:pPr>
              <w:jc w:val="center"/>
              <w:rPr>
                <w:color w:val="000000"/>
                <w:szCs w:val="22"/>
              </w:rPr>
            </w:pPr>
            <w:r>
              <w:rPr>
                <w:color w:val="000000"/>
                <w:szCs w:val="22"/>
              </w:rPr>
              <w:t>0.026</w:t>
            </w:r>
          </w:p>
        </w:tc>
        <w:tc>
          <w:tcPr>
            <w:tcW w:w="962" w:type="dxa"/>
            <w:tcBorders>
              <w:top w:val="nil"/>
              <w:bottom w:val="nil"/>
              <w:right w:val="nil"/>
            </w:tcBorders>
            <w:vAlign w:val="center"/>
          </w:tcPr>
          <w:p w14:paraId="329585EE" w14:textId="0BE463B7" w:rsidR="004959DF" w:rsidRPr="009F6DC7" w:rsidRDefault="004959DF" w:rsidP="004959DF">
            <w:pPr>
              <w:jc w:val="center"/>
              <w:rPr>
                <w:szCs w:val="22"/>
              </w:rPr>
            </w:pPr>
            <w:r w:rsidRPr="009F6DC7">
              <w:rPr>
                <w:color w:val="000000"/>
                <w:szCs w:val="22"/>
              </w:rPr>
              <w:t>65,058</w:t>
            </w:r>
          </w:p>
        </w:tc>
        <w:tc>
          <w:tcPr>
            <w:tcW w:w="1098" w:type="dxa"/>
            <w:tcBorders>
              <w:top w:val="nil"/>
              <w:left w:val="nil"/>
              <w:bottom w:val="nil"/>
            </w:tcBorders>
            <w:vAlign w:val="center"/>
          </w:tcPr>
          <w:p w14:paraId="2D3FD1B4" w14:textId="6592A5AB" w:rsidR="004959DF" w:rsidRPr="009F6DC7" w:rsidRDefault="004959DF" w:rsidP="004959DF">
            <w:pPr>
              <w:jc w:val="center"/>
              <w:rPr>
                <w:color w:val="000000"/>
                <w:szCs w:val="22"/>
              </w:rPr>
            </w:pPr>
            <w:r>
              <w:rPr>
                <w:color w:val="000000"/>
                <w:szCs w:val="22"/>
              </w:rPr>
              <w:t>113,829</w:t>
            </w:r>
          </w:p>
        </w:tc>
      </w:tr>
      <w:tr w:rsidR="004959DF" w:rsidRPr="005A43F6" w14:paraId="5D334F40" w14:textId="77777777" w:rsidTr="004959DF">
        <w:trPr>
          <w:cantSplit/>
          <w:trHeight w:hRule="exact" w:val="251"/>
        </w:trPr>
        <w:tc>
          <w:tcPr>
            <w:tcW w:w="858" w:type="dxa"/>
            <w:tcBorders>
              <w:top w:val="nil"/>
              <w:bottom w:val="nil"/>
            </w:tcBorders>
            <w:vAlign w:val="bottom"/>
          </w:tcPr>
          <w:p w14:paraId="75AC0493" w14:textId="77777777" w:rsidR="004959DF" w:rsidRPr="009F6DC7" w:rsidRDefault="004959DF" w:rsidP="004959DF">
            <w:pPr>
              <w:rPr>
                <w:szCs w:val="22"/>
              </w:rPr>
            </w:pPr>
            <w:r w:rsidRPr="009F6DC7">
              <w:rPr>
                <w:szCs w:val="22"/>
              </w:rPr>
              <w:t>2004</w:t>
            </w:r>
          </w:p>
        </w:tc>
        <w:tc>
          <w:tcPr>
            <w:tcW w:w="1100" w:type="dxa"/>
            <w:tcBorders>
              <w:top w:val="nil"/>
              <w:bottom w:val="nil"/>
              <w:right w:val="nil"/>
            </w:tcBorders>
            <w:vAlign w:val="center"/>
          </w:tcPr>
          <w:p w14:paraId="6338845F" w14:textId="170540F0" w:rsidR="004959DF" w:rsidRPr="009F6DC7" w:rsidRDefault="004959DF" w:rsidP="004959DF">
            <w:pPr>
              <w:jc w:val="center"/>
              <w:rPr>
                <w:szCs w:val="22"/>
              </w:rPr>
            </w:pPr>
            <w:r w:rsidRPr="009F6DC7">
              <w:rPr>
                <w:color w:val="000000"/>
                <w:szCs w:val="22"/>
              </w:rPr>
              <w:t>131,016</w:t>
            </w:r>
          </w:p>
        </w:tc>
        <w:tc>
          <w:tcPr>
            <w:tcW w:w="1045" w:type="dxa"/>
            <w:tcBorders>
              <w:top w:val="nil"/>
              <w:left w:val="nil"/>
              <w:bottom w:val="nil"/>
            </w:tcBorders>
            <w:vAlign w:val="center"/>
          </w:tcPr>
          <w:p w14:paraId="0A3B0BDA" w14:textId="7E50E6E6" w:rsidR="004959DF" w:rsidRPr="009F6DC7" w:rsidRDefault="004959DF" w:rsidP="004959DF">
            <w:pPr>
              <w:jc w:val="center"/>
              <w:rPr>
                <w:color w:val="000000"/>
                <w:szCs w:val="22"/>
              </w:rPr>
            </w:pPr>
            <w:r>
              <w:rPr>
                <w:color w:val="000000"/>
                <w:szCs w:val="22"/>
              </w:rPr>
              <w:t>152,218</w:t>
            </w:r>
          </w:p>
        </w:tc>
        <w:tc>
          <w:tcPr>
            <w:tcW w:w="1091" w:type="dxa"/>
            <w:tcBorders>
              <w:top w:val="nil"/>
              <w:bottom w:val="nil"/>
              <w:right w:val="nil"/>
            </w:tcBorders>
            <w:vAlign w:val="center"/>
          </w:tcPr>
          <w:p w14:paraId="16426DC9" w14:textId="46CD93EF" w:rsidR="004959DF" w:rsidRPr="009F6DC7" w:rsidRDefault="004959DF" w:rsidP="004959DF">
            <w:pPr>
              <w:jc w:val="center"/>
              <w:rPr>
                <w:szCs w:val="22"/>
              </w:rPr>
            </w:pPr>
            <w:r w:rsidRPr="009F6DC7">
              <w:rPr>
                <w:color w:val="000000"/>
                <w:szCs w:val="22"/>
              </w:rPr>
              <w:t>381,541</w:t>
            </w:r>
          </w:p>
        </w:tc>
        <w:tc>
          <w:tcPr>
            <w:tcW w:w="1068" w:type="dxa"/>
            <w:tcBorders>
              <w:top w:val="nil"/>
              <w:left w:val="nil"/>
              <w:bottom w:val="nil"/>
            </w:tcBorders>
            <w:vAlign w:val="center"/>
          </w:tcPr>
          <w:p w14:paraId="0D7A655B" w14:textId="11A3E786" w:rsidR="004959DF" w:rsidRPr="009F6DC7" w:rsidRDefault="004959DF" w:rsidP="004959DF">
            <w:pPr>
              <w:jc w:val="center"/>
              <w:rPr>
                <w:color w:val="000000"/>
                <w:szCs w:val="22"/>
              </w:rPr>
            </w:pPr>
            <w:r>
              <w:rPr>
                <w:color w:val="000000"/>
                <w:szCs w:val="22"/>
              </w:rPr>
              <w:t>448,656</w:t>
            </w:r>
          </w:p>
        </w:tc>
        <w:tc>
          <w:tcPr>
            <w:tcW w:w="929" w:type="dxa"/>
            <w:tcBorders>
              <w:top w:val="nil"/>
              <w:bottom w:val="nil"/>
              <w:right w:val="nil"/>
            </w:tcBorders>
            <w:vAlign w:val="center"/>
          </w:tcPr>
          <w:p w14:paraId="2B8F036A" w14:textId="0AE5B5E7" w:rsidR="004959DF" w:rsidRPr="009F6DC7" w:rsidRDefault="004959DF" w:rsidP="004959DF">
            <w:pPr>
              <w:jc w:val="center"/>
              <w:rPr>
                <w:szCs w:val="22"/>
              </w:rPr>
            </w:pPr>
            <w:r w:rsidRPr="009F6DC7">
              <w:rPr>
                <w:color w:val="000000"/>
                <w:szCs w:val="22"/>
              </w:rPr>
              <w:t>0.030</w:t>
            </w:r>
          </w:p>
        </w:tc>
        <w:tc>
          <w:tcPr>
            <w:tcW w:w="997" w:type="dxa"/>
            <w:tcBorders>
              <w:top w:val="nil"/>
              <w:left w:val="nil"/>
              <w:bottom w:val="nil"/>
            </w:tcBorders>
            <w:vAlign w:val="center"/>
          </w:tcPr>
          <w:p w14:paraId="2882CB8E" w14:textId="79841867" w:rsidR="004959DF" w:rsidRPr="009F6DC7" w:rsidRDefault="004959DF" w:rsidP="004959DF">
            <w:pPr>
              <w:jc w:val="center"/>
              <w:rPr>
                <w:color w:val="000000"/>
                <w:szCs w:val="22"/>
              </w:rPr>
            </w:pPr>
            <w:r>
              <w:rPr>
                <w:color w:val="000000"/>
                <w:szCs w:val="22"/>
              </w:rPr>
              <w:t>0.026</w:t>
            </w:r>
          </w:p>
        </w:tc>
        <w:tc>
          <w:tcPr>
            <w:tcW w:w="962" w:type="dxa"/>
            <w:tcBorders>
              <w:top w:val="nil"/>
              <w:bottom w:val="nil"/>
              <w:right w:val="nil"/>
            </w:tcBorders>
            <w:vAlign w:val="center"/>
          </w:tcPr>
          <w:p w14:paraId="3CC7DC74" w14:textId="3D628F38" w:rsidR="004959DF" w:rsidRPr="009F6DC7" w:rsidRDefault="004959DF" w:rsidP="004959DF">
            <w:pPr>
              <w:jc w:val="center"/>
              <w:rPr>
                <w:szCs w:val="22"/>
              </w:rPr>
            </w:pPr>
            <w:r w:rsidRPr="009F6DC7">
              <w:rPr>
                <w:color w:val="000000"/>
                <w:szCs w:val="22"/>
              </w:rPr>
              <w:t>136,572</w:t>
            </w:r>
          </w:p>
        </w:tc>
        <w:tc>
          <w:tcPr>
            <w:tcW w:w="1098" w:type="dxa"/>
            <w:tcBorders>
              <w:top w:val="nil"/>
              <w:left w:val="nil"/>
              <w:bottom w:val="nil"/>
            </w:tcBorders>
            <w:vAlign w:val="center"/>
          </w:tcPr>
          <w:p w14:paraId="5A612E1F" w14:textId="50AE07A7" w:rsidR="004959DF" w:rsidRPr="009F6DC7" w:rsidRDefault="004959DF" w:rsidP="004959DF">
            <w:pPr>
              <w:jc w:val="center"/>
              <w:rPr>
                <w:color w:val="000000"/>
                <w:szCs w:val="22"/>
              </w:rPr>
            </w:pPr>
            <w:r>
              <w:rPr>
                <w:color w:val="000000"/>
                <w:szCs w:val="22"/>
              </w:rPr>
              <w:t>165,379</w:t>
            </w:r>
          </w:p>
        </w:tc>
      </w:tr>
      <w:tr w:rsidR="004959DF" w:rsidRPr="005A43F6" w14:paraId="23A9C2CC" w14:textId="77777777" w:rsidTr="004959DF">
        <w:trPr>
          <w:cantSplit/>
          <w:trHeight w:hRule="exact" w:val="251"/>
        </w:trPr>
        <w:tc>
          <w:tcPr>
            <w:tcW w:w="858" w:type="dxa"/>
            <w:tcBorders>
              <w:top w:val="nil"/>
              <w:bottom w:val="nil"/>
            </w:tcBorders>
            <w:vAlign w:val="bottom"/>
          </w:tcPr>
          <w:p w14:paraId="14742AFC" w14:textId="77777777" w:rsidR="004959DF" w:rsidRPr="009F6DC7" w:rsidRDefault="004959DF" w:rsidP="004959DF">
            <w:pPr>
              <w:rPr>
                <w:szCs w:val="22"/>
              </w:rPr>
            </w:pPr>
            <w:r w:rsidRPr="009F6DC7">
              <w:rPr>
                <w:szCs w:val="22"/>
              </w:rPr>
              <w:t>2005</w:t>
            </w:r>
          </w:p>
        </w:tc>
        <w:tc>
          <w:tcPr>
            <w:tcW w:w="1100" w:type="dxa"/>
            <w:tcBorders>
              <w:top w:val="nil"/>
              <w:bottom w:val="nil"/>
              <w:right w:val="nil"/>
            </w:tcBorders>
            <w:vAlign w:val="center"/>
          </w:tcPr>
          <w:p w14:paraId="47A1CC21" w14:textId="6B43ACD6" w:rsidR="004959DF" w:rsidRPr="009F6DC7" w:rsidRDefault="004959DF" w:rsidP="004959DF">
            <w:pPr>
              <w:jc w:val="center"/>
              <w:rPr>
                <w:szCs w:val="22"/>
              </w:rPr>
            </w:pPr>
            <w:r w:rsidRPr="009F6DC7">
              <w:rPr>
                <w:color w:val="000000"/>
                <w:szCs w:val="22"/>
              </w:rPr>
              <w:t>137,226</w:t>
            </w:r>
          </w:p>
        </w:tc>
        <w:tc>
          <w:tcPr>
            <w:tcW w:w="1045" w:type="dxa"/>
            <w:tcBorders>
              <w:top w:val="nil"/>
              <w:left w:val="nil"/>
              <w:bottom w:val="nil"/>
            </w:tcBorders>
            <w:vAlign w:val="center"/>
          </w:tcPr>
          <w:p w14:paraId="2520EBE0" w14:textId="0A8C9C65" w:rsidR="004959DF" w:rsidRPr="009F6DC7" w:rsidRDefault="004959DF" w:rsidP="004959DF">
            <w:pPr>
              <w:jc w:val="center"/>
              <w:rPr>
                <w:color w:val="000000"/>
                <w:szCs w:val="22"/>
              </w:rPr>
            </w:pPr>
            <w:r>
              <w:rPr>
                <w:color w:val="000000"/>
                <w:szCs w:val="22"/>
              </w:rPr>
              <w:t>158,925</w:t>
            </w:r>
          </w:p>
        </w:tc>
        <w:tc>
          <w:tcPr>
            <w:tcW w:w="1091" w:type="dxa"/>
            <w:tcBorders>
              <w:top w:val="nil"/>
              <w:bottom w:val="nil"/>
              <w:right w:val="nil"/>
            </w:tcBorders>
            <w:vAlign w:val="center"/>
          </w:tcPr>
          <w:p w14:paraId="7B05BAB3" w14:textId="3F58946C" w:rsidR="004959DF" w:rsidRPr="009F6DC7" w:rsidRDefault="004959DF" w:rsidP="004959DF">
            <w:pPr>
              <w:jc w:val="center"/>
              <w:rPr>
                <w:szCs w:val="22"/>
              </w:rPr>
            </w:pPr>
            <w:r w:rsidRPr="009F6DC7">
              <w:rPr>
                <w:color w:val="000000"/>
                <w:szCs w:val="22"/>
              </w:rPr>
              <w:t>401,015</w:t>
            </w:r>
          </w:p>
        </w:tc>
        <w:tc>
          <w:tcPr>
            <w:tcW w:w="1068" w:type="dxa"/>
            <w:tcBorders>
              <w:top w:val="nil"/>
              <w:left w:val="nil"/>
              <w:bottom w:val="nil"/>
            </w:tcBorders>
            <w:vAlign w:val="center"/>
          </w:tcPr>
          <w:p w14:paraId="25D86C6D" w14:textId="0A621AA0" w:rsidR="004959DF" w:rsidRPr="009F6DC7" w:rsidRDefault="004959DF" w:rsidP="004959DF">
            <w:pPr>
              <w:jc w:val="center"/>
              <w:rPr>
                <w:color w:val="000000"/>
                <w:szCs w:val="22"/>
              </w:rPr>
            </w:pPr>
            <w:r>
              <w:rPr>
                <w:color w:val="000000"/>
                <w:szCs w:val="22"/>
              </w:rPr>
              <w:t>469,645</w:t>
            </w:r>
          </w:p>
        </w:tc>
        <w:tc>
          <w:tcPr>
            <w:tcW w:w="929" w:type="dxa"/>
            <w:tcBorders>
              <w:top w:val="nil"/>
              <w:bottom w:val="nil"/>
              <w:right w:val="nil"/>
            </w:tcBorders>
            <w:vAlign w:val="center"/>
          </w:tcPr>
          <w:p w14:paraId="7AC44DC3" w14:textId="30ECC2C3" w:rsidR="004959DF" w:rsidRPr="009F6DC7" w:rsidRDefault="004959DF" w:rsidP="004959DF">
            <w:pPr>
              <w:jc w:val="center"/>
              <w:rPr>
                <w:szCs w:val="22"/>
              </w:rPr>
            </w:pPr>
            <w:r w:rsidRPr="009F6DC7">
              <w:rPr>
                <w:color w:val="000000"/>
                <w:szCs w:val="22"/>
              </w:rPr>
              <w:t>0.028</w:t>
            </w:r>
          </w:p>
        </w:tc>
        <w:tc>
          <w:tcPr>
            <w:tcW w:w="997" w:type="dxa"/>
            <w:tcBorders>
              <w:top w:val="nil"/>
              <w:left w:val="nil"/>
              <w:bottom w:val="nil"/>
            </w:tcBorders>
            <w:vAlign w:val="center"/>
          </w:tcPr>
          <w:p w14:paraId="57E82C92" w14:textId="03872EC2" w:rsidR="004959DF" w:rsidRPr="009F6DC7" w:rsidRDefault="004959DF" w:rsidP="004959DF">
            <w:pPr>
              <w:jc w:val="center"/>
              <w:rPr>
                <w:color w:val="000000"/>
                <w:szCs w:val="22"/>
              </w:rPr>
            </w:pPr>
            <w:r>
              <w:rPr>
                <w:color w:val="000000"/>
                <w:szCs w:val="22"/>
              </w:rPr>
              <w:t>0.024</w:t>
            </w:r>
          </w:p>
        </w:tc>
        <w:tc>
          <w:tcPr>
            <w:tcW w:w="962" w:type="dxa"/>
            <w:tcBorders>
              <w:top w:val="nil"/>
              <w:bottom w:val="nil"/>
              <w:right w:val="nil"/>
            </w:tcBorders>
            <w:vAlign w:val="center"/>
          </w:tcPr>
          <w:p w14:paraId="0102CB43" w14:textId="3F4DF13F" w:rsidR="004959DF" w:rsidRPr="009F6DC7" w:rsidRDefault="004959DF" w:rsidP="004959DF">
            <w:pPr>
              <w:jc w:val="center"/>
              <w:rPr>
                <w:szCs w:val="22"/>
              </w:rPr>
            </w:pPr>
            <w:r w:rsidRPr="009F6DC7">
              <w:rPr>
                <w:color w:val="000000"/>
                <w:szCs w:val="22"/>
              </w:rPr>
              <w:t>84,404</w:t>
            </w:r>
          </w:p>
        </w:tc>
        <w:tc>
          <w:tcPr>
            <w:tcW w:w="1098" w:type="dxa"/>
            <w:tcBorders>
              <w:top w:val="nil"/>
              <w:left w:val="nil"/>
              <w:bottom w:val="nil"/>
            </w:tcBorders>
            <w:vAlign w:val="center"/>
          </w:tcPr>
          <w:p w14:paraId="633C843B" w14:textId="2777C34B" w:rsidR="004959DF" w:rsidRPr="009F6DC7" w:rsidRDefault="004959DF" w:rsidP="004959DF">
            <w:pPr>
              <w:jc w:val="center"/>
              <w:rPr>
                <w:color w:val="000000"/>
                <w:szCs w:val="22"/>
              </w:rPr>
            </w:pPr>
            <w:r>
              <w:rPr>
                <w:color w:val="000000"/>
                <w:szCs w:val="22"/>
              </w:rPr>
              <w:t>67,722</w:t>
            </w:r>
          </w:p>
        </w:tc>
      </w:tr>
      <w:tr w:rsidR="004959DF" w:rsidRPr="005A43F6" w14:paraId="726EC80F" w14:textId="77777777" w:rsidTr="004959DF">
        <w:trPr>
          <w:cantSplit/>
          <w:trHeight w:hRule="exact" w:val="251"/>
        </w:trPr>
        <w:tc>
          <w:tcPr>
            <w:tcW w:w="858" w:type="dxa"/>
            <w:tcBorders>
              <w:top w:val="nil"/>
              <w:bottom w:val="nil"/>
            </w:tcBorders>
            <w:vAlign w:val="bottom"/>
          </w:tcPr>
          <w:p w14:paraId="42A2D89C" w14:textId="77777777" w:rsidR="004959DF" w:rsidRPr="009F6DC7" w:rsidRDefault="004959DF" w:rsidP="004959DF">
            <w:pPr>
              <w:rPr>
                <w:szCs w:val="22"/>
              </w:rPr>
            </w:pPr>
            <w:r w:rsidRPr="009F6DC7">
              <w:rPr>
                <w:szCs w:val="22"/>
              </w:rPr>
              <w:t>2006</w:t>
            </w:r>
          </w:p>
        </w:tc>
        <w:tc>
          <w:tcPr>
            <w:tcW w:w="1100" w:type="dxa"/>
            <w:tcBorders>
              <w:top w:val="nil"/>
              <w:bottom w:val="nil"/>
              <w:right w:val="nil"/>
            </w:tcBorders>
            <w:vAlign w:val="center"/>
          </w:tcPr>
          <w:p w14:paraId="7C5CC3F7" w14:textId="2CBB9418" w:rsidR="004959DF" w:rsidRPr="009F6DC7" w:rsidRDefault="004959DF" w:rsidP="004959DF">
            <w:pPr>
              <w:jc w:val="center"/>
              <w:rPr>
                <w:szCs w:val="22"/>
              </w:rPr>
            </w:pPr>
            <w:r w:rsidRPr="009F6DC7">
              <w:rPr>
                <w:color w:val="000000"/>
                <w:szCs w:val="22"/>
              </w:rPr>
              <w:t>144,942</w:t>
            </w:r>
          </w:p>
        </w:tc>
        <w:tc>
          <w:tcPr>
            <w:tcW w:w="1045" w:type="dxa"/>
            <w:tcBorders>
              <w:top w:val="nil"/>
              <w:left w:val="nil"/>
              <w:bottom w:val="nil"/>
            </w:tcBorders>
            <w:vAlign w:val="center"/>
          </w:tcPr>
          <w:p w14:paraId="0DD6DF22" w14:textId="14A884B7" w:rsidR="004959DF" w:rsidRPr="009F6DC7" w:rsidRDefault="004959DF" w:rsidP="004959DF">
            <w:pPr>
              <w:jc w:val="center"/>
              <w:rPr>
                <w:color w:val="000000"/>
                <w:szCs w:val="22"/>
              </w:rPr>
            </w:pPr>
            <w:r>
              <w:rPr>
                <w:color w:val="000000"/>
                <w:szCs w:val="22"/>
              </w:rPr>
              <w:t>167,196</w:t>
            </w:r>
          </w:p>
        </w:tc>
        <w:tc>
          <w:tcPr>
            <w:tcW w:w="1091" w:type="dxa"/>
            <w:tcBorders>
              <w:top w:val="nil"/>
              <w:bottom w:val="nil"/>
              <w:right w:val="nil"/>
            </w:tcBorders>
            <w:vAlign w:val="center"/>
          </w:tcPr>
          <w:p w14:paraId="073ACD55" w14:textId="4FCB1A35" w:rsidR="004959DF" w:rsidRPr="009F6DC7" w:rsidRDefault="004959DF" w:rsidP="004959DF">
            <w:pPr>
              <w:jc w:val="center"/>
              <w:rPr>
                <w:szCs w:val="22"/>
              </w:rPr>
            </w:pPr>
            <w:r w:rsidRPr="009F6DC7">
              <w:rPr>
                <w:color w:val="000000"/>
                <w:szCs w:val="22"/>
              </w:rPr>
              <w:t>435,436</w:t>
            </w:r>
          </w:p>
        </w:tc>
        <w:tc>
          <w:tcPr>
            <w:tcW w:w="1068" w:type="dxa"/>
            <w:tcBorders>
              <w:top w:val="nil"/>
              <w:left w:val="nil"/>
              <w:bottom w:val="nil"/>
            </w:tcBorders>
            <w:vAlign w:val="center"/>
          </w:tcPr>
          <w:p w14:paraId="75E3EF45" w14:textId="64CA3831" w:rsidR="004959DF" w:rsidRPr="009F6DC7" w:rsidRDefault="004959DF" w:rsidP="004959DF">
            <w:pPr>
              <w:jc w:val="center"/>
              <w:rPr>
                <w:color w:val="000000"/>
                <w:szCs w:val="22"/>
              </w:rPr>
            </w:pPr>
            <w:r>
              <w:rPr>
                <w:color w:val="000000"/>
                <w:szCs w:val="22"/>
              </w:rPr>
              <w:t>506,919</w:t>
            </w:r>
          </w:p>
        </w:tc>
        <w:tc>
          <w:tcPr>
            <w:tcW w:w="929" w:type="dxa"/>
            <w:tcBorders>
              <w:top w:val="nil"/>
              <w:bottom w:val="nil"/>
              <w:right w:val="nil"/>
            </w:tcBorders>
            <w:vAlign w:val="center"/>
          </w:tcPr>
          <w:p w14:paraId="445F2F84" w14:textId="2928D8AE" w:rsidR="004959DF" w:rsidRPr="009F6DC7" w:rsidRDefault="004959DF" w:rsidP="004959DF">
            <w:pPr>
              <w:jc w:val="center"/>
              <w:rPr>
                <w:szCs w:val="22"/>
              </w:rPr>
            </w:pPr>
            <w:r w:rsidRPr="009F6DC7">
              <w:rPr>
                <w:color w:val="000000"/>
                <w:szCs w:val="22"/>
              </w:rPr>
              <w:t>0.031</w:t>
            </w:r>
          </w:p>
        </w:tc>
        <w:tc>
          <w:tcPr>
            <w:tcW w:w="997" w:type="dxa"/>
            <w:tcBorders>
              <w:top w:val="nil"/>
              <w:left w:val="nil"/>
              <w:bottom w:val="nil"/>
            </w:tcBorders>
            <w:vAlign w:val="center"/>
          </w:tcPr>
          <w:p w14:paraId="12AEA1C3" w14:textId="0E5C4C58" w:rsidR="004959DF" w:rsidRPr="009F6DC7" w:rsidRDefault="004959DF" w:rsidP="004959DF">
            <w:pPr>
              <w:jc w:val="center"/>
              <w:rPr>
                <w:color w:val="000000"/>
                <w:szCs w:val="22"/>
              </w:rPr>
            </w:pPr>
            <w:r>
              <w:rPr>
                <w:color w:val="000000"/>
                <w:szCs w:val="22"/>
              </w:rPr>
              <w:t>0.027</w:t>
            </w:r>
          </w:p>
        </w:tc>
        <w:tc>
          <w:tcPr>
            <w:tcW w:w="962" w:type="dxa"/>
            <w:tcBorders>
              <w:top w:val="nil"/>
              <w:bottom w:val="nil"/>
              <w:right w:val="nil"/>
            </w:tcBorders>
            <w:vAlign w:val="center"/>
          </w:tcPr>
          <w:p w14:paraId="50808244" w14:textId="509EBDC2" w:rsidR="004959DF" w:rsidRPr="009F6DC7" w:rsidRDefault="004959DF" w:rsidP="004959DF">
            <w:pPr>
              <w:jc w:val="center"/>
              <w:rPr>
                <w:szCs w:val="22"/>
              </w:rPr>
            </w:pPr>
            <w:r w:rsidRPr="009F6DC7">
              <w:rPr>
                <w:color w:val="000000"/>
                <w:szCs w:val="22"/>
              </w:rPr>
              <w:t>130,923</w:t>
            </w:r>
          </w:p>
        </w:tc>
        <w:tc>
          <w:tcPr>
            <w:tcW w:w="1098" w:type="dxa"/>
            <w:tcBorders>
              <w:top w:val="nil"/>
              <w:left w:val="nil"/>
              <w:bottom w:val="nil"/>
            </w:tcBorders>
            <w:vAlign w:val="center"/>
          </w:tcPr>
          <w:p w14:paraId="6D124F08" w14:textId="66F544CE" w:rsidR="004959DF" w:rsidRPr="009F6DC7" w:rsidRDefault="004959DF" w:rsidP="004959DF">
            <w:pPr>
              <w:jc w:val="center"/>
              <w:rPr>
                <w:color w:val="000000"/>
                <w:szCs w:val="22"/>
              </w:rPr>
            </w:pPr>
            <w:r>
              <w:rPr>
                <w:color w:val="000000"/>
                <w:szCs w:val="22"/>
              </w:rPr>
              <w:t>110,798</w:t>
            </w:r>
          </w:p>
        </w:tc>
      </w:tr>
      <w:tr w:rsidR="004959DF" w:rsidRPr="005A43F6" w14:paraId="2DD2539C" w14:textId="77777777" w:rsidTr="004959DF">
        <w:trPr>
          <w:cantSplit/>
          <w:trHeight w:hRule="exact" w:val="251"/>
        </w:trPr>
        <w:tc>
          <w:tcPr>
            <w:tcW w:w="858" w:type="dxa"/>
            <w:tcBorders>
              <w:top w:val="nil"/>
              <w:bottom w:val="nil"/>
            </w:tcBorders>
            <w:vAlign w:val="bottom"/>
          </w:tcPr>
          <w:p w14:paraId="1EFDE5DB" w14:textId="77777777" w:rsidR="004959DF" w:rsidRPr="009F6DC7" w:rsidRDefault="004959DF" w:rsidP="004959DF">
            <w:pPr>
              <w:rPr>
                <w:szCs w:val="22"/>
              </w:rPr>
            </w:pPr>
            <w:r w:rsidRPr="009F6DC7">
              <w:rPr>
                <w:szCs w:val="22"/>
              </w:rPr>
              <w:t>2007</w:t>
            </w:r>
          </w:p>
        </w:tc>
        <w:tc>
          <w:tcPr>
            <w:tcW w:w="1100" w:type="dxa"/>
            <w:tcBorders>
              <w:top w:val="nil"/>
              <w:bottom w:val="nil"/>
              <w:right w:val="nil"/>
            </w:tcBorders>
            <w:vAlign w:val="center"/>
          </w:tcPr>
          <w:p w14:paraId="0D67C686" w14:textId="66BE52B3" w:rsidR="004959DF" w:rsidRPr="009F6DC7" w:rsidRDefault="004959DF" w:rsidP="004959DF">
            <w:pPr>
              <w:jc w:val="center"/>
              <w:rPr>
                <w:szCs w:val="22"/>
              </w:rPr>
            </w:pPr>
            <w:r w:rsidRPr="009F6DC7">
              <w:rPr>
                <w:color w:val="000000"/>
                <w:szCs w:val="22"/>
              </w:rPr>
              <w:t>153,035</w:t>
            </w:r>
          </w:p>
        </w:tc>
        <w:tc>
          <w:tcPr>
            <w:tcW w:w="1045" w:type="dxa"/>
            <w:tcBorders>
              <w:top w:val="nil"/>
              <w:left w:val="nil"/>
              <w:bottom w:val="nil"/>
            </w:tcBorders>
            <w:vAlign w:val="center"/>
          </w:tcPr>
          <w:p w14:paraId="6137AC7D" w14:textId="0D6FB52B" w:rsidR="004959DF" w:rsidRPr="009F6DC7" w:rsidRDefault="004959DF" w:rsidP="004959DF">
            <w:pPr>
              <w:jc w:val="center"/>
              <w:rPr>
                <w:color w:val="000000"/>
                <w:szCs w:val="22"/>
              </w:rPr>
            </w:pPr>
            <w:r>
              <w:rPr>
                <w:color w:val="000000"/>
                <w:szCs w:val="22"/>
              </w:rPr>
              <w:t>175,850</w:t>
            </w:r>
          </w:p>
        </w:tc>
        <w:tc>
          <w:tcPr>
            <w:tcW w:w="1091" w:type="dxa"/>
            <w:tcBorders>
              <w:top w:val="nil"/>
              <w:bottom w:val="nil"/>
              <w:right w:val="nil"/>
            </w:tcBorders>
            <w:vAlign w:val="center"/>
          </w:tcPr>
          <w:p w14:paraId="2FE11EE3" w14:textId="0530417E" w:rsidR="004959DF" w:rsidRPr="009F6DC7" w:rsidRDefault="004959DF" w:rsidP="004959DF">
            <w:pPr>
              <w:jc w:val="center"/>
              <w:rPr>
                <w:szCs w:val="22"/>
              </w:rPr>
            </w:pPr>
            <w:r w:rsidRPr="009F6DC7">
              <w:rPr>
                <w:color w:val="000000"/>
                <w:szCs w:val="22"/>
              </w:rPr>
              <w:t>450,015</w:t>
            </w:r>
          </w:p>
        </w:tc>
        <w:tc>
          <w:tcPr>
            <w:tcW w:w="1068" w:type="dxa"/>
            <w:tcBorders>
              <w:top w:val="nil"/>
              <w:left w:val="nil"/>
              <w:bottom w:val="nil"/>
            </w:tcBorders>
            <w:vAlign w:val="center"/>
          </w:tcPr>
          <w:p w14:paraId="6A6ABE62" w14:textId="28DED33B" w:rsidR="004959DF" w:rsidRPr="009F6DC7" w:rsidRDefault="004959DF" w:rsidP="004959DF">
            <w:pPr>
              <w:jc w:val="center"/>
              <w:rPr>
                <w:color w:val="000000"/>
                <w:szCs w:val="22"/>
              </w:rPr>
            </w:pPr>
            <w:r>
              <w:rPr>
                <w:color w:val="000000"/>
                <w:szCs w:val="22"/>
              </w:rPr>
              <w:t>521,048</w:t>
            </w:r>
          </w:p>
        </w:tc>
        <w:tc>
          <w:tcPr>
            <w:tcW w:w="929" w:type="dxa"/>
            <w:tcBorders>
              <w:top w:val="nil"/>
              <w:bottom w:val="nil"/>
              <w:right w:val="nil"/>
            </w:tcBorders>
            <w:vAlign w:val="center"/>
          </w:tcPr>
          <w:p w14:paraId="1C16A03A" w14:textId="5E8045B0" w:rsidR="004959DF" w:rsidRPr="009F6DC7" w:rsidRDefault="004959DF" w:rsidP="004959DF">
            <w:pPr>
              <w:jc w:val="center"/>
              <w:rPr>
                <w:szCs w:val="22"/>
              </w:rPr>
            </w:pPr>
            <w:r w:rsidRPr="009F6DC7">
              <w:rPr>
                <w:color w:val="000000"/>
                <w:szCs w:val="22"/>
              </w:rPr>
              <w:t>0.029</w:t>
            </w:r>
          </w:p>
        </w:tc>
        <w:tc>
          <w:tcPr>
            <w:tcW w:w="997" w:type="dxa"/>
            <w:tcBorders>
              <w:top w:val="nil"/>
              <w:left w:val="nil"/>
              <w:bottom w:val="nil"/>
            </w:tcBorders>
            <w:vAlign w:val="center"/>
          </w:tcPr>
          <w:p w14:paraId="2B0D96C1" w14:textId="6C54ACDB" w:rsidR="004959DF" w:rsidRPr="009F6DC7" w:rsidRDefault="004959DF" w:rsidP="004959DF">
            <w:pPr>
              <w:jc w:val="center"/>
              <w:rPr>
                <w:color w:val="000000"/>
                <w:szCs w:val="22"/>
              </w:rPr>
            </w:pPr>
            <w:r>
              <w:rPr>
                <w:color w:val="000000"/>
                <w:szCs w:val="22"/>
              </w:rPr>
              <w:t>0.025</w:t>
            </w:r>
          </w:p>
        </w:tc>
        <w:tc>
          <w:tcPr>
            <w:tcW w:w="962" w:type="dxa"/>
            <w:tcBorders>
              <w:top w:val="nil"/>
              <w:bottom w:val="nil"/>
              <w:right w:val="nil"/>
            </w:tcBorders>
            <w:vAlign w:val="center"/>
          </w:tcPr>
          <w:p w14:paraId="435D411B" w14:textId="3347D8F2" w:rsidR="004959DF" w:rsidRPr="009F6DC7" w:rsidRDefault="004959DF" w:rsidP="004959DF">
            <w:pPr>
              <w:jc w:val="center"/>
              <w:rPr>
                <w:szCs w:val="22"/>
              </w:rPr>
            </w:pPr>
            <w:r w:rsidRPr="009F6DC7">
              <w:rPr>
                <w:color w:val="000000"/>
                <w:szCs w:val="22"/>
              </w:rPr>
              <w:t>70,302</w:t>
            </w:r>
          </w:p>
        </w:tc>
        <w:tc>
          <w:tcPr>
            <w:tcW w:w="1098" w:type="dxa"/>
            <w:tcBorders>
              <w:top w:val="nil"/>
              <w:left w:val="nil"/>
              <w:bottom w:val="nil"/>
            </w:tcBorders>
            <w:vAlign w:val="center"/>
          </w:tcPr>
          <w:p w14:paraId="6B977E39" w14:textId="21C504FB" w:rsidR="004959DF" w:rsidRPr="009F6DC7" w:rsidRDefault="004959DF" w:rsidP="004959DF">
            <w:pPr>
              <w:jc w:val="center"/>
              <w:rPr>
                <w:color w:val="000000"/>
                <w:szCs w:val="22"/>
              </w:rPr>
            </w:pPr>
            <w:r>
              <w:rPr>
                <w:color w:val="000000"/>
                <w:szCs w:val="22"/>
              </w:rPr>
              <w:t>84,172</w:t>
            </w:r>
          </w:p>
        </w:tc>
      </w:tr>
      <w:tr w:rsidR="004959DF" w:rsidRPr="005A43F6" w14:paraId="130ECC6A" w14:textId="77777777" w:rsidTr="004959DF">
        <w:trPr>
          <w:cantSplit/>
          <w:trHeight w:hRule="exact" w:val="251"/>
        </w:trPr>
        <w:tc>
          <w:tcPr>
            <w:tcW w:w="858" w:type="dxa"/>
            <w:tcBorders>
              <w:top w:val="nil"/>
              <w:bottom w:val="nil"/>
            </w:tcBorders>
            <w:vAlign w:val="bottom"/>
          </w:tcPr>
          <w:p w14:paraId="78DE47BC" w14:textId="77777777" w:rsidR="004959DF" w:rsidRPr="009F6DC7" w:rsidRDefault="004959DF" w:rsidP="004959DF">
            <w:pPr>
              <w:rPr>
                <w:szCs w:val="22"/>
              </w:rPr>
            </w:pPr>
            <w:r w:rsidRPr="009F6DC7">
              <w:rPr>
                <w:szCs w:val="22"/>
              </w:rPr>
              <w:t>2008</w:t>
            </w:r>
          </w:p>
        </w:tc>
        <w:tc>
          <w:tcPr>
            <w:tcW w:w="1100" w:type="dxa"/>
            <w:tcBorders>
              <w:top w:val="nil"/>
              <w:bottom w:val="nil"/>
              <w:right w:val="nil"/>
            </w:tcBorders>
            <w:vAlign w:val="center"/>
          </w:tcPr>
          <w:p w14:paraId="0272DCC1" w14:textId="3AF4F358" w:rsidR="004959DF" w:rsidRPr="009F6DC7" w:rsidRDefault="004959DF" w:rsidP="004959DF">
            <w:pPr>
              <w:jc w:val="center"/>
              <w:rPr>
                <w:szCs w:val="22"/>
              </w:rPr>
            </w:pPr>
            <w:r w:rsidRPr="009F6DC7">
              <w:rPr>
                <w:color w:val="000000"/>
                <w:szCs w:val="22"/>
              </w:rPr>
              <w:t>162,315</w:t>
            </w:r>
          </w:p>
        </w:tc>
        <w:tc>
          <w:tcPr>
            <w:tcW w:w="1045" w:type="dxa"/>
            <w:tcBorders>
              <w:top w:val="nil"/>
              <w:left w:val="nil"/>
              <w:bottom w:val="nil"/>
            </w:tcBorders>
            <w:vAlign w:val="center"/>
          </w:tcPr>
          <w:p w14:paraId="0B8B897F" w14:textId="58A840F4" w:rsidR="004959DF" w:rsidRPr="009F6DC7" w:rsidRDefault="004959DF" w:rsidP="004959DF">
            <w:pPr>
              <w:jc w:val="center"/>
              <w:rPr>
                <w:color w:val="000000"/>
                <w:szCs w:val="22"/>
              </w:rPr>
            </w:pPr>
            <w:r>
              <w:rPr>
                <w:color w:val="000000"/>
                <w:szCs w:val="22"/>
              </w:rPr>
              <w:t>185,627</w:t>
            </w:r>
          </w:p>
        </w:tc>
        <w:tc>
          <w:tcPr>
            <w:tcW w:w="1091" w:type="dxa"/>
            <w:tcBorders>
              <w:top w:val="nil"/>
              <w:bottom w:val="nil"/>
              <w:right w:val="nil"/>
            </w:tcBorders>
            <w:vAlign w:val="center"/>
          </w:tcPr>
          <w:p w14:paraId="03267528" w14:textId="55D006F7" w:rsidR="004959DF" w:rsidRPr="009F6DC7" w:rsidRDefault="004959DF" w:rsidP="004959DF">
            <w:pPr>
              <w:jc w:val="center"/>
              <w:rPr>
                <w:szCs w:val="22"/>
              </w:rPr>
            </w:pPr>
            <w:r w:rsidRPr="009F6DC7">
              <w:rPr>
                <w:color w:val="000000"/>
                <w:szCs w:val="22"/>
              </w:rPr>
              <w:t>474,058</w:t>
            </w:r>
          </w:p>
        </w:tc>
        <w:tc>
          <w:tcPr>
            <w:tcW w:w="1068" w:type="dxa"/>
            <w:tcBorders>
              <w:top w:val="nil"/>
              <w:left w:val="nil"/>
              <w:bottom w:val="nil"/>
            </w:tcBorders>
            <w:vAlign w:val="center"/>
          </w:tcPr>
          <w:p w14:paraId="7569237C" w14:textId="2F35CFE6" w:rsidR="004959DF" w:rsidRPr="009F6DC7" w:rsidRDefault="004959DF" w:rsidP="004959DF">
            <w:pPr>
              <w:jc w:val="center"/>
              <w:rPr>
                <w:color w:val="000000"/>
                <w:szCs w:val="22"/>
              </w:rPr>
            </w:pPr>
            <w:r>
              <w:rPr>
                <w:color w:val="000000"/>
                <w:szCs w:val="22"/>
              </w:rPr>
              <w:t>545,715</w:t>
            </w:r>
          </w:p>
        </w:tc>
        <w:tc>
          <w:tcPr>
            <w:tcW w:w="929" w:type="dxa"/>
            <w:tcBorders>
              <w:top w:val="nil"/>
              <w:bottom w:val="nil"/>
              <w:right w:val="nil"/>
            </w:tcBorders>
            <w:vAlign w:val="center"/>
          </w:tcPr>
          <w:p w14:paraId="5D834430" w14:textId="2E89E34F" w:rsidR="004959DF" w:rsidRPr="009F6DC7" w:rsidRDefault="004959DF" w:rsidP="004959DF">
            <w:pPr>
              <w:jc w:val="center"/>
              <w:rPr>
                <w:szCs w:val="22"/>
              </w:rPr>
            </w:pPr>
            <w:r w:rsidRPr="009F6DC7">
              <w:rPr>
                <w:color w:val="000000"/>
                <w:szCs w:val="22"/>
              </w:rPr>
              <w:t>0.026</w:t>
            </w:r>
          </w:p>
        </w:tc>
        <w:tc>
          <w:tcPr>
            <w:tcW w:w="997" w:type="dxa"/>
            <w:tcBorders>
              <w:top w:val="nil"/>
              <w:left w:val="nil"/>
              <w:bottom w:val="nil"/>
            </w:tcBorders>
            <w:vAlign w:val="center"/>
          </w:tcPr>
          <w:p w14:paraId="0FDBBDEE" w14:textId="2BA296BA" w:rsidR="004959DF" w:rsidRPr="009F6DC7" w:rsidRDefault="004959DF" w:rsidP="004959DF">
            <w:pPr>
              <w:jc w:val="center"/>
              <w:rPr>
                <w:color w:val="000000"/>
                <w:szCs w:val="22"/>
              </w:rPr>
            </w:pPr>
            <w:r>
              <w:rPr>
                <w:color w:val="000000"/>
                <w:szCs w:val="22"/>
              </w:rPr>
              <w:t>0.023</w:t>
            </w:r>
          </w:p>
        </w:tc>
        <w:tc>
          <w:tcPr>
            <w:tcW w:w="962" w:type="dxa"/>
            <w:tcBorders>
              <w:top w:val="nil"/>
              <w:bottom w:val="nil"/>
              <w:right w:val="nil"/>
            </w:tcBorders>
            <w:vAlign w:val="center"/>
          </w:tcPr>
          <w:p w14:paraId="7C121ACA" w14:textId="387589B9" w:rsidR="004959DF" w:rsidRPr="009F6DC7" w:rsidRDefault="004959DF" w:rsidP="004959DF">
            <w:pPr>
              <w:jc w:val="center"/>
              <w:rPr>
                <w:szCs w:val="22"/>
              </w:rPr>
            </w:pPr>
            <w:r w:rsidRPr="009F6DC7">
              <w:rPr>
                <w:color w:val="000000"/>
                <w:szCs w:val="22"/>
              </w:rPr>
              <w:t>103,374</w:t>
            </w:r>
          </w:p>
        </w:tc>
        <w:tc>
          <w:tcPr>
            <w:tcW w:w="1098" w:type="dxa"/>
            <w:tcBorders>
              <w:top w:val="nil"/>
              <w:left w:val="nil"/>
              <w:bottom w:val="nil"/>
            </w:tcBorders>
            <w:vAlign w:val="center"/>
          </w:tcPr>
          <w:p w14:paraId="5D9AB496" w14:textId="6AE836EC" w:rsidR="004959DF" w:rsidRPr="009F6DC7" w:rsidRDefault="004959DF" w:rsidP="004959DF">
            <w:pPr>
              <w:jc w:val="center"/>
              <w:rPr>
                <w:color w:val="000000"/>
                <w:szCs w:val="22"/>
              </w:rPr>
            </w:pPr>
            <w:r>
              <w:rPr>
                <w:color w:val="000000"/>
                <w:szCs w:val="22"/>
              </w:rPr>
              <w:t>198,643</w:t>
            </w:r>
          </w:p>
        </w:tc>
      </w:tr>
      <w:tr w:rsidR="004959DF" w:rsidRPr="005A43F6" w14:paraId="692B128C" w14:textId="77777777" w:rsidTr="004959DF">
        <w:trPr>
          <w:cantSplit/>
          <w:trHeight w:hRule="exact" w:val="251"/>
        </w:trPr>
        <w:tc>
          <w:tcPr>
            <w:tcW w:w="858" w:type="dxa"/>
            <w:tcBorders>
              <w:top w:val="nil"/>
              <w:bottom w:val="nil"/>
            </w:tcBorders>
            <w:vAlign w:val="bottom"/>
          </w:tcPr>
          <w:p w14:paraId="39C4C3E4" w14:textId="77777777" w:rsidR="004959DF" w:rsidRPr="009F6DC7" w:rsidRDefault="004959DF" w:rsidP="004959DF">
            <w:pPr>
              <w:rPr>
                <w:szCs w:val="22"/>
              </w:rPr>
            </w:pPr>
            <w:r w:rsidRPr="009F6DC7">
              <w:rPr>
                <w:szCs w:val="22"/>
              </w:rPr>
              <w:t>2009</w:t>
            </w:r>
          </w:p>
        </w:tc>
        <w:tc>
          <w:tcPr>
            <w:tcW w:w="1100" w:type="dxa"/>
            <w:tcBorders>
              <w:top w:val="nil"/>
              <w:bottom w:val="nil"/>
              <w:right w:val="nil"/>
            </w:tcBorders>
            <w:vAlign w:val="center"/>
          </w:tcPr>
          <w:p w14:paraId="4C9BE34F" w14:textId="3D5DE1A4" w:rsidR="004959DF" w:rsidRPr="009F6DC7" w:rsidRDefault="004959DF" w:rsidP="004959DF">
            <w:pPr>
              <w:jc w:val="center"/>
              <w:rPr>
                <w:szCs w:val="22"/>
              </w:rPr>
            </w:pPr>
            <w:r w:rsidRPr="009F6DC7">
              <w:rPr>
                <w:color w:val="000000"/>
                <w:szCs w:val="22"/>
              </w:rPr>
              <w:t>172,309</w:t>
            </w:r>
          </w:p>
        </w:tc>
        <w:tc>
          <w:tcPr>
            <w:tcW w:w="1045" w:type="dxa"/>
            <w:tcBorders>
              <w:top w:val="nil"/>
              <w:left w:val="nil"/>
              <w:bottom w:val="nil"/>
            </w:tcBorders>
            <w:vAlign w:val="center"/>
          </w:tcPr>
          <w:p w14:paraId="136C339B" w14:textId="6417EEA4" w:rsidR="004959DF" w:rsidRPr="009F6DC7" w:rsidRDefault="004959DF" w:rsidP="004959DF">
            <w:pPr>
              <w:jc w:val="center"/>
              <w:rPr>
                <w:color w:val="000000"/>
                <w:szCs w:val="22"/>
              </w:rPr>
            </w:pPr>
            <w:r>
              <w:rPr>
                <w:color w:val="000000"/>
                <w:szCs w:val="22"/>
              </w:rPr>
              <w:t>195,869</w:t>
            </w:r>
          </w:p>
        </w:tc>
        <w:tc>
          <w:tcPr>
            <w:tcW w:w="1091" w:type="dxa"/>
            <w:tcBorders>
              <w:top w:val="nil"/>
              <w:bottom w:val="nil"/>
              <w:right w:val="nil"/>
            </w:tcBorders>
            <w:vAlign w:val="center"/>
          </w:tcPr>
          <w:p w14:paraId="390475FC" w14:textId="557CA76C" w:rsidR="004959DF" w:rsidRPr="009F6DC7" w:rsidRDefault="004959DF" w:rsidP="004959DF">
            <w:pPr>
              <w:jc w:val="center"/>
              <w:rPr>
                <w:szCs w:val="22"/>
              </w:rPr>
            </w:pPr>
            <w:r w:rsidRPr="009F6DC7">
              <w:rPr>
                <w:color w:val="000000"/>
                <w:szCs w:val="22"/>
              </w:rPr>
              <w:t>478,657</w:t>
            </w:r>
          </w:p>
        </w:tc>
        <w:tc>
          <w:tcPr>
            <w:tcW w:w="1068" w:type="dxa"/>
            <w:tcBorders>
              <w:top w:val="nil"/>
              <w:left w:val="nil"/>
              <w:bottom w:val="nil"/>
            </w:tcBorders>
            <w:vAlign w:val="center"/>
          </w:tcPr>
          <w:p w14:paraId="7B2F129E" w14:textId="3954572E" w:rsidR="004959DF" w:rsidRPr="009F6DC7" w:rsidRDefault="004959DF" w:rsidP="004959DF">
            <w:pPr>
              <w:jc w:val="center"/>
              <w:rPr>
                <w:color w:val="000000"/>
                <w:szCs w:val="22"/>
              </w:rPr>
            </w:pPr>
            <w:r>
              <w:rPr>
                <w:color w:val="000000"/>
                <w:szCs w:val="22"/>
              </w:rPr>
              <w:t>547,383</w:t>
            </w:r>
          </w:p>
        </w:tc>
        <w:tc>
          <w:tcPr>
            <w:tcW w:w="929" w:type="dxa"/>
            <w:tcBorders>
              <w:top w:val="nil"/>
              <w:bottom w:val="nil"/>
              <w:right w:val="nil"/>
            </w:tcBorders>
            <w:vAlign w:val="center"/>
          </w:tcPr>
          <w:p w14:paraId="57EA41F1" w14:textId="4C7EDF92" w:rsidR="004959DF" w:rsidRPr="009F6DC7" w:rsidRDefault="004959DF" w:rsidP="004959DF">
            <w:pPr>
              <w:jc w:val="center"/>
              <w:rPr>
                <w:szCs w:val="22"/>
              </w:rPr>
            </w:pPr>
            <w:r w:rsidRPr="009F6DC7">
              <w:rPr>
                <w:color w:val="000000"/>
                <w:szCs w:val="22"/>
              </w:rPr>
              <w:t>0.027</w:t>
            </w:r>
          </w:p>
        </w:tc>
        <w:tc>
          <w:tcPr>
            <w:tcW w:w="997" w:type="dxa"/>
            <w:tcBorders>
              <w:top w:val="nil"/>
              <w:left w:val="nil"/>
              <w:bottom w:val="nil"/>
            </w:tcBorders>
            <w:vAlign w:val="center"/>
          </w:tcPr>
          <w:p w14:paraId="50F08ED8" w14:textId="3A28244A" w:rsidR="004959DF" w:rsidRPr="009F6DC7" w:rsidRDefault="004959DF" w:rsidP="004959DF">
            <w:pPr>
              <w:jc w:val="center"/>
              <w:rPr>
                <w:color w:val="000000"/>
                <w:szCs w:val="22"/>
              </w:rPr>
            </w:pPr>
            <w:r>
              <w:rPr>
                <w:color w:val="000000"/>
                <w:szCs w:val="22"/>
              </w:rPr>
              <w:t>0.024</w:t>
            </w:r>
          </w:p>
        </w:tc>
        <w:tc>
          <w:tcPr>
            <w:tcW w:w="962" w:type="dxa"/>
            <w:tcBorders>
              <w:top w:val="nil"/>
              <w:bottom w:val="nil"/>
              <w:right w:val="nil"/>
            </w:tcBorders>
            <w:vAlign w:val="center"/>
          </w:tcPr>
          <w:p w14:paraId="37A4DB92" w14:textId="4E0BED0D" w:rsidR="004959DF" w:rsidRPr="009F6DC7" w:rsidRDefault="004959DF" w:rsidP="004959DF">
            <w:pPr>
              <w:jc w:val="center"/>
              <w:rPr>
                <w:szCs w:val="22"/>
              </w:rPr>
            </w:pPr>
            <w:r w:rsidRPr="009F6DC7">
              <w:rPr>
                <w:color w:val="000000"/>
                <w:szCs w:val="22"/>
              </w:rPr>
              <w:t>40,939</w:t>
            </w:r>
          </w:p>
        </w:tc>
        <w:tc>
          <w:tcPr>
            <w:tcW w:w="1098" w:type="dxa"/>
            <w:tcBorders>
              <w:top w:val="nil"/>
              <w:left w:val="nil"/>
              <w:bottom w:val="nil"/>
            </w:tcBorders>
            <w:vAlign w:val="center"/>
          </w:tcPr>
          <w:p w14:paraId="4A88477B" w14:textId="519ED081" w:rsidR="004959DF" w:rsidRPr="009F6DC7" w:rsidRDefault="004959DF" w:rsidP="004959DF">
            <w:pPr>
              <w:jc w:val="center"/>
              <w:rPr>
                <w:color w:val="000000"/>
                <w:szCs w:val="22"/>
              </w:rPr>
            </w:pPr>
            <w:r>
              <w:rPr>
                <w:color w:val="000000"/>
                <w:szCs w:val="22"/>
              </w:rPr>
              <w:t>145,129</w:t>
            </w:r>
          </w:p>
        </w:tc>
      </w:tr>
      <w:tr w:rsidR="004959DF" w:rsidRPr="005A43F6" w14:paraId="46CAF9B8" w14:textId="77777777" w:rsidTr="004959DF">
        <w:trPr>
          <w:cantSplit/>
          <w:trHeight w:hRule="exact" w:val="251"/>
        </w:trPr>
        <w:tc>
          <w:tcPr>
            <w:tcW w:w="858" w:type="dxa"/>
            <w:tcBorders>
              <w:top w:val="nil"/>
              <w:bottom w:val="nil"/>
            </w:tcBorders>
            <w:vAlign w:val="bottom"/>
          </w:tcPr>
          <w:p w14:paraId="34736F09" w14:textId="77777777" w:rsidR="004959DF" w:rsidRPr="009F6DC7" w:rsidRDefault="004959DF" w:rsidP="004959DF">
            <w:pPr>
              <w:rPr>
                <w:szCs w:val="22"/>
              </w:rPr>
            </w:pPr>
            <w:r w:rsidRPr="009F6DC7">
              <w:rPr>
                <w:szCs w:val="22"/>
              </w:rPr>
              <w:t>2010</w:t>
            </w:r>
          </w:p>
        </w:tc>
        <w:tc>
          <w:tcPr>
            <w:tcW w:w="1100" w:type="dxa"/>
            <w:tcBorders>
              <w:top w:val="nil"/>
              <w:bottom w:val="nil"/>
              <w:right w:val="nil"/>
            </w:tcBorders>
            <w:vAlign w:val="center"/>
          </w:tcPr>
          <w:p w14:paraId="4B776E81" w14:textId="6400ADAB" w:rsidR="004959DF" w:rsidRPr="009F6DC7" w:rsidRDefault="004959DF" w:rsidP="004959DF">
            <w:pPr>
              <w:jc w:val="center"/>
              <w:rPr>
                <w:szCs w:val="22"/>
              </w:rPr>
            </w:pPr>
            <w:r w:rsidRPr="009F6DC7">
              <w:rPr>
                <w:color w:val="000000"/>
                <w:szCs w:val="22"/>
              </w:rPr>
              <w:t>181,670</w:t>
            </w:r>
          </w:p>
        </w:tc>
        <w:tc>
          <w:tcPr>
            <w:tcW w:w="1045" w:type="dxa"/>
            <w:tcBorders>
              <w:top w:val="nil"/>
              <w:left w:val="nil"/>
              <w:bottom w:val="nil"/>
            </w:tcBorders>
            <w:vAlign w:val="center"/>
          </w:tcPr>
          <w:p w14:paraId="3FD73A95" w14:textId="5A7FE4BD" w:rsidR="004959DF" w:rsidRPr="009F6DC7" w:rsidRDefault="004959DF" w:rsidP="004959DF">
            <w:pPr>
              <w:jc w:val="center"/>
              <w:rPr>
                <w:color w:val="000000"/>
                <w:szCs w:val="22"/>
              </w:rPr>
            </w:pPr>
            <w:r>
              <w:rPr>
                <w:color w:val="000000"/>
                <w:szCs w:val="22"/>
              </w:rPr>
              <w:t>205,126</w:t>
            </w:r>
          </w:p>
        </w:tc>
        <w:tc>
          <w:tcPr>
            <w:tcW w:w="1091" w:type="dxa"/>
            <w:tcBorders>
              <w:top w:val="nil"/>
              <w:bottom w:val="nil"/>
              <w:right w:val="nil"/>
            </w:tcBorders>
            <w:vAlign w:val="center"/>
          </w:tcPr>
          <w:p w14:paraId="3EEF394D" w14:textId="024FF7C3" w:rsidR="004959DF" w:rsidRPr="009F6DC7" w:rsidRDefault="004959DF" w:rsidP="004959DF">
            <w:pPr>
              <w:jc w:val="center"/>
              <w:rPr>
                <w:szCs w:val="22"/>
              </w:rPr>
            </w:pPr>
            <w:r w:rsidRPr="009F6DC7">
              <w:rPr>
                <w:color w:val="000000"/>
                <w:szCs w:val="22"/>
              </w:rPr>
              <w:t>488,421</w:t>
            </w:r>
          </w:p>
        </w:tc>
        <w:tc>
          <w:tcPr>
            <w:tcW w:w="1068" w:type="dxa"/>
            <w:tcBorders>
              <w:top w:val="nil"/>
              <w:left w:val="nil"/>
              <w:bottom w:val="nil"/>
            </w:tcBorders>
            <w:vAlign w:val="center"/>
          </w:tcPr>
          <w:p w14:paraId="7A760A46" w14:textId="0F3D502D" w:rsidR="004959DF" w:rsidRPr="009F6DC7" w:rsidRDefault="004959DF" w:rsidP="004959DF">
            <w:pPr>
              <w:jc w:val="center"/>
              <w:rPr>
                <w:color w:val="000000"/>
                <w:szCs w:val="22"/>
              </w:rPr>
            </w:pPr>
            <w:r>
              <w:rPr>
                <w:color w:val="000000"/>
                <w:szCs w:val="22"/>
              </w:rPr>
              <w:t>554,810</w:t>
            </w:r>
          </w:p>
        </w:tc>
        <w:tc>
          <w:tcPr>
            <w:tcW w:w="929" w:type="dxa"/>
            <w:tcBorders>
              <w:top w:val="nil"/>
              <w:bottom w:val="nil"/>
              <w:right w:val="nil"/>
            </w:tcBorders>
            <w:vAlign w:val="center"/>
          </w:tcPr>
          <w:p w14:paraId="1D750E53" w14:textId="389FBE4F" w:rsidR="004959DF" w:rsidRPr="009F6DC7" w:rsidRDefault="004959DF" w:rsidP="004959DF">
            <w:pPr>
              <w:jc w:val="center"/>
              <w:rPr>
                <w:szCs w:val="22"/>
              </w:rPr>
            </w:pPr>
            <w:r w:rsidRPr="009F6DC7">
              <w:rPr>
                <w:color w:val="000000"/>
                <w:szCs w:val="22"/>
              </w:rPr>
              <w:t>0.032</w:t>
            </w:r>
          </w:p>
        </w:tc>
        <w:tc>
          <w:tcPr>
            <w:tcW w:w="997" w:type="dxa"/>
            <w:tcBorders>
              <w:top w:val="nil"/>
              <w:left w:val="nil"/>
              <w:bottom w:val="nil"/>
            </w:tcBorders>
            <w:vAlign w:val="center"/>
          </w:tcPr>
          <w:p w14:paraId="2EB35966" w14:textId="29E34FC0" w:rsidR="004959DF" w:rsidRPr="009F6DC7" w:rsidRDefault="004959DF" w:rsidP="004959DF">
            <w:pPr>
              <w:jc w:val="center"/>
              <w:rPr>
                <w:color w:val="000000"/>
                <w:szCs w:val="22"/>
              </w:rPr>
            </w:pPr>
            <w:r>
              <w:rPr>
                <w:color w:val="000000"/>
                <w:szCs w:val="22"/>
              </w:rPr>
              <w:t>0.028</w:t>
            </w:r>
          </w:p>
        </w:tc>
        <w:tc>
          <w:tcPr>
            <w:tcW w:w="962" w:type="dxa"/>
            <w:tcBorders>
              <w:top w:val="nil"/>
              <w:bottom w:val="nil"/>
              <w:right w:val="nil"/>
            </w:tcBorders>
            <w:vAlign w:val="center"/>
          </w:tcPr>
          <w:p w14:paraId="31797054" w14:textId="0AC18FBF" w:rsidR="004959DF" w:rsidRPr="009F6DC7" w:rsidRDefault="004959DF" w:rsidP="004959DF">
            <w:pPr>
              <w:jc w:val="center"/>
              <w:rPr>
                <w:szCs w:val="22"/>
              </w:rPr>
            </w:pPr>
            <w:r w:rsidRPr="009F6DC7">
              <w:rPr>
                <w:color w:val="000000"/>
                <w:szCs w:val="22"/>
              </w:rPr>
              <w:t>69,459</w:t>
            </w:r>
          </w:p>
        </w:tc>
        <w:tc>
          <w:tcPr>
            <w:tcW w:w="1098" w:type="dxa"/>
            <w:tcBorders>
              <w:top w:val="nil"/>
              <w:left w:val="nil"/>
              <w:bottom w:val="nil"/>
            </w:tcBorders>
            <w:vAlign w:val="center"/>
          </w:tcPr>
          <w:p w14:paraId="1AD70AEE" w14:textId="45438AA7" w:rsidR="004959DF" w:rsidRPr="009F6DC7" w:rsidRDefault="004959DF" w:rsidP="004959DF">
            <w:pPr>
              <w:jc w:val="center"/>
              <w:rPr>
                <w:color w:val="000000"/>
                <w:szCs w:val="22"/>
              </w:rPr>
            </w:pPr>
            <w:r>
              <w:rPr>
                <w:color w:val="000000"/>
                <w:szCs w:val="22"/>
              </w:rPr>
              <w:t>215,364</w:t>
            </w:r>
          </w:p>
        </w:tc>
      </w:tr>
      <w:tr w:rsidR="004959DF" w:rsidRPr="005A43F6" w14:paraId="0E9D1880" w14:textId="77777777" w:rsidTr="004959DF">
        <w:trPr>
          <w:cantSplit/>
          <w:trHeight w:hRule="exact" w:val="251"/>
        </w:trPr>
        <w:tc>
          <w:tcPr>
            <w:tcW w:w="858" w:type="dxa"/>
            <w:tcBorders>
              <w:top w:val="nil"/>
              <w:bottom w:val="nil"/>
            </w:tcBorders>
            <w:vAlign w:val="bottom"/>
          </w:tcPr>
          <w:p w14:paraId="73DAD697" w14:textId="77777777" w:rsidR="004959DF" w:rsidRPr="009F6DC7" w:rsidRDefault="004959DF" w:rsidP="004959DF">
            <w:pPr>
              <w:rPr>
                <w:szCs w:val="22"/>
              </w:rPr>
            </w:pPr>
            <w:r w:rsidRPr="009F6DC7">
              <w:rPr>
                <w:szCs w:val="22"/>
              </w:rPr>
              <w:t>2011</w:t>
            </w:r>
          </w:p>
        </w:tc>
        <w:tc>
          <w:tcPr>
            <w:tcW w:w="1100" w:type="dxa"/>
            <w:tcBorders>
              <w:top w:val="nil"/>
              <w:bottom w:val="nil"/>
              <w:right w:val="nil"/>
            </w:tcBorders>
            <w:vAlign w:val="center"/>
          </w:tcPr>
          <w:p w14:paraId="2D675B63" w14:textId="4908AF02" w:rsidR="004959DF" w:rsidRPr="009F6DC7" w:rsidRDefault="004959DF" w:rsidP="004959DF">
            <w:pPr>
              <w:jc w:val="center"/>
              <w:rPr>
                <w:szCs w:val="22"/>
              </w:rPr>
            </w:pPr>
            <w:r w:rsidRPr="009F6DC7">
              <w:rPr>
                <w:color w:val="000000"/>
                <w:szCs w:val="22"/>
              </w:rPr>
              <w:t>188,674</w:t>
            </w:r>
          </w:p>
        </w:tc>
        <w:tc>
          <w:tcPr>
            <w:tcW w:w="1045" w:type="dxa"/>
            <w:tcBorders>
              <w:top w:val="nil"/>
              <w:left w:val="nil"/>
              <w:bottom w:val="nil"/>
            </w:tcBorders>
            <w:vAlign w:val="center"/>
          </w:tcPr>
          <w:p w14:paraId="7129BA9B" w14:textId="2D6348C4" w:rsidR="004959DF" w:rsidRPr="009F6DC7" w:rsidRDefault="004959DF" w:rsidP="004959DF">
            <w:pPr>
              <w:jc w:val="center"/>
              <w:rPr>
                <w:color w:val="000000"/>
                <w:szCs w:val="22"/>
              </w:rPr>
            </w:pPr>
            <w:r>
              <w:rPr>
                <w:color w:val="000000"/>
                <w:szCs w:val="22"/>
              </w:rPr>
              <w:t>211,665</w:t>
            </w:r>
          </w:p>
        </w:tc>
        <w:tc>
          <w:tcPr>
            <w:tcW w:w="1091" w:type="dxa"/>
            <w:tcBorders>
              <w:top w:val="nil"/>
              <w:bottom w:val="nil"/>
              <w:right w:val="nil"/>
            </w:tcBorders>
            <w:vAlign w:val="center"/>
          </w:tcPr>
          <w:p w14:paraId="68E8BDBF" w14:textId="53495994" w:rsidR="004959DF" w:rsidRPr="009F6DC7" w:rsidRDefault="004959DF" w:rsidP="004959DF">
            <w:pPr>
              <w:jc w:val="center"/>
              <w:rPr>
                <w:szCs w:val="22"/>
              </w:rPr>
            </w:pPr>
            <w:r w:rsidRPr="009F6DC7">
              <w:rPr>
                <w:color w:val="000000"/>
                <w:szCs w:val="22"/>
              </w:rPr>
              <w:t>488,659</w:t>
            </w:r>
          </w:p>
        </w:tc>
        <w:tc>
          <w:tcPr>
            <w:tcW w:w="1068" w:type="dxa"/>
            <w:tcBorders>
              <w:top w:val="nil"/>
              <w:left w:val="nil"/>
              <w:bottom w:val="nil"/>
            </w:tcBorders>
            <w:vAlign w:val="center"/>
          </w:tcPr>
          <w:p w14:paraId="43C448E4" w14:textId="3E72D61E" w:rsidR="004959DF" w:rsidRPr="009F6DC7" w:rsidRDefault="004959DF" w:rsidP="004959DF">
            <w:pPr>
              <w:jc w:val="center"/>
              <w:rPr>
                <w:color w:val="000000"/>
                <w:szCs w:val="22"/>
              </w:rPr>
            </w:pPr>
            <w:r>
              <w:rPr>
                <w:color w:val="000000"/>
                <w:szCs w:val="22"/>
              </w:rPr>
              <w:t>551,694</w:t>
            </w:r>
          </w:p>
        </w:tc>
        <w:tc>
          <w:tcPr>
            <w:tcW w:w="929" w:type="dxa"/>
            <w:tcBorders>
              <w:top w:val="nil"/>
              <w:bottom w:val="nil"/>
              <w:right w:val="nil"/>
            </w:tcBorders>
            <w:vAlign w:val="center"/>
          </w:tcPr>
          <w:p w14:paraId="5C2D1A02" w14:textId="432DE657" w:rsidR="004959DF" w:rsidRPr="009F6DC7" w:rsidRDefault="004959DF" w:rsidP="004959DF">
            <w:pPr>
              <w:jc w:val="center"/>
              <w:rPr>
                <w:szCs w:val="22"/>
              </w:rPr>
            </w:pPr>
            <w:r w:rsidRPr="009F6DC7">
              <w:rPr>
                <w:color w:val="000000"/>
                <w:szCs w:val="22"/>
              </w:rPr>
              <w:t>0.029</w:t>
            </w:r>
          </w:p>
        </w:tc>
        <w:tc>
          <w:tcPr>
            <w:tcW w:w="997" w:type="dxa"/>
            <w:tcBorders>
              <w:top w:val="nil"/>
              <w:left w:val="nil"/>
              <w:bottom w:val="nil"/>
            </w:tcBorders>
            <w:vAlign w:val="center"/>
          </w:tcPr>
          <w:p w14:paraId="494BADFF" w14:textId="495282F0" w:rsidR="004959DF" w:rsidRPr="009F6DC7" w:rsidRDefault="004959DF" w:rsidP="004959DF">
            <w:pPr>
              <w:jc w:val="center"/>
              <w:rPr>
                <w:color w:val="000000"/>
                <w:szCs w:val="22"/>
              </w:rPr>
            </w:pPr>
            <w:r>
              <w:rPr>
                <w:color w:val="000000"/>
                <w:szCs w:val="22"/>
              </w:rPr>
              <w:t>0.026</w:t>
            </w:r>
          </w:p>
        </w:tc>
        <w:tc>
          <w:tcPr>
            <w:tcW w:w="962" w:type="dxa"/>
            <w:tcBorders>
              <w:top w:val="nil"/>
              <w:bottom w:val="nil"/>
              <w:right w:val="nil"/>
            </w:tcBorders>
            <w:vAlign w:val="center"/>
          </w:tcPr>
          <w:p w14:paraId="775EDF5B" w14:textId="24C0C2C5" w:rsidR="004959DF" w:rsidRPr="009F6DC7" w:rsidRDefault="004959DF" w:rsidP="004959DF">
            <w:pPr>
              <w:jc w:val="center"/>
              <w:rPr>
                <w:szCs w:val="22"/>
              </w:rPr>
            </w:pPr>
            <w:r w:rsidRPr="009F6DC7">
              <w:rPr>
                <w:color w:val="000000"/>
                <w:szCs w:val="22"/>
              </w:rPr>
              <w:t>52,204</w:t>
            </w:r>
          </w:p>
        </w:tc>
        <w:tc>
          <w:tcPr>
            <w:tcW w:w="1098" w:type="dxa"/>
            <w:tcBorders>
              <w:top w:val="nil"/>
              <w:left w:val="nil"/>
              <w:bottom w:val="nil"/>
            </w:tcBorders>
            <w:vAlign w:val="center"/>
          </w:tcPr>
          <w:p w14:paraId="0DABB074" w14:textId="4C87A156" w:rsidR="004959DF" w:rsidRPr="009F6DC7" w:rsidRDefault="004959DF" w:rsidP="004959DF">
            <w:pPr>
              <w:jc w:val="center"/>
              <w:rPr>
                <w:color w:val="000000"/>
                <w:szCs w:val="22"/>
              </w:rPr>
            </w:pPr>
            <w:r>
              <w:rPr>
                <w:color w:val="000000"/>
                <w:szCs w:val="22"/>
              </w:rPr>
              <w:t>70,905</w:t>
            </w:r>
          </w:p>
        </w:tc>
      </w:tr>
      <w:tr w:rsidR="004959DF" w:rsidRPr="005A43F6" w14:paraId="45BB4731" w14:textId="77777777" w:rsidTr="004959DF">
        <w:trPr>
          <w:cantSplit/>
          <w:trHeight w:hRule="exact" w:val="251"/>
        </w:trPr>
        <w:tc>
          <w:tcPr>
            <w:tcW w:w="858" w:type="dxa"/>
            <w:tcBorders>
              <w:top w:val="nil"/>
              <w:bottom w:val="nil"/>
            </w:tcBorders>
            <w:vAlign w:val="bottom"/>
          </w:tcPr>
          <w:p w14:paraId="3BC1AF7B" w14:textId="77777777" w:rsidR="004959DF" w:rsidRPr="009F6DC7" w:rsidRDefault="004959DF" w:rsidP="004959DF">
            <w:pPr>
              <w:rPr>
                <w:szCs w:val="22"/>
              </w:rPr>
            </w:pPr>
            <w:r w:rsidRPr="009F6DC7">
              <w:rPr>
                <w:szCs w:val="22"/>
              </w:rPr>
              <w:t>2012</w:t>
            </w:r>
          </w:p>
        </w:tc>
        <w:tc>
          <w:tcPr>
            <w:tcW w:w="1100" w:type="dxa"/>
            <w:tcBorders>
              <w:top w:val="nil"/>
              <w:bottom w:val="nil"/>
              <w:right w:val="nil"/>
            </w:tcBorders>
            <w:vAlign w:val="center"/>
          </w:tcPr>
          <w:p w14:paraId="1075D861" w14:textId="3501DC4E" w:rsidR="004959DF" w:rsidRPr="009F6DC7" w:rsidRDefault="004959DF" w:rsidP="004959DF">
            <w:pPr>
              <w:jc w:val="center"/>
              <w:rPr>
                <w:szCs w:val="22"/>
              </w:rPr>
            </w:pPr>
            <w:r w:rsidRPr="009F6DC7">
              <w:rPr>
                <w:color w:val="000000"/>
                <w:szCs w:val="22"/>
              </w:rPr>
              <w:t>194,781</w:t>
            </w:r>
          </w:p>
        </w:tc>
        <w:tc>
          <w:tcPr>
            <w:tcW w:w="1045" w:type="dxa"/>
            <w:tcBorders>
              <w:top w:val="nil"/>
              <w:left w:val="nil"/>
              <w:bottom w:val="nil"/>
            </w:tcBorders>
            <w:vAlign w:val="center"/>
          </w:tcPr>
          <w:p w14:paraId="13FABAC9" w14:textId="625BD2AB" w:rsidR="004959DF" w:rsidRPr="009F6DC7" w:rsidRDefault="004959DF" w:rsidP="004959DF">
            <w:pPr>
              <w:jc w:val="center"/>
              <w:rPr>
                <w:color w:val="000000"/>
                <w:szCs w:val="22"/>
              </w:rPr>
            </w:pPr>
            <w:r>
              <w:rPr>
                <w:color w:val="000000"/>
                <w:szCs w:val="22"/>
              </w:rPr>
              <w:t>216,967</w:t>
            </w:r>
          </w:p>
        </w:tc>
        <w:tc>
          <w:tcPr>
            <w:tcW w:w="1091" w:type="dxa"/>
            <w:tcBorders>
              <w:top w:val="nil"/>
              <w:bottom w:val="nil"/>
              <w:right w:val="nil"/>
            </w:tcBorders>
            <w:vAlign w:val="center"/>
          </w:tcPr>
          <w:p w14:paraId="14DC77AE" w14:textId="1AC38889" w:rsidR="004959DF" w:rsidRPr="009F6DC7" w:rsidRDefault="004959DF" w:rsidP="004959DF">
            <w:pPr>
              <w:jc w:val="center"/>
              <w:rPr>
                <w:szCs w:val="22"/>
              </w:rPr>
            </w:pPr>
            <w:r w:rsidRPr="009F6DC7">
              <w:rPr>
                <w:color w:val="000000"/>
                <w:szCs w:val="22"/>
              </w:rPr>
              <w:t>514,137</w:t>
            </w:r>
          </w:p>
        </w:tc>
        <w:tc>
          <w:tcPr>
            <w:tcW w:w="1068" w:type="dxa"/>
            <w:tcBorders>
              <w:top w:val="nil"/>
              <w:left w:val="nil"/>
              <w:bottom w:val="nil"/>
            </w:tcBorders>
            <w:vAlign w:val="center"/>
          </w:tcPr>
          <w:p w14:paraId="68E80CB3" w14:textId="7F5D4EEE" w:rsidR="004959DF" w:rsidRPr="009F6DC7" w:rsidRDefault="004959DF" w:rsidP="004959DF">
            <w:pPr>
              <w:jc w:val="center"/>
              <w:rPr>
                <w:color w:val="000000"/>
                <w:szCs w:val="22"/>
              </w:rPr>
            </w:pPr>
            <w:r>
              <w:rPr>
                <w:color w:val="000000"/>
                <w:szCs w:val="22"/>
              </w:rPr>
              <w:t>574,876</w:t>
            </w:r>
          </w:p>
        </w:tc>
        <w:tc>
          <w:tcPr>
            <w:tcW w:w="929" w:type="dxa"/>
            <w:tcBorders>
              <w:top w:val="nil"/>
              <w:bottom w:val="nil"/>
              <w:right w:val="nil"/>
            </w:tcBorders>
            <w:vAlign w:val="center"/>
          </w:tcPr>
          <w:p w14:paraId="293C1B9A" w14:textId="0781EEEB" w:rsidR="004959DF" w:rsidRPr="009F6DC7" w:rsidRDefault="004959DF" w:rsidP="004959DF">
            <w:pPr>
              <w:jc w:val="center"/>
              <w:rPr>
                <w:szCs w:val="22"/>
              </w:rPr>
            </w:pPr>
            <w:r w:rsidRPr="009F6DC7">
              <w:rPr>
                <w:color w:val="000000"/>
                <w:szCs w:val="22"/>
              </w:rPr>
              <w:t>0.029</w:t>
            </w:r>
          </w:p>
        </w:tc>
        <w:tc>
          <w:tcPr>
            <w:tcW w:w="997" w:type="dxa"/>
            <w:tcBorders>
              <w:top w:val="nil"/>
              <w:left w:val="nil"/>
              <w:bottom w:val="nil"/>
            </w:tcBorders>
            <w:vAlign w:val="center"/>
          </w:tcPr>
          <w:p w14:paraId="01FB9DFE" w14:textId="33F3C454" w:rsidR="004959DF" w:rsidRPr="009F6DC7" w:rsidRDefault="004959DF" w:rsidP="004959DF">
            <w:pPr>
              <w:jc w:val="center"/>
              <w:rPr>
                <w:color w:val="000000"/>
                <w:szCs w:val="22"/>
              </w:rPr>
            </w:pPr>
            <w:r>
              <w:rPr>
                <w:color w:val="000000"/>
                <w:szCs w:val="22"/>
              </w:rPr>
              <w:t>0.026</w:t>
            </w:r>
          </w:p>
        </w:tc>
        <w:tc>
          <w:tcPr>
            <w:tcW w:w="962" w:type="dxa"/>
            <w:tcBorders>
              <w:top w:val="nil"/>
              <w:bottom w:val="nil"/>
              <w:right w:val="nil"/>
            </w:tcBorders>
            <w:vAlign w:val="center"/>
          </w:tcPr>
          <w:p w14:paraId="2CE8D1D9" w14:textId="2941DE14" w:rsidR="004959DF" w:rsidRPr="009F6DC7" w:rsidRDefault="004959DF" w:rsidP="004959DF">
            <w:pPr>
              <w:jc w:val="center"/>
              <w:rPr>
                <w:szCs w:val="22"/>
              </w:rPr>
            </w:pPr>
            <w:r w:rsidRPr="009F6DC7">
              <w:rPr>
                <w:color w:val="000000"/>
                <w:szCs w:val="22"/>
              </w:rPr>
              <w:t>133,187</w:t>
            </w:r>
          </w:p>
        </w:tc>
        <w:tc>
          <w:tcPr>
            <w:tcW w:w="1098" w:type="dxa"/>
            <w:tcBorders>
              <w:top w:val="nil"/>
              <w:left w:val="nil"/>
              <w:bottom w:val="nil"/>
            </w:tcBorders>
            <w:vAlign w:val="center"/>
          </w:tcPr>
          <w:p w14:paraId="7AC72AA0" w14:textId="1EF150DC" w:rsidR="004959DF" w:rsidRPr="009F6DC7" w:rsidRDefault="004959DF" w:rsidP="004959DF">
            <w:pPr>
              <w:jc w:val="center"/>
              <w:rPr>
                <w:color w:val="000000"/>
                <w:szCs w:val="22"/>
              </w:rPr>
            </w:pPr>
            <w:r>
              <w:rPr>
                <w:color w:val="000000"/>
                <w:szCs w:val="22"/>
              </w:rPr>
              <w:t>139,657</w:t>
            </w:r>
          </w:p>
        </w:tc>
      </w:tr>
      <w:tr w:rsidR="004959DF" w:rsidRPr="005A43F6" w14:paraId="33DDB24B" w14:textId="77777777" w:rsidTr="004959DF">
        <w:trPr>
          <w:cantSplit/>
          <w:trHeight w:hRule="exact" w:val="251"/>
        </w:trPr>
        <w:tc>
          <w:tcPr>
            <w:tcW w:w="858" w:type="dxa"/>
            <w:tcBorders>
              <w:top w:val="nil"/>
              <w:bottom w:val="nil"/>
            </w:tcBorders>
            <w:vAlign w:val="bottom"/>
          </w:tcPr>
          <w:p w14:paraId="3CA70170" w14:textId="77777777" w:rsidR="004959DF" w:rsidRPr="009F6DC7" w:rsidRDefault="004959DF" w:rsidP="004959DF">
            <w:pPr>
              <w:rPr>
                <w:szCs w:val="22"/>
              </w:rPr>
            </w:pPr>
            <w:r w:rsidRPr="009F6DC7">
              <w:rPr>
                <w:szCs w:val="22"/>
              </w:rPr>
              <w:t>2013</w:t>
            </w:r>
          </w:p>
        </w:tc>
        <w:tc>
          <w:tcPr>
            <w:tcW w:w="1100" w:type="dxa"/>
            <w:tcBorders>
              <w:top w:val="nil"/>
              <w:bottom w:val="nil"/>
              <w:right w:val="nil"/>
            </w:tcBorders>
            <w:vAlign w:val="center"/>
          </w:tcPr>
          <w:p w14:paraId="6DEEE8F8" w14:textId="38363B36" w:rsidR="004959DF" w:rsidRPr="009F6DC7" w:rsidRDefault="004959DF" w:rsidP="004959DF">
            <w:pPr>
              <w:jc w:val="center"/>
              <w:rPr>
                <w:szCs w:val="22"/>
              </w:rPr>
            </w:pPr>
            <w:r w:rsidRPr="009F6DC7">
              <w:rPr>
                <w:color w:val="000000"/>
                <w:szCs w:val="22"/>
              </w:rPr>
              <w:t>199,444</w:t>
            </w:r>
          </w:p>
        </w:tc>
        <w:tc>
          <w:tcPr>
            <w:tcW w:w="1045" w:type="dxa"/>
            <w:tcBorders>
              <w:top w:val="nil"/>
              <w:left w:val="nil"/>
              <w:bottom w:val="nil"/>
            </w:tcBorders>
            <w:vAlign w:val="center"/>
          </w:tcPr>
          <w:p w14:paraId="016C76A5" w14:textId="657F09C5" w:rsidR="004959DF" w:rsidRPr="009F6DC7" w:rsidRDefault="004959DF" w:rsidP="004959DF">
            <w:pPr>
              <w:jc w:val="center"/>
              <w:rPr>
                <w:color w:val="000000"/>
                <w:szCs w:val="22"/>
              </w:rPr>
            </w:pPr>
            <w:r>
              <w:rPr>
                <w:color w:val="000000"/>
                <w:szCs w:val="22"/>
              </w:rPr>
              <w:t>220,585</w:t>
            </w:r>
          </w:p>
        </w:tc>
        <w:tc>
          <w:tcPr>
            <w:tcW w:w="1091" w:type="dxa"/>
            <w:tcBorders>
              <w:top w:val="nil"/>
              <w:bottom w:val="nil"/>
              <w:right w:val="nil"/>
            </w:tcBorders>
            <w:vAlign w:val="center"/>
          </w:tcPr>
          <w:p w14:paraId="391057DB" w14:textId="401708AC" w:rsidR="004959DF" w:rsidRPr="009F6DC7" w:rsidRDefault="004959DF" w:rsidP="004959DF">
            <w:pPr>
              <w:jc w:val="center"/>
              <w:rPr>
                <w:szCs w:val="22"/>
              </w:rPr>
            </w:pPr>
            <w:r w:rsidRPr="009F6DC7">
              <w:rPr>
                <w:color w:val="000000"/>
                <w:szCs w:val="22"/>
              </w:rPr>
              <w:t>527,685</w:t>
            </w:r>
          </w:p>
        </w:tc>
        <w:tc>
          <w:tcPr>
            <w:tcW w:w="1068" w:type="dxa"/>
            <w:tcBorders>
              <w:top w:val="nil"/>
              <w:left w:val="nil"/>
              <w:bottom w:val="nil"/>
            </w:tcBorders>
            <w:vAlign w:val="center"/>
          </w:tcPr>
          <w:p w14:paraId="43074413" w14:textId="493053C8" w:rsidR="004959DF" w:rsidRPr="009F6DC7" w:rsidRDefault="004959DF" w:rsidP="004959DF">
            <w:pPr>
              <w:jc w:val="center"/>
              <w:rPr>
                <w:color w:val="000000"/>
                <w:szCs w:val="22"/>
              </w:rPr>
            </w:pPr>
            <w:r>
              <w:rPr>
                <w:color w:val="000000"/>
                <w:szCs w:val="22"/>
              </w:rPr>
              <w:t>587,001</w:t>
            </w:r>
          </w:p>
        </w:tc>
        <w:tc>
          <w:tcPr>
            <w:tcW w:w="929" w:type="dxa"/>
            <w:tcBorders>
              <w:top w:val="nil"/>
              <w:bottom w:val="nil"/>
              <w:right w:val="nil"/>
            </w:tcBorders>
            <w:vAlign w:val="center"/>
          </w:tcPr>
          <w:p w14:paraId="08CB7834" w14:textId="7A450AEF" w:rsidR="004959DF" w:rsidRPr="009F6DC7" w:rsidRDefault="004959DF" w:rsidP="004959DF">
            <w:pPr>
              <w:jc w:val="center"/>
              <w:rPr>
                <w:szCs w:val="22"/>
              </w:rPr>
            </w:pPr>
            <w:r w:rsidRPr="009F6DC7">
              <w:rPr>
                <w:color w:val="000000"/>
                <w:szCs w:val="22"/>
              </w:rPr>
              <w:t>0.025</w:t>
            </w:r>
          </w:p>
        </w:tc>
        <w:tc>
          <w:tcPr>
            <w:tcW w:w="997" w:type="dxa"/>
            <w:tcBorders>
              <w:top w:val="nil"/>
              <w:left w:val="nil"/>
              <w:bottom w:val="nil"/>
            </w:tcBorders>
            <w:vAlign w:val="center"/>
          </w:tcPr>
          <w:p w14:paraId="00CF1A91" w14:textId="377B8F75" w:rsidR="004959DF" w:rsidRPr="009F6DC7" w:rsidRDefault="004959DF" w:rsidP="004959DF">
            <w:pPr>
              <w:jc w:val="center"/>
              <w:rPr>
                <w:color w:val="000000"/>
                <w:szCs w:val="22"/>
              </w:rPr>
            </w:pPr>
            <w:r>
              <w:rPr>
                <w:color w:val="000000"/>
                <w:szCs w:val="22"/>
              </w:rPr>
              <w:t>0.022</w:t>
            </w:r>
          </w:p>
        </w:tc>
        <w:tc>
          <w:tcPr>
            <w:tcW w:w="962" w:type="dxa"/>
            <w:tcBorders>
              <w:top w:val="nil"/>
              <w:bottom w:val="nil"/>
              <w:right w:val="nil"/>
            </w:tcBorders>
            <w:vAlign w:val="center"/>
          </w:tcPr>
          <w:p w14:paraId="243ADE94" w14:textId="712D45E9" w:rsidR="004959DF" w:rsidRPr="009F6DC7" w:rsidRDefault="004959DF" w:rsidP="004959DF">
            <w:pPr>
              <w:jc w:val="center"/>
              <w:rPr>
                <w:szCs w:val="22"/>
              </w:rPr>
            </w:pPr>
            <w:r w:rsidRPr="009F6DC7">
              <w:rPr>
                <w:color w:val="000000"/>
                <w:szCs w:val="22"/>
              </w:rPr>
              <w:t>89,983</w:t>
            </w:r>
          </w:p>
        </w:tc>
        <w:tc>
          <w:tcPr>
            <w:tcW w:w="1098" w:type="dxa"/>
            <w:tcBorders>
              <w:top w:val="nil"/>
              <w:left w:val="nil"/>
              <w:bottom w:val="nil"/>
            </w:tcBorders>
            <w:vAlign w:val="center"/>
          </w:tcPr>
          <w:p w14:paraId="0179AC90" w14:textId="698DFC55" w:rsidR="004959DF" w:rsidRPr="009F6DC7" w:rsidRDefault="004959DF" w:rsidP="004959DF">
            <w:pPr>
              <w:jc w:val="center"/>
              <w:rPr>
                <w:color w:val="000000"/>
                <w:szCs w:val="22"/>
              </w:rPr>
            </w:pPr>
            <w:r>
              <w:rPr>
                <w:color w:val="000000"/>
                <w:szCs w:val="22"/>
              </w:rPr>
              <w:t>51,312</w:t>
            </w:r>
          </w:p>
        </w:tc>
      </w:tr>
      <w:tr w:rsidR="004959DF" w:rsidRPr="005A43F6" w14:paraId="23C25198" w14:textId="77777777" w:rsidTr="004959DF">
        <w:trPr>
          <w:cantSplit/>
          <w:trHeight w:hRule="exact" w:val="251"/>
        </w:trPr>
        <w:tc>
          <w:tcPr>
            <w:tcW w:w="858" w:type="dxa"/>
            <w:tcBorders>
              <w:top w:val="nil"/>
              <w:bottom w:val="nil"/>
            </w:tcBorders>
            <w:vAlign w:val="bottom"/>
          </w:tcPr>
          <w:p w14:paraId="5B0DBC41" w14:textId="77777777" w:rsidR="004959DF" w:rsidRPr="009F6DC7" w:rsidRDefault="004959DF" w:rsidP="004959DF">
            <w:pPr>
              <w:rPr>
                <w:szCs w:val="22"/>
              </w:rPr>
            </w:pPr>
            <w:r w:rsidRPr="009F6DC7">
              <w:rPr>
                <w:szCs w:val="22"/>
              </w:rPr>
              <w:t>2014</w:t>
            </w:r>
          </w:p>
        </w:tc>
        <w:tc>
          <w:tcPr>
            <w:tcW w:w="1100" w:type="dxa"/>
            <w:tcBorders>
              <w:top w:val="nil"/>
              <w:bottom w:val="nil"/>
              <w:right w:val="nil"/>
            </w:tcBorders>
            <w:vAlign w:val="center"/>
          </w:tcPr>
          <w:p w14:paraId="38FBDE82" w14:textId="3E52BDCC" w:rsidR="004959DF" w:rsidRPr="009F6DC7" w:rsidRDefault="004959DF" w:rsidP="004959DF">
            <w:pPr>
              <w:jc w:val="center"/>
              <w:rPr>
                <w:szCs w:val="22"/>
              </w:rPr>
            </w:pPr>
            <w:r w:rsidRPr="009F6DC7">
              <w:rPr>
                <w:color w:val="000000"/>
                <w:szCs w:val="22"/>
              </w:rPr>
              <w:t>204,539</w:t>
            </w:r>
          </w:p>
        </w:tc>
        <w:tc>
          <w:tcPr>
            <w:tcW w:w="1045" w:type="dxa"/>
            <w:tcBorders>
              <w:top w:val="nil"/>
              <w:left w:val="nil"/>
              <w:bottom w:val="nil"/>
            </w:tcBorders>
            <w:vAlign w:val="center"/>
          </w:tcPr>
          <w:p w14:paraId="3193F359" w14:textId="7A563DE4" w:rsidR="004959DF" w:rsidRPr="009F6DC7" w:rsidRDefault="004959DF" w:rsidP="004959DF">
            <w:pPr>
              <w:jc w:val="center"/>
              <w:rPr>
                <w:color w:val="000000"/>
                <w:szCs w:val="22"/>
              </w:rPr>
            </w:pPr>
            <w:r>
              <w:rPr>
                <w:color w:val="000000"/>
                <w:szCs w:val="22"/>
              </w:rPr>
              <w:t>224,485</w:t>
            </w:r>
          </w:p>
        </w:tc>
        <w:tc>
          <w:tcPr>
            <w:tcW w:w="1091" w:type="dxa"/>
            <w:tcBorders>
              <w:top w:val="nil"/>
              <w:bottom w:val="nil"/>
              <w:right w:val="nil"/>
            </w:tcBorders>
            <w:vAlign w:val="center"/>
          </w:tcPr>
          <w:p w14:paraId="13EB7A2C" w14:textId="0112107B" w:rsidR="004959DF" w:rsidRPr="009F6DC7" w:rsidRDefault="004959DF" w:rsidP="004959DF">
            <w:pPr>
              <w:jc w:val="center"/>
              <w:rPr>
                <w:szCs w:val="22"/>
              </w:rPr>
            </w:pPr>
            <w:r w:rsidRPr="009F6DC7">
              <w:rPr>
                <w:color w:val="000000"/>
                <w:szCs w:val="22"/>
              </w:rPr>
              <w:t>559,205</w:t>
            </w:r>
          </w:p>
        </w:tc>
        <w:tc>
          <w:tcPr>
            <w:tcW w:w="1068" w:type="dxa"/>
            <w:tcBorders>
              <w:top w:val="nil"/>
              <w:left w:val="nil"/>
              <w:bottom w:val="nil"/>
            </w:tcBorders>
            <w:vAlign w:val="center"/>
          </w:tcPr>
          <w:p w14:paraId="4BBA9F7C" w14:textId="66546BD5" w:rsidR="004959DF" w:rsidRPr="009F6DC7" w:rsidRDefault="004959DF" w:rsidP="004959DF">
            <w:pPr>
              <w:jc w:val="center"/>
              <w:rPr>
                <w:color w:val="000000"/>
                <w:szCs w:val="22"/>
              </w:rPr>
            </w:pPr>
            <w:r>
              <w:rPr>
                <w:color w:val="000000"/>
                <w:szCs w:val="22"/>
              </w:rPr>
              <w:t>617,198</w:t>
            </w:r>
          </w:p>
        </w:tc>
        <w:tc>
          <w:tcPr>
            <w:tcW w:w="929" w:type="dxa"/>
            <w:tcBorders>
              <w:top w:val="nil"/>
              <w:bottom w:val="nil"/>
              <w:right w:val="nil"/>
            </w:tcBorders>
            <w:vAlign w:val="center"/>
          </w:tcPr>
          <w:p w14:paraId="5185260C" w14:textId="292D27E1" w:rsidR="004959DF" w:rsidRPr="009F6DC7" w:rsidRDefault="004959DF" w:rsidP="004959DF">
            <w:pPr>
              <w:jc w:val="center"/>
              <w:rPr>
                <w:szCs w:val="22"/>
              </w:rPr>
            </w:pPr>
            <w:r w:rsidRPr="009F6DC7">
              <w:rPr>
                <w:color w:val="000000"/>
                <w:szCs w:val="22"/>
              </w:rPr>
              <w:t>0.031</w:t>
            </w:r>
          </w:p>
        </w:tc>
        <w:tc>
          <w:tcPr>
            <w:tcW w:w="997" w:type="dxa"/>
            <w:tcBorders>
              <w:top w:val="nil"/>
              <w:left w:val="nil"/>
              <w:bottom w:val="nil"/>
            </w:tcBorders>
            <w:vAlign w:val="center"/>
          </w:tcPr>
          <w:p w14:paraId="7C117791" w14:textId="6ED33ED5" w:rsidR="004959DF" w:rsidRPr="009F6DC7" w:rsidRDefault="004959DF" w:rsidP="004959DF">
            <w:pPr>
              <w:jc w:val="center"/>
              <w:rPr>
                <w:color w:val="000000"/>
                <w:szCs w:val="22"/>
              </w:rPr>
            </w:pPr>
            <w:r>
              <w:rPr>
                <w:color w:val="000000"/>
                <w:szCs w:val="22"/>
              </w:rPr>
              <w:t>0.029</w:t>
            </w:r>
          </w:p>
        </w:tc>
        <w:tc>
          <w:tcPr>
            <w:tcW w:w="962" w:type="dxa"/>
            <w:tcBorders>
              <w:top w:val="nil"/>
              <w:bottom w:val="nil"/>
              <w:right w:val="nil"/>
            </w:tcBorders>
            <w:vAlign w:val="center"/>
          </w:tcPr>
          <w:p w14:paraId="4524F461" w14:textId="58EDA6AF" w:rsidR="004959DF" w:rsidRPr="009F6DC7" w:rsidRDefault="004959DF" w:rsidP="004959DF">
            <w:pPr>
              <w:jc w:val="center"/>
              <w:rPr>
                <w:szCs w:val="22"/>
              </w:rPr>
            </w:pPr>
            <w:r w:rsidRPr="009F6DC7">
              <w:rPr>
                <w:color w:val="000000"/>
                <w:szCs w:val="22"/>
              </w:rPr>
              <w:t>142,020</w:t>
            </w:r>
          </w:p>
        </w:tc>
        <w:tc>
          <w:tcPr>
            <w:tcW w:w="1098" w:type="dxa"/>
            <w:tcBorders>
              <w:top w:val="nil"/>
              <w:left w:val="nil"/>
              <w:bottom w:val="nil"/>
            </w:tcBorders>
            <w:vAlign w:val="center"/>
          </w:tcPr>
          <w:p w14:paraId="35C00D13" w14:textId="78DF8BC3" w:rsidR="004959DF" w:rsidRPr="009F6DC7" w:rsidRDefault="004959DF" w:rsidP="004959DF">
            <w:pPr>
              <w:jc w:val="center"/>
              <w:rPr>
                <w:color w:val="000000"/>
                <w:szCs w:val="22"/>
              </w:rPr>
            </w:pPr>
            <w:r>
              <w:rPr>
                <w:color w:val="000000"/>
                <w:szCs w:val="22"/>
              </w:rPr>
              <w:t>121,218</w:t>
            </w:r>
          </w:p>
        </w:tc>
      </w:tr>
      <w:tr w:rsidR="004959DF" w:rsidRPr="005A43F6" w14:paraId="6D767E9F" w14:textId="77777777" w:rsidTr="004959DF">
        <w:trPr>
          <w:cantSplit/>
          <w:trHeight w:hRule="exact" w:val="251"/>
        </w:trPr>
        <w:tc>
          <w:tcPr>
            <w:tcW w:w="858" w:type="dxa"/>
            <w:tcBorders>
              <w:top w:val="nil"/>
              <w:bottom w:val="nil"/>
            </w:tcBorders>
            <w:vAlign w:val="bottom"/>
          </w:tcPr>
          <w:p w14:paraId="70C0F6D4" w14:textId="77777777" w:rsidR="004959DF" w:rsidRPr="009F6DC7" w:rsidRDefault="004959DF" w:rsidP="004959DF">
            <w:pPr>
              <w:rPr>
                <w:szCs w:val="22"/>
              </w:rPr>
            </w:pPr>
            <w:r w:rsidRPr="009F6DC7">
              <w:rPr>
                <w:szCs w:val="22"/>
              </w:rPr>
              <w:t>2015</w:t>
            </w:r>
          </w:p>
        </w:tc>
        <w:tc>
          <w:tcPr>
            <w:tcW w:w="1100" w:type="dxa"/>
            <w:tcBorders>
              <w:top w:val="nil"/>
              <w:bottom w:val="nil"/>
              <w:right w:val="nil"/>
            </w:tcBorders>
            <w:vAlign w:val="center"/>
          </w:tcPr>
          <w:p w14:paraId="35CA0F37" w14:textId="7352C034" w:rsidR="004959DF" w:rsidRPr="009F6DC7" w:rsidRDefault="004959DF" w:rsidP="004959DF">
            <w:pPr>
              <w:jc w:val="center"/>
              <w:rPr>
                <w:szCs w:val="22"/>
              </w:rPr>
            </w:pPr>
            <w:r w:rsidRPr="009F6DC7">
              <w:rPr>
                <w:color w:val="000000"/>
                <w:szCs w:val="22"/>
              </w:rPr>
              <w:t>208,180</w:t>
            </w:r>
          </w:p>
        </w:tc>
        <w:tc>
          <w:tcPr>
            <w:tcW w:w="1045" w:type="dxa"/>
            <w:tcBorders>
              <w:top w:val="nil"/>
              <w:left w:val="nil"/>
              <w:bottom w:val="nil"/>
            </w:tcBorders>
            <w:vAlign w:val="center"/>
          </w:tcPr>
          <w:p w14:paraId="23B66F8C" w14:textId="367CD239" w:rsidR="004959DF" w:rsidRPr="009F6DC7" w:rsidRDefault="004959DF" w:rsidP="004959DF">
            <w:pPr>
              <w:jc w:val="center"/>
              <w:rPr>
                <w:color w:val="000000"/>
                <w:szCs w:val="22"/>
              </w:rPr>
            </w:pPr>
            <w:r>
              <w:rPr>
                <w:color w:val="000000"/>
                <w:szCs w:val="22"/>
              </w:rPr>
              <w:t>226,878</w:t>
            </w:r>
          </w:p>
        </w:tc>
        <w:tc>
          <w:tcPr>
            <w:tcW w:w="1091" w:type="dxa"/>
            <w:tcBorders>
              <w:top w:val="nil"/>
              <w:bottom w:val="nil"/>
              <w:right w:val="nil"/>
            </w:tcBorders>
            <w:vAlign w:val="center"/>
          </w:tcPr>
          <w:p w14:paraId="28E21B0A" w14:textId="310B24F7" w:rsidR="004959DF" w:rsidRPr="009F6DC7" w:rsidRDefault="004959DF" w:rsidP="004959DF">
            <w:pPr>
              <w:jc w:val="center"/>
              <w:rPr>
                <w:szCs w:val="22"/>
              </w:rPr>
            </w:pPr>
            <w:r w:rsidRPr="009F6DC7">
              <w:rPr>
                <w:color w:val="000000"/>
                <w:szCs w:val="22"/>
              </w:rPr>
              <w:t>556,392</w:t>
            </w:r>
          </w:p>
        </w:tc>
        <w:tc>
          <w:tcPr>
            <w:tcW w:w="1068" w:type="dxa"/>
            <w:tcBorders>
              <w:top w:val="nil"/>
              <w:left w:val="nil"/>
              <w:bottom w:val="nil"/>
            </w:tcBorders>
            <w:vAlign w:val="center"/>
          </w:tcPr>
          <w:p w14:paraId="0534058F" w14:textId="22D787BF" w:rsidR="004959DF" w:rsidRPr="009F6DC7" w:rsidRDefault="004959DF" w:rsidP="004959DF">
            <w:pPr>
              <w:jc w:val="center"/>
              <w:rPr>
                <w:color w:val="000000"/>
                <w:szCs w:val="22"/>
              </w:rPr>
            </w:pPr>
            <w:r>
              <w:rPr>
                <w:color w:val="000000"/>
                <w:szCs w:val="22"/>
              </w:rPr>
              <w:t>610,830</w:t>
            </w:r>
          </w:p>
        </w:tc>
        <w:tc>
          <w:tcPr>
            <w:tcW w:w="929" w:type="dxa"/>
            <w:tcBorders>
              <w:top w:val="nil"/>
              <w:bottom w:val="nil"/>
              <w:right w:val="nil"/>
            </w:tcBorders>
            <w:vAlign w:val="center"/>
          </w:tcPr>
          <w:p w14:paraId="37C5F7E5" w14:textId="23E71893" w:rsidR="004959DF" w:rsidRPr="009F6DC7" w:rsidRDefault="004959DF" w:rsidP="004959DF">
            <w:pPr>
              <w:jc w:val="center"/>
              <w:rPr>
                <w:szCs w:val="22"/>
              </w:rPr>
            </w:pPr>
            <w:r w:rsidRPr="009F6DC7">
              <w:rPr>
                <w:color w:val="000000"/>
                <w:szCs w:val="22"/>
              </w:rPr>
              <w:t>0.033</w:t>
            </w:r>
          </w:p>
        </w:tc>
        <w:tc>
          <w:tcPr>
            <w:tcW w:w="997" w:type="dxa"/>
            <w:tcBorders>
              <w:top w:val="nil"/>
              <w:left w:val="nil"/>
              <w:bottom w:val="nil"/>
            </w:tcBorders>
            <w:vAlign w:val="center"/>
          </w:tcPr>
          <w:p w14:paraId="40C3E7D4" w14:textId="5C8E5A30" w:rsidR="004959DF" w:rsidRPr="009F6DC7" w:rsidRDefault="004959DF" w:rsidP="004959DF">
            <w:pPr>
              <w:jc w:val="center"/>
              <w:rPr>
                <w:color w:val="000000"/>
                <w:szCs w:val="22"/>
              </w:rPr>
            </w:pPr>
            <w:r>
              <w:rPr>
                <w:color w:val="000000"/>
                <w:szCs w:val="22"/>
              </w:rPr>
              <w:t>0.031</w:t>
            </w:r>
          </w:p>
        </w:tc>
        <w:tc>
          <w:tcPr>
            <w:tcW w:w="962" w:type="dxa"/>
            <w:tcBorders>
              <w:top w:val="nil"/>
              <w:bottom w:val="nil"/>
              <w:right w:val="nil"/>
            </w:tcBorders>
            <w:vAlign w:val="center"/>
          </w:tcPr>
          <w:p w14:paraId="36A18F7A" w14:textId="6922C4B0" w:rsidR="004959DF" w:rsidRPr="009F6DC7" w:rsidRDefault="004959DF" w:rsidP="004959DF">
            <w:pPr>
              <w:jc w:val="center"/>
              <w:rPr>
                <w:szCs w:val="22"/>
              </w:rPr>
            </w:pPr>
            <w:r w:rsidRPr="009F6DC7">
              <w:rPr>
                <w:color w:val="000000"/>
                <w:szCs w:val="22"/>
              </w:rPr>
              <w:t>41,239</w:t>
            </w:r>
          </w:p>
        </w:tc>
        <w:tc>
          <w:tcPr>
            <w:tcW w:w="1098" w:type="dxa"/>
            <w:tcBorders>
              <w:top w:val="nil"/>
              <w:left w:val="nil"/>
              <w:bottom w:val="nil"/>
            </w:tcBorders>
            <w:vAlign w:val="center"/>
          </w:tcPr>
          <w:p w14:paraId="6F09FE87" w14:textId="609D16BE" w:rsidR="004959DF" w:rsidRPr="009F6DC7" w:rsidRDefault="004959DF" w:rsidP="004959DF">
            <w:pPr>
              <w:jc w:val="center"/>
              <w:rPr>
                <w:color w:val="000000"/>
                <w:szCs w:val="22"/>
              </w:rPr>
            </w:pPr>
            <w:r>
              <w:rPr>
                <w:color w:val="000000"/>
                <w:szCs w:val="22"/>
              </w:rPr>
              <w:t>83,036</w:t>
            </w:r>
          </w:p>
        </w:tc>
      </w:tr>
      <w:tr w:rsidR="004959DF" w:rsidRPr="005A43F6" w14:paraId="0CBC8230" w14:textId="77777777" w:rsidTr="004959DF">
        <w:trPr>
          <w:cantSplit/>
          <w:trHeight w:hRule="exact" w:val="251"/>
        </w:trPr>
        <w:tc>
          <w:tcPr>
            <w:tcW w:w="858" w:type="dxa"/>
            <w:tcBorders>
              <w:top w:val="nil"/>
              <w:bottom w:val="nil"/>
            </w:tcBorders>
            <w:vAlign w:val="bottom"/>
          </w:tcPr>
          <w:p w14:paraId="75E48415" w14:textId="77777777" w:rsidR="004959DF" w:rsidRPr="009F6DC7" w:rsidRDefault="004959DF" w:rsidP="004959DF">
            <w:pPr>
              <w:rPr>
                <w:szCs w:val="22"/>
              </w:rPr>
            </w:pPr>
            <w:r w:rsidRPr="009F6DC7">
              <w:rPr>
                <w:szCs w:val="22"/>
              </w:rPr>
              <w:t>2016</w:t>
            </w:r>
          </w:p>
        </w:tc>
        <w:tc>
          <w:tcPr>
            <w:tcW w:w="1100" w:type="dxa"/>
            <w:tcBorders>
              <w:top w:val="nil"/>
              <w:bottom w:val="nil"/>
              <w:right w:val="nil"/>
            </w:tcBorders>
            <w:vAlign w:val="center"/>
          </w:tcPr>
          <w:p w14:paraId="5AAC103D" w14:textId="6CA3DC03" w:rsidR="004959DF" w:rsidRPr="009F6DC7" w:rsidRDefault="004959DF" w:rsidP="004959DF">
            <w:pPr>
              <w:jc w:val="center"/>
              <w:rPr>
                <w:szCs w:val="22"/>
              </w:rPr>
            </w:pPr>
            <w:r w:rsidRPr="009F6DC7">
              <w:rPr>
                <w:color w:val="000000"/>
                <w:szCs w:val="22"/>
              </w:rPr>
              <w:t>212,054</w:t>
            </w:r>
          </w:p>
        </w:tc>
        <w:tc>
          <w:tcPr>
            <w:tcW w:w="1045" w:type="dxa"/>
            <w:tcBorders>
              <w:top w:val="nil"/>
              <w:left w:val="nil"/>
              <w:bottom w:val="nil"/>
            </w:tcBorders>
            <w:vAlign w:val="center"/>
          </w:tcPr>
          <w:p w14:paraId="15F7E2AF" w14:textId="3C795AA5" w:rsidR="004959DF" w:rsidRPr="009F6DC7" w:rsidRDefault="004959DF" w:rsidP="004959DF">
            <w:pPr>
              <w:jc w:val="center"/>
              <w:rPr>
                <w:color w:val="000000"/>
                <w:szCs w:val="22"/>
              </w:rPr>
            </w:pPr>
            <w:r>
              <w:rPr>
                <w:color w:val="000000"/>
                <w:szCs w:val="22"/>
              </w:rPr>
              <w:t>229,510</w:t>
            </w:r>
          </w:p>
        </w:tc>
        <w:tc>
          <w:tcPr>
            <w:tcW w:w="1091" w:type="dxa"/>
            <w:tcBorders>
              <w:top w:val="nil"/>
              <w:bottom w:val="nil"/>
              <w:right w:val="nil"/>
            </w:tcBorders>
            <w:vAlign w:val="center"/>
          </w:tcPr>
          <w:p w14:paraId="61C003FA" w14:textId="7A0993A7" w:rsidR="004959DF" w:rsidRPr="009F6DC7" w:rsidRDefault="004959DF" w:rsidP="004959DF">
            <w:pPr>
              <w:jc w:val="center"/>
              <w:rPr>
                <w:szCs w:val="22"/>
              </w:rPr>
            </w:pPr>
            <w:r w:rsidRPr="009F6DC7">
              <w:rPr>
                <w:color w:val="000000"/>
                <w:szCs w:val="22"/>
              </w:rPr>
              <w:t>563,791</w:t>
            </w:r>
          </w:p>
        </w:tc>
        <w:tc>
          <w:tcPr>
            <w:tcW w:w="1068" w:type="dxa"/>
            <w:tcBorders>
              <w:top w:val="nil"/>
              <w:left w:val="nil"/>
              <w:bottom w:val="nil"/>
            </w:tcBorders>
            <w:vAlign w:val="center"/>
          </w:tcPr>
          <w:p w14:paraId="1E6574B3" w14:textId="5140366D" w:rsidR="004959DF" w:rsidRPr="009F6DC7" w:rsidRDefault="004959DF" w:rsidP="004959DF">
            <w:pPr>
              <w:jc w:val="center"/>
              <w:rPr>
                <w:color w:val="000000"/>
                <w:szCs w:val="22"/>
              </w:rPr>
            </w:pPr>
            <w:r>
              <w:rPr>
                <w:color w:val="000000"/>
                <w:szCs w:val="22"/>
              </w:rPr>
              <w:t>616,146</w:t>
            </w:r>
          </w:p>
        </w:tc>
        <w:tc>
          <w:tcPr>
            <w:tcW w:w="929" w:type="dxa"/>
            <w:tcBorders>
              <w:top w:val="nil"/>
              <w:bottom w:val="nil"/>
              <w:right w:val="nil"/>
            </w:tcBorders>
            <w:vAlign w:val="center"/>
          </w:tcPr>
          <w:p w14:paraId="353AB991" w14:textId="565233B9" w:rsidR="004959DF" w:rsidRPr="009F6DC7" w:rsidRDefault="004959DF" w:rsidP="004959DF">
            <w:pPr>
              <w:jc w:val="center"/>
              <w:rPr>
                <w:szCs w:val="22"/>
              </w:rPr>
            </w:pPr>
            <w:r w:rsidRPr="009F6DC7">
              <w:rPr>
                <w:color w:val="000000"/>
                <w:szCs w:val="22"/>
              </w:rPr>
              <w:t>0.041</w:t>
            </w:r>
          </w:p>
        </w:tc>
        <w:tc>
          <w:tcPr>
            <w:tcW w:w="997" w:type="dxa"/>
            <w:tcBorders>
              <w:top w:val="nil"/>
              <w:left w:val="nil"/>
              <w:bottom w:val="nil"/>
            </w:tcBorders>
            <w:vAlign w:val="center"/>
          </w:tcPr>
          <w:p w14:paraId="28EDAE8B" w14:textId="59F807C2" w:rsidR="004959DF" w:rsidRPr="009F6DC7" w:rsidRDefault="004959DF" w:rsidP="004959DF">
            <w:pPr>
              <w:jc w:val="center"/>
              <w:rPr>
                <w:color w:val="000000"/>
                <w:szCs w:val="22"/>
              </w:rPr>
            </w:pPr>
            <w:r>
              <w:rPr>
                <w:color w:val="000000"/>
                <w:szCs w:val="22"/>
              </w:rPr>
              <w:t>0.037</w:t>
            </w:r>
          </w:p>
        </w:tc>
        <w:tc>
          <w:tcPr>
            <w:tcW w:w="962" w:type="dxa"/>
            <w:tcBorders>
              <w:top w:val="nil"/>
              <w:bottom w:val="nil"/>
              <w:right w:val="nil"/>
            </w:tcBorders>
            <w:vAlign w:val="center"/>
          </w:tcPr>
          <w:p w14:paraId="414DCD2F" w14:textId="43D3B86C" w:rsidR="004959DF" w:rsidRPr="009F6DC7" w:rsidRDefault="004959DF" w:rsidP="004959DF">
            <w:pPr>
              <w:jc w:val="center"/>
              <w:rPr>
                <w:szCs w:val="22"/>
              </w:rPr>
            </w:pPr>
            <w:r w:rsidRPr="009F6DC7">
              <w:rPr>
                <w:color w:val="000000"/>
                <w:szCs w:val="22"/>
              </w:rPr>
              <w:t>87,591</w:t>
            </w:r>
          </w:p>
        </w:tc>
        <w:tc>
          <w:tcPr>
            <w:tcW w:w="1098" w:type="dxa"/>
            <w:tcBorders>
              <w:top w:val="nil"/>
              <w:left w:val="nil"/>
              <w:bottom w:val="nil"/>
            </w:tcBorders>
            <w:vAlign w:val="center"/>
          </w:tcPr>
          <w:p w14:paraId="60C550E0" w14:textId="5DE1F290" w:rsidR="004959DF" w:rsidRPr="009F6DC7" w:rsidRDefault="004959DF" w:rsidP="004959DF">
            <w:pPr>
              <w:jc w:val="center"/>
              <w:rPr>
                <w:color w:val="000000"/>
                <w:szCs w:val="22"/>
              </w:rPr>
            </w:pPr>
            <w:r>
              <w:rPr>
                <w:color w:val="000000"/>
                <w:szCs w:val="22"/>
              </w:rPr>
              <w:t>108,719</w:t>
            </w:r>
          </w:p>
        </w:tc>
      </w:tr>
      <w:tr w:rsidR="004959DF" w:rsidRPr="005A43F6" w14:paraId="3CD73656" w14:textId="77777777" w:rsidTr="004959DF">
        <w:trPr>
          <w:cantSplit/>
          <w:trHeight w:hRule="exact" w:val="251"/>
        </w:trPr>
        <w:tc>
          <w:tcPr>
            <w:tcW w:w="858" w:type="dxa"/>
            <w:tcBorders>
              <w:top w:val="nil"/>
            </w:tcBorders>
            <w:vAlign w:val="bottom"/>
          </w:tcPr>
          <w:p w14:paraId="36DB12A0" w14:textId="77777777" w:rsidR="004959DF" w:rsidRPr="009F6DC7" w:rsidRDefault="004959DF" w:rsidP="004959DF">
            <w:pPr>
              <w:rPr>
                <w:szCs w:val="22"/>
              </w:rPr>
            </w:pPr>
            <w:r w:rsidRPr="009F6DC7">
              <w:rPr>
                <w:szCs w:val="22"/>
              </w:rPr>
              <w:t>2017</w:t>
            </w:r>
          </w:p>
        </w:tc>
        <w:tc>
          <w:tcPr>
            <w:tcW w:w="1100" w:type="dxa"/>
            <w:tcBorders>
              <w:top w:val="nil"/>
              <w:right w:val="nil"/>
            </w:tcBorders>
            <w:vAlign w:val="center"/>
          </w:tcPr>
          <w:p w14:paraId="0D665DE4" w14:textId="581DB232" w:rsidR="004959DF" w:rsidRPr="009F6DC7" w:rsidRDefault="004959DF" w:rsidP="004959DF">
            <w:pPr>
              <w:jc w:val="center"/>
              <w:rPr>
                <w:szCs w:val="22"/>
              </w:rPr>
            </w:pPr>
            <w:r w:rsidRPr="009F6DC7">
              <w:rPr>
                <w:color w:val="000000"/>
                <w:szCs w:val="22"/>
              </w:rPr>
              <w:t>214,103</w:t>
            </w:r>
          </w:p>
        </w:tc>
        <w:tc>
          <w:tcPr>
            <w:tcW w:w="1045" w:type="dxa"/>
            <w:tcBorders>
              <w:top w:val="nil"/>
              <w:left w:val="nil"/>
            </w:tcBorders>
            <w:vAlign w:val="center"/>
          </w:tcPr>
          <w:p w14:paraId="2B2CBE89" w14:textId="41210093" w:rsidR="004959DF" w:rsidRPr="009F6DC7" w:rsidRDefault="004959DF" w:rsidP="004959DF">
            <w:pPr>
              <w:jc w:val="center"/>
              <w:rPr>
                <w:color w:val="000000"/>
                <w:szCs w:val="22"/>
              </w:rPr>
            </w:pPr>
            <w:r>
              <w:rPr>
                <w:color w:val="000000"/>
                <w:szCs w:val="22"/>
              </w:rPr>
              <w:t>230,379</w:t>
            </w:r>
          </w:p>
        </w:tc>
        <w:tc>
          <w:tcPr>
            <w:tcW w:w="1091" w:type="dxa"/>
            <w:tcBorders>
              <w:top w:val="nil"/>
              <w:right w:val="nil"/>
            </w:tcBorders>
            <w:vAlign w:val="center"/>
          </w:tcPr>
          <w:p w14:paraId="6E9644EA" w14:textId="2B937562" w:rsidR="004959DF" w:rsidRPr="009F6DC7" w:rsidRDefault="004959DF" w:rsidP="004959DF">
            <w:pPr>
              <w:jc w:val="center"/>
              <w:rPr>
                <w:szCs w:val="22"/>
              </w:rPr>
            </w:pPr>
            <w:r w:rsidRPr="009F6DC7">
              <w:rPr>
                <w:color w:val="000000"/>
                <w:szCs w:val="22"/>
              </w:rPr>
              <w:t>548,331</w:t>
            </w:r>
          </w:p>
        </w:tc>
        <w:tc>
          <w:tcPr>
            <w:tcW w:w="1068" w:type="dxa"/>
            <w:tcBorders>
              <w:top w:val="nil"/>
              <w:left w:val="nil"/>
            </w:tcBorders>
            <w:vAlign w:val="center"/>
          </w:tcPr>
          <w:p w14:paraId="15DEB939" w14:textId="48BD5F0E" w:rsidR="004959DF" w:rsidRPr="009F6DC7" w:rsidRDefault="004959DF" w:rsidP="004959DF">
            <w:pPr>
              <w:jc w:val="center"/>
              <w:rPr>
                <w:color w:val="000000"/>
                <w:szCs w:val="22"/>
              </w:rPr>
            </w:pPr>
            <w:r>
              <w:rPr>
                <w:color w:val="000000"/>
                <w:szCs w:val="22"/>
              </w:rPr>
              <w:t>595,937</w:t>
            </w:r>
          </w:p>
        </w:tc>
        <w:tc>
          <w:tcPr>
            <w:tcW w:w="929" w:type="dxa"/>
            <w:tcBorders>
              <w:top w:val="nil"/>
              <w:right w:val="nil"/>
            </w:tcBorders>
            <w:vAlign w:val="center"/>
          </w:tcPr>
          <w:p w14:paraId="1C748F0F" w14:textId="05ABE38C" w:rsidR="004959DF" w:rsidRPr="009F6DC7" w:rsidRDefault="004959DF" w:rsidP="004959DF">
            <w:pPr>
              <w:jc w:val="center"/>
              <w:rPr>
                <w:szCs w:val="22"/>
              </w:rPr>
            </w:pPr>
            <w:r w:rsidRPr="009F6DC7">
              <w:rPr>
                <w:color w:val="000000"/>
                <w:szCs w:val="22"/>
              </w:rPr>
              <w:t>0.043</w:t>
            </w:r>
          </w:p>
        </w:tc>
        <w:tc>
          <w:tcPr>
            <w:tcW w:w="997" w:type="dxa"/>
            <w:tcBorders>
              <w:top w:val="nil"/>
              <w:left w:val="nil"/>
            </w:tcBorders>
            <w:vAlign w:val="center"/>
          </w:tcPr>
          <w:p w14:paraId="3EA0F3A3" w14:textId="2F6BEBC2" w:rsidR="004959DF" w:rsidRPr="009F6DC7" w:rsidRDefault="004959DF" w:rsidP="004959DF">
            <w:pPr>
              <w:jc w:val="center"/>
              <w:rPr>
                <w:color w:val="000000"/>
                <w:szCs w:val="22"/>
              </w:rPr>
            </w:pPr>
            <w:r>
              <w:rPr>
                <w:color w:val="000000"/>
                <w:szCs w:val="22"/>
              </w:rPr>
              <w:t>0.040</w:t>
            </w:r>
          </w:p>
        </w:tc>
        <w:tc>
          <w:tcPr>
            <w:tcW w:w="962" w:type="dxa"/>
            <w:tcBorders>
              <w:top w:val="nil"/>
              <w:right w:val="nil"/>
            </w:tcBorders>
            <w:vAlign w:val="center"/>
          </w:tcPr>
          <w:p w14:paraId="3FAF8F1A" w14:textId="1C55E3F5" w:rsidR="004959DF" w:rsidRPr="009F6DC7" w:rsidRDefault="004959DF" w:rsidP="004959DF">
            <w:pPr>
              <w:jc w:val="center"/>
              <w:rPr>
                <w:szCs w:val="22"/>
              </w:rPr>
            </w:pPr>
            <w:r w:rsidRPr="009F6DC7">
              <w:rPr>
                <w:color w:val="000000"/>
                <w:szCs w:val="22"/>
              </w:rPr>
              <w:t>31,272</w:t>
            </w:r>
          </w:p>
        </w:tc>
        <w:tc>
          <w:tcPr>
            <w:tcW w:w="1098" w:type="dxa"/>
            <w:tcBorders>
              <w:top w:val="nil"/>
              <w:left w:val="nil"/>
            </w:tcBorders>
            <w:vAlign w:val="center"/>
          </w:tcPr>
          <w:p w14:paraId="4D11BEF2" w14:textId="289A6F17" w:rsidR="004959DF" w:rsidRPr="009F6DC7" w:rsidRDefault="004959DF" w:rsidP="004959DF">
            <w:pPr>
              <w:jc w:val="center"/>
              <w:rPr>
                <w:color w:val="000000"/>
                <w:szCs w:val="22"/>
              </w:rPr>
            </w:pPr>
            <w:r>
              <w:rPr>
                <w:color w:val="000000"/>
                <w:szCs w:val="22"/>
              </w:rPr>
              <w:t>73,482</w:t>
            </w:r>
          </w:p>
        </w:tc>
      </w:tr>
      <w:tr w:rsidR="004959DF" w:rsidRPr="005A43F6" w14:paraId="23F76249" w14:textId="77777777" w:rsidTr="004959DF">
        <w:trPr>
          <w:cantSplit/>
          <w:trHeight w:hRule="exact" w:val="251"/>
        </w:trPr>
        <w:tc>
          <w:tcPr>
            <w:tcW w:w="858" w:type="dxa"/>
            <w:tcBorders>
              <w:top w:val="nil"/>
            </w:tcBorders>
            <w:vAlign w:val="bottom"/>
          </w:tcPr>
          <w:p w14:paraId="38DF22F9" w14:textId="7B8DFC2F" w:rsidR="004959DF" w:rsidRPr="009F6DC7" w:rsidRDefault="004959DF" w:rsidP="004959DF">
            <w:pPr>
              <w:rPr>
                <w:szCs w:val="22"/>
              </w:rPr>
            </w:pPr>
            <w:r w:rsidRPr="009F6DC7">
              <w:rPr>
                <w:szCs w:val="22"/>
              </w:rPr>
              <w:t>2018</w:t>
            </w:r>
          </w:p>
          <w:p w14:paraId="2D274852" w14:textId="111085D2" w:rsidR="004959DF" w:rsidRPr="009F6DC7" w:rsidRDefault="004959DF" w:rsidP="004959DF">
            <w:pPr>
              <w:rPr>
                <w:szCs w:val="22"/>
              </w:rPr>
            </w:pPr>
            <w:r w:rsidRPr="009F6DC7">
              <w:rPr>
                <w:szCs w:val="22"/>
              </w:rPr>
              <w:t>20192019</w:t>
            </w:r>
          </w:p>
          <w:p w14:paraId="591FAB9E" w14:textId="77777777" w:rsidR="004959DF" w:rsidRPr="009F6DC7" w:rsidRDefault="004959DF" w:rsidP="004959DF">
            <w:pPr>
              <w:rPr>
                <w:szCs w:val="22"/>
              </w:rPr>
            </w:pPr>
          </w:p>
        </w:tc>
        <w:tc>
          <w:tcPr>
            <w:tcW w:w="1100" w:type="dxa"/>
            <w:tcBorders>
              <w:top w:val="nil"/>
              <w:right w:val="nil"/>
            </w:tcBorders>
            <w:vAlign w:val="center"/>
          </w:tcPr>
          <w:p w14:paraId="2F07A7D0" w14:textId="064A139D" w:rsidR="004959DF" w:rsidRPr="009F6DC7" w:rsidRDefault="004959DF" w:rsidP="004959DF">
            <w:pPr>
              <w:jc w:val="center"/>
              <w:rPr>
                <w:szCs w:val="22"/>
              </w:rPr>
            </w:pPr>
            <w:r w:rsidRPr="009F6DC7">
              <w:rPr>
                <w:color w:val="000000"/>
                <w:szCs w:val="22"/>
              </w:rPr>
              <w:t>214,812</w:t>
            </w:r>
          </w:p>
        </w:tc>
        <w:tc>
          <w:tcPr>
            <w:tcW w:w="1045" w:type="dxa"/>
            <w:tcBorders>
              <w:top w:val="nil"/>
              <w:left w:val="nil"/>
            </w:tcBorders>
            <w:vAlign w:val="center"/>
          </w:tcPr>
          <w:p w14:paraId="53BDA11E" w14:textId="23A39E1D" w:rsidR="004959DF" w:rsidRPr="009F6DC7" w:rsidRDefault="004959DF" w:rsidP="004959DF">
            <w:pPr>
              <w:jc w:val="center"/>
              <w:rPr>
                <w:color w:val="000000"/>
                <w:szCs w:val="22"/>
              </w:rPr>
            </w:pPr>
            <w:r>
              <w:rPr>
                <w:color w:val="000000"/>
                <w:szCs w:val="22"/>
              </w:rPr>
              <w:t>229,894</w:t>
            </w:r>
          </w:p>
        </w:tc>
        <w:tc>
          <w:tcPr>
            <w:tcW w:w="1091" w:type="dxa"/>
            <w:tcBorders>
              <w:top w:val="nil"/>
              <w:right w:val="nil"/>
            </w:tcBorders>
            <w:vAlign w:val="center"/>
          </w:tcPr>
          <w:p w14:paraId="2CDACB79" w14:textId="530AEBF2" w:rsidR="004959DF" w:rsidRPr="009F6DC7" w:rsidRDefault="004959DF" w:rsidP="004959DF">
            <w:pPr>
              <w:jc w:val="center"/>
              <w:rPr>
                <w:szCs w:val="22"/>
              </w:rPr>
            </w:pPr>
            <w:r w:rsidRPr="009F6DC7">
              <w:rPr>
                <w:color w:val="000000"/>
                <w:szCs w:val="22"/>
              </w:rPr>
              <w:t>543,353</w:t>
            </w:r>
          </w:p>
        </w:tc>
        <w:tc>
          <w:tcPr>
            <w:tcW w:w="1068" w:type="dxa"/>
            <w:tcBorders>
              <w:top w:val="nil"/>
              <w:left w:val="nil"/>
            </w:tcBorders>
            <w:vAlign w:val="center"/>
          </w:tcPr>
          <w:p w14:paraId="60BCB70C" w14:textId="7511EE9E" w:rsidR="004959DF" w:rsidRPr="009F6DC7" w:rsidRDefault="004959DF" w:rsidP="004959DF">
            <w:pPr>
              <w:jc w:val="center"/>
              <w:rPr>
                <w:color w:val="000000"/>
                <w:szCs w:val="22"/>
              </w:rPr>
            </w:pPr>
            <w:r>
              <w:rPr>
                <w:color w:val="000000"/>
                <w:szCs w:val="22"/>
              </w:rPr>
              <w:t>588,121</w:t>
            </w:r>
          </w:p>
        </w:tc>
        <w:tc>
          <w:tcPr>
            <w:tcW w:w="929" w:type="dxa"/>
            <w:tcBorders>
              <w:top w:val="nil"/>
              <w:right w:val="nil"/>
            </w:tcBorders>
            <w:vAlign w:val="center"/>
          </w:tcPr>
          <w:p w14:paraId="42C73C3F" w14:textId="2E4526AF" w:rsidR="004959DF" w:rsidRPr="009F6DC7" w:rsidRDefault="004959DF" w:rsidP="004959DF">
            <w:pPr>
              <w:jc w:val="center"/>
              <w:rPr>
                <w:szCs w:val="22"/>
              </w:rPr>
            </w:pPr>
            <w:r w:rsidRPr="009F6DC7">
              <w:rPr>
                <w:color w:val="000000"/>
                <w:szCs w:val="22"/>
              </w:rPr>
              <w:t>0.045</w:t>
            </w:r>
          </w:p>
        </w:tc>
        <w:tc>
          <w:tcPr>
            <w:tcW w:w="997" w:type="dxa"/>
            <w:tcBorders>
              <w:top w:val="nil"/>
              <w:left w:val="nil"/>
            </w:tcBorders>
            <w:vAlign w:val="center"/>
          </w:tcPr>
          <w:p w14:paraId="705F2483" w14:textId="6E73E128" w:rsidR="004959DF" w:rsidRPr="009F6DC7" w:rsidRDefault="004959DF" w:rsidP="004959DF">
            <w:pPr>
              <w:jc w:val="center"/>
              <w:rPr>
                <w:color w:val="000000"/>
                <w:szCs w:val="22"/>
              </w:rPr>
            </w:pPr>
            <w:r>
              <w:rPr>
                <w:color w:val="000000"/>
                <w:szCs w:val="22"/>
              </w:rPr>
              <w:t>0.042</w:t>
            </w:r>
          </w:p>
        </w:tc>
        <w:tc>
          <w:tcPr>
            <w:tcW w:w="962" w:type="dxa"/>
            <w:tcBorders>
              <w:top w:val="nil"/>
              <w:right w:val="nil"/>
            </w:tcBorders>
            <w:vAlign w:val="center"/>
          </w:tcPr>
          <w:p w14:paraId="0D089773" w14:textId="2616E0BB" w:rsidR="004959DF" w:rsidRPr="009F6DC7" w:rsidRDefault="004959DF" w:rsidP="004959DF">
            <w:pPr>
              <w:jc w:val="center"/>
              <w:rPr>
                <w:szCs w:val="22"/>
              </w:rPr>
            </w:pPr>
            <w:r w:rsidRPr="009F6DC7">
              <w:rPr>
                <w:color w:val="000000"/>
                <w:szCs w:val="22"/>
              </w:rPr>
              <w:t>76,758</w:t>
            </w:r>
          </w:p>
        </w:tc>
        <w:tc>
          <w:tcPr>
            <w:tcW w:w="1098" w:type="dxa"/>
            <w:tcBorders>
              <w:top w:val="nil"/>
              <w:left w:val="nil"/>
            </w:tcBorders>
            <w:vAlign w:val="center"/>
          </w:tcPr>
          <w:p w14:paraId="1DA6D2F2" w14:textId="0E1AD9C4" w:rsidR="004959DF" w:rsidRPr="009F6DC7" w:rsidRDefault="004959DF" w:rsidP="004959DF">
            <w:pPr>
              <w:jc w:val="center"/>
              <w:rPr>
                <w:color w:val="000000"/>
                <w:szCs w:val="22"/>
              </w:rPr>
            </w:pPr>
            <w:r>
              <w:rPr>
                <w:color w:val="000000"/>
                <w:szCs w:val="22"/>
              </w:rPr>
              <w:t>239,024</w:t>
            </w:r>
          </w:p>
        </w:tc>
      </w:tr>
      <w:tr w:rsidR="004959DF" w:rsidRPr="005A43F6" w14:paraId="221B5B21" w14:textId="77777777" w:rsidTr="004959DF">
        <w:trPr>
          <w:cantSplit/>
          <w:trHeight w:hRule="exact" w:val="251"/>
        </w:trPr>
        <w:tc>
          <w:tcPr>
            <w:tcW w:w="858" w:type="dxa"/>
            <w:vAlign w:val="bottom"/>
          </w:tcPr>
          <w:p w14:paraId="53C62613" w14:textId="41EA8EBF" w:rsidR="004959DF" w:rsidRPr="009F6DC7" w:rsidRDefault="004959DF" w:rsidP="004959DF">
            <w:pPr>
              <w:rPr>
                <w:szCs w:val="22"/>
              </w:rPr>
            </w:pPr>
            <w:r w:rsidRPr="009F6DC7">
              <w:rPr>
                <w:szCs w:val="22"/>
              </w:rPr>
              <w:t>2019</w:t>
            </w:r>
          </w:p>
        </w:tc>
        <w:tc>
          <w:tcPr>
            <w:tcW w:w="1100" w:type="dxa"/>
            <w:tcBorders>
              <w:right w:val="nil"/>
            </w:tcBorders>
            <w:vAlign w:val="center"/>
          </w:tcPr>
          <w:p w14:paraId="73AF7EDE" w14:textId="62DF33A4" w:rsidR="004959DF" w:rsidRPr="009F6DC7" w:rsidRDefault="004959DF" w:rsidP="004959DF">
            <w:pPr>
              <w:jc w:val="center"/>
              <w:rPr>
                <w:szCs w:val="22"/>
              </w:rPr>
            </w:pPr>
            <w:r w:rsidRPr="009F6DC7">
              <w:rPr>
                <w:color w:val="000000"/>
                <w:szCs w:val="22"/>
              </w:rPr>
              <w:t>205,292</w:t>
            </w:r>
          </w:p>
        </w:tc>
        <w:tc>
          <w:tcPr>
            <w:tcW w:w="1045" w:type="dxa"/>
            <w:tcBorders>
              <w:left w:val="nil"/>
            </w:tcBorders>
            <w:vAlign w:val="center"/>
          </w:tcPr>
          <w:p w14:paraId="2EA2EDEE" w14:textId="218B2A1C" w:rsidR="004959DF" w:rsidRPr="009F6DC7" w:rsidRDefault="004959DF" w:rsidP="004959DF">
            <w:pPr>
              <w:jc w:val="center"/>
              <w:rPr>
                <w:color w:val="000000"/>
                <w:szCs w:val="22"/>
              </w:rPr>
            </w:pPr>
            <w:r>
              <w:rPr>
                <w:color w:val="000000"/>
                <w:szCs w:val="22"/>
              </w:rPr>
              <w:t>227,341</w:t>
            </w:r>
          </w:p>
        </w:tc>
        <w:tc>
          <w:tcPr>
            <w:tcW w:w="1091" w:type="dxa"/>
            <w:tcBorders>
              <w:right w:val="nil"/>
            </w:tcBorders>
            <w:vAlign w:val="center"/>
          </w:tcPr>
          <w:p w14:paraId="3B8E90DD" w14:textId="650A775B" w:rsidR="004959DF" w:rsidRPr="009F6DC7" w:rsidRDefault="004959DF" w:rsidP="004959DF">
            <w:pPr>
              <w:jc w:val="center"/>
              <w:rPr>
                <w:szCs w:val="22"/>
              </w:rPr>
            </w:pPr>
            <w:r w:rsidRPr="009F6DC7">
              <w:rPr>
                <w:color w:val="000000"/>
                <w:szCs w:val="22"/>
              </w:rPr>
              <w:t>529,266</w:t>
            </w:r>
          </w:p>
        </w:tc>
        <w:tc>
          <w:tcPr>
            <w:tcW w:w="1068" w:type="dxa"/>
            <w:tcBorders>
              <w:left w:val="nil"/>
            </w:tcBorders>
            <w:vAlign w:val="center"/>
          </w:tcPr>
          <w:p w14:paraId="67583A1C" w14:textId="24336E01" w:rsidR="004959DF" w:rsidRPr="009F6DC7" w:rsidRDefault="004959DF" w:rsidP="004959DF">
            <w:pPr>
              <w:jc w:val="center"/>
              <w:rPr>
                <w:color w:val="000000"/>
                <w:szCs w:val="22"/>
              </w:rPr>
            </w:pPr>
            <w:r>
              <w:rPr>
                <w:color w:val="000000"/>
                <w:szCs w:val="22"/>
              </w:rPr>
              <w:t>570,619</w:t>
            </w:r>
          </w:p>
        </w:tc>
        <w:tc>
          <w:tcPr>
            <w:tcW w:w="929" w:type="dxa"/>
            <w:tcBorders>
              <w:right w:val="nil"/>
            </w:tcBorders>
            <w:vAlign w:val="center"/>
          </w:tcPr>
          <w:p w14:paraId="3EBA3D7B" w14:textId="2DE9E396" w:rsidR="004959DF" w:rsidRPr="009F6DC7" w:rsidRDefault="004959DF" w:rsidP="004959DF">
            <w:pPr>
              <w:jc w:val="center"/>
              <w:rPr>
                <w:szCs w:val="22"/>
              </w:rPr>
            </w:pPr>
            <w:r w:rsidRPr="009F6DC7">
              <w:rPr>
                <w:color w:val="000000"/>
                <w:szCs w:val="22"/>
              </w:rPr>
              <w:t>0.045</w:t>
            </w:r>
          </w:p>
        </w:tc>
        <w:tc>
          <w:tcPr>
            <w:tcW w:w="997" w:type="dxa"/>
            <w:tcBorders>
              <w:left w:val="nil"/>
            </w:tcBorders>
            <w:vAlign w:val="center"/>
          </w:tcPr>
          <w:p w14:paraId="09D57473" w14:textId="66ED57B3" w:rsidR="004959DF" w:rsidRPr="009F6DC7" w:rsidRDefault="004959DF" w:rsidP="004959DF">
            <w:pPr>
              <w:jc w:val="center"/>
              <w:rPr>
                <w:color w:val="000000"/>
                <w:szCs w:val="22"/>
              </w:rPr>
            </w:pPr>
            <w:r>
              <w:rPr>
                <w:color w:val="000000"/>
                <w:szCs w:val="22"/>
              </w:rPr>
              <w:t>0.045</w:t>
            </w:r>
          </w:p>
        </w:tc>
        <w:tc>
          <w:tcPr>
            <w:tcW w:w="962" w:type="dxa"/>
            <w:tcBorders>
              <w:right w:val="nil"/>
            </w:tcBorders>
            <w:vAlign w:val="center"/>
          </w:tcPr>
          <w:p w14:paraId="5CE10E4E" w14:textId="56B83EA6" w:rsidR="004959DF" w:rsidRPr="009F6DC7" w:rsidRDefault="004959DF" w:rsidP="004959DF">
            <w:pPr>
              <w:jc w:val="center"/>
              <w:rPr>
                <w:szCs w:val="22"/>
              </w:rPr>
            </w:pPr>
            <w:r w:rsidRPr="009F6DC7">
              <w:rPr>
                <w:color w:val="000000"/>
                <w:szCs w:val="22"/>
              </w:rPr>
              <w:t>51,040</w:t>
            </w:r>
          </w:p>
        </w:tc>
        <w:tc>
          <w:tcPr>
            <w:tcW w:w="1098" w:type="dxa"/>
            <w:tcBorders>
              <w:left w:val="nil"/>
            </w:tcBorders>
            <w:vAlign w:val="center"/>
          </w:tcPr>
          <w:p w14:paraId="40EEBED2" w14:textId="063F1A8C" w:rsidR="004959DF" w:rsidRPr="009F6DC7" w:rsidRDefault="004959DF" w:rsidP="004959DF">
            <w:pPr>
              <w:jc w:val="center"/>
              <w:rPr>
                <w:color w:val="000000"/>
                <w:szCs w:val="22"/>
              </w:rPr>
            </w:pPr>
            <w:r>
              <w:rPr>
                <w:color w:val="000000"/>
                <w:szCs w:val="22"/>
              </w:rPr>
              <w:t>119,324</w:t>
            </w:r>
          </w:p>
        </w:tc>
      </w:tr>
      <w:tr w:rsidR="004959DF" w:rsidRPr="005A43F6" w14:paraId="340870E2" w14:textId="77777777" w:rsidTr="004959DF">
        <w:trPr>
          <w:cantSplit/>
          <w:trHeight w:hRule="exact" w:val="251"/>
        </w:trPr>
        <w:tc>
          <w:tcPr>
            <w:tcW w:w="858" w:type="dxa"/>
            <w:tcBorders>
              <w:bottom w:val="single" w:sz="6" w:space="0" w:color="000000"/>
            </w:tcBorders>
            <w:vAlign w:val="bottom"/>
          </w:tcPr>
          <w:p w14:paraId="42B851C4" w14:textId="3E7625E8" w:rsidR="004959DF" w:rsidRPr="009F6DC7" w:rsidRDefault="004959DF" w:rsidP="004959DF">
            <w:pPr>
              <w:rPr>
                <w:szCs w:val="22"/>
              </w:rPr>
            </w:pPr>
            <w:r>
              <w:rPr>
                <w:szCs w:val="22"/>
              </w:rPr>
              <w:t>2020</w:t>
            </w:r>
          </w:p>
        </w:tc>
        <w:tc>
          <w:tcPr>
            <w:tcW w:w="1100" w:type="dxa"/>
            <w:tcBorders>
              <w:bottom w:val="single" w:sz="6" w:space="0" w:color="000000"/>
              <w:right w:val="nil"/>
            </w:tcBorders>
            <w:vAlign w:val="bottom"/>
          </w:tcPr>
          <w:p w14:paraId="34259A5B" w14:textId="77777777" w:rsidR="004959DF" w:rsidRPr="009F6DC7" w:rsidRDefault="004959DF" w:rsidP="004959DF">
            <w:pPr>
              <w:jc w:val="center"/>
              <w:rPr>
                <w:szCs w:val="22"/>
              </w:rPr>
            </w:pPr>
          </w:p>
        </w:tc>
        <w:tc>
          <w:tcPr>
            <w:tcW w:w="1045" w:type="dxa"/>
            <w:tcBorders>
              <w:left w:val="nil"/>
              <w:bottom w:val="single" w:sz="6" w:space="0" w:color="000000"/>
            </w:tcBorders>
            <w:vAlign w:val="center"/>
          </w:tcPr>
          <w:p w14:paraId="219F59D8" w14:textId="5D3F14F5" w:rsidR="004959DF" w:rsidRPr="009F6DC7" w:rsidRDefault="004959DF" w:rsidP="004959DF">
            <w:pPr>
              <w:jc w:val="center"/>
              <w:rPr>
                <w:color w:val="000000"/>
                <w:szCs w:val="22"/>
              </w:rPr>
            </w:pPr>
            <w:r>
              <w:rPr>
                <w:color w:val="000000"/>
                <w:szCs w:val="22"/>
              </w:rPr>
              <w:t>213,505</w:t>
            </w:r>
          </w:p>
        </w:tc>
        <w:tc>
          <w:tcPr>
            <w:tcW w:w="1091" w:type="dxa"/>
            <w:tcBorders>
              <w:bottom w:val="single" w:sz="6" w:space="0" w:color="000000"/>
              <w:right w:val="nil"/>
            </w:tcBorders>
            <w:vAlign w:val="bottom"/>
          </w:tcPr>
          <w:p w14:paraId="79468390" w14:textId="77777777" w:rsidR="004959DF" w:rsidRPr="009F6DC7" w:rsidRDefault="004959DF" w:rsidP="004959DF">
            <w:pPr>
              <w:jc w:val="center"/>
              <w:rPr>
                <w:szCs w:val="22"/>
              </w:rPr>
            </w:pPr>
          </w:p>
        </w:tc>
        <w:tc>
          <w:tcPr>
            <w:tcW w:w="1068" w:type="dxa"/>
            <w:tcBorders>
              <w:left w:val="nil"/>
              <w:bottom w:val="single" w:sz="6" w:space="0" w:color="000000"/>
            </w:tcBorders>
            <w:vAlign w:val="center"/>
          </w:tcPr>
          <w:p w14:paraId="21323230" w14:textId="5287A485" w:rsidR="004959DF" w:rsidRPr="009F6DC7" w:rsidRDefault="004959DF" w:rsidP="004959DF">
            <w:pPr>
              <w:jc w:val="center"/>
              <w:rPr>
                <w:color w:val="000000"/>
                <w:szCs w:val="22"/>
              </w:rPr>
            </w:pPr>
            <w:r>
              <w:rPr>
                <w:color w:val="000000"/>
                <w:szCs w:val="22"/>
              </w:rPr>
              <w:t>557,446</w:t>
            </w:r>
          </w:p>
        </w:tc>
        <w:tc>
          <w:tcPr>
            <w:tcW w:w="929" w:type="dxa"/>
            <w:tcBorders>
              <w:bottom w:val="single" w:sz="6" w:space="0" w:color="000000"/>
              <w:right w:val="nil"/>
            </w:tcBorders>
            <w:vAlign w:val="bottom"/>
          </w:tcPr>
          <w:p w14:paraId="1DBC0D1E" w14:textId="77777777" w:rsidR="004959DF" w:rsidRPr="009F6DC7" w:rsidRDefault="004959DF" w:rsidP="004959DF">
            <w:pPr>
              <w:jc w:val="center"/>
              <w:rPr>
                <w:szCs w:val="22"/>
              </w:rPr>
            </w:pPr>
          </w:p>
        </w:tc>
        <w:tc>
          <w:tcPr>
            <w:tcW w:w="997" w:type="dxa"/>
            <w:tcBorders>
              <w:left w:val="nil"/>
              <w:bottom w:val="single" w:sz="6" w:space="0" w:color="000000"/>
            </w:tcBorders>
            <w:vAlign w:val="center"/>
          </w:tcPr>
          <w:p w14:paraId="524FFBC8" w14:textId="53E9A550" w:rsidR="004959DF" w:rsidRPr="009F6DC7" w:rsidRDefault="004959DF" w:rsidP="004959DF">
            <w:pPr>
              <w:jc w:val="center"/>
              <w:rPr>
                <w:color w:val="000000"/>
                <w:szCs w:val="22"/>
              </w:rPr>
            </w:pPr>
            <w:r>
              <w:rPr>
                <w:color w:val="000000"/>
                <w:szCs w:val="22"/>
              </w:rPr>
              <w:t>0.044</w:t>
            </w:r>
          </w:p>
        </w:tc>
        <w:tc>
          <w:tcPr>
            <w:tcW w:w="962" w:type="dxa"/>
            <w:tcBorders>
              <w:bottom w:val="single" w:sz="6" w:space="0" w:color="000000"/>
              <w:right w:val="nil"/>
            </w:tcBorders>
            <w:vAlign w:val="bottom"/>
          </w:tcPr>
          <w:p w14:paraId="617B1739" w14:textId="77777777" w:rsidR="004959DF" w:rsidRPr="009F6DC7" w:rsidRDefault="004959DF" w:rsidP="004959DF">
            <w:pPr>
              <w:jc w:val="center"/>
              <w:rPr>
                <w:szCs w:val="22"/>
              </w:rPr>
            </w:pPr>
          </w:p>
        </w:tc>
        <w:tc>
          <w:tcPr>
            <w:tcW w:w="1098" w:type="dxa"/>
            <w:tcBorders>
              <w:left w:val="nil"/>
              <w:bottom w:val="single" w:sz="6" w:space="0" w:color="000000"/>
            </w:tcBorders>
            <w:vAlign w:val="center"/>
          </w:tcPr>
          <w:p w14:paraId="4A36D14E" w14:textId="5B6B6374" w:rsidR="004959DF" w:rsidRPr="009F6DC7" w:rsidRDefault="004959DF" w:rsidP="004959DF">
            <w:pPr>
              <w:jc w:val="center"/>
              <w:rPr>
                <w:color w:val="000000"/>
                <w:szCs w:val="22"/>
              </w:rPr>
            </w:pPr>
            <w:r>
              <w:rPr>
                <w:color w:val="000000"/>
                <w:szCs w:val="22"/>
              </w:rPr>
              <w:t>84,073</w:t>
            </w:r>
          </w:p>
        </w:tc>
      </w:tr>
    </w:tbl>
    <w:p w14:paraId="365AB14B" w14:textId="77777777" w:rsidR="00A92122" w:rsidRDefault="00A92122" w:rsidP="00A92122">
      <w:pPr>
        <w:spacing w:after="0"/>
        <w:rPr>
          <w:highlight w:val="yellow"/>
        </w:rPr>
      </w:pPr>
      <w:r>
        <w:rPr>
          <w:highlight w:val="yellow"/>
        </w:rPr>
        <w:br w:type="page"/>
      </w:r>
    </w:p>
    <w:p w14:paraId="505068A8" w14:textId="1E0F62F3" w:rsidR="00A92122" w:rsidRPr="00BA6AD6" w:rsidRDefault="00A92122" w:rsidP="00BA6AD6">
      <w:pPr>
        <w:pStyle w:val="Heading5"/>
        <w:spacing w:after="240"/>
        <w:ind w:left="0" w:firstLine="0"/>
        <w:rPr>
          <w:szCs w:val="22"/>
        </w:rPr>
      </w:pPr>
      <w:r w:rsidRPr="0028093C">
        <w:rPr>
          <w:szCs w:val="22"/>
        </w:rPr>
        <w:lastRenderedPageBreak/>
        <w:t>T</w:t>
      </w:r>
      <w:r w:rsidR="00FB3947" w:rsidRPr="0028093C">
        <w:rPr>
          <w:szCs w:val="22"/>
        </w:rPr>
        <w:t>able 9-16</w:t>
      </w:r>
      <w:r w:rsidRPr="0028093C">
        <w:rPr>
          <w:szCs w:val="22"/>
        </w:rPr>
        <w:t>.</w:t>
      </w:r>
      <w:r w:rsidRPr="001D7668">
        <w:rPr>
          <w:szCs w:val="22"/>
        </w:rPr>
        <w:t xml:space="preserve"> Estimates</w:t>
      </w:r>
      <w:r w:rsidRPr="009A2174">
        <w:rPr>
          <w:szCs w:val="22"/>
        </w:rPr>
        <w:t xml:space="preserve"> of key parameters with Hessian est</w:t>
      </w:r>
      <w:r w:rsidR="009A2174" w:rsidRPr="009A2174">
        <w:rPr>
          <w:szCs w:val="22"/>
        </w:rPr>
        <w:t>imates of standard deviation (</w:t>
      </w:r>
      <w:r w:rsidR="009A2174" w:rsidRPr="009A2174">
        <w:rPr>
          <w:rFonts w:ascii="Symbol" w:hAnsi="Symbol" w:cs="Arial"/>
          <w:i/>
          <w:iCs/>
          <w:color w:val="000000"/>
          <w:szCs w:val="22"/>
        </w:rPr>
        <w:t></w:t>
      </w:r>
      <w:r w:rsidR="009A2174" w:rsidRPr="009A2174">
        <w:rPr>
          <w:rFonts w:ascii="Symbol" w:hAnsi="Symbol" w:cs="Arial"/>
          <w:iCs/>
          <w:color w:val="000000"/>
          <w:szCs w:val="22"/>
        </w:rPr>
        <w:t></w:t>
      </w:r>
      <w:r w:rsidR="009A2174" w:rsidRPr="009A2174">
        <w:rPr>
          <w:szCs w:val="22"/>
        </w:rPr>
        <w:t>, MCMC standard deviations (</w:t>
      </w:r>
      <w:r w:rsidR="009A2174" w:rsidRPr="009A2174">
        <w:rPr>
          <w:rFonts w:ascii="Symbol" w:hAnsi="Symbol" w:cs="Arial"/>
          <w:i/>
          <w:iCs/>
          <w:color w:val="000000"/>
          <w:szCs w:val="22"/>
        </w:rPr>
        <w:t></w:t>
      </w:r>
      <w:r w:rsidR="009A2174" w:rsidRPr="009A2174">
        <w:rPr>
          <w:rFonts w:ascii="Symbol" w:hAnsi="Symbol" w:cs="Arial"/>
          <w:iCs/>
          <w:color w:val="000000"/>
          <w:szCs w:val="22"/>
        </w:rPr>
        <w:t></w:t>
      </w:r>
      <w:r w:rsidR="009A2174" w:rsidRPr="009A2174">
        <w:rPr>
          <w:szCs w:val="22"/>
        </w:rPr>
        <w:t>MCMC))</w:t>
      </w:r>
      <w:r w:rsidRPr="009A2174">
        <w:rPr>
          <w:szCs w:val="22"/>
        </w:rPr>
        <w:t xml:space="preserve"> and 95% Bayesian credible intervals (BCI) derived from MCMC simulations.</w:t>
      </w:r>
    </w:p>
    <w:tbl>
      <w:tblPr>
        <w:tblW w:w="9127" w:type="dxa"/>
        <w:tblInd w:w="93" w:type="dxa"/>
        <w:tblLook w:val="04A0" w:firstRow="1" w:lastRow="0" w:firstColumn="1" w:lastColumn="0" w:noHBand="0" w:noVBand="1"/>
      </w:tblPr>
      <w:tblGrid>
        <w:gridCol w:w="1185"/>
        <w:gridCol w:w="1042"/>
        <w:gridCol w:w="1200"/>
        <w:gridCol w:w="1200"/>
        <w:gridCol w:w="1100"/>
        <w:gridCol w:w="1100"/>
        <w:gridCol w:w="1100"/>
        <w:gridCol w:w="1200"/>
      </w:tblGrid>
      <w:tr w:rsidR="00A92122" w:rsidRPr="00EC0C85" w14:paraId="6F9DFC6A" w14:textId="77777777" w:rsidTr="00A92122">
        <w:trPr>
          <w:trHeight w:val="288"/>
        </w:trPr>
        <w:tc>
          <w:tcPr>
            <w:tcW w:w="1185" w:type="dxa"/>
            <w:tcBorders>
              <w:top w:val="single" w:sz="8" w:space="0" w:color="auto"/>
              <w:left w:val="nil"/>
              <w:bottom w:val="single" w:sz="8" w:space="0" w:color="auto"/>
              <w:right w:val="nil"/>
            </w:tcBorders>
            <w:shd w:val="clear" w:color="auto" w:fill="auto"/>
            <w:noWrap/>
            <w:vAlign w:val="center"/>
            <w:hideMark/>
          </w:tcPr>
          <w:p w14:paraId="37CBC9C7" w14:textId="77777777" w:rsidR="00A92122" w:rsidRPr="00EC0C85" w:rsidRDefault="00A92122" w:rsidP="00A92122">
            <w:pPr>
              <w:spacing w:after="0"/>
              <w:rPr>
                <w:color w:val="000000"/>
                <w:sz w:val="20"/>
              </w:rPr>
            </w:pPr>
            <w:r w:rsidRPr="00EC0C85">
              <w:rPr>
                <w:color w:val="000000"/>
              </w:rPr>
              <w:t>Parameter</w:t>
            </w:r>
          </w:p>
        </w:tc>
        <w:tc>
          <w:tcPr>
            <w:tcW w:w="1042" w:type="dxa"/>
            <w:tcBorders>
              <w:top w:val="single" w:sz="8" w:space="0" w:color="auto"/>
              <w:left w:val="nil"/>
              <w:bottom w:val="single" w:sz="8" w:space="0" w:color="auto"/>
              <w:right w:val="nil"/>
            </w:tcBorders>
            <w:shd w:val="clear" w:color="auto" w:fill="auto"/>
            <w:noWrap/>
            <w:vAlign w:val="center"/>
            <w:hideMark/>
          </w:tcPr>
          <w:p w14:paraId="20089B7B" w14:textId="77777777" w:rsidR="00A92122" w:rsidRPr="00EC0C85" w:rsidRDefault="00A92122" w:rsidP="00A92122">
            <w:pPr>
              <w:spacing w:after="0"/>
              <w:jc w:val="center"/>
              <w:rPr>
                <w:rFonts w:ascii="Symbol" w:hAnsi="Symbol"/>
                <w:i/>
                <w:iCs/>
                <w:color w:val="000000"/>
                <w:sz w:val="20"/>
              </w:rPr>
            </w:pPr>
            <w:r w:rsidRPr="00EC0C85">
              <w:rPr>
                <w:rFonts w:ascii="Symbol" w:hAnsi="Symbol" w:cs="Arial"/>
                <w:i/>
                <w:iCs/>
                <w:color w:val="000000"/>
                <w:sz w:val="20"/>
              </w:rPr>
              <w:t></w:t>
            </w:r>
          </w:p>
        </w:tc>
        <w:tc>
          <w:tcPr>
            <w:tcW w:w="1200" w:type="dxa"/>
            <w:tcBorders>
              <w:top w:val="single" w:sz="8" w:space="0" w:color="auto"/>
              <w:left w:val="nil"/>
              <w:bottom w:val="single" w:sz="8" w:space="0" w:color="auto"/>
              <w:right w:val="nil"/>
            </w:tcBorders>
            <w:shd w:val="clear" w:color="auto" w:fill="auto"/>
            <w:noWrap/>
            <w:vAlign w:val="center"/>
            <w:hideMark/>
          </w:tcPr>
          <w:p w14:paraId="05417C67" w14:textId="77777777" w:rsidR="00A92122" w:rsidRPr="00EC0C85" w:rsidRDefault="00A92122" w:rsidP="00A92122">
            <w:pPr>
              <w:spacing w:after="0"/>
              <w:jc w:val="center"/>
              <w:rPr>
                <w:rFonts w:ascii="Symbol" w:hAnsi="Symbol"/>
                <w:i/>
                <w:iCs/>
                <w:color w:val="000000"/>
                <w:sz w:val="20"/>
              </w:rPr>
            </w:pPr>
            <w:r w:rsidRPr="00EC0C85">
              <w:rPr>
                <w:rFonts w:ascii="Symbol" w:hAnsi="Symbol" w:cs="Arial"/>
                <w:i/>
                <w:iCs/>
                <w:color w:val="000000"/>
                <w:sz w:val="20"/>
              </w:rPr>
              <w:t></w:t>
            </w:r>
            <w:r w:rsidRPr="00EC0C85">
              <w:rPr>
                <w:rFonts w:ascii="Symbol" w:hAnsi="Symbol" w:cs="Arial"/>
                <w:i/>
                <w:iCs/>
                <w:color w:val="000000"/>
                <w:sz w:val="20"/>
              </w:rPr>
              <w:t></w:t>
            </w:r>
            <w:r w:rsidRPr="00EC0C85">
              <w:rPr>
                <w:color w:val="000000"/>
                <w:sz w:val="20"/>
              </w:rPr>
              <w:t>(MCMC)</w:t>
            </w:r>
          </w:p>
        </w:tc>
        <w:tc>
          <w:tcPr>
            <w:tcW w:w="1200" w:type="dxa"/>
            <w:tcBorders>
              <w:top w:val="single" w:sz="8" w:space="0" w:color="auto"/>
              <w:left w:val="nil"/>
              <w:bottom w:val="single" w:sz="8" w:space="0" w:color="auto"/>
              <w:right w:val="nil"/>
            </w:tcBorders>
            <w:shd w:val="clear" w:color="auto" w:fill="auto"/>
            <w:noWrap/>
            <w:vAlign w:val="center"/>
            <w:hideMark/>
          </w:tcPr>
          <w:p w14:paraId="3C4E302B" w14:textId="77777777" w:rsidR="00A92122" w:rsidRPr="00EC0C85" w:rsidRDefault="00A92122" w:rsidP="00A92122">
            <w:pPr>
              <w:spacing w:after="0"/>
              <w:jc w:val="center"/>
              <w:rPr>
                <w:color w:val="000000"/>
                <w:sz w:val="20"/>
              </w:rPr>
            </w:pPr>
            <w:r w:rsidRPr="00EC0C85">
              <w:rPr>
                <w:color w:val="000000"/>
                <w:sz w:val="20"/>
              </w:rPr>
              <w:t>Median (MCMC)</w:t>
            </w:r>
          </w:p>
        </w:tc>
        <w:tc>
          <w:tcPr>
            <w:tcW w:w="1100" w:type="dxa"/>
            <w:tcBorders>
              <w:top w:val="single" w:sz="8" w:space="0" w:color="auto"/>
              <w:left w:val="nil"/>
              <w:bottom w:val="single" w:sz="8" w:space="0" w:color="auto"/>
              <w:right w:val="nil"/>
            </w:tcBorders>
            <w:shd w:val="clear" w:color="auto" w:fill="auto"/>
            <w:noWrap/>
            <w:vAlign w:val="center"/>
            <w:hideMark/>
          </w:tcPr>
          <w:p w14:paraId="1E9AB6AB" w14:textId="77777777" w:rsidR="00A92122" w:rsidRPr="00EC0C85" w:rsidRDefault="00A92122" w:rsidP="00A92122">
            <w:pPr>
              <w:spacing w:after="0"/>
              <w:jc w:val="center"/>
              <w:rPr>
                <w:rFonts w:ascii="Symbol" w:hAnsi="Symbol"/>
                <w:i/>
                <w:iCs/>
                <w:color w:val="000000"/>
                <w:sz w:val="20"/>
              </w:rPr>
            </w:pPr>
            <w:r w:rsidRPr="00EC0C85">
              <w:rPr>
                <w:rFonts w:ascii="Symbol" w:hAnsi="Symbol" w:cs="Arial"/>
                <w:i/>
                <w:iCs/>
                <w:color w:val="000000"/>
                <w:sz w:val="20"/>
              </w:rPr>
              <w:t></w:t>
            </w:r>
          </w:p>
        </w:tc>
        <w:tc>
          <w:tcPr>
            <w:tcW w:w="1100" w:type="dxa"/>
            <w:tcBorders>
              <w:top w:val="single" w:sz="8" w:space="0" w:color="auto"/>
              <w:left w:val="nil"/>
              <w:bottom w:val="single" w:sz="8" w:space="0" w:color="auto"/>
              <w:right w:val="nil"/>
            </w:tcBorders>
            <w:shd w:val="clear" w:color="auto" w:fill="auto"/>
            <w:noWrap/>
            <w:vAlign w:val="center"/>
            <w:hideMark/>
          </w:tcPr>
          <w:p w14:paraId="305E77D1" w14:textId="77777777" w:rsidR="00A92122" w:rsidRPr="00EC0C85" w:rsidRDefault="00A92122" w:rsidP="00A92122">
            <w:pPr>
              <w:spacing w:after="0"/>
              <w:jc w:val="center"/>
              <w:rPr>
                <w:rFonts w:ascii="Symbol" w:hAnsi="Symbol"/>
                <w:i/>
                <w:iCs/>
                <w:color w:val="000000"/>
                <w:sz w:val="20"/>
              </w:rPr>
            </w:pPr>
            <w:r w:rsidRPr="00EC0C85">
              <w:rPr>
                <w:rFonts w:ascii="Symbol" w:hAnsi="Symbol" w:cs="Arial"/>
                <w:i/>
                <w:iCs/>
                <w:color w:val="000000"/>
                <w:sz w:val="20"/>
              </w:rPr>
              <w:t></w:t>
            </w:r>
            <w:r w:rsidRPr="00EC0C85">
              <w:rPr>
                <w:rFonts w:ascii="Symbol" w:hAnsi="Symbol" w:cs="Arial"/>
                <w:color w:val="000000"/>
                <w:sz w:val="20"/>
              </w:rPr>
              <w:t></w:t>
            </w:r>
            <w:r w:rsidRPr="00EC0C85">
              <w:rPr>
                <w:color w:val="000000"/>
                <w:sz w:val="20"/>
              </w:rPr>
              <w:t>MCMC</w:t>
            </w:r>
            <w:r w:rsidRPr="00EC0C85">
              <w:rPr>
                <w:rFonts w:ascii="Symbol" w:hAnsi="Symbol" w:cs="Arial"/>
                <w:color w:val="000000"/>
                <w:sz w:val="20"/>
              </w:rPr>
              <w:t></w:t>
            </w:r>
          </w:p>
        </w:tc>
        <w:tc>
          <w:tcPr>
            <w:tcW w:w="1100" w:type="dxa"/>
            <w:tcBorders>
              <w:top w:val="single" w:sz="8" w:space="0" w:color="auto"/>
              <w:left w:val="nil"/>
              <w:bottom w:val="single" w:sz="8" w:space="0" w:color="auto"/>
              <w:right w:val="nil"/>
            </w:tcBorders>
            <w:shd w:val="clear" w:color="auto" w:fill="auto"/>
            <w:noWrap/>
            <w:vAlign w:val="center"/>
            <w:hideMark/>
          </w:tcPr>
          <w:p w14:paraId="33276185" w14:textId="77777777" w:rsidR="00A92122" w:rsidRPr="00EC0C85" w:rsidRDefault="00A92122" w:rsidP="00A92122">
            <w:pPr>
              <w:spacing w:after="0"/>
              <w:jc w:val="center"/>
              <w:rPr>
                <w:color w:val="000000"/>
                <w:sz w:val="20"/>
              </w:rPr>
            </w:pPr>
            <w:r w:rsidRPr="00EC0C85">
              <w:rPr>
                <w:color w:val="000000"/>
                <w:sz w:val="20"/>
              </w:rPr>
              <w:t>BCI-Lower</w:t>
            </w:r>
          </w:p>
        </w:tc>
        <w:tc>
          <w:tcPr>
            <w:tcW w:w="1200" w:type="dxa"/>
            <w:tcBorders>
              <w:top w:val="single" w:sz="8" w:space="0" w:color="auto"/>
              <w:left w:val="nil"/>
              <w:bottom w:val="single" w:sz="8" w:space="0" w:color="auto"/>
              <w:right w:val="nil"/>
            </w:tcBorders>
            <w:shd w:val="clear" w:color="auto" w:fill="auto"/>
            <w:noWrap/>
            <w:vAlign w:val="center"/>
            <w:hideMark/>
          </w:tcPr>
          <w:p w14:paraId="08D507EE" w14:textId="77777777" w:rsidR="00A92122" w:rsidRPr="00EC0C85" w:rsidRDefault="00A92122" w:rsidP="00A92122">
            <w:pPr>
              <w:spacing w:after="0"/>
              <w:jc w:val="center"/>
              <w:rPr>
                <w:color w:val="000000"/>
                <w:sz w:val="20"/>
              </w:rPr>
            </w:pPr>
            <w:r w:rsidRPr="00EC0C85">
              <w:rPr>
                <w:color w:val="000000"/>
                <w:sz w:val="20"/>
              </w:rPr>
              <w:t>BCI-Upper</w:t>
            </w:r>
          </w:p>
        </w:tc>
      </w:tr>
      <w:tr w:rsidR="00522965" w:rsidRPr="00EC0C85" w14:paraId="106628C8" w14:textId="77777777" w:rsidTr="00522965">
        <w:trPr>
          <w:trHeight w:hRule="exact" w:val="317"/>
        </w:trPr>
        <w:tc>
          <w:tcPr>
            <w:tcW w:w="1185" w:type="dxa"/>
            <w:tcBorders>
              <w:top w:val="nil"/>
              <w:left w:val="nil"/>
              <w:bottom w:val="nil"/>
              <w:right w:val="nil"/>
            </w:tcBorders>
            <w:shd w:val="clear" w:color="auto" w:fill="auto"/>
            <w:noWrap/>
            <w:vAlign w:val="bottom"/>
            <w:hideMark/>
          </w:tcPr>
          <w:p w14:paraId="1AE96F3D" w14:textId="77777777" w:rsidR="00522965" w:rsidRPr="00C4598D" w:rsidRDefault="00522965" w:rsidP="00522965">
            <w:pPr>
              <w:rPr>
                <w:i/>
              </w:rPr>
            </w:pPr>
            <w:r w:rsidRPr="00C4598D">
              <w:rPr>
                <w:i/>
              </w:rPr>
              <w:t>q</w:t>
            </w:r>
          </w:p>
        </w:tc>
        <w:tc>
          <w:tcPr>
            <w:tcW w:w="1042" w:type="dxa"/>
            <w:tcBorders>
              <w:top w:val="nil"/>
              <w:left w:val="nil"/>
              <w:bottom w:val="nil"/>
              <w:right w:val="nil"/>
            </w:tcBorders>
            <w:shd w:val="clear" w:color="auto" w:fill="auto"/>
            <w:noWrap/>
            <w:vAlign w:val="center"/>
            <w:hideMark/>
          </w:tcPr>
          <w:p w14:paraId="085D2D0A" w14:textId="368842CA" w:rsidR="00522965" w:rsidRPr="00722998" w:rsidRDefault="00522965" w:rsidP="00522965">
            <w:pPr>
              <w:spacing w:after="0"/>
              <w:jc w:val="center"/>
              <w:rPr>
                <w:color w:val="000000"/>
                <w:szCs w:val="22"/>
              </w:rPr>
            </w:pPr>
            <w:r>
              <w:rPr>
                <w:color w:val="000000"/>
                <w:szCs w:val="22"/>
              </w:rPr>
              <w:t>1.80</w:t>
            </w:r>
          </w:p>
        </w:tc>
        <w:tc>
          <w:tcPr>
            <w:tcW w:w="1200" w:type="dxa"/>
            <w:tcBorders>
              <w:top w:val="nil"/>
              <w:left w:val="nil"/>
              <w:bottom w:val="nil"/>
              <w:right w:val="nil"/>
            </w:tcBorders>
            <w:shd w:val="clear" w:color="auto" w:fill="auto"/>
            <w:noWrap/>
            <w:vAlign w:val="center"/>
            <w:hideMark/>
          </w:tcPr>
          <w:p w14:paraId="79957CBF" w14:textId="078297B8" w:rsidR="00522965" w:rsidRPr="00722998" w:rsidRDefault="00522965" w:rsidP="00522965">
            <w:pPr>
              <w:jc w:val="center"/>
              <w:rPr>
                <w:color w:val="000000"/>
                <w:szCs w:val="22"/>
              </w:rPr>
            </w:pPr>
            <w:r>
              <w:rPr>
                <w:color w:val="000000"/>
                <w:szCs w:val="22"/>
              </w:rPr>
              <w:t>1.88</w:t>
            </w:r>
          </w:p>
        </w:tc>
        <w:tc>
          <w:tcPr>
            <w:tcW w:w="1200" w:type="dxa"/>
            <w:tcBorders>
              <w:top w:val="nil"/>
              <w:left w:val="nil"/>
              <w:bottom w:val="nil"/>
              <w:right w:val="nil"/>
            </w:tcBorders>
            <w:shd w:val="clear" w:color="auto" w:fill="auto"/>
            <w:noWrap/>
            <w:vAlign w:val="center"/>
            <w:hideMark/>
          </w:tcPr>
          <w:p w14:paraId="76DF9A5A" w14:textId="6C94E7C7" w:rsidR="00522965" w:rsidRPr="00722998" w:rsidRDefault="00522965" w:rsidP="00522965">
            <w:pPr>
              <w:jc w:val="center"/>
              <w:rPr>
                <w:color w:val="000000"/>
                <w:szCs w:val="22"/>
              </w:rPr>
            </w:pPr>
            <w:r>
              <w:rPr>
                <w:color w:val="000000"/>
                <w:szCs w:val="22"/>
              </w:rPr>
              <w:t>1.83</w:t>
            </w:r>
          </w:p>
        </w:tc>
        <w:tc>
          <w:tcPr>
            <w:tcW w:w="1100" w:type="dxa"/>
            <w:tcBorders>
              <w:top w:val="nil"/>
              <w:left w:val="nil"/>
              <w:bottom w:val="nil"/>
              <w:right w:val="nil"/>
            </w:tcBorders>
            <w:shd w:val="clear" w:color="auto" w:fill="auto"/>
            <w:noWrap/>
            <w:vAlign w:val="center"/>
            <w:hideMark/>
          </w:tcPr>
          <w:p w14:paraId="7B316F58" w14:textId="584F5C82" w:rsidR="00522965" w:rsidRPr="00722998" w:rsidRDefault="00522965" w:rsidP="00522965">
            <w:pPr>
              <w:jc w:val="center"/>
              <w:rPr>
                <w:color w:val="000000"/>
                <w:szCs w:val="22"/>
              </w:rPr>
            </w:pPr>
            <w:r>
              <w:rPr>
                <w:color w:val="000000"/>
                <w:szCs w:val="22"/>
              </w:rPr>
              <w:t>0.38</w:t>
            </w:r>
          </w:p>
        </w:tc>
        <w:tc>
          <w:tcPr>
            <w:tcW w:w="1100" w:type="dxa"/>
            <w:tcBorders>
              <w:top w:val="nil"/>
              <w:left w:val="nil"/>
              <w:bottom w:val="nil"/>
              <w:right w:val="nil"/>
            </w:tcBorders>
            <w:shd w:val="clear" w:color="auto" w:fill="auto"/>
            <w:noWrap/>
            <w:vAlign w:val="center"/>
            <w:hideMark/>
          </w:tcPr>
          <w:p w14:paraId="32897E87" w14:textId="548A90A1" w:rsidR="00522965" w:rsidRPr="00722998" w:rsidRDefault="00522965" w:rsidP="00522965">
            <w:pPr>
              <w:jc w:val="center"/>
              <w:rPr>
                <w:color w:val="000000"/>
                <w:szCs w:val="22"/>
              </w:rPr>
            </w:pPr>
            <w:r>
              <w:rPr>
                <w:color w:val="000000"/>
                <w:szCs w:val="22"/>
              </w:rPr>
              <w:t>0.41</w:t>
            </w:r>
          </w:p>
        </w:tc>
        <w:tc>
          <w:tcPr>
            <w:tcW w:w="1100" w:type="dxa"/>
            <w:tcBorders>
              <w:top w:val="nil"/>
              <w:left w:val="nil"/>
              <w:bottom w:val="nil"/>
              <w:right w:val="nil"/>
            </w:tcBorders>
            <w:shd w:val="clear" w:color="auto" w:fill="auto"/>
            <w:noWrap/>
            <w:vAlign w:val="center"/>
            <w:hideMark/>
          </w:tcPr>
          <w:p w14:paraId="5FC7C8BF" w14:textId="14A4E8D3" w:rsidR="00522965" w:rsidRPr="00722998" w:rsidRDefault="00522965" w:rsidP="00522965">
            <w:pPr>
              <w:jc w:val="center"/>
              <w:rPr>
                <w:color w:val="000000"/>
                <w:szCs w:val="22"/>
              </w:rPr>
            </w:pPr>
            <w:r>
              <w:rPr>
                <w:color w:val="000000"/>
                <w:szCs w:val="22"/>
              </w:rPr>
              <w:t>1.20</w:t>
            </w:r>
          </w:p>
        </w:tc>
        <w:tc>
          <w:tcPr>
            <w:tcW w:w="1200" w:type="dxa"/>
            <w:tcBorders>
              <w:top w:val="nil"/>
              <w:left w:val="nil"/>
              <w:bottom w:val="nil"/>
              <w:right w:val="nil"/>
            </w:tcBorders>
            <w:shd w:val="clear" w:color="auto" w:fill="auto"/>
            <w:noWrap/>
            <w:vAlign w:val="center"/>
            <w:hideMark/>
          </w:tcPr>
          <w:p w14:paraId="0E6D4113" w14:textId="1CAC238F" w:rsidR="00522965" w:rsidRPr="00722998" w:rsidRDefault="00522965" w:rsidP="00522965">
            <w:pPr>
              <w:jc w:val="center"/>
              <w:rPr>
                <w:color w:val="000000"/>
                <w:szCs w:val="22"/>
              </w:rPr>
            </w:pPr>
            <w:r>
              <w:rPr>
                <w:color w:val="000000"/>
                <w:szCs w:val="22"/>
              </w:rPr>
              <w:t>2.82</w:t>
            </w:r>
          </w:p>
        </w:tc>
      </w:tr>
      <w:tr w:rsidR="00522965" w:rsidRPr="00EC0C85" w14:paraId="229EBD3D" w14:textId="77777777" w:rsidTr="00522965">
        <w:trPr>
          <w:trHeight w:hRule="exact" w:val="317"/>
        </w:trPr>
        <w:tc>
          <w:tcPr>
            <w:tcW w:w="1185" w:type="dxa"/>
            <w:tcBorders>
              <w:top w:val="nil"/>
              <w:left w:val="nil"/>
              <w:bottom w:val="nil"/>
              <w:right w:val="nil"/>
            </w:tcBorders>
            <w:shd w:val="clear" w:color="auto" w:fill="auto"/>
            <w:noWrap/>
            <w:vAlign w:val="bottom"/>
            <w:hideMark/>
          </w:tcPr>
          <w:p w14:paraId="3A3740F2" w14:textId="77777777" w:rsidR="00522965" w:rsidRPr="00C4598D" w:rsidRDefault="00522965" w:rsidP="00522965">
            <w:pPr>
              <w:rPr>
                <w:i/>
              </w:rPr>
            </w:pPr>
            <w:r w:rsidRPr="00C4598D">
              <w:rPr>
                <w:i/>
              </w:rPr>
              <w:t>M</w:t>
            </w:r>
          </w:p>
        </w:tc>
        <w:tc>
          <w:tcPr>
            <w:tcW w:w="1042" w:type="dxa"/>
            <w:tcBorders>
              <w:top w:val="nil"/>
              <w:left w:val="nil"/>
              <w:bottom w:val="nil"/>
              <w:right w:val="nil"/>
            </w:tcBorders>
            <w:shd w:val="clear" w:color="auto" w:fill="auto"/>
            <w:noWrap/>
            <w:vAlign w:val="center"/>
            <w:hideMark/>
          </w:tcPr>
          <w:p w14:paraId="74C357E8" w14:textId="3D1CE2A2" w:rsidR="00522965" w:rsidRPr="00722998" w:rsidRDefault="00522965" w:rsidP="00522965">
            <w:pPr>
              <w:spacing w:after="0"/>
              <w:jc w:val="center"/>
              <w:rPr>
                <w:color w:val="000000"/>
                <w:szCs w:val="22"/>
              </w:rPr>
            </w:pPr>
            <w:r>
              <w:rPr>
                <w:color w:val="000000"/>
                <w:szCs w:val="22"/>
              </w:rPr>
              <w:t>0.076</w:t>
            </w:r>
          </w:p>
        </w:tc>
        <w:tc>
          <w:tcPr>
            <w:tcW w:w="1200" w:type="dxa"/>
            <w:tcBorders>
              <w:top w:val="nil"/>
              <w:left w:val="nil"/>
              <w:bottom w:val="nil"/>
              <w:right w:val="nil"/>
            </w:tcBorders>
            <w:shd w:val="clear" w:color="auto" w:fill="auto"/>
            <w:noWrap/>
            <w:vAlign w:val="center"/>
            <w:hideMark/>
          </w:tcPr>
          <w:p w14:paraId="051050E0" w14:textId="65A97875" w:rsidR="00522965" w:rsidRPr="00722998" w:rsidRDefault="00522965" w:rsidP="00522965">
            <w:pPr>
              <w:jc w:val="center"/>
              <w:rPr>
                <w:color w:val="000000"/>
                <w:szCs w:val="22"/>
              </w:rPr>
            </w:pPr>
            <w:r>
              <w:rPr>
                <w:color w:val="000000"/>
                <w:szCs w:val="22"/>
              </w:rPr>
              <w:t>0.079</w:t>
            </w:r>
          </w:p>
        </w:tc>
        <w:tc>
          <w:tcPr>
            <w:tcW w:w="1200" w:type="dxa"/>
            <w:tcBorders>
              <w:top w:val="nil"/>
              <w:left w:val="nil"/>
              <w:bottom w:val="nil"/>
              <w:right w:val="nil"/>
            </w:tcBorders>
            <w:shd w:val="clear" w:color="auto" w:fill="auto"/>
            <w:noWrap/>
            <w:vAlign w:val="center"/>
            <w:hideMark/>
          </w:tcPr>
          <w:p w14:paraId="5DFB62F0" w14:textId="6F739258" w:rsidR="00522965" w:rsidRPr="00722998" w:rsidRDefault="00522965" w:rsidP="00522965">
            <w:pPr>
              <w:jc w:val="center"/>
              <w:rPr>
                <w:color w:val="000000"/>
                <w:szCs w:val="22"/>
              </w:rPr>
            </w:pPr>
            <w:r>
              <w:rPr>
                <w:color w:val="000000"/>
                <w:szCs w:val="22"/>
              </w:rPr>
              <w:t>0.079</w:t>
            </w:r>
          </w:p>
        </w:tc>
        <w:tc>
          <w:tcPr>
            <w:tcW w:w="1100" w:type="dxa"/>
            <w:tcBorders>
              <w:top w:val="nil"/>
              <w:left w:val="nil"/>
              <w:bottom w:val="nil"/>
              <w:right w:val="nil"/>
            </w:tcBorders>
            <w:shd w:val="clear" w:color="auto" w:fill="auto"/>
            <w:noWrap/>
            <w:vAlign w:val="center"/>
            <w:hideMark/>
          </w:tcPr>
          <w:p w14:paraId="100F688F" w14:textId="18C0016D" w:rsidR="00522965" w:rsidRPr="00722998" w:rsidRDefault="00522965" w:rsidP="00522965">
            <w:pPr>
              <w:jc w:val="center"/>
              <w:rPr>
                <w:color w:val="000000"/>
                <w:szCs w:val="22"/>
              </w:rPr>
            </w:pPr>
            <w:r>
              <w:rPr>
                <w:color w:val="000000"/>
                <w:szCs w:val="22"/>
              </w:rPr>
              <w:t>0.006</w:t>
            </w:r>
          </w:p>
        </w:tc>
        <w:tc>
          <w:tcPr>
            <w:tcW w:w="1100" w:type="dxa"/>
            <w:tcBorders>
              <w:top w:val="nil"/>
              <w:left w:val="nil"/>
              <w:bottom w:val="nil"/>
              <w:right w:val="nil"/>
            </w:tcBorders>
            <w:shd w:val="clear" w:color="auto" w:fill="auto"/>
            <w:noWrap/>
            <w:vAlign w:val="center"/>
            <w:hideMark/>
          </w:tcPr>
          <w:p w14:paraId="3A2AE17C" w14:textId="31D75F6E" w:rsidR="00522965" w:rsidRPr="00722998" w:rsidRDefault="00522965" w:rsidP="00522965">
            <w:pPr>
              <w:jc w:val="center"/>
              <w:rPr>
                <w:color w:val="000000"/>
                <w:szCs w:val="22"/>
              </w:rPr>
            </w:pPr>
            <w:r>
              <w:rPr>
                <w:color w:val="000000"/>
                <w:szCs w:val="22"/>
              </w:rPr>
              <w:t>0.007</w:t>
            </w:r>
          </w:p>
        </w:tc>
        <w:tc>
          <w:tcPr>
            <w:tcW w:w="1100" w:type="dxa"/>
            <w:tcBorders>
              <w:top w:val="nil"/>
              <w:left w:val="nil"/>
              <w:bottom w:val="nil"/>
              <w:right w:val="nil"/>
            </w:tcBorders>
            <w:shd w:val="clear" w:color="auto" w:fill="auto"/>
            <w:noWrap/>
            <w:vAlign w:val="center"/>
            <w:hideMark/>
          </w:tcPr>
          <w:p w14:paraId="1A1919FB" w14:textId="51D97739" w:rsidR="00522965" w:rsidRPr="00722998" w:rsidRDefault="00522965" w:rsidP="00522965">
            <w:pPr>
              <w:jc w:val="center"/>
              <w:rPr>
                <w:color w:val="000000"/>
                <w:szCs w:val="22"/>
              </w:rPr>
            </w:pPr>
            <w:r>
              <w:rPr>
                <w:color w:val="000000"/>
                <w:szCs w:val="22"/>
              </w:rPr>
              <w:t>0.066</w:t>
            </w:r>
          </w:p>
        </w:tc>
        <w:tc>
          <w:tcPr>
            <w:tcW w:w="1200" w:type="dxa"/>
            <w:tcBorders>
              <w:top w:val="nil"/>
              <w:left w:val="nil"/>
              <w:bottom w:val="nil"/>
              <w:right w:val="nil"/>
            </w:tcBorders>
            <w:shd w:val="clear" w:color="auto" w:fill="auto"/>
            <w:noWrap/>
            <w:vAlign w:val="center"/>
            <w:hideMark/>
          </w:tcPr>
          <w:p w14:paraId="5006740B" w14:textId="3B358E8E" w:rsidR="00522965" w:rsidRPr="00722998" w:rsidRDefault="00522965" w:rsidP="00522965">
            <w:pPr>
              <w:jc w:val="center"/>
              <w:rPr>
                <w:color w:val="000000"/>
                <w:szCs w:val="22"/>
              </w:rPr>
            </w:pPr>
            <w:r>
              <w:rPr>
                <w:color w:val="000000"/>
                <w:szCs w:val="22"/>
              </w:rPr>
              <w:t>0.093</w:t>
            </w:r>
          </w:p>
        </w:tc>
      </w:tr>
      <w:tr w:rsidR="00522965" w:rsidRPr="00EC0C85" w14:paraId="452FE36D" w14:textId="77777777" w:rsidTr="00522965">
        <w:trPr>
          <w:trHeight w:hRule="exact" w:val="317"/>
        </w:trPr>
        <w:tc>
          <w:tcPr>
            <w:tcW w:w="1185" w:type="dxa"/>
            <w:tcBorders>
              <w:top w:val="nil"/>
              <w:left w:val="nil"/>
              <w:bottom w:val="nil"/>
              <w:right w:val="nil"/>
            </w:tcBorders>
            <w:shd w:val="clear" w:color="auto" w:fill="auto"/>
            <w:noWrap/>
            <w:vAlign w:val="bottom"/>
            <w:hideMark/>
          </w:tcPr>
          <w:p w14:paraId="3ECE8E93" w14:textId="77777777" w:rsidR="00522965" w:rsidRPr="00C4598D" w:rsidRDefault="00522965" w:rsidP="00522965">
            <w:pPr>
              <w:rPr>
                <w:i/>
              </w:rPr>
            </w:pPr>
            <w:r w:rsidRPr="00C4598D">
              <w:rPr>
                <w:i/>
              </w:rPr>
              <w:t>F</w:t>
            </w:r>
            <w:r w:rsidRPr="00C4598D">
              <w:rPr>
                <w:i/>
                <w:vertAlign w:val="subscript"/>
              </w:rPr>
              <w:t>40</w:t>
            </w:r>
            <w:r>
              <w:rPr>
                <w:i/>
                <w:vertAlign w:val="subscript"/>
              </w:rPr>
              <w:t>%</w:t>
            </w:r>
          </w:p>
        </w:tc>
        <w:tc>
          <w:tcPr>
            <w:tcW w:w="1042" w:type="dxa"/>
            <w:tcBorders>
              <w:top w:val="nil"/>
              <w:left w:val="nil"/>
              <w:bottom w:val="nil"/>
              <w:right w:val="nil"/>
            </w:tcBorders>
            <w:shd w:val="clear" w:color="auto" w:fill="auto"/>
            <w:noWrap/>
            <w:vAlign w:val="center"/>
            <w:hideMark/>
          </w:tcPr>
          <w:p w14:paraId="154066D6" w14:textId="7DF89D09" w:rsidR="00522965" w:rsidRPr="00722998" w:rsidRDefault="00522965" w:rsidP="00522965">
            <w:pPr>
              <w:spacing w:after="0"/>
              <w:jc w:val="center"/>
              <w:rPr>
                <w:color w:val="000000"/>
                <w:szCs w:val="22"/>
              </w:rPr>
            </w:pPr>
            <w:r>
              <w:rPr>
                <w:color w:val="000000"/>
                <w:szCs w:val="22"/>
              </w:rPr>
              <w:t>0.100</w:t>
            </w:r>
          </w:p>
        </w:tc>
        <w:tc>
          <w:tcPr>
            <w:tcW w:w="1200" w:type="dxa"/>
            <w:tcBorders>
              <w:top w:val="nil"/>
              <w:left w:val="nil"/>
              <w:bottom w:val="nil"/>
              <w:right w:val="nil"/>
            </w:tcBorders>
            <w:shd w:val="clear" w:color="auto" w:fill="auto"/>
            <w:noWrap/>
            <w:vAlign w:val="center"/>
            <w:hideMark/>
          </w:tcPr>
          <w:p w14:paraId="62B5D384" w14:textId="28F21EE8" w:rsidR="00522965" w:rsidRPr="00722998" w:rsidRDefault="00522965" w:rsidP="00522965">
            <w:pPr>
              <w:jc w:val="center"/>
              <w:rPr>
                <w:color w:val="000000"/>
                <w:szCs w:val="22"/>
              </w:rPr>
            </w:pPr>
            <w:r>
              <w:rPr>
                <w:color w:val="000000"/>
                <w:szCs w:val="22"/>
              </w:rPr>
              <w:t>0.124</w:t>
            </w:r>
          </w:p>
        </w:tc>
        <w:tc>
          <w:tcPr>
            <w:tcW w:w="1200" w:type="dxa"/>
            <w:tcBorders>
              <w:top w:val="nil"/>
              <w:left w:val="nil"/>
              <w:bottom w:val="nil"/>
              <w:right w:val="nil"/>
            </w:tcBorders>
            <w:shd w:val="clear" w:color="auto" w:fill="auto"/>
            <w:noWrap/>
            <w:vAlign w:val="center"/>
            <w:hideMark/>
          </w:tcPr>
          <w:p w14:paraId="74805C7F" w14:textId="550E8B10" w:rsidR="00522965" w:rsidRPr="00722998" w:rsidRDefault="00522965" w:rsidP="00522965">
            <w:pPr>
              <w:jc w:val="center"/>
              <w:rPr>
                <w:color w:val="000000"/>
                <w:szCs w:val="22"/>
              </w:rPr>
            </w:pPr>
            <w:r>
              <w:rPr>
                <w:color w:val="000000"/>
                <w:szCs w:val="22"/>
              </w:rPr>
              <w:t>0.115</w:t>
            </w:r>
          </w:p>
        </w:tc>
        <w:tc>
          <w:tcPr>
            <w:tcW w:w="1100" w:type="dxa"/>
            <w:tcBorders>
              <w:top w:val="nil"/>
              <w:left w:val="nil"/>
              <w:bottom w:val="nil"/>
              <w:right w:val="nil"/>
            </w:tcBorders>
            <w:shd w:val="clear" w:color="auto" w:fill="auto"/>
            <w:noWrap/>
            <w:vAlign w:val="center"/>
            <w:hideMark/>
          </w:tcPr>
          <w:p w14:paraId="7B696367" w14:textId="6DA397DF" w:rsidR="00522965" w:rsidRPr="00722998" w:rsidRDefault="00522965" w:rsidP="00522965">
            <w:pPr>
              <w:jc w:val="center"/>
              <w:rPr>
                <w:color w:val="000000"/>
                <w:szCs w:val="22"/>
              </w:rPr>
            </w:pPr>
            <w:r>
              <w:rPr>
                <w:color w:val="000000"/>
                <w:szCs w:val="22"/>
              </w:rPr>
              <w:t>0.027</w:t>
            </w:r>
          </w:p>
        </w:tc>
        <w:tc>
          <w:tcPr>
            <w:tcW w:w="1100" w:type="dxa"/>
            <w:tcBorders>
              <w:top w:val="nil"/>
              <w:left w:val="nil"/>
              <w:bottom w:val="nil"/>
              <w:right w:val="nil"/>
            </w:tcBorders>
            <w:shd w:val="clear" w:color="auto" w:fill="auto"/>
            <w:noWrap/>
            <w:vAlign w:val="center"/>
            <w:hideMark/>
          </w:tcPr>
          <w:p w14:paraId="15175C95" w14:textId="618D1713" w:rsidR="00522965" w:rsidRPr="00722998" w:rsidRDefault="00522965" w:rsidP="00522965">
            <w:pPr>
              <w:jc w:val="center"/>
              <w:rPr>
                <w:color w:val="000000"/>
                <w:szCs w:val="22"/>
              </w:rPr>
            </w:pPr>
            <w:r>
              <w:rPr>
                <w:color w:val="000000"/>
                <w:szCs w:val="22"/>
              </w:rPr>
              <w:t>0.047</w:t>
            </w:r>
          </w:p>
        </w:tc>
        <w:tc>
          <w:tcPr>
            <w:tcW w:w="1100" w:type="dxa"/>
            <w:tcBorders>
              <w:top w:val="nil"/>
              <w:left w:val="nil"/>
              <w:bottom w:val="nil"/>
              <w:right w:val="nil"/>
            </w:tcBorders>
            <w:shd w:val="clear" w:color="auto" w:fill="auto"/>
            <w:noWrap/>
            <w:vAlign w:val="center"/>
            <w:hideMark/>
          </w:tcPr>
          <w:p w14:paraId="3C4784D7" w14:textId="305594D3" w:rsidR="00522965" w:rsidRPr="00722998" w:rsidRDefault="00522965" w:rsidP="00522965">
            <w:pPr>
              <w:jc w:val="center"/>
              <w:rPr>
                <w:color w:val="000000"/>
                <w:szCs w:val="22"/>
              </w:rPr>
            </w:pPr>
            <w:r>
              <w:rPr>
                <w:color w:val="000000"/>
                <w:szCs w:val="22"/>
              </w:rPr>
              <w:t>0.065</w:t>
            </w:r>
          </w:p>
        </w:tc>
        <w:tc>
          <w:tcPr>
            <w:tcW w:w="1200" w:type="dxa"/>
            <w:tcBorders>
              <w:top w:val="nil"/>
              <w:left w:val="nil"/>
              <w:bottom w:val="nil"/>
              <w:right w:val="nil"/>
            </w:tcBorders>
            <w:shd w:val="clear" w:color="auto" w:fill="auto"/>
            <w:noWrap/>
            <w:vAlign w:val="center"/>
            <w:hideMark/>
          </w:tcPr>
          <w:p w14:paraId="1EBFF53D" w14:textId="1F75D781" w:rsidR="00522965" w:rsidRPr="00722998" w:rsidRDefault="00522965" w:rsidP="00522965">
            <w:pPr>
              <w:jc w:val="center"/>
              <w:rPr>
                <w:color w:val="000000"/>
                <w:szCs w:val="22"/>
              </w:rPr>
            </w:pPr>
            <w:r>
              <w:rPr>
                <w:color w:val="000000"/>
                <w:szCs w:val="22"/>
              </w:rPr>
              <w:t>0.242</w:t>
            </w:r>
          </w:p>
        </w:tc>
      </w:tr>
      <w:tr w:rsidR="00522965" w:rsidRPr="00EC0C85" w14:paraId="1EFFE8CD" w14:textId="77777777" w:rsidTr="00522965">
        <w:trPr>
          <w:trHeight w:hRule="exact" w:val="317"/>
        </w:trPr>
        <w:tc>
          <w:tcPr>
            <w:tcW w:w="1185" w:type="dxa"/>
            <w:tcBorders>
              <w:top w:val="nil"/>
              <w:left w:val="nil"/>
              <w:right w:val="nil"/>
            </w:tcBorders>
            <w:shd w:val="clear" w:color="auto" w:fill="auto"/>
            <w:noWrap/>
            <w:vAlign w:val="bottom"/>
            <w:hideMark/>
          </w:tcPr>
          <w:p w14:paraId="5934A443" w14:textId="0DEF62F0" w:rsidR="00522965" w:rsidRPr="00C4598D" w:rsidRDefault="00522965" w:rsidP="00522965">
            <w:pPr>
              <w:rPr>
                <w:i/>
              </w:rPr>
            </w:pPr>
            <w:r>
              <w:rPr>
                <w:i/>
              </w:rPr>
              <w:t>2020</w:t>
            </w:r>
            <w:r w:rsidRPr="00C4598D">
              <w:rPr>
                <w:i/>
              </w:rPr>
              <w:t xml:space="preserve"> SSB</w:t>
            </w:r>
          </w:p>
        </w:tc>
        <w:tc>
          <w:tcPr>
            <w:tcW w:w="1042" w:type="dxa"/>
            <w:tcBorders>
              <w:top w:val="nil"/>
              <w:left w:val="nil"/>
              <w:right w:val="nil"/>
            </w:tcBorders>
            <w:shd w:val="clear" w:color="auto" w:fill="auto"/>
            <w:noWrap/>
            <w:vAlign w:val="center"/>
            <w:hideMark/>
          </w:tcPr>
          <w:p w14:paraId="538E8C1C" w14:textId="12E98197" w:rsidR="00522965" w:rsidRPr="00722998" w:rsidRDefault="00522965" w:rsidP="00522965">
            <w:pPr>
              <w:spacing w:after="0"/>
              <w:jc w:val="center"/>
              <w:rPr>
                <w:color w:val="000000"/>
                <w:szCs w:val="22"/>
              </w:rPr>
            </w:pPr>
            <w:r>
              <w:rPr>
                <w:color w:val="000000"/>
                <w:szCs w:val="22"/>
              </w:rPr>
              <w:t>207,010</w:t>
            </w:r>
          </w:p>
        </w:tc>
        <w:tc>
          <w:tcPr>
            <w:tcW w:w="1200" w:type="dxa"/>
            <w:tcBorders>
              <w:top w:val="nil"/>
              <w:left w:val="nil"/>
              <w:right w:val="nil"/>
            </w:tcBorders>
            <w:shd w:val="clear" w:color="auto" w:fill="auto"/>
            <w:noWrap/>
            <w:vAlign w:val="center"/>
            <w:hideMark/>
          </w:tcPr>
          <w:p w14:paraId="1EA1EBFC" w14:textId="30792CE2" w:rsidR="00522965" w:rsidRPr="00722998" w:rsidRDefault="00522965" w:rsidP="00522965">
            <w:pPr>
              <w:jc w:val="center"/>
              <w:rPr>
                <w:color w:val="000000"/>
                <w:szCs w:val="22"/>
              </w:rPr>
            </w:pPr>
            <w:r>
              <w:rPr>
                <w:color w:val="000000"/>
                <w:szCs w:val="22"/>
              </w:rPr>
              <w:t>213,320</w:t>
            </w:r>
          </w:p>
        </w:tc>
        <w:tc>
          <w:tcPr>
            <w:tcW w:w="1200" w:type="dxa"/>
            <w:tcBorders>
              <w:top w:val="nil"/>
              <w:left w:val="nil"/>
              <w:right w:val="nil"/>
            </w:tcBorders>
            <w:shd w:val="clear" w:color="auto" w:fill="auto"/>
            <w:noWrap/>
            <w:vAlign w:val="center"/>
            <w:hideMark/>
          </w:tcPr>
          <w:p w14:paraId="44E6E5E8" w14:textId="3F669F17" w:rsidR="00522965" w:rsidRPr="00722998" w:rsidRDefault="00522965" w:rsidP="00522965">
            <w:pPr>
              <w:jc w:val="center"/>
              <w:rPr>
                <w:color w:val="000000"/>
                <w:szCs w:val="22"/>
              </w:rPr>
            </w:pPr>
            <w:r>
              <w:rPr>
                <w:color w:val="000000"/>
                <w:szCs w:val="22"/>
              </w:rPr>
              <w:t>208,064</w:t>
            </w:r>
          </w:p>
        </w:tc>
        <w:tc>
          <w:tcPr>
            <w:tcW w:w="1100" w:type="dxa"/>
            <w:tcBorders>
              <w:top w:val="nil"/>
              <w:left w:val="nil"/>
              <w:right w:val="nil"/>
            </w:tcBorders>
            <w:shd w:val="clear" w:color="auto" w:fill="auto"/>
            <w:noWrap/>
            <w:vAlign w:val="center"/>
            <w:hideMark/>
          </w:tcPr>
          <w:p w14:paraId="690EDA6F" w14:textId="06DC073D" w:rsidR="00522965" w:rsidRPr="00722998" w:rsidRDefault="00522965" w:rsidP="00522965">
            <w:pPr>
              <w:jc w:val="center"/>
              <w:rPr>
                <w:color w:val="000000"/>
                <w:szCs w:val="22"/>
              </w:rPr>
            </w:pPr>
            <w:r>
              <w:rPr>
                <w:color w:val="000000"/>
                <w:szCs w:val="22"/>
              </w:rPr>
              <w:t>46,957</w:t>
            </w:r>
          </w:p>
        </w:tc>
        <w:tc>
          <w:tcPr>
            <w:tcW w:w="1100" w:type="dxa"/>
            <w:tcBorders>
              <w:top w:val="nil"/>
              <w:left w:val="nil"/>
              <w:right w:val="nil"/>
            </w:tcBorders>
            <w:shd w:val="clear" w:color="auto" w:fill="auto"/>
            <w:noWrap/>
            <w:vAlign w:val="center"/>
            <w:hideMark/>
          </w:tcPr>
          <w:p w14:paraId="79DEB667" w14:textId="3AD9F0AF" w:rsidR="00522965" w:rsidRPr="00722998" w:rsidRDefault="00522965" w:rsidP="00522965">
            <w:pPr>
              <w:jc w:val="center"/>
              <w:rPr>
                <w:color w:val="000000"/>
                <w:szCs w:val="22"/>
              </w:rPr>
            </w:pPr>
            <w:r>
              <w:rPr>
                <w:color w:val="000000"/>
                <w:szCs w:val="22"/>
              </w:rPr>
              <w:t>47,994</w:t>
            </w:r>
          </w:p>
        </w:tc>
        <w:tc>
          <w:tcPr>
            <w:tcW w:w="1100" w:type="dxa"/>
            <w:tcBorders>
              <w:top w:val="nil"/>
              <w:left w:val="nil"/>
              <w:right w:val="nil"/>
            </w:tcBorders>
            <w:shd w:val="clear" w:color="auto" w:fill="auto"/>
            <w:noWrap/>
            <w:vAlign w:val="center"/>
            <w:hideMark/>
          </w:tcPr>
          <w:p w14:paraId="700884B4" w14:textId="6F03DB79" w:rsidR="00522965" w:rsidRPr="00722998" w:rsidRDefault="00522965" w:rsidP="00522965">
            <w:pPr>
              <w:jc w:val="center"/>
              <w:rPr>
                <w:color w:val="000000"/>
                <w:szCs w:val="22"/>
              </w:rPr>
            </w:pPr>
            <w:r>
              <w:rPr>
                <w:color w:val="000000"/>
                <w:szCs w:val="22"/>
              </w:rPr>
              <w:t>132,805</w:t>
            </w:r>
          </w:p>
        </w:tc>
        <w:tc>
          <w:tcPr>
            <w:tcW w:w="1200" w:type="dxa"/>
            <w:tcBorders>
              <w:top w:val="nil"/>
              <w:left w:val="nil"/>
              <w:right w:val="nil"/>
            </w:tcBorders>
            <w:shd w:val="clear" w:color="auto" w:fill="auto"/>
            <w:noWrap/>
            <w:vAlign w:val="center"/>
            <w:hideMark/>
          </w:tcPr>
          <w:p w14:paraId="11D7CDD4" w14:textId="7966E332" w:rsidR="00522965" w:rsidRPr="00722998" w:rsidRDefault="00522965" w:rsidP="00522965">
            <w:pPr>
              <w:jc w:val="center"/>
              <w:rPr>
                <w:color w:val="000000"/>
                <w:szCs w:val="22"/>
              </w:rPr>
            </w:pPr>
            <w:r>
              <w:rPr>
                <w:color w:val="000000"/>
                <w:szCs w:val="22"/>
              </w:rPr>
              <w:t>320,443</w:t>
            </w:r>
          </w:p>
        </w:tc>
      </w:tr>
      <w:tr w:rsidR="00522965" w:rsidRPr="00EC0C85" w14:paraId="15CB680E" w14:textId="77777777" w:rsidTr="00522965">
        <w:trPr>
          <w:trHeight w:hRule="exact" w:val="317"/>
        </w:trPr>
        <w:tc>
          <w:tcPr>
            <w:tcW w:w="1185" w:type="dxa"/>
            <w:tcBorders>
              <w:top w:val="nil"/>
              <w:left w:val="nil"/>
              <w:bottom w:val="single" w:sz="4" w:space="0" w:color="auto"/>
              <w:right w:val="nil"/>
            </w:tcBorders>
            <w:shd w:val="clear" w:color="auto" w:fill="auto"/>
            <w:noWrap/>
            <w:vAlign w:val="bottom"/>
            <w:hideMark/>
          </w:tcPr>
          <w:p w14:paraId="5A92CF72" w14:textId="7D755569" w:rsidR="00522965" w:rsidRPr="00C4598D" w:rsidRDefault="00522965" w:rsidP="00522965">
            <w:pPr>
              <w:rPr>
                <w:i/>
              </w:rPr>
            </w:pPr>
            <w:r>
              <w:rPr>
                <w:i/>
              </w:rPr>
              <w:t>2020</w:t>
            </w:r>
            <w:r w:rsidRPr="00C4598D">
              <w:rPr>
                <w:i/>
              </w:rPr>
              <w:t xml:space="preserve"> ABC</w:t>
            </w:r>
          </w:p>
        </w:tc>
        <w:tc>
          <w:tcPr>
            <w:tcW w:w="1042" w:type="dxa"/>
            <w:tcBorders>
              <w:top w:val="nil"/>
              <w:left w:val="nil"/>
              <w:bottom w:val="single" w:sz="4" w:space="0" w:color="auto"/>
              <w:right w:val="nil"/>
            </w:tcBorders>
            <w:shd w:val="clear" w:color="auto" w:fill="auto"/>
            <w:noWrap/>
            <w:vAlign w:val="center"/>
            <w:hideMark/>
          </w:tcPr>
          <w:p w14:paraId="4D2D337C" w14:textId="4C241E67" w:rsidR="00522965" w:rsidRPr="00722998" w:rsidRDefault="00C2517F" w:rsidP="00522965">
            <w:pPr>
              <w:spacing w:after="0"/>
              <w:jc w:val="center"/>
              <w:rPr>
                <w:color w:val="000000"/>
                <w:szCs w:val="22"/>
              </w:rPr>
            </w:pPr>
            <w:r>
              <w:rPr>
                <w:color w:val="000000"/>
                <w:szCs w:val="22"/>
              </w:rPr>
              <w:t>36,177</w:t>
            </w:r>
          </w:p>
        </w:tc>
        <w:tc>
          <w:tcPr>
            <w:tcW w:w="1200" w:type="dxa"/>
            <w:tcBorders>
              <w:top w:val="nil"/>
              <w:left w:val="nil"/>
              <w:bottom w:val="single" w:sz="4" w:space="0" w:color="auto"/>
              <w:right w:val="nil"/>
            </w:tcBorders>
            <w:shd w:val="clear" w:color="auto" w:fill="auto"/>
            <w:noWrap/>
            <w:vAlign w:val="center"/>
            <w:hideMark/>
          </w:tcPr>
          <w:p w14:paraId="5A1D0B8A" w14:textId="69566C5A" w:rsidR="00522965" w:rsidRPr="00722998" w:rsidRDefault="00522965" w:rsidP="00522965">
            <w:pPr>
              <w:jc w:val="center"/>
              <w:rPr>
                <w:color w:val="000000"/>
                <w:szCs w:val="22"/>
              </w:rPr>
            </w:pPr>
            <w:r>
              <w:rPr>
                <w:color w:val="000000"/>
                <w:szCs w:val="22"/>
              </w:rPr>
              <w:t>45,820</w:t>
            </w:r>
          </w:p>
        </w:tc>
        <w:tc>
          <w:tcPr>
            <w:tcW w:w="1200" w:type="dxa"/>
            <w:tcBorders>
              <w:top w:val="nil"/>
              <w:left w:val="nil"/>
              <w:bottom w:val="single" w:sz="4" w:space="0" w:color="auto"/>
              <w:right w:val="nil"/>
            </w:tcBorders>
            <w:shd w:val="clear" w:color="auto" w:fill="auto"/>
            <w:noWrap/>
            <w:vAlign w:val="center"/>
            <w:hideMark/>
          </w:tcPr>
          <w:p w14:paraId="275091C3" w14:textId="76B0B989" w:rsidR="00522965" w:rsidRPr="00722998" w:rsidRDefault="00522965" w:rsidP="00522965">
            <w:pPr>
              <w:jc w:val="center"/>
              <w:rPr>
                <w:color w:val="000000"/>
                <w:szCs w:val="22"/>
              </w:rPr>
            </w:pPr>
            <w:r>
              <w:rPr>
                <w:color w:val="000000"/>
                <w:szCs w:val="22"/>
              </w:rPr>
              <w:t>41,847</w:t>
            </w:r>
          </w:p>
        </w:tc>
        <w:tc>
          <w:tcPr>
            <w:tcW w:w="1100" w:type="dxa"/>
            <w:tcBorders>
              <w:top w:val="nil"/>
              <w:left w:val="nil"/>
              <w:bottom w:val="single" w:sz="4" w:space="0" w:color="auto"/>
              <w:right w:val="nil"/>
            </w:tcBorders>
            <w:shd w:val="clear" w:color="auto" w:fill="auto"/>
            <w:noWrap/>
            <w:vAlign w:val="center"/>
            <w:hideMark/>
          </w:tcPr>
          <w:p w14:paraId="58F4BD81" w14:textId="21CEA20D" w:rsidR="00522965" w:rsidRPr="00722998" w:rsidRDefault="00522965" w:rsidP="00522965">
            <w:pPr>
              <w:jc w:val="center"/>
              <w:rPr>
                <w:color w:val="000000"/>
                <w:szCs w:val="22"/>
              </w:rPr>
            </w:pPr>
            <w:r>
              <w:rPr>
                <w:color w:val="000000"/>
                <w:szCs w:val="22"/>
              </w:rPr>
              <w:t>12,715</w:t>
            </w:r>
          </w:p>
        </w:tc>
        <w:tc>
          <w:tcPr>
            <w:tcW w:w="1100" w:type="dxa"/>
            <w:tcBorders>
              <w:top w:val="nil"/>
              <w:left w:val="nil"/>
              <w:bottom w:val="single" w:sz="4" w:space="0" w:color="auto"/>
              <w:right w:val="nil"/>
            </w:tcBorders>
            <w:shd w:val="clear" w:color="auto" w:fill="auto"/>
            <w:noWrap/>
            <w:vAlign w:val="center"/>
            <w:hideMark/>
          </w:tcPr>
          <w:p w14:paraId="4016EBA2" w14:textId="134F314A" w:rsidR="00522965" w:rsidRPr="00722998" w:rsidRDefault="00522965" w:rsidP="00522965">
            <w:pPr>
              <w:jc w:val="center"/>
              <w:rPr>
                <w:color w:val="000000"/>
                <w:szCs w:val="22"/>
              </w:rPr>
            </w:pPr>
            <w:r>
              <w:rPr>
                <w:color w:val="000000"/>
                <w:szCs w:val="22"/>
              </w:rPr>
              <w:t>19,630</w:t>
            </w:r>
          </w:p>
        </w:tc>
        <w:tc>
          <w:tcPr>
            <w:tcW w:w="1100" w:type="dxa"/>
            <w:tcBorders>
              <w:top w:val="nil"/>
              <w:left w:val="nil"/>
              <w:bottom w:val="single" w:sz="4" w:space="0" w:color="auto"/>
              <w:right w:val="nil"/>
            </w:tcBorders>
            <w:shd w:val="clear" w:color="auto" w:fill="auto"/>
            <w:noWrap/>
            <w:vAlign w:val="center"/>
            <w:hideMark/>
          </w:tcPr>
          <w:p w14:paraId="4A5A83A9" w14:textId="298B7C4E" w:rsidR="00522965" w:rsidRPr="00722998" w:rsidRDefault="00522965" w:rsidP="00522965">
            <w:pPr>
              <w:jc w:val="center"/>
              <w:rPr>
                <w:color w:val="000000"/>
                <w:szCs w:val="22"/>
              </w:rPr>
            </w:pPr>
            <w:r>
              <w:rPr>
                <w:color w:val="000000"/>
                <w:szCs w:val="22"/>
              </w:rPr>
              <w:t>20,516</w:t>
            </w:r>
          </w:p>
        </w:tc>
        <w:tc>
          <w:tcPr>
            <w:tcW w:w="1200" w:type="dxa"/>
            <w:tcBorders>
              <w:top w:val="nil"/>
              <w:left w:val="nil"/>
              <w:bottom w:val="single" w:sz="4" w:space="0" w:color="auto"/>
              <w:right w:val="nil"/>
            </w:tcBorders>
            <w:shd w:val="clear" w:color="auto" w:fill="auto"/>
            <w:noWrap/>
            <w:vAlign w:val="center"/>
            <w:hideMark/>
          </w:tcPr>
          <w:p w14:paraId="0D79D41F" w14:textId="2F9F06AA" w:rsidR="00522965" w:rsidRPr="00722998" w:rsidRDefault="00522965" w:rsidP="00522965">
            <w:pPr>
              <w:jc w:val="center"/>
              <w:rPr>
                <w:color w:val="000000"/>
                <w:szCs w:val="22"/>
              </w:rPr>
            </w:pPr>
            <w:r>
              <w:rPr>
                <w:color w:val="000000"/>
                <w:szCs w:val="22"/>
              </w:rPr>
              <w:t>93,338</w:t>
            </w:r>
          </w:p>
        </w:tc>
      </w:tr>
    </w:tbl>
    <w:p w14:paraId="03835BC3" w14:textId="77777777" w:rsidR="00A92122" w:rsidRDefault="00A92122" w:rsidP="00A92122">
      <w:pPr>
        <w:rPr>
          <w:highlight w:val="yellow"/>
        </w:rPr>
      </w:pPr>
      <w:r>
        <w:rPr>
          <w:highlight w:val="yellow"/>
        </w:rPr>
        <w:br w:type="page"/>
      </w:r>
    </w:p>
    <w:p w14:paraId="616401E8" w14:textId="54D0BE51" w:rsidR="00A92122" w:rsidRPr="00BA6AD6" w:rsidRDefault="00FB3947" w:rsidP="00BA6AD6">
      <w:pPr>
        <w:pStyle w:val="Heading5"/>
        <w:spacing w:after="240"/>
        <w:ind w:left="0" w:firstLine="0"/>
        <w:rPr>
          <w:szCs w:val="22"/>
        </w:rPr>
      </w:pPr>
      <w:r w:rsidRPr="0028093C">
        <w:rPr>
          <w:szCs w:val="22"/>
        </w:rPr>
        <w:lastRenderedPageBreak/>
        <w:t>Table 9-17</w:t>
      </w:r>
      <w:r w:rsidR="00A92122" w:rsidRPr="0028093C">
        <w:rPr>
          <w:szCs w:val="22"/>
        </w:rPr>
        <w:t>.</w:t>
      </w:r>
      <w:r w:rsidR="00A92122" w:rsidRPr="001D7668">
        <w:rPr>
          <w:szCs w:val="22"/>
        </w:rPr>
        <w:t xml:space="preserve"> Estimated</w:t>
      </w:r>
      <w:r w:rsidR="00A92122" w:rsidRPr="00BA6AD6">
        <w:rPr>
          <w:szCs w:val="22"/>
        </w:rPr>
        <w:t xml:space="preserve"> time series of recruitment, female spawning biomass, and total biomass (2+) for </w:t>
      </w:r>
      <w:r w:rsidR="009B7831" w:rsidRPr="00BA6AD6">
        <w:rPr>
          <w:szCs w:val="22"/>
        </w:rPr>
        <w:t>POP</w:t>
      </w:r>
      <w:r w:rsidR="00A92122" w:rsidRPr="00BA6AD6">
        <w:rPr>
          <w:szCs w:val="22"/>
        </w:rPr>
        <w:t xml:space="preserve"> in the </w:t>
      </w:r>
      <w:r w:rsidR="009B7831" w:rsidRPr="00BA6AD6">
        <w:rPr>
          <w:szCs w:val="22"/>
        </w:rPr>
        <w:t>GOA</w:t>
      </w:r>
      <w:r w:rsidR="00A92122" w:rsidRPr="00BA6AD6">
        <w:rPr>
          <w:szCs w:val="22"/>
        </w:rPr>
        <w:t>. Columns headed with 2.5% and 97.5% represent the lower and upper 95% credible intervals from the MCMC estimated posterior distribution.</w:t>
      </w:r>
    </w:p>
    <w:tbl>
      <w:tblPr>
        <w:tblW w:w="9360" w:type="dxa"/>
        <w:tblLook w:val="04A0" w:firstRow="1" w:lastRow="0" w:firstColumn="1" w:lastColumn="0" w:noHBand="0" w:noVBand="1"/>
      </w:tblPr>
      <w:tblGrid>
        <w:gridCol w:w="629"/>
        <w:gridCol w:w="93"/>
        <w:gridCol w:w="930"/>
        <w:gridCol w:w="866"/>
        <w:gridCol w:w="953"/>
        <w:gridCol w:w="1011"/>
        <w:gridCol w:w="1022"/>
        <w:gridCol w:w="1091"/>
        <w:gridCol w:w="885"/>
        <w:gridCol w:w="901"/>
        <w:gridCol w:w="979"/>
      </w:tblGrid>
      <w:tr w:rsidR="00A92122" w:rsidRPr="000D0866" w14:paraId="38B01AD6" w14:textId="77777777" w:rsidTr="00C2517F">
        <w:trPr>
          <w:trHeight w:val="144"/>
        </w:trPr>
        <w:tc>
          <w:tcPr>
            <w:tcW w:w="723" w:type="dxa"/>
            <w:gridSpan w:val="2"/>
            <w:tcBorders>
              <w:top w:val="single" w:sz="4" w:space="0" w:color="auto"/>
              <w:left w:val="nil"/>
              <w:bottom w:val="nil"/>
              <w:right w:val="nil"/>
            </w:tcBorders>
            <w:shd w:val="clear" w:color="auto" w:fill="auto"/>
            <w:noWrap/>
            <w:vAlign w:val="center"/>
            <w:hideMark/>
          </w:tcPr>
          <w:p w14:paraId="54AA18B7" w14:textId="77777777" w:rsidR="00A92122" w:rsidRPr="000D0866" w:rsidRDefault="00A92122" w:rsidP="00A92122">
            <w:pPr>
              <w:spacing w:after="0"/>
              <w:jc w:val="center"/>
              <w:rPr>
                <w:sz w:val="20"/>
              </w:rPr>
            </w:pPr>
          </w:p>
        </w:tc>
        <w:tc>
          <w:tcPr>
            <w:tcW w:w="2748" w:type="dxa"/>
            <w:gridSpan w:val="3"/>
            <w:tcBorders>
              <w:top w:val="single" w:sz="4" w:space="0" w:color="auto"/>
              <w:left w:val="nil"/>
              <w:bottom w:val="nil"/>
              <w:right w:val="nil"/>
            </w:tcBorders>
            <w:shd w:val="clear" w:color="auto" w:fill="auto"/>
            <w:noWrap/>
            <w:vAlign w:val="center"/>
            <w:hideMark/>
          </w:tcPr>
          <w:p w14:paraId="1C8312DA" w14:textId="77777777" w:rsidR="00A92122" w:rsidRPr="000D0866" w:rsidRDefault="00A92122" w:rsidP="00A92122">
            <w:pPr>
              <w:spacing w:after="0"/>
              <w:jc w:val="center"/>
              <w:rPr>
                <w:color w:val="000000"/>
                <w:sz w:val="20"/>
              </w:rPr>
            </w:pPr>
            <w:r w:rsidRPr="000D0866">
              <w:rPr>
                <w:color w:val="000000"/>
                <w:sz w:val="20"/>
              </w:rPr>
              <w:t>Recruits (age-2)</w:t>
            </w:r>
          </w:p>
        </w:tc>
        <w:tc>
          <w:tcPr>
            <w:tcW w:w="3124" w:type="dxa"/>
            <w:gridSpan w:val="3"/>
            <w:tcBorders>
              <w:top w:val="single" w:sz="4" w:space="0" w:color="auto"/>
              <w:left w:val="nil"/>
              <w:bottom w:val="nil"/>
              <w:right w:val="nil"/>
            </w:tcBorders>
            <w:shd w:val="clear" w:color="auto" w:fill="auto"/>
            <w:noWrap/>
            <w:vAlign w:val="center"/>
            <w:hideMark/>
          </w:tcPr>
          <w:p w14:paraId="6B76FE06" w14:textId="77777777" w:rsidR="00A92122" w:rsidRPr="000D0866" w:rsidRDefault="00A92122" w:rsidP="00A92122">
            <w:pPr>
              <w:spacing w:after="0"/>
              <w:jc w:val="center"/>
              <w:rPr>
                <w:color w:val="000000"/>
                <w:sz w:val="20"/>
              </w:rPr>
            </w:pPr>
            <w:r w:rsidRPr="000D0866">
              <w:rPr>
                <w:color w:val="000000"/>
                <w:sz w:val="20"/>
              </w:rPr>
              <w:t>Total Biomass</w:t>
            </w:r>
          </w:p>
        </w:tc>
        <w:tc>
          <w:tcPr>
            <w:tcW w:w="2765" w:type="dxa"/>
            <w:gridSpan w:val="3"/>
            <w:tcBorders>
              <w:top w:val="single" w:sz="4" w:space="0" w:color="auto"/>
              <w:left w:val="nil"/>
              <w:bottom w:val="nil"/>
              <w:right w:val="nil"/>
            </w:tcBorders>
            <w:shd w:val="clear" w:color="auto" w:fill="auto"/>
            <w:noWrap/>
            <w:vAlign w:val="center"/>
            <w:hideMark/>
          </w:tcPr>
          <w:p w14:paraId="4EFC1B4C" w14:textId="77777777" w:rsidR="00A92122" w:rsidRPr="000D0866" w:rsidRDefault="00A92122" w:rsidP="00A92122">
            <w:pPr>
              <w:spacing w:after="0"/>
              <w:jc w:val="center"/>
              <w:rPr>
                <w:color w:val="000000"/>
                <w:sz w:val="20"/>
              </w:rPr>
            </w:pPr>
            <w:r w:rsidRPr="000D0866">
              <w:rPr>
                <w:color w:val="000000"/>
                <w:sz w:val="20"/>
              </w:rPr>
              <w:t>Spawning Biomass</w:t>
            </w:r>
          </w:p>
        </w:tc>
      </w:tr>
      <w:tr w:rsidR="00A92122" w:rsidRPr="000D0866" w14:paraId="6134F5E3" w14:textId="77777777" w:rsidTr="00C2517F">
        <w:trPr>
          <w:trHeight w:val="144"/>
        </w:trPr>
        <w:tc>
          <w:tcPr>
            <w:tcW w:w="723" w:type="dxa"/>
            <w:gridSpan w:val="2"/>
            <w:tcBorders>
              <w:top w:val="nil"/>
              <w:left w:val="nil"/>
              <w:bottom w:val="single" w:sz="4" w:space="0" w:color="auto"/>
              <w:right w:val="nil"/>
            </w:tcBorders>
            <w:shd w:val="clear" w:color="auto" w:fill="auto"/>
            <w:noWrap/>
            <w:vAlign w:val="center"/>
            <w:hideMark/>
          </w:tcPr>
          <w:p w14:paraId="5702509E" w14:textId="77777777" w:rsidR="00A92122" w:rsidRPr="000D0866" w:rsidRDefault="00A92122" w:rsidP="00A92122">
            <w:pPr>
              <w:spacing w:after="0"/>
              <w:jc w:val="center"/>
              <w:rPr>
                <w:color w:val="000000"/>
                <w:sz w:val="20"/>
              </w:rPr>
            </w:pPr>
            <w:r>
              <w:rPr>
                <w:color w:val="000000"/>
                <w:sz w:val="20"/>
              </w:rPr>
              <w:t>Year</w:t>
            </w:r>
          </w:p>
        </w:tc>
        <w:tc>
          <w:tcPr>
            <w:tcW w:w="930" w:type="dxa"/>
            <w:tcBorders>
              <w:top w:val="nil"/>
              <w:left w:val="nil"/>
              <w:bottom w:val="single" w:sz="4" w:space="0" w:color="auto"/>
              <w:right w:val="nil"/>
            </w:tcBorders>
            <w:shd w:val="clear" w:color="auto" w:fill="auto"/>
            <w:noWrap/>
            <w:vAlign w:val="center"/>
            <w:hideMark/>
          </w:tcPr>
          <w:p w14:paraId="0EDBA52D" w14:textId="77777777" w:rsidR="00A92122" w:rsidRPr="000D0866" w:rsidRDefault="00A92122" w:rsidP="00A92122">
            <w:pPr>
              <w:spacing w:after="0"/>
              <w:jc w:val="center"/>
              <w:rPr>
                <w:color w:val="000000"/>
                <w:sz w:val="20"/>
              </w:rPr>
            </w:pPr>
            <w:r w:rsidRPr="000D0866">
              <w:rPr>
                <w:color w:val="000000"/>
                <w:sz w:val="20"/>
              </w:rPr>
              <w:t>Mean</w:t>
            </w:r>
          </w:p>
        </w:tc>
        <w:tc>
          <w:tcPr>
            <w:tcW w:w="865" w:type="dxa"/>
            <w:tcBorders>
              <w:top w:val="nil"/>
              <w:left w:val="nil"/>
              <w:bottom w:val="single" w:sz="4" w:space="0" w:color="auto"/>
              <w:right w:val="nil"/>
            </w:tcBorders>
            <w:shd w:val="clear" w:color="auto" w:fill="auto"/>
            <w:noWrap/>
            <w:vAlign w:val="center"/>
            <w:hideMark/>
          </w:tcPr>
          <w:p w14:paraId="1B5C78C8" w14:textId="77777777" w:rsidR="00A92122" w:rsidRPr="000D0866" w:rsidRDefault="00A92122" w:rsidP="00A92122">
            <w:pPr>
              <w:spacing w:after="0"/>
              <w:jc w:val="center"/>
              <w:rPr>
                <w:color w:val="000000"/>
                <w:sz w:val="20"/>
              </w:rPr>
            </w:pPr>
            <w:r w:rsidRPr="000D0866">
              <w:rPr>
                <w:color w:val="000000"/>
                <w:sz w:val="20"/>
              </w:rPr>
              <w:t>2.50%</w:t>
            </w:r>
          </w:p>
        </w:tc>
        <w:tc>
          <w:tcPr>
            <w:tcW w:w="953" w:type="dxa"/>
            <w:tcBorders>
              <w:top w:val="nil"/>
              <w:left w:val="nil"/>
              <w:bottom w:val="single" w:sz="4" w:space="0" w:color="auto"/>
              <w:right w:val="nil"/>
            </w:tcBorders>
            <w:shd w:val="clear" w:color="auto" w:fill="auto"/>
            <w:noWrap/>
            <w:vAlign w:val="center"/>
            <w:hideMark/>
          </w:tcPr>
          <w:p w14:paraId="4592446F" w14:textId="77777777" w:rsidR="00A92122" w:rsidRPr="000D0866" w:rsidRDefault="00A92122" w:rsidP="00A92122">
            <w:pPr>
              <w:spacing w:after="0"/>
              <w:jc w:val="center"/>
              <w:rPr>
                <w:color w:val="000000"/>
                <w:sz w:val="20"/>
              </w:rPr>
            </w:pPr>
            <w:r w:rsidRPr="000D0866">
              <w:rPr>
                <w:color w:val="000000"/>
                <w:sz w:val="20"/>
              </w:rPr>
              <w:t>97.50%</w:t>
            </w:r>
          </w:p>
        </w:tc>
        <w:tc>
          <w:tcPr>
            <w:tcW w:w="1011" w:type="dxa"/>
            <w:tcBorders>
              <w:top w:val="nil"/>
              <w:left w:val="nil"/>
              <w:bottom w:val="single" w:sz="4" w:space="0" w:color="auto"/>
              <w:right w:val="nil"/>
            </w:tcBorders>
            <w:shd w:val="clear" w:color="auto" w:fill="auto"/>
            <w:noWrap/>
            <w:vAlign w:val="center"/>
            <w:hideMark/>
          </w:tcPr>
          <w:p w14:paraId="17581D82" w14:textId="77777777" w:rsidR="00A92122" w:rsidRPr="000D0866" w:rsidRDefault="00A92122" w:rsidP="00A92122">
            <w:pPr>
              <w:spacing w:after="0"/>
              <w:jc w:val="center"/>
              <w:rPr>
                <w:color w:val="000000"/>
                <w:sz w:val="20"/>
              </w:rPr>
            </w:pPr>
            <w:r w:rsidRPr="000D0866">
              <w:rPr>
                <w:color w:val="000000"/>
                <w:sz w:val="20"/>
              </w:rPr>
              <w:t>Mean</w:t>
            </w:r>
          </w:p>
        </w:tc>
        <w:tc>
          <w:tcPr>
            <w:tcW w:w="1022" w:type="dxa"/>
            <w:tcBorders>
              <w:top w:val="nil"/>
              <w:left w:val="nil"/>
              <w:bottom w:val="single" w:sz="4" w:space="0" w:color="auto"/>
              <w:right w:val="nil"/>
            </w:tcBorders>
            <w:shd w:val="clear" w:color="auto" w:fill="auto"/>
            <w:noWrap/>
            <w:vAlign w:val="center"/>
            <w:hideMark/>
          </w:tcPr>
          <w:p w14:paraId="2A70CD22" w14:textId="77777777" w:rsidR="00A92122" w:rsidRPr="000D0866" w:rsidRDefault="00A92122" w:rsidP="00A92122">
            <w:pPr>
              <w:spacing w:after="0"/>
              <w:jc w:val="center"/>
              <w:rPr>
                <w:color w:val="000000"/>
                <w:sz w:val="20"/>
              </w:rPr>
            </w:pPr>
            <w:r w:rsidRPr="000D0866">
              <w:rPr>
                <w:color w:val="000000"/>
                <w:sz w:val="20"/>
              </w:rPr>
              <w:t>2.50%</w:t>
            </w:r>
          </w:p>
        </w:tc>
        <w:tc>
          <w:tcPr>
            <w:tcW w:w="1091" w:type="dxa"/>
            <w:tcBorders>
              <w:top w:val="nil"/>
              <w:left w:val="nil"/>
              <w:bottom w:val="single" w:sz="4" w:space="0" w:color="auto"/>
              <w:right w:val="nil"/>
            </w:tcBorders>
            <w:shd w:val="clear" w:color="auto" w:fill="auto"/>
            <w:noWrap/>
            <w:vAlign w:val="center"/>
            <w:hideMark/>
          </w:tcPr>
          <w:p w14:paraId="447A6113" w14:textId="77777777" w:rsidR="00A92122" w:rsidRPr="000D0866" w:rsidRDefault="00A92122" w:rsidP="00A92122">
            <w:pPr>
              <w:spacing w:after="0"/>
              <w:jc w:val="center"/>
              <w:rPr>
                <w:color w:val="000000"/>
                <w:sz w:val="20"/>
              </w:rPr>
            </w:pPr>
            <w:r w:rsidRPr="000D0866">
              <w:rPr>
                <w:color w:val="000000"/>
                <w:sz w:val="20"/>
              </w:rPr>
              <w:t>97.50%</w:t>
            </w:r>
          </w:p>
        </w:tc>
        <w:tc>
          <w:tcPr>
            <w:tcW w:w="885" w:type="dxa"/>
            <w:tcBorders>
              <w:top w:val="nil"/>
              <w:left w:val="nil"/>
              <w:bottom w:val="single" w:sz="4" w:space="0" w:color="auto"/>
              <w:right w:val="nil"/>
            </w:tcBorders>
            <w:shd w:val="clear" w:color="auto" w:fill="auto"/>
            <w:noWrap/>
            <w:vAlign w:val="center"/>
            <w:hideMark/>
          </w:tcPr>
          <w:p w14:paraId="25EAF9EF" w14:textId="77777777" w:rsidR="00A92122" w:rsidRPr="000D0866" w:rsidRDefault="00A92122" w:rsidP="00A92122">
            <w:pPr>
              <w:spacing w:after="0"/>
              <w:jc w:val="center"/>
              <w:rPr>
                <w:color w:val="000000"/>
                <w:sz w:val="20"/>
              </w:rPr>
            </w:pPr>
            <w:r w:rsidRPr="000D0866">
              <w:rPr>
                <w:color w:val="000000"/>
                <w:sz w:val="20"/>
              </w:rPr>
              <w:t>Mean</w:t>
            </w:r>
          </w:p>
        </w:tc>
        <w:tc>
          <w:tcPr>
            <w:tcW w:w="901" w:type="dxa"/>
            <w:tcBorders>
              <w:top w:val="nil"/>
              <w:left w:val="nil"/>
              <w:bottom w:val="single" w:sz="4" w:space="0" w:color="auto"/>
              <w:right w:val="nil"/>
            </w:tcBorders>
            <w:shd w:val="clear" w:color="auto" w:fill="auto"/>
            <w:noWrap/>
            <w:vAlign w:val="center"/>
            <w:hideMark/>
          </w:tcPr>
          <w:p w14:paraId="42830C1B" w14:textId="77777777" w:rsidR="00A92122" w:rsidRPr="000D0866" w:rsidRDefault="00A92122" w:rsidP="00A92122">
            <w:pPr>
              <w:spacing w:after="0"/>
              <w:jc w:val="center"/>
              <w:rPr>
                <w:color w:val="000000"/>
                <w:sz w:val="20"/>
              </w:rPr>
            </w:pPr>
            <w:r w:rsidRPr="000D0866">
              <w:rPr>
                <w:color w:val="000000"/>
                <w:sz w:val="20"/>
              </w:rPr>
              <w:t>2.50%</w:t>
            </w:r>
          </w:p>
        </w:tc>
        <w:tc>
          <w:tcPr>
            <w:tcW w:w="979" w:type="dxa"/>
            <w:tcBorders>
              <w:top w:val="nil"/>
              <w:left w:val="nil"/>
              <w:bottom w:val="single" w:sz="4" w:space="0" w:color="auto"/>
              <w:right w:val="nil"/>
            </w:tcBorders>
            <w:shd w:val="clear" w:color="auto" w:fill="auto"/>
            <w:noWrap/>
            <w:vAlign w:val="center"/>
            <w:hideMark/>
          </w:tcPr>
          <w:p w14:paraId="3874502F" w14:textId="77777777" w:rsidR="00A92122" w:rsidRPr="000D0866" w:rsidRDefault="00A92122" w:rsidP="00A92122">
            <w:pPr>
              <w:spacing w:after="0"/>
              <w:jc w:val="center"/>
              <w:rPr>
                <w:color w:val="000000"/>
                <w:sz w:val="20"/>
              </w:rPr>
            </w:pPr>
            <w:r w:rsidRPr="000D0866">
              <w:rPr>
                <w:color w:val="000000"/>
                <w:sz w:val="20"/>
              </w:rPr>
              <w:t>97.50%</w:t>
            </w:r>
          </w:p>
        </w:tc>
      </w:tr>
      <w:tr w:rsidR="00522965" w:rsidRPr="000D0866" w14:paraId="68F8382A" w14:textId="77777777" w:rsidTr="00C2517F">
        <w:trPr>
          <w:trHeight w:val="144"/>
        </w:trPr>
        <w:tc>
          <w:tcPr>
            <w:tcW w:w="630" w:type="dxa"/>
            <w:tcBorders>
              <w:top w:val="single" w:sz="4" w:space="0" w:color="auto"/>
              <w:left w:val="nil"/>
              <w:bottom w:val="nil"/>
              <w:right w:val="nil"/>
            </w:tcBorders>
            <w:shd w:val="clear" w:color="auto" w:fill="auto"/>
            <w:noWrap/>
            <w:vAlign w:val="center"/>
            <w:hideMark/>
          </w:tcPr>
          <w:p w14:paraId="47C9E500" w14:textId="2A5CC08A" w:rsidR="00522965" w:rsidRPr="000D0866" w:rsidRDefault="00522965" w:rsidP="00522965">
            <w:pPr>
              <w:spacing w:after="0"/>
              <w:jc w:val="center"/>
              <w:rPr>
                <w:color w:val="000000"/>
                <w:sz w:val="20"/>
              </w:rPr>
            </w:pPr>
            <w:r>
              <w:rPr>
                <w:color w:val="000000"/>
                <w:sz w:val="20"/>
              </w:rPr>
              <w:t>1977</w:t>
            </w:r>
          </w:p>
        </w:tc>
        <w:tc>
          <w:tcPr>
            <w:tcW w:w="1023" w:type="dxa"/>
            <w:gridSpan w:val="2"/>
            <w:tcBorders>
              <w:top w:val="single" w:sz="4" w:space="0" w:color="auto"/>
              <w:left w:val="nil"/>
              <w:bottom w:val="nil"/>
              <w:right w:val="nil"/>
            </w:tcBorders>
            <w:shd w:val="clear" w:color="auto" w:fill="auto"/>
            <w:noWrap/>
            <w:vAlign w:val="center"/>
            <w:hideMark/>
          </w:tcPr>
          <w:p w14:paraId="2762FB2E" w14:textId="69C3A138" w:rsidR="00522965" w:rsidRPr="00722998" w:rsidRDefault="00522965" w:rsidP="00522965">
            <w:pPr>
              <w:spacing w:after="0"/>
              <w:jc w:val="center"/>
              <w:rPr>
                <w:color w:val="000000"/>
                <w:sz w:val="20"/>
              </w:rPr>
            </w:pPr>
            <w:r>
              <w:rPr>
                <w:color w:val="000000"/>
                <w:sz w:val="20"/>
              </w:rPr>
              <w:t>37,131</w:t>
            </w:r>
          </w:p>
        </w:tc>
        <w:tc>
          <w:tcPr>
            <w:tcW w:w="865" w:type="dxa"/>
            <w:tcBorders>
              <w:top w:val="single" w:sz="4" w:space="0" w:color="auto"/>
              <w:left w:val="nil"/>
              <w:bottom w:val="nil"/>
              <w:right w:val="nil"/>
            </w:tcBorders>
            <w:shd w:val="clear" w:color="auto" w:fill="auto"/>
            <w:noWrap/>
            <w:vAlign w:val="center"/>
            <w:hideMark/>
          </w:tcPr>
          <w:p w14:paraId="1B4AE6CF" w14:textId="365AE7DA" w:rsidR="00522965" w:rsidRPr="00722998" w:rsidRDefault="00522965" w:rsidP="00522965">
            <w:pPr>
              <w:spacing w:after="0"/>
              <w:jc w:val="center"/>
              <w:rPr>
                <w:color w:val="000000"/>
                <w:sz w:val="20"/>
              </w:rPr>
            </w:pPr>
            <w:r>
              <w:rPr>
                <w:color w:val="000000"/>
                <w:sz w:val="20"/>
              </w:rPr>
              <w:t>10,814</w:t>
            </w:r>
          </w:p>
        </w:tc>
        <w:tc>
          <w:tcPr>
            <w:tcW w:w="953" w:type="dxa"/>
            <w:tcBorders>
              <w:top w:val="single" w:sz="4" w:space="0" w:color="auto"/>
              <w:left w:val="nil"/>
              <w:bottom w:val="nil"/>
              <w:right w:val="nil"/>
            </w:tcBorders>
            <w:shd w:val="clear" w:color="auto" w:fill="auto"/>
            <w:noWrap/>
            <w:vAlign w:val="center"/>
            <w:hideMark/>
          </w:tcPr>
          <w:p w14:paraId="23855789" w14:textId="5CE715F8" w:rsidR="00522965" w:rsidRPr="00722998" w:rsidRDefault="00522965" w:rsidP="00522965">
            <w:pPr>
              <w:spacing w:after="0"/>
              <w:jc w:val="center"/>
              <w:rPr>
                <w:color w:val="000000"/>
                <w:sz w:val="20"/>
              </w:rPr>
            </w:pPr>
            <w:r>
              <w:rPr>
                <w:color w:val="000000"/>
                <w:sz w:val="20"/>
              </w:rPr>
              <w:t>96,380</w:t>
            </w:r>
          </w:p>
        </w:tc>
        <w:tc>
          <w:tcPr>
            <w:tcW w:w="1011" w:type="dxa"/>
            <w:tcBorders>
              <w:top w:val="single" w:sz="4" w:space="0" w:color="auto"/>
              <w:left w:val="nil"/>
              <w:bottom w:val="nil"/>
              <w:right w:val="nil"/>
            </w:tcBorders>
            <w:shd w:val="clear" w:color="auto" w:fill="auto"/>
            <w:noWrap/>
            <w:vAlign w:val="center"/>
            <w:hideMark/>
          </w:tcPr>
          <w:p w14:paraId="4D7BEF6C" w14:textId="2244F966" w:rsidR="00522965" w:rsidRPr="00722998" w:rsidRDefault="00522965" w:rsidP="00522965">
            <w:pPr>
              <w:spacing w:after="0"/>
              <w:jc w:val="center"/>
              <w:rPr>
                <w:color w:val="000000"/>
                <w:sz w:val="20"/>
              </w:rPr>
            </w:pPr>
            <w:r>
              <w:rPr>
                <w:color w:val="000000"/>
                <w:sz w:val="20"/>
              </w:rPr>
              <w:t>139,557</w:t>
            </w:r>
          </w:p>
        </w:tc>
        <w:tc>
          <w:tcPr>
            <w:tcW w:w="1022" w:type="dxa"/>
            <w:tcBorders>
              <w:top w:val="single" w:sz="4" w:space="0" w:color="auto"/>
              <w:left w:val="nil"/>
              <w:bottom w:val="nil"/>
              <w:right w:val="nil"/>
            </w:tcBorders>
            <w:shd w:val="clear" w:color="auto" w:fill="auto"/>
            <w:noWrap/>
            <w:vAlign w:val="center"/>
            <w:hideMark/>
          </w:tcPr>
          <w:p w14:paraId="269CD51B" w14:textId="3B64A9E4" w:rsidR="00522965" w:rsidRPr="00722998" w:rsidRDefault="00522965" w:rsidP="00522965">
            <w:pPr>
              <w:spacing w:after="0"/>
              <w:jc w:val="center"/>
              <w:rPr>
                <w:color w:val="000000"/>
                <w:sz w:val="20"/>
              </w:rPr>
            </w:pPr>
            <w:r>
              <w:rPr>
                <w:color w:val="000000"/>
                <w:sz w:val="20"/>
              </w:rPr>
              <w:t>103,015</w:t>
            </w:r>
          </w:p>
        </w:tc>
        <w:tc>
          <w:tcPr>
            <w:tcW w:w="1091" w:type="dxa"/>
            <w:tcBorders>
              <w:top w:val="single" w:sz="4" w:space="0" w:color="auto"/>
              <w:left w:val="nil"/>
              <w:bottom w:val="nil"/>
              <w:right w:val="nil"/>
            </w:tcBorders>
            <w:shd w:val="clear" w:color="auto" w:fill="auto"/>
            <w:noWrap/>
            <w:vAlign w:val="center"/>
            <w:hideMark/>
          </w:tcPr>
          <w:p w14:paraId="69A84299" w14:textId="7F80F836" w:rsidR="00522965" w:rsidRPr="00722998" w:rsidRDefault="00522965" w:rsidP="00522965">
            <w:pPr>
              <w:spacing w:after="0"/>
              <w:jc w:val="center"/>
              <w:rPr>
                <w:color w:val="000000"/>
                <w:sz w:val="20"/>
              </w:rPr>
            </w:pPr>
            <w:r>
              <w:rPr>
                <w:color w:val="000000"/>
                <w:sz w:val="20"/>
              </w:rPr>
              <w:t>221,223</w:t>
            </w:r>
          </w:p>
        </w:tc>
        <w:tc>
          <w:tcPr>
            <w:tcW w:w="885" w:type="dxa"/>
            <w:tcBorders>
              <w:top w:val="single" w:sz="4" w:space="0" w:color="auto"/>
              <w:left w:val="nil"/>
              <w:bottom w:val="nil"/>
              <w:right w:val="nil"/>
            </w:tcBorders>
            <w:shd w:val="clear" w:color="auto" w:fill="auto"/>
            <w:noWrap/>
            <w:vAlign w:val="center"/>
            <w:hideMark/>
          </w:tcPr>
          <w:p w14:paraId="770FE6F5" w14:textId="6F9471DB" w:rsidR="00522965" w:rsidRPr="00722998" w:rsidRDefault="00522965" w:rsidP="00522965">
            <w:pPr>
              <w:spacing w:after="0"/>
              <w:jc w:val="center"/>
              <w:rPr>
                <w:color w:val="000000"/>
                <w:sz w:val="20"/>
              </w:rPr>
            </w:pPr>
            <w:r>
              <w:rPr>
                <w:color w:val="000000"/>
                <w:sz w:val="20"/>
              </w:rPr>
              <w:t>40,061</w:t>
            </w:r>
          </w:p>
        </w:tc>
        <w:tc>
          <w:tcPr>
            <w:tcW w:w="901" w:type="dxa"/>
            <w:tcBorders>
              <w:top w:val="single" w:sz="4" w:space="0" w:color="auto"/>
              <w:left w:val="nil"/>
              <w:bottom w:val="nil"/>
              <w:right w:val="nil"/>
            </w:tcBorders>
            <w:shd w:val="clear" w:color="auto" w:fill="auto"/>
            <w:noWrap/>
            <w:vAlign w:val="center"/>
            <w:hideMark/>
          </w:tcPr>
          <w:p w14:paraId="381C3D1D" w14:textId="49D75046" w:rsidR="00522965" w:rsidRPr="00722998" w:rsidRDefault="00522965" w:rsidP="00522965">
            <w:pPr>
              <w:spacing w:after="0"/>
              <w:jc w:val="center"/>
              <w:rPr>
                <w:color w:val="000000"/>
                <w:sz w:val="20"/>
              </w:rPr>
            </w:pPr>
            <w:r>
              <w:rPr>
                <w:color w:val="000000"/>
                <w:sz w:val="20"/>
              </w:rPr>
              <w:t>27,521</w:t>
            </w:r>
          </w:p>
        </w:tc>
        <w:tc>
          <w:tcPr>
            <w:tcW w:w="979" w:type="dxa"/>
            <w:tcBorders>
              <w:top w:val="single" w:sz="4" w:space="0" w:color="auto"/>
              <w:left w:val="nil"/>
              <w:bottom w:val="nil"/>
              <w:right w:val="nil"/>
            </w:tcBorders>
            <w:shd w:val="clear" w:color="auto" w:fill="auto"/>
            <w:noWrap/>
            <w:vAlign w:val="center"/>
            <w:hideMark/>
          </w:tcPr>
          <w:p w14:paraId="2E6161F8" w14:textId="09C4B1CD" w:rsidR="00522965" w:rsidRPr="00722998" w:rsidRDefault="00522965" w:rsidP="00522965">
            <w:pPr>
              <w:spacing w:after="0"/>
              <w:jc w:val="center"/>
              <w:rPr>
                <w:color w:val="000000"/>
                <w:sz w:val="20"/>
              </w:rPr>
            </w:pPr>
            <w:r>
              <w:rPr>
                <w:color w:val="000000"/>
                <w:sz w:val="20"/>
              </w:rPr>
              <w:t>67,431</w:t>
            </w:r>
          </w:p>
        </w:tc>
      </w:tr>
      <w:tr w:rsidR="00522965" w:rsidRPr="000D0866" w14:paraId="067C1113" w14:textId="77777777" w:rsidTr="00C2517F">
        <w:trPr>
          <w:trHeight w:val="144"/>
        </w:trPr>
        <w:tc>
          <w:tcPr>
            <w:tcW w:w="630" w:type="dxa"/>
            <w:tcBorders>
              <w:top w:val="nil"/>
              <w:left w:val="nil"/>
              <w:bottom w:val="nil"/>
              <w:right w:val="nil"/>
            </w:tcBorders>
            <w:shd w:val="clear" w:color="auto" w:fill="auto"/>
            <w:noWrap/>
            <w:vAlign w:val="center"/>
            <w:hideMark/>
          </w:tcPr>
          <w:p w14:paraId="158F91A1" w14:textId="127A92D5" w:rsidR="00522965" w:rsidRPr="000D0866" w:rsidRDefault="00522965" w:rsidP="00522965">
            <w:pPr>
              <w:spacing w:after="0"/>
              <w:jc w:val="center"/>
              <w:rPr>
                <w:color w:val="000000"/>
                <w:sz w:val="20"/>
              </w:rPr>
            </w:pPr>
            <w:r>
              <w:rPr>
                <w:color w:val="000000"/>
                <w:sz w:val="20"/>
              </w:rPr>
              <w:t>1978</w:t>
            </w:r>
          </w:p>
        </w:tc>
        <w:tc>
          <w:tcPr>
            <w:tcW w:w="1023" w:type="dxa"/>
            <w:gridSpan w:val="2"/>
            <w:tcBorders>
              <w:top w:val="nil"/>
              <w:left w:val="nil"/>
              <w:bottom w:val="nil"/>
              <w:right w:val="nil"/>
            </w:tcBorders>
            <w:shd w:val="clear" w:color="auto" w:fill="auto"/>
            <w:noWrap/>
            <w:vAlign w:val="center"/>
            <w:hideMark/>
          </w:tcPr>
          <w:p w14:paraId="3FD29652" w14:textId="5F1FDAFD" w:rsidR="00522965" w:rsidRPr="00722998" w:rsidRDefault="00522965" w:rsidP="00522965">
            <w:pPr>
              <w:spacing w:after="0"/>
              <w:jc w:val="center"/>
              <w:rPr>
                <w:color w:val="000000"/>
                <w:sz w:val="20"/>
              </w:rPr>
            </w:pPr>
            <w:r>
              <w:rPr>
                <w:color w:val="000000"/>
                <w:sz w:val="20"/>
              </w:rPr>
              <w:t>58,312</w:t>
            </w:r>
          </w:p>
        </w:tc>
        <w:tc>
          <w:tcPr>
            <w:tcW w:w="865" w:type="dxa"/>
            <w:tcBorders>
              <w:top w:val="nil"/>
              <w:left w:val="nil"/>
              <w:bottom w:val="nil"/>
              <w:right w:val="nil"/>
            </w:tcBorders>
            <w:shd w:val="clear" w:color="auto" w:fill="auto"/>
            <w:noWrap/>
            <w:vAlign w:val="center"/>
            <w:hideMark/>
          </w:tcPr>
          <w:p w14:paraId="0CDD908C" w14:textId="60F9277A" w:rsidR="00522965" w:rsidRPr="00722998" w:rsidRDefault="00522965" w:rsidP="00522965">
            <w:pPr>
              <w:spacing w:after="0"/>
              <w:jc w:val="center"/>
              <w:rPr>
                <w:color w:val="000000"/>
                <w:sz w:val="20"/>
              </w:rPr>
            </w:pPr>
            <w:r>
              <w:rPr>
                <w:color w:val="000000"/>
                <w:sz w:val="20"/>
              </w:rPr>
              <w:t>17,718</w:t>
            </w:r>
          </w:p>
        </w:tc>
        <w:tc>
          <w:tcPr>
            <w:tcW w:w="953" w:type="dxa"/>
            <w:tcBorders>
              <w:top w:val="nil"/>
              <w:left w:val="nil"/>
              <w:bottom w:val="nil"/>
              <w:right w:val="nil"/>
            </w:tcBorders>
            <w:shd w:val="clear" w:color="auto" w:fill="auto"/>
            <w:noWrap/>
            <w:vAlign w:val="center"/>
            <w:hideMark/>
          </w:tcPr>
          <w:p w14:paraId="2AFF0CA6" w14:textId="481D12EA" w:rsidR="00522965" w:rsidRPr="00722998" w:rsidRDefault="00522965" w:rsidP="00522965">
            <w:pPr>
              <w:spacing w:after="0"/>
              <w:jc w:val="center"/>
              <w:rPr>
                <w:color w:val="000000"/>
                <w:sz w:val="20"/>
              </w:rPr>
            </w:pPr>
            <w:r>
              <w:rPr>
                <w:color w:val="000000"/>
                <w:sz w:val="20"/>
              </w:rPr>
              <w:t>132,849</w:t>
            </w:r>
          </w:p>
        </w:tc>
        <w:tc>
          <w:tcPr>
            <w:tcW w:w="1011" w:type="dxa"/>
            <w:tcBorders>
              <w:top w:val="nil"/>
              <w:left w:val="nil"/>
              <w:bottom w:val="nil"/>
              <w:right w:val="nil"/>
            </w:tcBorders>
            <w:shd w:val="clear" w:color="auto" w:fill="auto"/>
            <w:noWrap/>
            <w:vAlign w:val="center"/>
            <w:hideMark/>
          </w:tcPr>
          <w:p w14:paraId="15950237" w14:textId="192CB480" w:rsidR="00522965" w:rsidRPr="00722998" w:rsidRDefault="00522965" w:rsidP="00522965">
            <w:pPr>
              <w:spacing w:after="0"/>
              <w:jc w:val="center"/>
              <w:rPr>
                <w:color w:val="000000"/>
                <w:sz w:val="20"/>
              </w:rPr>
            </w:pPr>
            <w:r>
              <w:rPr>
                <w:color w:val="000000"/>
                <w:sz w:val="20"/>
              </w:rPr>
              <w:t>127,105</w:t>
            </w:r>
          </w:p>
        </w:tc>
        <w:tc>
          <w:tcPr>
            <w:tcW w:w="1022" w:type="dxa"/>
            <w:tcBorders>
              <w:top w:val="nil"/>
              <w:left w:val="nil"/>
              <w:bottom w:val="nil"/>
              <w:right w:val="nil"/>
            </w:tcBorders>
            <w:shd w:val="clear" w:color="auto" w:fill="auto"/>
            <w:noWrap/>
            <w:vAlign w:val="center"/>
            <w:hideMark/>
          </w:tcPr>
          <w:p w14:paraId="1082BD84" w14:textId="45801315" w:rsidR="00522965" w:rsidRPr="00722998" w:rsidRDefault="00522965" w:rsidP="00522965">
            <w:pPr>
              <w:spacing w:after="0"/>
              <w:jc w:val="center"/>
              <w:rPr>
                <w:color w:val="000000"/>
                <w:sz w:val="20"/>
              </w:rPr>
            </w:pPr>
            <w:r>
              <w:rPr>
                <w:color w:val="000000"/>
                <w:sz w:val="20"/>
              </w:rPr>
              <w:t>89,563</w:t>
            </w:r>
          </w:p>
        </w:tc>
        <w:tc>
          <w:tcPr>
            <w:tcW w:w="1091" w:type="dxa"/>
            <w:tcBorders>
              <w:top w:val="nil"/>
              <w:left w:val="nil"/>
              <w:bottom w:val="nil"/>
              <w:right w:val="nil"/>
            </w:tcBorders>
            <w:shd w:val="clear" w:color="auto" w:fill="auto"/>
            <w:noWrap/>
            <w:vAlign w:val="center"/>
            <w:hideMark/>
          </w:tcPr>
          <w:p w14:paraId="02AD3A03" w14:textId="1CD9F5B5" w:rsidR="00522965" w:rsidRPr="00722998" w:rsidRDefault="00522965" w:rsidP="00522965">
            <w:pPr>
              <w:spacing w:after="0"/>
              <w:jc w:val="center"/>
              <w:rPr>
                <w:color w:val="000000"/>
                <w:sz w:val="20"/>
              </w:rPr>
            </w:pPr>
            <w:r>
              <w:rPr>
                <w:color w:val="000000"/>
                <w:sz w:val="20"/>
              </w:rPr>
              <w:t>209,736</w:t>
            </w:r>
          </w:p>
        </w:tc>
        <w:tc>
          <w:tcPr>
            <w:tcW w:w="885" w:type="dxa"/>
            <w:tcBorders>
              <w:top w:val="nil"/>
              <w:left w:val="nil"/>
              <w:bottom w:val="nil"/>
              <w:right w:val="nil"/>
            </w:tcBorders>
            <w:shd w:val="clear" w:color="auto" w:fill="auto"/>
            <w:noWrap/>
            <w:vAlign w:val="center"/>
            <w:hideMark/>
          </w:tcPr>
          <w:p w14:paraId="4A973C63" w14:textId="4000F4AA" w:rsidR="00522965" w:rsidRPr="00722998" w:rsidRDefault="00522965" w:rsidP="00522965">
            <w:pPr>
              <w:spacing w:after="0"/>
              <w:jc w:val="center"/>
              <w:rPr>
                <w:color w:val="000000"/>
                <w:sz w:val="20"/>
              </w:rPr>
            </w:pPr>
            <w:r>
              <w:rPr>
                <w:color w:val="000000"/>
                <w:sz w:val="20"/>
              </w:rPr>
              <w:t>35,843</w:t>
            </w:r>
          </w:p>
        </w:tc>
        <w:tc>
          <w:tcPr>
            <w:tcW w:w="901" w:type="dxa"/>
            <w:tcBorders>
              <w:top w:val="nil"/>
              <w:left w:val="nil"/>
              <w:bottom w:val="nil"/>
              <w:right w:val="nil"/>
            </w:tcBorders>
            <w:shd w:val="clear" w:color="auto" w:fill="auto"/>
            <w:noWrap/>
            <w:vAlign w:val="center"/>
            <w:hideMark/>
          </w:tcPr>
          <w:p w14:paraId="26F47DC2" w14:textId="27798EF3" w:rsidR="00522965" w:rsidRPr="00722998" w:rsidRDefault="00522965" w:rsidP="00522965">
            <w:pPr>
              <w:spacing w:after="0"/>
              <w:jc w:val="center"/>
              <w:rPr>
                <w:color w:val="000000"/>
                <w:sz w:val="20"/>
              </w:rPr>
            </w:pPr>
            <w:r>
              <w:rPr>
                <w:color w:val="000000"/>
                <w:sz w:val="20"/>
              </w:rPr>
              <w:t>22,673</w:t>
            </w:r>
          </w:p>
        </w:tc>
        <w:tc>
          <w:tcPr>
            <w:tcW w:w="979" w:type="dxa"/>
            <w:tcBorders>
              <w:top w:val="nil"/>
              <w:left w:val="nil"/>
              <w:bottom w:val="nil"/>
              <w:right w:val="nil"/>
            </w:tcBorders>
            <w:shd w:val="clear" w:color="auto" w:fill="auto"/>
            <w:noWrap/>
            <w:vAlign w:val="center"/>
            <w:hideMark/>
          </w:tcPr>
          <w:p w14:paraId="0C893327" w14:textId="759E38E2" w:rsidR="00522965" w:rsidRPr="00722998" w:rsidRDefault="00522965" w:rsidP="00522965">
            <w:pPr>
              <w:spacing w:after="0"/>
              <w:jc w:val="center"/>
              <w:rPr>
                <w:color w:val="000000"/>
                <w:sz w:val="20"/>
              </w:rPr>
            </w:pPr>
            <w:r>
              <w:rPr>
                <w:color w:val="000000"/>
                <w:sz w:val="20"/>
              </w:rPr>
              <w:t>64,305</w:t>
            </w:r>
          </w:p>
        </w:tc>
      </w:tr>
      <w:tr w:rsidR="00522965" w:rsidRPr="000D0866" w14:paraId="4294CB71" w14:textId="77777777" w:rsidTr="00C2517F">
        <w:trPr>
          <w:trHeight w:val="144"/>
        </w:trPr>
        <w:tc>
          <w:tcPr>
            <w:tcW w:w="630" w:type="dxa"/>
            <w:tcBorders>
              <w:top w:val="nil"/>
              <w:left w:val="nil"/>
              <w:bottom w:val="nil"/>
              <w:right w:val="nil"/>
            </w:tcBorders>
            <w:shd w:val="clear" w:color="auto" w:fill="auto"/>
            <w:noWrap/>
            <w:vAlign w:val="center"/>
            <w:hideMark/>
          </w:tcPr>
          <w:p w14:paraId="60A7B854" w14:textId="3A4E31F3" w:rsidR="00522965" w:rsidRPr="000D0866" w:rsidRDefault="00522965" w:rsidP="00522965">
            <w:pPr>
              <w:spacing w:after="0"/>
              <w:jc w:val="center"/>
              <w:rPr>
                <w:color w:val="000000"/>
                <w:sz w:val="20"/>
              </w:rPr>
            </w:pPr>
            <w:r>
              <w:rPr>
                <w:color w:val="000000"/>
                <w:sz w:val="20"/>
              </w:rPr>
              <w:t>1979</w:t>
            </w:r>
          </w:p>
        </w:tc>
        <w:tc>
          <w:tcPr>
            <w:tcW w:w="1023" w:type="dxa"/>
            <w:gridSpan w:val="2"/>
            <w:tcBorders>
              <w:top w:val="nil"/>
              <w:left w:val="nil"/>
              <w:bottom w:val="nil"/>
              <w:right w:val="nil"/>
            </w:tcBorders>
            <w:shd w:val="clear" w:color="auto" w:fill="auto"/>
            <w:noWrap/>
            <w:vAlign w:val="center"/>
            <w:hideMark/>
          </w:tcPr>
          <w:p w14:paraId="1D5751B9" w14:textId="614618D7" w:rsidR="00522965" w:rsidRPr="00722998" w:rsidRDefault="00522965" w:rsidP="00522965">
            <w:pPr>
              <w:spacing w:after="0"/>
              <w:jc w:val="center"/>
              <w:rPr>
                <w:color w:val="000000"/>
                <w:sz w:val="20"/>
              </w:rPr>
            </w:pPr>
            <w:r>
              <w:rPr>
                <w:color w:val="000000"/>
                <w:sz w:val="20"/>
              </w:rPr>
              <w:t>44,463</w:t>
            </w:r>
          </w:p>
        </w:tc>
        <w:tc>
          <w:tcPr>
            <w:tcW w:w="865" w:type="dxa"/>
            <w:tcBorders>
              <w:top w:val="nil"/>
              <w:left w:val="nil"/>
              <w:bottom w:val="nil"/>
              <w:right w:val="nil"/>
            </w:tcBorders>
            <w:shd w:val="clear" w:color="auto" w:fill="auto"/>
            <w:noWrap/>
            <w:vAlign w:val="center"/>
            <w:hideMark/>
          </w:tcPr>
          <w:p w14:paraId="39E6EC91" w14:textId="33BA305F" w:rsidR="00522965" w:rsidRPr="00722998" w:rsidRDefault="00522965" w:rsidP="00522965">
            <w:pPr>
              <w:spacing w:after="0"/>
              <w:jc w:val="center"/>
              <w:rPr>
                <w:color w:val="000000"/>
                <w:sz w:val="20"/>
              </w:rPr>
            </w:pPr>
            <w:r>
              <w:rPr>
                <w:color w:val="000000"/>
                <w:sz w:val="20"/>
              </w:rPr>
              <w:t>12,982</w:t>
            </w:r>
          </w:p>
        </w:tc>
        <w:tc>
          <w:tcPr>
            <w:tcW w:w="953" w:type="dxa"/>
            <w:tcBorders>
              <w:top w:val="nil"/>
              <w:left w:val="nil"/>
              <w:bottom w:val="nil"/>
              <w:right w:val="nil"/>
            </w:tcBorders>
            <w:shd w:val="clear" w:color="auto" w:fill="auto"/>
            <w:noWrap/>
            <w:vAlign w:val="center"/>
            <w:hideMark/>
          </w:tcPr>
          <w:p w14:paraId="6B0E3FA7" w14:textId="58F7FD58" w:rsidR="00522965" w:rsidRPr="00722998" w:rsidRDefault="00522965" w:rsidP="00522965">
            <w:pPr>
              <w:spacing w:after="0"/>
              <w:jc w:val="center"/>
              <w:rPr>
                <w:color w:val="000000"/>
                <w:sz w:val="20"/>
              </w:rPr>
            </w:pPr>
            <w:r>
              <w:rPr>
                <w:color w:val="000000"/>
                <w:sz w:val="20"/>
              </w:rPr>
              <w:t>109,833</w:t>
            </w:r>
          </w:p>
        </w:tc>
        <w:tc>
          <w:tcPr>
            <w:tcW w:w="1011" w:type="dxa"/>
            <w:tcBorders>
              <w:top w:val="nil"/>
              <w:left w:val="nil"/>
              <w:bottom w:val="nil"/>
              <w:right w:val="nil"/>
            </w:tcBorders>
            <w:shd w:val="clear" w:color="auto" w:fill="auto"/>
            <w:noWrap/>
            <w:vAlign w:val="center"/>
            <w:hideMark/>
          </w:tcPr>
          <w:p w14:paraId="1CACE6BA" w14:textId="06A647A8" w:rsidR="00522965" w:rsidRPr="00722998" w:rsidRDefault="00522965" w:rsidP="00522965">
            <w:pPr>
              <w:spacing w:after="0"/>
              <w:jc w:val="center"/>
              <w:rPr>
                <w:color w:val="000000"/>
                <w:sz w:val="20"/>
              </w:rPr>
            </w:pPr>
            <w:r>
              <w:rPr>
                <w:color w:val="000000"/>
                <w:sz w:val="20"/>
              </w:rPr>
              <w:t>128,997</w:t>
            </w:r>
          </w:p>
        </w:tc>
        <w:tc>
          <w:tcPr>
            <w:tcW w:w="1022" w:type="dxa"/>
            <w:tcBorders>
              <w:top w:val="nil"/>
              <w:left w:val="nil"/>
              <w:bottom w:val="nil"/>
              <w:right w:val="nil"/>
            </w:tcBorders>
            <w:shd w:val="clear" w:color="auto" w:fill="auto"/>
            <w:noWrap/>
            <w:vAlign w:val="center"/>
            <w:hideMark/>
          </w:tcPr>
          <w:p w14:paraId="301C2731" w14:textId="0B57C930" w:rsidR="00522965" w:rsidRPr="00722998" w:rsidRDefault="00522965" w:rsidP="00522965">
            <w:pPr>
              <w:spacing w:after="0"/>
              <w:jc w:val="center"/>
              <w:rPr>
                <w:color w:val="000000"/>
                <w:sz w:val="20"/>
              </w:rPr>
            </w:pPr>
            <w:r>
              <w:rPr>
                <w:color w:val="000000"/>
                <w:sz w:val="20"/>
              </w:rPr>
              <w:t>90,019</w:t>
            </w:r>
          </w:p>
        </w:tc>
        <w:tc>
          <w:tcPr>
            <w:tcW w:w="1091" w:type="dxa"/>
            <w:tcBorders>
              <w:top w:val="nil"/>
              <w:left w:val="nil"/>
              <w:bottom w:val="nil"/>
              <w:right w:val="nil"/>
            </w:tcBorders>
            <w:shd w:val="clear" w:color="auto" w:fill="auto"/>
            <w:noWrap/>
            <w:vAlign w:val="center"/>
            <w:hideMark/>
          </w:tcPr>
          <w:p w14:paraId="4318506D" w14:textId="1209B967" w:rsidR="00522965" w:rsidRPr="00722998" w:rsidRDefault="00522965" w:rsidP="00522965">
            <w:pPr>
              <w:spacing w:after="0"/>
              <w:jc w:val="center"/>
              <w:rPr>
                <w:color w:val="000000"/>
                <w:sz w:val="20"/>
              </w:rPr>
            </w:pPr>
            <w:r>
              <w:rPr>
                <w:color w:val="000000"/>
                <w:sz w:val="20"/>
              </w:rPr>
              <w:t>212,690</w:t>
            </w:r>
          </w:p>
        </w:tc>
        <w:tc>
          <w:tcPr>
            <w:tcW w:w="885" w:type="dxa"/>
            <w:tcBorders>
              <w:top w:val="nil"/>
              <w:left w:val="nil"/>
              <w:bottom w:val="nil"/>
              <w:right w:val="nil"/>
            </w:tcBorders>
            <w:shd w:val="clear" w:color="auto" w:fill="auto"/>
            <w:noWrap/>
            <w:vAlign w:val="center"/>
            <w:hideMark/>
          </w:tcPr>
          <w:p w14:paraId="16D24655" w14:textId="7DF8B163" w:rsidR="00522965" w:rsidRPr="00722998" w:rsidRDefault="00522965" w:rsidP="00522965">
            <w:pPr>
              <w:spacing w:after="0"/>
              <w:jc w:val="center"/>
              <w:rPr>
                <w:color w:val="000000"/>
                <w:sz w:val="20"/>
              </w:rPr>
            </w:pPr>
            <w:r>
              <w:rPr>
                <w:color w:val="000000"/>
                <w:sz w:val="20"/>
              </w:rPr>
              <w:t>36,619</w:t>
            </w:r>
          </w:p>
        </w:tc>
        <w:tc>
          <w:tcPr>
            <w:tcW w:w="901" w:type="dxa"/>
            <w:tcBorders>
              <w:top w:val="nil"/>
              <w:left w:val="nil"/>
              <w:bottom w:val="nil"/>
              <w:right w:val="nil"/>
            </w:tcBorders>
            <w:shd w:val="clear" w:color="auto" w:fill="auto"/>
            <w:noWrap/>
            <w:vAlign w:val="center"/>
            <w:hideMark/>
          </w:tcPr>
          <w:p w14:paraId="1BE0F177" w14:textId="29178C9B" w:rsidR="00522965" w:rsidRPr="00722998" w:rsidRDefault="00522965" w:rsidP="00522965">
            <w:pPr>
              <w:spacing w:after="0"/>
              <w:jc w:val="center"/>
              <w:rPr>
                <w:color w:val="000000"/>
                <w:sz w:val="20"/>
              </w:rPr>
            </w:pPr>
            <w:r>
              <w:rPr>
                <w:color w:val="000000"/>
                <w:sz w:val="20"/>
              </w:rPr>
              <w:t>22,969</w:t>
            </w:r>
          </w:p>
        </w:tc>
        <w:tc>
          <w:tcPr>
            <w:tcW w:w="979" w:type="dxa"/>
            <w:tcBorders>
              <w:top w:val="nil"/>
              <w:left w:val="nil"/>
              <w:bottom w:val="nil"/>
              <w:right w:val="nil"/>
            </w:tcBorders>
            <w:shd w:val="clear" w:color="auto" w:fill="auto"/>
            <w:noWrap/>
            <w:vAlign w:val="center"/>
            <w:hideMark/>
          </w:tcPr>
          <w:p w14:paraId="1F9C19C1" w14:textId="6B2CDCEA" w:rsidR="00522965" w:rsidRPr="00722998" w:rsidRDefault="00522965" w:rsidP="00522965">
            <w:pPr>
              <w:spacing w:after="0"/>
              <w:jc w:val="center"/>
              <w:rPr>
                <w:color w:val="000000"/>
                <w:sz w:val="20"/>
              </w:rPr>
            </w:pPr>
            <w:r>
              <w:rPr>
                <w:color w:val="000000"/>
                <w:sz w:val="20"/>
              </w:rPr>
              <w:t>65,586</w:t>
            </w:r>
          </w:p>
        </w:tc>
      </w:tr>
      <w:tr w:rsidR="00522965" w:rsidRPr="000D0866" w14:paraId="071E80DE" w14:textId="77777777" w:rsidTr="00C2517F">
        <w:trPr>
          <w:trHeight w:val="144"/>
        </w:trPr>
        <w:tc>
          <w:tcPr>
            <w:tcW w:w="630" w:type="dxa"/>
            <w:tcBorders>
              <w:top w:val="nil"/>
              <w:left w:val="nil"/>
              <w:bottom w:val="nil"/>
              <w:right w:val="nil"/>
            </w:tcBorders>
            <w:shd w:val="clear" w:color="auto" w:fill="auto"/>
            <w:noWrap/>
            <w:vAlign w:val="center"/>
            <w:hideMark/>
          </w:tcPr>
          <w:p w14:paraId="614D8F15" w14:textId="600EF420" w:rsidR="00522965" w:rsidRPr="000D0866" w:rsidRDefault="00522965" w:rsidP="00522965">
            <w:pPr>
              <w:spacing w:after="0"/>
              <w:jc w:val="center"/>
              <w:rPr>
                <w:color w:val="000000"/>
                <w:sz w:val="20"/>
              </w:rPr>
            </w:pPr>
            <w:r>
              <w:rPr>
                <w:color w:val="000000"/>
                <w:sz w:val="20"/>
              </w:rPr>
              <w:t>1980</w:t>
            </w:r>
          </w:p>
        </w:tc>
        <w:tc>
          <w:tcPr>
            <w:tcW w:w="1023" w:type="dxa"/>
            <w:gridSpan w:val="2"/>
            <w:tcBorders>
              <w:top w:val="nil"/>
              <w:left w:val="nil"/>
              <w:bottom w:val="nil"/>
              <w:right w:val="nil"/>
            </w:tcBorders>
            <w:shd w:val="clear" w:color="auto" w:fill="auto"/>
            <w:noWrap/>
            <w:vAlign w:val="center"/>
            <w:hideMark/>
          </w:tcPr>
          <w:p w14:paraId="7776FB15" w14:textId="05BBBD8B" w:rsidR="00522965" w:rsidRPr="00722998" w:rsidRDefault="00522965" w:rsidP="00522965">
            <w:pPr>
              <w:spacing w:after="0"/>
              <w:jc w:val="center"/>
              <w:rPr>
                <w:color w:val="000000"/>
                <w:sz w:val="20"/>
              </w:rPr>
            </w:pPr>
            <w:r>
              <w:rPr>
                <w:color w:val="000000"/>
                <w:sz w:val="20"/>
              </w:rPr>
              <w:t>39,143</w:t>
            </w:r>
          </w:p>
        </w:tc>
        <w:tc>
          <w:tcPr>
            <w:tcW w:w="865" w:type="dxa"/>
            <w:tcBorders>
              <w:top w:val="nil"/>
              <w:left w:val="nil"/>
              <w:bottom w:val="nil"/>
              <w:right w:val="nil"/>
            </w:tcBorders>
            <w:shd w:val="clear" w:color="auto" w:fill="auto"/>
            <w:noWrap/>
            <w:vAlign w:val="center"/>
            <w:hideMark/>
          </w:tcPr>
          <w:p w14:paraId="2A8B4865" w14:textId="10461C04" w:rsidR="00522965" w:rsidRPr="00722998" w:rsidRDefault="00522965" w:rsidP="00522965">
            <w:pPr>
              <w:spacing w:after="0"/>
              <w:jc w:val="center"/>
              <w:rPr>
                <w:color w:val="000000"/>
                <w:sz w:val="20"/>
              </w:rPr>
            </w:pPr>
            <w:r>
              <w:rPr>
                <w:color w:val="000000"/>
                <w:sz w:val="20"/>
              </w:rPr>
              <w:t>12,342</w:t>
            </w:r>
          </w:p>
        </w:tc>
        <w:tc>
          <w:tcPr>
            <w:tcW w:w="953" w:type="dxa"/>
            <w:tcBorders>
              <w:top w:val="nil"/>
              <w:left w:val="nil"/>
              <w:bottom w:val="nil"/>
              <w:right w:val="nil"/>
            </w:tcBorders>
            <w:shd w:val="clear" w:color="auto" w:fill="auto"/>
            <w:noWrap/>
            <w:vAlign w:val="center"/>
            <w:hideMark/>
          </w:tcPr>
          <w:p w14:paraId="3C651698" w14:textId="59944B23" w:rsidR="00522965" w:rsidRPr="00722998" w:rsidRDefault="00522965" w:rsidP="00522965">
            <w:pPr>
              <w:spacing w:after="0"/>
              <w:jc w:val="center"/>
              <w:rPr>
                <w:color w:val="000000"/>
                <w:sz w:val="20"/>
              </w:rPr>
            </w:pPr>
            <w:r>
              <w:rPr>
                <w:color w:val="000000"/>
                <w:sz w:val="20"/>
              </w:rPr>
              <w:t>94,230</w:t>
            </w:r>
          </w:p>
        </w:tc>
        <w:tc>
          <w:tcPr>
            <w:tcW w:w="1011" w:type="dxa"/>
            <w:tcBorders>
              <w:top w:val="nil"/>
              <w:left w:val="nil"/>
              <w:bottom w:val="nil"/>
              <w:right w:val="nil"/>
            </w:tcBorders>
            <w:shd w:val="clear" w:color="auto" w:fill="auto"/>
            <w:noWrap/>
            <w:vAlign w:val="center"/>
            <w:hideMark/>
          </w:tcPr>
          <w:p w14:paraId="0D209F23" w14:textId="65B6B865" w:rsidR="00522965" w:rsidRPr="00722998" w:rsidRDefault="00522965" w:rsidP="00522965">
            <w:pPr>
              <w:spacing w:after="0"/>
              <w:jc w:val="center"/>
              <w:rPr>
                <w:color w:val="000000"/>
                <w:sz w:val="20"/>
              </w:rPr>
            </w:pPr>
            <w:r>
              <w:rPr>
                <w:color w:val="000000"/>
                <w:sz w:val="20"/>
              </w:rPr>
              <w:t>130,787</w:t>
            </w:r>
          </w:p>
        </w:tc>
        <w:tc>
          <w:tcPr>
            <w:tcW w:w="1022" w:type="dxa"/>
            <w:tcBorders>
              <w:top w:val="nil"/>
              <w:left w:val="nil"/>
              <w:bottom w:val="nil"/>
              <w:right w:val="nil"/>
            </w:tcBorders>
            <w:shd w:val="clear" w:color="auto" w:fill="auto"/>
            <w:noWrap/>
            <w:vAlign w:val="center"/>
            <w:hideMark/>
          </w:tcPr>
          <w:p w14:paraId="3785B3FE" w14:textId="2874DAE3" w:rsidR="00522965" w:rsidRPr="00722998" w:rsidRDefault="00522965" w:rsidP="00522965">
            <w:pPr>
              <w:spacing w:after="0"/>
              <w:jc w:val="center"/>
              <w:rPr>
                <w:color w:val="000000"/>
                <w:sz w:val="20"/>
              </w:rPr>
            </w:pPr>
            <w:r>
              <w:rPr>
                <w:color w:val="000000"/>
                <w:sz w:val="20"/>
              </w:rPr>
              <w:t>90,717</w:t>
            </w:r>
          </w:p>
        </w:tc>
        <w:tc>
          <w:tcPr>
            <w:tcW w:w="1091" w:type="dxa"/>
            <w:tcBorders>
              <w:top w:val="nil"/>
              <w:left w:val="nil"/>
              <w:bottom w:val="nil"/>
              <w:right w:val="nil"/>
            </w:tcBorders>
            <w:shd w:val="clear" w:color="auto" w:fill="auto"/>
            <w:noWrap/>
            <w:vAlign w:val="center"/>
            <w:hideMark/>
          </w:tcPr>
          <w:p w14:paraId="1F56EC8B" w14:textId="1C4BEE76" w:rsidR="00522965" w:rsidRPr="00722998" w:rsidRDefault="00522965" w:rsidP="00522965">
            <w:pPr>
              <w:spacing w:after="0"/>
              <w:jc w:val="center"/>
              <w:rPr>
                <w:color w:val="000000"/>
                <w:sz w:val="20"/>
              </w:rPr>
            </w:pPr>
            <w:r>
              <w:rPr>
                <w:color w:val="000000"/>
                <w:sz w:val="20"/>
              </w:rPr>
              <w:t>214,538</w:t>
            </w:r>
          </w:p>
        </w:tc>
        <w:tc>
          <w:tcPr>
            <w:tcW w:w="885" w:type="dxa"/>
            <w:tcBorders>
              <w:top w:val="nil"/>
              <w:left w:val="nil"/>
              <w:bottom w:val="nil"/>
              <w:right w:val="nil"/>
            </w:tcBorders>
            <w:shd w:val="clear" w:color="auto" w:fill="auto"/>
            <w:noWrap/>
            <w:vAlign w:val="center"/>
            <w:hideMark/>
          </w:tcPr>
          <w:p w14:paraId="64BD5F18" w14:textId="53959084" w:rsidR="00522965" w:rsidRPr="00722998" w:rsidRDefault="00522965" w:rsidP="00522965">
            <w:pPr>
              <w:spacing w:after="0"/>
              <w:jc w:val="center"/>
              <w:rPr>
                <w:color w:val="000000"/>
                <w:sz w:val="20"/>
              </w:rPr>
            </w:pPr>
            <w:r>
              <w:rPr>
                <w:color w:val="000000"/>
                <w:sz w:val="20"/>
              </w:rPr>
              <w:t>37,066</w:t>
            </w:r>
          </w:p>
        </w:tc>
        <w:tc>
          <w:tcPr>
            <w:tcW w:w="901" w:type="dxa"/>
            <w:tcBorders>
              <w:top w:val="nil"/>
              <w:left w:val="nil"/>
              <w:bottom w:val="nil"/>
              <w:right w:val="nil"/>
            </w:tcBorders>
            <w:shd w:val="clear" w:color="auto" w:fill="auto"/>
            <w:noWrap/>
            <w:vAlign w:val="center"/>
            <w:hideMark/>
          </w:tcPr>
          <w:p w14:paraId="4FF60A50" w14:textId="48ACD5CC" w:rsidR="00522965" w:rsidRPr="00722998" w:rsidRDefault="00522965" w:rsidP="00522965">
            <w:pPr>
              <w:spacing w:after="0"/>
              <w:jc w:val="center"/>
              <w:rPr>
                <w:color w:val="000000"/>
                <w:sz w:val="20"/>
              </w:rPr>
            </w:pPr>
            <w:r>
              <w:rPr>
                <w:color w:val="000000"/>
                <w:sz w:val="20"/>
              </w:rPr>
              <w:t>22,925</w:t>
            </w:r>
          </w:p>
        </w:tc>
        <w:tc>
          <w:tcPr>
            <w:tcW w:w="979" w:type="dxa"/>
            <w:tcBorders>
              <w:top w:val="nil"/>
              <w:left w:val="nil"/>
              <w:bottom w:val="nil"/>
              <w:right w:val="nil"/>
            </w:tcBorders>
            <w:shd w:val="clear" w:color="auto" w:fill="auto"/>
            <w:noWrap/>
            <w:vAlign w:val="center"/>
            <w:hideMark/>
          </w:tcPr>
          <w:p w14:paraId="2CF67CCD" w14:textId="0256FABA" w:rsidR="00522965" w:rsidRPr="00722998" w:rsidRDefault="00522965" w:rsidP="00522965">
            <w:pPr>
              <w:spacing w:after="0"/>
              <w:jc w:val="center"/>
              <w:rPr>
                <w:color w:val="000000"/>
                <w:sz w:val="20"/>
              </w:rPr>
            </w:pPr>
            <w:r>
              <w:rPr>
                <w:color w:val="000000"/>
                <w:sz w:val="20"/>
              </w:rPr>
              <w:t>67,045</w:t>
            </w:r>
          </w:p>
        </w:tc>
      </w:tr>
      <w:tr w:rsidR="00522965" w:rsidRPr="000D0866" w14:paraId="114E3C3A" w14:textId="77777777" w:rsidTr="00C2517F">
        <w:trPr>
          <w:trHeight w:val="144"/>
        </w:trPr>
        <w:tc>
          <w:tcPr>
            <w:tcW w:w="630" w:type="dxa"/>
            <w:tcBorders>
              <w:top w:val="nil"/>
              <w:left w:val="nil"/>
              <w:bottom w:val="nil"/>
              <w:right w:val="nil"/>
            </w:tcBorders>
            <w:shd w:val="clear" w:color="auto" w:fill="auto"/>
            <w:noWrap/>
            <w:vAlign w:val="center"/>
            <w:hideMark/>
          </w:tcPr>
          <w:p w14:paraId="3842878F" w14:textId="649929FC" w:rsidR="00522965" w:rsidRPr="000D0866" w:rsidRDefault="00522965" w:rsidP="00522965">
            <w:pPr>
              <w:spacing w:after="0"/>
              <w:jc w:val="center"/>
              <w:rPr>
                <w:color w:val="000000"/>
                <w:sz w:val="20"/>
              </w:rPr>
            </w:pPr>
            <w:r>
              <w:rPr>
                <w:color w:val="000000"/>
                <w:sz w:val="20"/>
              </w:rPr>
              <w:t>1981</w:t>
            </w:r>
          </w:p>
        </w:tc>
        <w:tc>
          <w:tcPr>
            <w:tcW w:w="1023" w:type="dxa"/>
            <w:gridSpan w:val="2"/>
            <w:tcBorders>
              <w:top w:val="nil"/>
              <w:left w:val="nil"/>
              <w:bottom w:val="nil"/>
              <w:right w:val="nil"/>
            </w:tcBorders>
            <w:shd w:val="clear" w:color="auto" w:fill="auto"/>
            <w:noWrap/>
            <w:vAlign w:val="center"/>
            <w:hideMark/>
          </w:tcPr>
          <w:p w14:paraId="6B575AA7" w14:textId="0FD0E22D" w:rsidR="00522965" w:rsidRPr="00722998" w:rsidRDefault="00522965" w:rsidP="00522965">
            <w:pPr>
              <w:spacing w:after="0"/>
              <w:jc w:val="center"/>
              <w:rPr>
                <w:color w:val="000000"/>
                <w:sz w:val="20"/>
              </w:rPr>
            </w:pPr>
            <w:r>
              <w:rPr>
                <w:color w:val="000000"/>
                <w:sz w:val="20"/>
              </w:rPr>
              <w:t>40,614</w:t>
            </w:r>
          </w:p>
        </w:tc>
        <w:tc>
          <w:tcPr>
            <w:tcW w:w="865" w:type="dxa"/>
            <w:tcBorders>
              <w:top w:val="nil"/>
              <w:left w:val="nil"/>
              <w:bottom w:val="nil"/>
              <w:right w:val="nil"/>
            </w:tcBorders>
            <w:shd w:val="clear" w:color="auto" w:fill="auto"/>
            <w:noWrap/>
            <w:vAlign w:val="center"/>
            <w:hideMark/>
          </w:tcPr>
          <w:p w14:paraId="113DB37B" w14:textId="16A9AF20" w:rsidR="00522965" w:rsidRPr="00722998" w:rsidRDefault="00522965" w:rsidP="00522965">
            <w:pPr>
              <w:spacing w:after="0"/>
              <w:jc w:val="center"/>
              <w:rPr>
                <w:color w:val="000000"/>
                <w:sz w:val="20"/>
              </w:rPr>
            </w:pPr>
            <w:r>
              <w:rPr>
                <w:color w:val="000000"/>
                <w:sz w:val="20"/>
              </w:rPr>
              <w:t>12,359</w:t>
            </w:r>
          </w:p>
        </w:tc>
        <w:tc>
          <w:tcPr>
            <w:tcW w:w="953" w:type="dxa"/>
            <w:tcBorders>
              <w:top w:val="nil"/>
              <w:left w:val="nil"/>
              <w:bottom w:val="nil"/>
              <w:right w:val="nil"/>
            </w:tcBorders>
            <w:shd w:val="clear" w:color="auto" w:fill="auto"/>
            <w:noWrap/>
            <w:vAlign w:val="center"/>
            <w:hideMark/>
          </w:tcPr>
          <w:p w14:paraId="071B1E13" w14:textId="2D14D136" w:rsidR="00522965" w:rsidRPr="00722998" w:rsidRDefault="00522965" w:rsidP="00522965">
            <w:pPr>
              <w:spacing w:after="0"/>
              <w:jc w:val="center"/>
              <w:rPr>
                <w:color w:val="000000"/>
                <w:sz w:val="20"/>
              </w:rPr>
            </w:pPr>
            <w:r>
              <w:rPr>
                <w:color w:val="000000"/>
                <w:sz w:val="20"/>
              </w:rPr>
              <w:t>95,023</w:t>
            </w:r>
          </w:p>
        </w:tc>
        <w:tc>
          <w:tcPr>
            <w:tcW w:w="1011" w:type="dxa"/>
            <w:tcBorders>
              <w:top w:val="nil"/>
              <w:left w:val="nil"/>
              <w:bottom w:val="nil"/>
              <w:right w:val="nil"/>
            </w:tcBorders>
            <w:shd w:val="clear" w:color="auto" w:fill="auto"/>
            <w:noWrap/>
            <w:vAlign w:val="center"/>
            <w:hideMark/>
          </w:tcPr>
          <w:p w14:paraId="365D6EB5" w14:textId="3EDA6F0C" w:rsidR="00522965" w:rsidRPr="00722998" w:rsidRDefault="00522965" w:rsidP="00522965">
            <w:pPr>
              <w:spacing w:after="0"/>
              <w:jc w:val="center"/>
              <w:rPr>
                <w:color w:val="000000"/>
                <w:sz w:val="20"/>
              </w:rPr>
            </w:pPr>
            <w:r>
              <w:rPr>
                <w:color w:val="000000"/>
                <w:sz w:val="20"/>
              </w:rPr>
              <w:t>130,187</w:t>
            </w:r>
          </w:p>
        </w:tc>
        <w:tc>
          <w:tcPr>
            <w:tcW w:w="1022" w:type="dxa"/>
            <w:tcBorders>
              <w:top w:val="nil"/>
              <w:left w:val="nil"/>
              <w:bottom w:val="nil"/>
              <w:right w:val="nil"/>
            </w:tcBorders>
            <w:shd w:val="clear" w:color="auto" w:fill="auto"/>
            <w:noWrap/>
            <w:vAlign w:val="center"/>
            <w:hideMark/>
          </w:tcPr>
          <w:p w14:paraId="396CEB3F" w14:textId="0C75F492" w:rsidR="00522965" w:rsidRPr="00722998" w:rsidRDefault="00522965" w:rsidP="00522965">
            <w:pPr>
              <w:spacing w:after="0"/>
              <w:jc w:val="center"/>
              <w:rPr>
                <w:color w:val="000000"/>
                <w:sz w:val="20"/>
              </w:rPr>
            </w:pPr>
            <w:r>
              <w:rPr>
                <w:color w:val="000000"/>
                <w:sz w:val="20"/>
              </w:rPr>
              <w:t>88,985</w:t>
            </w:r>
          </w:p>
        </w:tc>
        <w:tc>
          <w:tcPr>
            <w:tcW w:w="1091" w:type="dxa"/>
            <w:tcBorders>
              <w:top w:val="nil"/>
              <w:left w:val="nil"/>
              <w:bottom w:val="nil"/>
              <w:right w:val="nil"/>
            </w:tcBorders>
            <w:shd w:val="clear" w:color="auto" w:fill="auto"/>
            <w:noWrap/>
            <w:vAlign w:val="center"/>
            <w:hideMark/>
          </w:tcPr>
          <w:p w14:paraId="2289B365" w14:textId="037FC516" w:rsidR="00522965" w:rsidRPr="00722998" w:rsidRDefault="00522965" w:rsidP="00522965">
            <w:pPr>
              <w:spacing w:after="0"/>
              <w:jc w:val="center"/>
              <w:rPr>
                <w:color w:val="000000"/>
                <w:sz w:val="20"/>
              </w:rPr>
            </w:pPr>
            <w:r>
              <w:rPr>
                <w:color w:val="000000"/>
                <w:sz w:val="20"/>
              </w:rPr>
              <w:t>215,955</w:t>
            </w:r>
          </w:p>
        </w:tc>
        <w:tc>
          <w:tcPr>
            <w:tcW w:w="885" w:type="dxa"/>
            <w:tcBorders>
              <w:top w:val="nil"/>
              <w:left w:val="nil"/>
              <w:bottom w:val="nil"/>
              <w:right w:val="nil"/>
            </w:tcBorders>
            <w:shd w:val="clear" w:color="auto" w:fill="auto"/>
            <w:noWrap/>
            <w:vAlign w:val="center"/>
            <w:hideMark/>
          </w:tcPr>
          <w:p w14:paraId="17B3E590" w14:textId="5C0FD9D8" w:rsidR="00522965" w:rsidRPr="00722998" w:rsidRDefault="00522965" w:rsidP="00522965">
            <w:pPr>
              <w:spacing w:after="0"/>
              <w:jc w:val="center"/>
              <w:rPr>
                <w:color w:val="000000"/>
                <w:sz w:val="20"/>
              </w:rPr>
            </w:pPr>
            <w:r>
              <w:rPr>
                <w:color w:val="000000"/>
                <w:sz w:val="20"/>
              </w:rPr>
              <w:t>36,255</w:t>
            </w:r>
          </w:p>
        </w:tc>
        <w:tc>
          <w:tcPr>
            <w:tcW w:w="901" w:type="dxa"/>
            <w:tcBorders>
              <w:top w:val="nil"/>
              <w:left w:val="nil"/>
              <w:bottom w:val="nil"/>
              <w:right w:val="nil"/>
            </w:tcBorders>
            <w:shd w:val="clear" w:color="auto" w:fill="auto"/>
            <w:noWrap/>
            <w:vAlign w:val="center"/>
            <w:hideMark/>
          </w:tcPr>
          <w:p w14:paraId="6B7A7DCE" w14:textId="17AC9123" w:rsidR="00522965" w:rsidRPr="00722998" w:rsidRDefault="00522965" w:rsidP="00522965">
            <w:pPr>
              <w:spacing w:after="0"/>
              <w:jc w:val="center"/>
              <w:rPr>
                <w:color w:val="000000"/>
                <w:sz w:val="20"/>
              </w:rPr>
            </w:pPr>
            <w:r>
              <w:rPr>
                <w:color w:val="000000"/>
                <w:sz w:val="20"/>
              </w:rPr>
              <w:t>21,894</w:t>
            </w:r>
          </w:p>
        </w:tc>
        <w:tc>
          <w:tcPr>
            <w:tcW w:w="979" w:type="dxa"/>
            <w:tcBorders>
              <w:top w:val="nil"/>
              <w:left w:val="nil"/>
              <w:bottom w:val="nil"/>
              <w:right w:val="nil"/>
            </w:tcBorders>
            <w:shd w:val="clear" w:color="auto" w:fill="auto"/>
            <w:noWrap/>
            <w:vAlign w:val="center"/>
            <w:hideMark/>
          </w:tcPr>
          <w:p w14:paraId="55394664" w14:textId="469A11C6" w:rsidR="00522965" w:rsidRPr="00722998" w:rsidRDefault="00522965" w:rsidP="00522965">
            <w:pPr>
              <w:spacing w:after="0"/>
              <w:jc w:val="center"/>
              <w:rPr>
                <w:color w:val="000000"/>
                <w:sz w:val="20"/>
              </w:rPr>
            </w:pPr>
            <w:r>
              <w:rPr>
                <w:color w:val="000000"/>
                <w:sz w:val="20"/>
              </w:rPr>
              <w:t>66,161</w:t>
            </w:r>
          </w:p>
        </w:tc>
      </w:tr>
      <w:tr w:rsidR="00522965" w:rsidRPr="000D0866" w14:paraId="5B1D5C2B" w14:textId="77777777" w:rsidTr="00C2517F">
        <w:trPr>
          <w:trHeight w:val="144"/>
        </w:trPr>
        <w:tc>
          <w:tcPr>
            <w:tcW w:w="630" w:type="dxa"/>
            <w:tcBorders>
              <w:top w:val="nil"/>
              <w:left w:val="nil"/>
              <w:bottom w:val="nil"/>
              <w:right w:val="nil"/>
            </w:tcBorders>
            <w:shd w:val="clear" w:color="auto" w:fill="auto"/>
            <w:noWrap/>
            <w:vAlign w:val="center"/>
            <w:hideMark/>
          </w:tcPr>
          <w:p w14:paraId="01694501" w14:textId="4E0D1456" w:rsidR="00522965" w:rsidRPr="000D0866" w:rsidRDefault="00522965" w:rsidP="00522965">
            <w:pPr>
              <w:spacing w:after="0"/>
              <w:jc w:val="center"/>
              <w:rPr>
                <w:color w:val="000000"/>
                <w:sz w:val="20"/>
              </w:rPr>
            </w:pPr>
            <w:r>
              <w:rPr>
                <w:color w:val="000000"/>
                <w:sz w:val="20"/>
              </w:rPr>
              <w:t>1982</w:t>
            </w:r>
          </w:p>
        </w:tc>
        <w:tc>
          <w:tcPr>
            <w:tcW w:w="1023" w:type="dxa"/>
            <w:gridSpan w:val="2"/>
            <w:tcBorders>
              <w:top w:val="nil"/>
              <w:left w:val="nil"/>
              <w:bottom w:val="nil"/>
              <w:right w:val="nil"/>
            </w:tcBorders>
            <w:shd w:val="clear" w:color="auto" w:fill="auto"/>
            <w:noWrap/>
            <w:vAlign w:val="center"/>
            <w:hideMark/>
          </w:tcPr>
          <w:p w14:paraId="3E88F93A" w14:textId="2820C73F" w:rsidR="00522965" w:rsidRPr="00722998" w:rsidRDefault="00522965" w:rsidP="00522965">
            <w:pPr>
              <w:spacing w:after="0"/>
              <w:jc w:val="center"/>
              <w:rPr>
                <w:color w:val="000000"/>
                <w:sz w:val="20"/>
              </w:rPr>
            </w:pPr>
            <w:r>
              <w:rPr>
                <w:color w:val="000000"/>
                <w:sz w:val="20"/>
              </w:rPr>
              <w:t>52,026</w:t>
            </w:r>
          </w:p>
        </w:tc>
        <w:tc>
          <w:tcPr>
            <w:tcW w:w="865" w:type="dxa"/>
            <w:tcBorders>
              <w:top w:val="nil"/>
              <w:left w:val="nil"/>
              <w:bottom w:val="nil"/>
              <w:right w:val="nil"/>
            </w:tcBorders>
            <w:shd w:val="clear" w:color="auto" w:fill="auto"/>
            <w:noWrap/>
            <w:vAlign w:val="center"/>
            <w:hideMark/>
          </w:tcPr>
          <w:p w14:paraId="27CDF2F3" w14:textId="6B6C9A34" w:rsidR="00522965" w:rsidRPr="00722998" w:rsidRDefault="00522965" w:rsidP="00522965">
            <w:pPr>
              <w:spacing w:after="0"/>
              <w:jc w:val="center"/>
              <w:rPr>
                <w:color w:val="000000"/>
                <w:sz w:val="20"/>
              </w:rPr>
            </w:pPr>
            <w:r>
              <w:rPr>
                <w:color w:val="000000"/>
                <w:sz w:val="20"/>
              </w:rPr>
              <w:t>16,203</w:t>
            </w:r>
          </w:p>
        </w:tc>
        <w:tc>
          <w:tcPr>
            <w:tcW w:w="953" w:type="dxa"/>
            <w:tcBorders>
              <w:top w:val="nil"/>
              <w:left w:val="nil"/>
              <w:bottom w:val="nil"/>
              <w:right w:val="nil"/>
            </w:tcBorders>
            <w:shd w:val="clear" w:color="auto" w:fill="auto"/>
            <w:noWrap/>
            <w:vAlign w:val="center"/>
            <w:hideMark/>
          </w:tcPr>
          <w:p w14:paraId="22EE2128" w14:textId="6F02A993" w:rsidR="00522965" w:rsidRPr="00722998" w:rsidRDefault="00522965" w:rsidP="00522965">
            <w:pPr>
              <w:spacing w:after="0"/>
              <w:jc w:val="center"/>
              <w:rPr>
                <w:color w:val="000000"/>
                <w:sz w:val="20"/>
              </w:rPr>
            </w:pPr>
            <w:r>
              <w:rPr>
                <w:color w:val="000000"/>
                <w:sz w:val="20"/>
              </w:rPr>
              <w:t>118,813</w:t>
            </w:r>
          </w:p>
        </w:tc>
        <w:tc>
          <w:tcPr>
            <w:tcW w:w="1011" w:type="dxa"/>
            <w:tcBorders>
              <w:top w:val="nil"/>
              <w:left w:val="nil"/>
              <w:bottom w:val="nil"/>
              <w:right w:val="nil"/>
            </w:tcBorders>
            <w:shd w:val="clear" w:color="auto" w:fill="auto"/>
            <w:noWrap/>
            <w:vAlign w:val="center"/>
            <w:hideMark/>
          </w:tcPr>
          <w:p w14:paraId="247ABCF2" w14:textId="60C06842" w:rsidR="00522965" w:rsidRPr="00722998" w:rsidRDefault="00522965" w:rsidP="00522965">
            <w:pPr>
              <w:spacing w:after="0"/>
              <w:jc w:val="center"/>
              <w:rPr>
                <w:color w:val="000000"/>
                <w:sz w:val="20"/>
              </w:rPr>
            </w:pPr>
            <w:r>
              <w:rPr>
                <w:color w:val="000000"/>
                <w:sz w:val="20"/>
              </w:rPr>
              <w:t>130,515</w:t>
            </w:r>
          </w:p>
        </w:tc>
        <w:tc>
          <w:tcPr>
            <w:tcW w:w="1022" w:type="dxa"/>
            <w:tcBorders>
              <w:top w:val="nil"/>
              <w:left w:val="nil"/>
              <w:bottom w:val="nil"/>
              <w:right w:val="nil"/>
            </w:tcBorders>
            <w:shd w:val="clear" w:color="auto" w:fill="auto"/>
            <w:noWrap/>
            <w:vAlign w:val="center"/>
            <w:hideMark/>
          </w:tcPr>
          <w:p w14:paraId="13AF5959" w14:textId="70F9F634" w:rsidR="00522965" w:rsidRPr="00722998" w:rsidRDefault="00522965" w:rsidP="00522965">
            <w:pPr>
              <w:spacing w:after="0"/>
              <w:jc w:val="center"/>
              <w:rPr>
                <w:color w:val="000000"/>
                <w:sz w:val="20"/>
              </w:rPr>
            </w:pPr>
            <w:r>
              <w:rPr>
                <w:color w:val="000000"/>
                <w:sz w:val="20"/>
              </w:rPr>
              <w:t>87,980</w:t>
            </w:r>
          </w:p>
        </w:tc>
        <w:tc>
          <w:tcPr>
            <w:tcW w:w="1091" w:type="dxa"/>
            <w:tcBorders>
              <w:top w:val="nil"/>
              <w:left w:val="nil"/>
              <w:bottom w:val="nil"/>
              <w:right w:val="nil"/>
            </w:tcBorders>
            <w:shd w:val="clear" w:color="auto" w:fill="auto"/>
            <w:noWrap/>
            <w:vAlign w:val="center"/>
            <w:hideMark/>
          </w:tcPr>
          <w:p w14:paraId="49035F1B" w14:textId="4F27C055" w:rsidR="00522965" w:rsidRPr="00722998" w:rsidRDefault="00522965" w:rsidP="00522965">
            <w:pPr>
              <w:spacing w:after="0"/>
              <w:jc w:val="center"/>
              <w:rPr>
                <w:color w:val="000000"/>
                <w:sz w:val="20"/>
              </w:rPr>
            </w:pPr>
            <w:r>
              <w:rPr>
                <w:color w:val="000000"/>
                <w:sz w:val="20"/>
              </w:rPr>
              <w:t>217,807</w:t>
            </w:r>
          </w:p>
        </w:tc>
        <w:tc>
          <w:tcPr>
            <w:tcW w:w="885" w:type="dxa"/>
            <w:tcBorders>
              <w:top w:val="nil"/>
              <w:left w:val="nil"/>
              <w:bottom w:val="nil"/>
              <w:right w:val="nil"/>
            </w:tcBorders>
            <w:shd w:val="clear" w:color="auto" w:fill="auto"/>
            <w:noWrap/>
            <w:vAlign w:val="center"/>
            <w:hideMark/>
          </w:tcPr>
          <w:p w14:paraId="21647C5B" w14:textId="7F06BE81" w:rsidR="00522965" w:rsidRPr="00722998" w:rsidRDefault="00522965" w:rsidP="00522965">
            <w:pPr>
              <w:spacing w:after="0"/>
              <w:jc w:val="center"/>
              <w:rPr>
                <w:color w:val="000000"/>
                <w:sz w:val="20"/>
              </w:rPr>
            </w:pPr>
            <w:r>
              <w:rPr>
                <w:color w:val="000000"/>
                <w:sz w:val="20"/>
              </w:rPr>
              <w:t>35,417</w:t>
            </w:r>
          </w:p>
        </w:tc>
        <w:tc>
          <w:tcPr>
            <w:tcW w:w="901" w:type="dxa"/>
            <w:tcBorders>
              <w:top w:val="nil"/>
              <w:left w:val="nil"/>
              <w:bottom w:val="nil"/>
              <w:right w:val="nil"/>
            </w:tcBorders>
            <w:shd w:val="clear" w:color="auto" w:fill="auto"/>
            <w:noWrap/>
            <w:vAlign w:val="center"/>
            <w:hideMark/>
          </w:tcPr>
          <w:p w14:paraId="270377F7" w14:textId="3906637B" w:rsidR="00522965" w:rsidRPr="00722998" w:rsidRDefault="00522965" w:rsidP="00522965">
            <w:pPr>
              <w:spacing w:after="0"/>
              <w:jc w:val="center"/>
              <w:rPr>
                <w:color w:val="000000"/>
                <w:sz w:val="20"/>
              </w:rPr>
            </w:pPr>
            <w:r>
              <w:rPr>
                <w:color w:val="000000"/>
                <w:sz w:val="20"/>
              </w:rPr>
              <w:t>20,669</w:t>
            </w:r>
          </w:p>
        </w:tc>
        <w:tc>
          <w:tcPr>
            <w:tcW w:w="979" w:type="dxa"/>
            <w:tcBorders>
              <w:top w:val="nil"/>
              <w:left w:val="nil"/>
              <w:bottom w:val="nil"/>
              <w:right w:val="nil"/>
            </w:tcBorders>
            <w:shd w:val="clear" w:color="auto" w:fill="auto"/>
            <w:noWrap/>
            <w:vAlign w:val="center"/>
            <w:hideMark/>
          </w:tcPr>
          <w:p w14:paraId="4B1E0E74" w14:textId="730F7772" w:rsidR="00522965" w:rsidRPr="00722998" w:rsidRDefault="00522965" w:rsidP="00522965">
            <w:pPr>
              <w:spacing w:after="0"/>
              <w:jc w:val="center"/>
              <w:rPr>
                <w:color w:val="000000"/>
                <w:sz w:val="20"/>
              </w:rPr>
            </w:pPr>
            <w:r>
              <w:rPr>
                <w:color w:val="000000"/>
                <w:sz w:val="20"/>
              </w:rPr>
              <w:t>65,164</w:t>
            </w:r>
          </w:p>
        </w:tc>
      </w:tr>
      <w:tr w:rsidR="00522965" w:rsidRPr="000D0866" w14:paraId="492F3AAB" w14:textId="77777777" w:rsidTr="00C2517F">
        <w:trPr>
          <w:trHeight w:val="144"/>
        </w:trPr>
        <w:tc>
          <w:tcPr>
            <w:tcW w:w="630" w:type="dxa"/>
            <w:tcBorders>
              <w:top w:val="nil"/>
              <w:left w:val="nil"/>
              <w:bottom w:val="nil"/>
              <w:right w:val="nil"/>
            </w:tcBorders>
            <w:shd w:val="clear" w:color="auto" w:fill="auto"/>
            <w:noWrap/>
            <w:vAlign w:val="center"/>
            <w:hideMark/>
          </w:tcPr>
          <w:p w14:paraId="1065CA45" w14:textId="64C35502" w:rsidR="00522965" w:rsidRPr="000D0866" w:rsidRDefault="00522965" w:rsidP="00522965">
            <w:pPr>
              <w:spacing w:after="0"/>
              <w:jc w:val="center"/>
              <w:rPr>
                <w:color w:val="000000"/>
                <w:sz w:val="20"/>
              </w:rPr>
            </w:pPr>
            <w:r>
              <w:rPr>
                <w:color w:val="000000"/>
                <w:sz w:val="20"/>
              </w:rPr>
              <w:t>1983</w:t>
            </w:r>
          </w:p>
        </w:tc>
        <w:tc>
          <w:tcPr>
            <w:tcW w:w="1023" w:type="dxa"/>
            <w:gridSpan w:val="2"/>
            <w:tcBorders>
              <w:top w:val="nil"/>
              <w:left w:val="nil"/>
              <w:bottom w:val="nil"/>
              <w:right w:val="nil"/>
            </w:tcBorders>
            <w:shd w:val="clear" w:color="auto" w:fill="auto"/>
            <w:noWrap/>
            <w:vAlign w:val="center"/>
            <w:hideMark/>
          </w:tcPr>
          <w:p w14:paraId="2C0D7B14" w14:textId="7572031D" w:rsidR="00522965" w:rsidRPr="00722998" w:rsidRDefault="00522965" w:rsidP="00522965">
            <w:pPr>
              <w:spacing w:after="0"/>
              <w:jc w:val="center"/>
              <w:rPr>
                <w:color w:val="000000"/>
                <w:sz w:val="20"/>
              </w:rPr>
            </w:pPr>
            <w:r>
              <w:rPr>
                <w:color w:val="000000"/>
                <w:sz w:val="20"/>
              </w:rPr>
              <w:t>53,390</w:t>
            </w:r>
          </w:p>
        </w:tc>
        <w:tc>
          <w:tcPr>
            <w:tcW w:w="865" w:type="dxa"/>
            <w:tcBorders>
              <w:top w:val="nil"/>
              <w:left w:val="nil"/>
              <w:bottom w:val="nil"/>
              <w:right w:val="nil"/>
            </w:tcBorders>
            <w:shd w:val="clear" w:color="auto" w:fill="auto"/>
            <w:noWrap/>
            <w:vAlign w:val="center"/>
            <w:hideMark/>
          </w:tcPr>
          <w:p w14:paraId="1C378915" w14:textId="212DAF69" w:rsidR="00522965" w:rsidRPr="00722998" w:rsidRDefault="00522965" w:rsidP="00522965">
            <w:pPr>
              <w:spacing w:after="0"/>
              <w:jc w:val="center"/>
              <w:rPr>
                <w:color w:val="000000"/>
                <w:sz w:val="20"/>
              </w:rPr>
            </w:pPr>
            <w:r>
              <w:rPr>
                <w:color w:val="000000"/>
                <w:sz w:val="20"/>
              </w:rPr>
              <w:t>16,096</w:t>
            </w:r>
          </w:p>
        </w:tc>
        <w:tc>
          <w:tcPr>
            <w:tcW w:w="953" w:type="dxa"/>
            <w:tcBorders>
              <w:top w:val="nil"/>
              <w:left w:val="nil"/>
              <w:bottom w:val="nil"/>
              <w:right w:val="nil"/>
            </w:tcBorders>
            <w:shd w:val="clear" w:color="auto" w:fill="auto"/>
            <w:noWrap/>
            <w:vAlign w:val="center"/>
            <w:hideMark/>
          </w:tcPr>
          <w:p w14:paraId="1992A3CD" w14:textId="064EF091" w:rsidR="00522965" w:rsidRPr="00722998" w:rsidRDefault="00522965" w:rsidP="00522965">
            <w:pPr>
              <w:spacing w:after="0"/>
              <w:jc w:val="center"/>
              <w:rPr>
                <w:color w:val="000000"/>
                <w:sz w:val="20"/>
              </w:rPr>
            </w:pPr>
            <w:r>
              <w:rPr>
                <w:color w:val="000000"/>
                <w:sz w:val="20"/>
              </w:rPr>
              <w:t>125,995</w:t>
            </w:r>
          </w:p>
        </w:tc>
        <w:tc>
          <w:tcPr>
            <w:tcW w:w="1011" w:type="dxa"/>
            <w:tcBorders>
              <w:top w:val="nil"/>
              <w:left w:val="nil"/>
              <w:bottom w:val="nil"/>
              <w:right w:val="nil"/>
            </w:tcBorders>
            <w:shd w:val="clear" w:color="auto" w:fill="auto"/>
            <w:noWrap/>
            <w:vAlign w:val="center"/>
            <w:hideMark/>
          </w:tcPr>
          <w:p w14:paraId="29A2B9A7" w14:textId="5BFC67E5" w:rsidR="00522965" w:rsidRPr="00722998" w:rsidRDefault="00522965" w:rsidP="00522965">
            <w:pPr>
              <w:spacing w:after="0"/>
              <w:jc w:val="center"/>
              <w:rPr>
                <w:color w:val="000000"/>
                <w:sz w:val="20"/>
              </w:rPr>
            </w:pPr>
            <w:r>
              <w:rPr>
                <w:color w:val="000000"/>
                <w:sz w:val="20"/>
              </w:rPr>
              <w:t>136,747</w:t>
            </w:r>
          </w:p>
        </w:tc>
        <w:tc>
          <w:tcPr>
            <w:tcW w:w="1022" w:type="dxa"/>
            <w:tcBorders>
              <w:top w:val="nil"/>
              <w:left w:val="nil"/>
              <w:bottom w:val="nil"/>
              <w:right w:val="nil"/>
            </w:tcBorders>
            <w:shd w:val="clear" w:color="auto" w:fill="auto"/>
            <w:noWrap/>
            <w:vAlign w:val="center"/>
            <w:hideMark/>
          </w:tcPr>
          <w:p w14:paraId="62B90EC3" w14:textId="659C84A5" w:rsidR="00522965" w:rsidRPr="00722998" w:rsidRDefault="00522965" w:rsidP="00522965">
            <w:pPr>
              <w:spacing w:after="0"/>
              <w:jc w:val="center"/>
              <w:rPr>
                <w:color w:val="000000"/>
                <w:sz w:val="20"/>
              </w:rPr>
            </w:pPr>
            <w:r>
              <w:rPr>
                <w:color w:val="000000"/>
                <w:sz w:val="20"/>
              </w:rPr>
              <w:t>92,583</w:t>
            </w:r>
          </w:p>
        </w:tc>
        <w:tc>
          <w:tcPr>
            <w:tcW w:w="1091" w:type="dxa"/>
            <w:tcBorders>
              <w:top w:val="nil"/>
              <w:left w:val="nil"/>
              <w:bottom w:val="nil"/>
              <w:right w:val="nil"/>
            </w:tcBorders>
            <w:shd w:val="clear" w:color="auto" w:fill="auto"/>
            <w:noWrap/>
            <w:vAlign w:val="center"/>
            <w:hideMark/>
          </w:tcPr>
          <w:p w14:paraId="70783989" w14:textId="61112640" w:rsidR="00522965" w:rsidRPr="00722998" w:rsidRDefault="00522965" w:rsidP="00522965">
            <w:pPr>
              <w:spacing w:after="0"/>
              <w:jc w:val="center"/>
              <w:rPr>
                <w:color w:val="000000"/>
                <w:sz w:val="20"/>
              </w:rPr>
            </w:pPr>
            <w:r>
              <w:rPr>
                <w:color w:val="000000"/>
                <w:sz w:val="20"/>
              </w:rPr>
              <w:t>227,052</w:t>
            </w:r>
          </w:p>
        </w:tc>
        <w:tc>
          <w:tcPr>
            <w:tcW w:w="885" w:type="dxa"/>
            <w:tcBorders>
              <w:top w:val="nil"/>
              <w:left w:val="nil"/>
              <w:bottom w:val="nil"/>
              <w:right w:val="nil"/>
            </w:tcBorders>
            <w:shd w:val="clear" w:color="auto" w:fill="auto"/>
            <w:noWrap/>
            <w:vAlign w:val="center"/>
            <w:hideMark/>
          </w:tcPr>
          <w:p w14:paraId="4F442FC9" w14:textId="059B2C51" w:rsidR="00522965" w:rsidRPr="00722998" w:rsidRDefault="00522965" w:rsidP="00522965">
            <w:pPr>
              <w:spacing w:after="0"/>
              <w:jc w:val="center"/>
              <w:rPr>
                <w:color w:val="000000"/>
                <w:sz w:val="20"/>
              </w:rPr>
            </w:pPr>
            <w:r>
              <w:rPr>
                <w:color w:val="000000"/>
                <w:sz w:val="20"/>
              </w:rPr>
              <w:t>36,779</w:t>
            </w:r>
          </w:p>
        </w:tc>
        <w:tc>
          <w:tcPr>
            <w:tcW w:w="901" w:type="dxa"/>
            <w:tcBorders>
              <w:top w:val="nil"/>
              <w:left w:val="nil"/>
              <w:bottom w:val="nil"/>
              <w:right w:val="nil"/>
            </w:tcBorders>
            <w:shd w:val="clear" w:color="auto" w:fill="auto"/>
            <w:noWrap/>
            <w:vAlign w:val="center"/>
            <w:hideMark/>
          </w:tcPr>
          <w:p w14:paraId="05EA04F8" w14:textId="6E8CAB1A" w:rsidR="00522965" w:rsidRPr="00722998" w:rsidRDefault="00522965" w:rsidP="00522965">
            <w:pPr>
              <w:spacing w:after="0"/>
              <w:jc w:val="center"/>
              <w:rPr>
                <w:color w:val="000000"/>
                <w:sz w:val="20"/>
              </w:rPr>
            </w:pPr>
            <w:r>
              <w:rPr>
                <w:color w:val="000000"/>
                <w:sz w:val="20"/>
              </w:rPr>
              <w:t>21,629</w:t>
            </w:r>
          </w:p>
        </w:tc>
        <w:tc>
          <w:tcPr>
            <w:tcW w:w="979" w:type="dxa"/>
            <w:tcBorders>
              <w:top w:val="nil"/>
              <w:left w:val="nil"/>
              <w:bottom w:val="nil"/>
              <w:right w:val="nil"/>
            </w:tcBorders>
            <w:shd w:val="clear" w:color="auto" w:fill="auto"/>
            <w:noWrap/>
            <w:vAlign w:val="center"/>
            <w:hideMark/>
          </w:tcPr>
          <w:p w14:paraId="7DCD547D" w14:textId="2DB8E8E6" w:rsidR="00522965" w:rsidRPr="00722998" w:rsidRDefault="00522965" w:rsidP="00522965">
            <w:pPr>
              <w:spacing w:after="0"/>
              <w:jc w:val="center"/>
              <w:rPr>
                <w:color w:val="000000"/>
                <w:sz w:val="20"/>
              </w:rPr>
            </w:pPr>
            <w:r>
              <w:rPr>
                <w:color w:val="000000"/>
                <w:sz w:val="20"/>
              </w:rPr>
              <w:t>66,548</w:t>
            </w:r>
          </w:p>
        </w:tc>
      </w:tr>
      <w:tr w:rsidR="00522965" w:rsidRPr="000D0866" w14:paraId="204E9DFB" w14:textId="77777777" w:rsidTr="00C2517F">
        <w:trPr>
          <w:trHeight w:val="144"/>
        </w:trPr>
        <w:tc>
          <w:tcPr>
            <w:tcW w:w="630" w:type="dxa"/>
            <w:tcBorders>
              <w:top w:val="nil"/>
              <w:left w:val="nil"/>
              <w:bottom w:val="nil"/>
              <w:right w:val="nil"/>
            </w:tcBorders>
            <w:shd w:val="clear" w:color="auto" w:fill="auto"/>
            <w:noWrap/>
            <w:vAlign w:val="center"/>
            <w:hideMark/>
          </w:tcPr>
          <w:p w14:paraId="33EA8452" w14:textId="3E4E3CDB" w:rsidR="00522965" w:rsidRPr="000D0866" w:rsidRDefault="00522965" w:rsidP="00522965">
            <w:pPr>
              <w:spacing w:after="0"/>
              <w:jc w:val="center"/>
              <w:rPr>
                <w:color w:val="000000"/>
                <w:sz w:val="20"/>
              </w:rPr>
            </w:pPr>
            <w:r>
              <w:rPr>
                <w:color w:val="000000"/>
                <w:sz w:val="20"/>
              </w:rPr>
              <w:t>1984</w:t>
            </w:r>
          </w:p>
        </w:tc>
        <w:tc>
          <w:tcPr>
            <w:tcW w:w="1023" w:type="dxa"/>
            <w:gridSpan w:val="2"/>
            <w:tcBorders>
              <w:top w:val="nil"/>
              <w:left w:val="nil"/>
              <w:bottom w:val="nil"/>
              <w:right w:val="nil"/>
            </w:tcBorders>
            <w:shd w:val="clear" w:color="auto" w:fill="auto"/>
            <w:noWrap/>
            <w:vAlign w:val="center"/>
            <w:hideMark/>
          </w:tcPr>
          <w:p w14:paraId="46E2FB3B" w14:textId="00198847" w:rsidR="00522965" w:rsidRPr="00722998" w:rsidRDefault="00522965" w:rsidP="00522965">
            <w:pPr>
              <w:spacing w:after="0"/>
              <w:jc w:val="center"/>
              <w:rPr>
                <w:color w:val="000000"/>
                <w:sz w:val="20"/>
              </w:rPr>
            </w:pPr>
            <w:r>
              <w:rPr>
                <w:color w:val="000000"/>
                <w:sz w:val="20"/>
              </w:rPr>
              <w:t>55,555</w:t>
            </w:r>
          </w:p>
        </w:tc>
        <w:tc>
          <w:tcPr>
            <w:tcW w:w="865" w:type="dxa"/>
            <w:tcBorders>
              <w:top w:val="nil"/>
              <w:left w:val="nil"/>
              <w:bottom w:val="nil"/>
              <w:right w:val="nil"/>
            </w:tcBorders>
            <w:shd w:val="clear" w:color="auto" w:fill="auto"/>
            <w:noWrap/>
            <w:vAlign w:val="center"/>
            <w:hideMark/>
          </w:tcPr>
          <w:p w14:paraId="0CCCDE2E" w14:textId="4CFE421D" w:rsidR="00522965" w:rsidRPr="00722998" w:rsidRDefault="00522965" w:rsidP="00522965">
            <w:pPr>
              <w:spacing w:after="0"/>
              <w:jc w:val="center"/>
              <w:rPr>
                <w:color w:val="000000"/>
                <w:sz w:val="20"/>
              </w:rPr>
            </w:pPr>
            <w:r>
              <w:rPr>
                <w:color w:val="000000"/>
                <w:sz w:val="20"/>
              </w:rPr>
              <w:t>18,281</w:t>
            </w:r>
          </w:p>
        </w:tc>
        <w:tc>
          <w:tcPr>
            <w:tcW w:w="953" w:type="dxa"/>
            <w:tcBorders>
              <w:top w:val="nil"/>
              <w:left w:val="nil"/>
              <w:bottom w:val="nil"/>
              <w:right w:val="nil"/>
            </w:tcBorders>
            <w:shd w:val="clear" w:color="auto" w:fill="auto"/>
            <w:noWrap/>
            <w:vAlign w:val="center"/>
            <w:hideMark/>
          </w:tcPr>
          <w:p w14:paraId="2A7432B9" w14:textId="65BAB533" w:rsidR="00522965" w:rsidRPr="00722998" w:rsidRDefault="00522965" w:rsidP="00522965">
            <w:pPr>
              <w:spacing w:after="0"/>
              <w:jc w:val="center"/>
              <w:rPr>
                <w:color w:val="000000"/>
                <w:sz w:val="20"/>
              </w:rPr>
            </w:pPr>
            <w:r>
              <w:rPr>
                <w:color w:val="000000"/>
                <w:sz w:val="20"/>
              </w:rPr>
              <w:t>126,689</w:t>
            </w:r>
          </w:p>
        </w:tc>
        <w:tc>
          <w:tcPr>
            <w:tcW w:w="1011" w:type="dxa"/>
            <w:tcBorders>
              <w:top w:val="nil"/>
              <w:left w:val="nil"/>
              <w:bottom w:val="nil"/>
              <w:right w:val="nil"/>
            </w:tcBorders>
            <w:shd w:val="clear" w:color="auto" w:fill="auto"/>
            <w:noWrap/>
            <w:vAlign w:val="center"/>
            <w:hideMark/>
          </w:tcPr>
          <w:p w14:paraId="46CABCE5" w14:textId="4364D22D" w:rsidR="00522965" w:rsidRPr="00722998" w:rsidRDefault="00522965" w:rsidP="00522965">
            <w:pPr>
              <w:spacing w:after="0"/>
              <w:jc w:val="center"/>
              <w:rPr>
                <w:color w:val="000000"/>
                <w:sz w:val="20"/>
              </w:rPr>
            </w:pPr>
            <w:r>
              <w:rPr>
                <w:color w:val="000000"/>
                <w:sz w:val="20"/>
              </w:rPr>
              <w:t>146,274</w:t>
            </w:r>
          </w:p>
        </w:tc>
        <w:tc>
          <w:tcPr>
            <w:tcW w:w="1022" w:type="dxa"/>
            <w:tcBorders>
              <w:top w:val="nil"/>
              <w:left w:val="nil"/>
              <w:bottom w:val="nil"/>
              <w:right w:val="nil"/>
            </w:tcBorders>
            <w:shd w:val="clear" w:color="auto" w:fill="auto"/>
            <w:noWrap/>
            <w:vAlign w:val="center"/>
            <w:hideMark/>
          </w:tcPr>
          <w:p w14:paraId="6ABD874A" w14:textId="6099213F" w:rsidR="00522965" w:rsidRPr="00722998" w:rsidRDefault="00522965" w:rsidP="00522965">
            <w:pPr>
              <w:spacing w:after="0"/>
              <w:jc w:val="center"/>
              <w:rPr>
                <w:color w:val="000000"/>
                <w:sz w:val="20"/>
              </w:rPr>
            </w:pPr>
            <w:r>
              <w:rPr>
                <w:color w:val="000000"/>
                <w:sz w:val="20"/>
              </w:rPr>
              <w:t>100,319</w:t>
            </w:r>
          </w:p>
        </w:tc>
        <w:tc>
          <w:tcPr>
            <w:tcW w:w="1091" w:type="dxa"/>
            <w:tcBorders>
              <w:top w:val="nil"/>
              <w:left w:val="nil"/>
              <w:bottom w:val="nil"/>
              <w:right w:val="nil"/>
            </w:tcBorders>
            <w:shd w:val="clear" w:color="auto" w:fill="auto"/>
            <w:noWrap/>
            <w:vAlign w:val="center"/>
            <w:hideMark/>
          </w:tcPr>
          <w:p w14:paraId="03FC0385" w14:textId="4848200D" w:rsidR="00522965" w:rsidRPr="00722998" w:rsidRDefault="00522965" w:rsidP="00522965">
            <w:pPr>
              <w:spacing w:after="0"/>
              <w:jc w:val="center"/>
              <w:rPr>
                <w:color w:val="000000"/>
                <w:sz w:val="20"/>
              </w:rPr>
            </w:pPr>
            <w:r>
              <w:rPr>
                <w:color w:val="000000"/>
                <w:sz w:val="20"/>
              </w:rPr>
              <w:t>240,053</w:t>
            </w:r>
          </w:p>
        </w:tc>
        <w:tc>
          <w:tcPr>
            <w:tcW w:w="885" w:type="dxa"/>
            <w:tcBorders>
              <w:top w:val="nil"/>
              <w:left w:val="nil"/>
              <w:bottom w:val="nil"/>
              <w:right w:val="nil"/>
            </w:tcBorders>
            <w:shd w:val="clear" w:color="auto" w:fill="auto"/>
            <w:noWrap/>
            <w:vAlign w:val="center"/>
            <w:hideMark/>
          </w:tcPr>
          <w:p w14:paraId="761FAC6D" w14:textId="7F933E6F" w:rsidR="00522965" w:rsidRPr="00722998" w:rsidRDefault="00522965" w:rsidP="00522965">
            <w:pPr>
              <w:spacing w:after="0"/>
              <w:jc w:val="center"/>
              <w:rPr>
                <w:color w:val="000000"/>
                <w:sz w:val="20"/>
              </w:rPr>
            </w:pPr>
            <w:r>
              <w:rPr>
                <w:color w:val="000000"/>
                <w:sz w:val="20"/>
              </w:rPr>
              <w:t>39,539</w:t>
            </w:r>
          </w:p>
        </w:tc>
        <w:tc>
          <w:tcPr>
            <w:tcW w:w="901" w:type="dxa"/>
            <w:tcBorders>
              <w:top w:val="nil"/>
              <w:left w:val="nil"/>
              <w:bottom w:val="nil"/>
              <w:right w:val="nil"/>
            </w:tcBorders>
            <w:shd w:val="clear" w:color="auto" w:fill="auto"/>
            <w:noWrap/>
            <w:vAlign w:val="center"/>
            <w:hideMark/>
          </w:tcPr>
          <w:p w14:paraId="3826CAC2" w14:textId="7A24EDE0" w:rsidR="00522965" w:rsidRPr="00722998" w:rsidRDefault="00522965" w:rsidP="00522965">
            <w:pPr>
              <w:spacing w:after="0"/>
              <w:jc w:val="center"/>
              <w:rPr>
                <w:color w:val="000000"/>
                <w:sz w:val="20"/>
              </w:rPr>
            </w:pPr>
            <w:r>
              <w:rPr>
                <w:color w:val="000000"/>
                <w:sz w:val="20"/>
              </w:rPr>
              <w:t>23,951</w:t>
            </w:r>
          </w:p>
        </w:tc>
        <w:tc>
          <w:tcPr>
            <w:tcW w:w="979" w:type="dxa"/>
            <w:tcBorders>
              <w:top w:val="nil"/>
              <w:left w:val="nil"/>
              <w:bottom w:val="nil"/>
              <w:right w:val="nil"/>
            </w:tcBorders>
            <w:shd w:val="clear" w:color="auto" w:fill="auto"/>
            <w:noWrap/>
            <w:vAlign w:val="center"/>
            <w:hideMark/>
          </w:tcPr>
          <w:p w14:paraId="433D4360" w14:textId="619920CA" w:rsidR="00522965" w:rsidRPr="00722998" w:rsidRDefault="00522965" w:rsidP="00522965">
            <w:pPr>
              <w:spacing w:after="0"/>
              <w:jc w:val="center"/>
              <w:rPr>
                <w:color w:val="000000"/>
                <w:sz w:val="20"/>
              </w:rPr>
            </w:pPr>
            <w:r>
              <w:rPr>
                <w:color w:val="000000"/>
                <w:sz w:val="20"/>
              </w:rPr>
              <w:t>69,520</w:t>
            </w:r>
          </w:p>
        </w:tc>
      </w:tr>
      <w:tr w:rsidR="00522965" w:rsidRPr="000D0866" w14:paraId="100B2AC3" w14:textId="77777777" w:rsidTr="00C2517F">
        <w:trPr>
          <w:trHeight w:val="144"/>
        </w:trPr>
        <w:tc>
          <w:tcPr>
            <w:tcW w:w="630" w:type="dxa"/>
            <w:tcBorders>
              <w:top w:val="nil"/>
              <w:left w:val="nil"/>
              <w:bottom w:val="nil"/>
              <w:right w:val="nil"/>
            </w:tcBorders>
            <w:shd w:val="clear" w:color="auto" w:fill="auto"/>
            <w:noWrap/>
            <w:vAlign w:val="center"/>
            <w:hideMark/>
          </w:tcPr>
          <w:p w14:paraId="030F7370" w14:textId="76DD9D83" w:rsidR="00522965" w:rsidRPr="000D0866" w:rsidRDefault="00522965" w:rsidP="00522965">
            <w:pPr>
              <w:spacing w:after="0"/>
              <w:jc w:val="center"/>
              <w:rPr>
                <w:color w:val="000000"/>
                <w:sz w:val="20"/>
              </w:rPr>
            </w:pPr>
            <w:r>
              <w:rPr>
                <w:color w:val="000000"/>
                <w:sz w:val="20"/>
              </w:rPr>
              <w:t>1985</w:t>
            </w:r>
          </w:p>
        </w:tc>
        <w:tc>
          <w:tcPr>
            <w:tcW w:w="1023" w:type="dxa"/>
            <w:gridSpan w:val="2"/>
            <w:tcBorders>
              <w:top w:val="nil"/>
              <w:left w:val="nil"/>
              <w:bottom w:val="nil"/>
              <w:right w:val="nil"/>
            </w:tcBorders>
            <w:shd w:val="clear" w:color="auto" w:fill="auto"/>
            <w:noWrap/>
            <w:vAlign w:val="center"/>
            <w:hideMark/>
          </w:tcPr>
          <w:p w14:paraId="02CC4D95" w14:textId="70CEA15F" w:rsidR="00522965" w:rsidRPr="00722998" w:rsidRDefault="00522965" w:rsidP="00522965">
            <w:pPr>
              <w:spacing w:after="0"/>
              <w:jc w:val="center"/>
              <w:rPr>
                <w:color w:val="000000"/>
                <w:sz w:val="20"/>
              </w:rPr>
            </w:pPr>
            <w:r>
              <w:rPr>
                <w:color w:val="000000"/>
                <w:sz w:val="20"/>
              </w:rPr>
              <w:t>80,342</w:t>
            </w:r>
          </w:p>
        </w:tc>
        <w:tc>
          <w:tcPr>
            <w:tcW w:w="865" w:type="dxa"/>
            <w:tcBorders>
              <w:top w:val="nil"/>
              <w:left w:val="nil"/>
              <w:bottom w:val="nil"/>
              <w:right w:val="nil"/>
            </w:tcBorders>
            <w:shd w:val="clear" w:color="auto" w:fill="auto"/>
            <w:noWrap/>
            <w:vAlign w:val="center"/>
            <w:hideMark/>
          </w:tcPr>
          <w:p w14:paraId="72C901F4" w14:textId="3D702ED5" w:rsidR="00522965" w:rsidRPr="00722998" w:rsidRDefault="00522965" w:rsidP="00522965">
            <w:pPr>
              <w:spacing w:after="0"/>
              <w:jc w:val="center"/>
              <w:rPr>
                <w:color w:val="000000"/>
                <w:sz w:val="20"/>
              </w:rPr>
            </w:pPr>
            <w:r>
              <w:rPr>
                <w:color w:val="000000"/>
                <w:sz w:val="20"/>
              </w:rPr>
              <w:t>27,704</w:t>
            </w:r>
          </w:p>
        </w:tc>
        <w:tc>
          <w:tcPr>
            <w:tcW w:w="953" w:type="dxa"/>
            <w:tcBorders>
              <w:top w:val="nil"/>
              <w:left w:val="nil"/>
              <w:bottom w:val="nil"/>
              <w:right w:val="nil"/>
            </w:tcBorders>
            <w:shd w:val="clear" w:color="auto" w:fill="auto"/>
            <w:noWrap/>
            <w:vAlign w:val="center"/>
            <w:hideMark/>
          </w:tcPr>
          <w:p w14:paraId="245CE0A7" w14:textId="7DDAE4F5" w:rsidR="00522965" w:rsidRPr="00722998" w:rsidRDefault="00522965" w:rsidP="00522965">
            <w:pPr>
              <w:spacing w:after="0"/>
              <w:jc w:val="center"/>
              <w:rPr>
                <w:color w:val="000000"/>
                <w:sz w:val="20"/>
              </w:rPr>
            </w:pPr>
            <w:r>
              <w:rPr>
                <w:color w:val="000000"/>
                <w:sz w:val="20"/>
              </w:rPr>
              <w:t>177,287</w:t>
            </w:r>
          </w:p>
        </w:tc>
        <w:tc>
          <w:tcPr>
            <w:tcW w:w="1011" w:type="dxa"/>
            <w:tcBorders>
              <w:top w:val="nil"/>
              <w:left w:val="nil"/>
              <w:bottom w:val="nil"/>
              <w:right w:val="nil"/>
            </w:tcBorders>
            <w:shd w:val="clear" w:color="auto" w:fill="auto"/>
            <w:noWrap/>
            <w:vAlign w:val="center"/>
            <w:hideMark/>
          </w:tcPr>
          <w:p w14:paraId="1A2331F9" w14:textId="61BF01C2" w:rsidR="00522965" w:rsidRPr="00722998" w:rsidRDefault="00522965" w:rsidP="00522965">
            <w:pPr>
              <w:spacing w:after="0"/>
              <w:jc w:val="center"/>
              <w:rPr>
                <w:color w:val="000000"/>
                <w:sz w:val="20"/>
              </w:rPr>
            </w:pPr>
            <w:r>
              <w:rPr>
                <w:color w:val="000000"/>
                <w:sz w:val="20"/>
              </w:rPr>
              <w:t>157,455</w:t>
            </w:r>
          </w:p>
        </w:tc>
        <w:tc>
          <w:tcPr>
            <w:tcW w:w="1022" w:type="dxa"/>
            <w:tcBorders>
              <w:top w:val="nil"/>
              <w:left w:val="nil"/>
              <w:bottom w:val="nil"/>
              <w:right w:val="nil"/>
            </w:tcBorders>
            <w:shd w:val="clear" w:color="auto" w:fill="auto"/>
            <w:noWrap/>
            <w:vAlign w:val="center"/>
            <w:hideMark/>
          </w:tcPr>
          <w:p w14:paraId="5340E5FD" w14:textId="37EA6DBD" w:rsidR="00522965" w:rsidRPr="00722998" w:rsidRDefault="00522965" w:rsidP="00522965">
            <w:pPr>
              <w:spacing w:after="0"/>
              <w:jc w:val="center"/>
              <w:rPr>
                <w:color w:val="000000"/>
                <w:sz w:val="20"/>
              </w:rPr>
            </w:pPr>
            <w:r>
              <w:rPr>
                <w:color w:val="000000"/>
                <w:sz w:val="20"/>
              </w:rPr>
              <w:t>109,400</w:t>
            </w:r>
          </w:p>
        </w:tc>
        <w:tc>
          <w:tcPr>
            <w:tcW w:w="1091" w:type="dxa"/>
            <w:tcBorders>
              <w:top w:val="nil"/>
              <w:left w:val="nil"/>
              <w:bottom w:val="nil"/>
              <w:right w:val="nil"/>
            </w:tcBorders>
            <w:shd w:val="clear" w:color="auto" w:fill="auto"/>
            <w:noWrap/>
            <w:vAlign w:val="center"/>
            <w:hideMark/>
          </w:tcPr>
          <w:p w14:paraId="7BC3EE27" w14:textId="62FA479A" w:rsidR="00522965" w:rsidRPr="00722998" w:rsidRDefault="00522965" w:rsidP="00522965">
            <w:pPr>
              <w:spacing w:after="0"/>
              <w:jc w:val="center"/>
              <w:rPr>
                <w:color w:val="000000"/>
                <w:sz w:val="20"/>
              </w:rPr>
            </w:pPr>
            <w:r>
              <w:rPr>
                <w:color w:val="000000"/>
                <w:sz w:val="20"/>
              </w:rPr>
              <w:t>254,107</w:t>
            </w:r>
          </w:p>
        </w:tc>
        <w:tc>
          <w:tcPr>
            <w:tcW w:w="885" w:type="dxa"/>
            <w:tcBorders>
              <w:top w:val="nil"/>
              <w:left w:val="nil"/>
              <w:bottom w:val="nil"/>
              <w:right w:val="nil"/>
            </w:tcBorders>
            <w:shd w:val="clear" w:color="auto" w:fill="auto"/>
            <w:noWrap/>
            <w:vAlign w:val="center"/>
            <w:hideMark/>
          </w:tcPr>
          <w:p w14:paraId="269446CE" w14:textId="428C461B" w:rsidR="00522965" w:rsidRPr="00722998" w:rsidRDefault="00522965" w:rsidP="00522965">
            <w:pPr>
              <w:spacing w:after="0"/>
              <w:jc w:val="center"/>
              <w:rPr>
                <w:color w:val="000000"/>
                <w:sz w:val="20"/>
              </w:rPr>
            </w:pPr>
            <w:r>
              <w:rPr>
                <w:color w:val="000000"/>
                <w:sz w:val="20"/>
              </w:rPr>
              <w:t>42,759</w:t>
            </w:r>
          </w:p>
        </w:tc>
        <w:tc>
          <w:tcPr>
            <w:tcW w:w="901" w:type="dxa"/>
            <w:tcBorders>
              <w:top w:val="nil"/>
              <w:left w:val="nil"/>
              <w:bottom w:val="nil"/>
              <w:right w:val="nil"/>
            </w:tcBorders>
            <w:shd w:val="clear" w:color="auto" w:fill="auto"/>
            <w:noWrap/>
            <w:vAlign w:val="center"/>
            <w:hideMark/>
          </w:tcPr>
          <w:p w14:paraId="216D1166" w14:textId="7B2C2394" w:rsidR="00522965" w:rsidRPr="00722998" w:rsidRDefault="00522965" w:rsidP="00522965">
            <w:pPr>
              <w:spacing w:after="0"/>
              <w:jc w:val="center"/>
              <w:rPr>
                <w:color w:val="000000"/>
                <w:sz w:val="20"/>
              </w:rPr>
            </w:pPr>
            <w:r>
              <w:rPr>
                <w:color w:val="000000"/>
                <w:sz w:val="20"/>
              </w:rPr>
              <w:t>26,755</w:t>
            </w:r>
          </w:p>
        </w:tc>
        <w:tc>
          <w:tcPr>
            <w:tcW w:w="979" w:type="dxa"/>
            <w:tcBorders>
              <w:top w:val="nil"/>
              <w:left w:val="nil"/>
              <w:bottom w:val="nil"/>
              <w:right w:val="nil"/>
            </w:tcBorders>
            <w:shd w:val="clear" w:color="auto" w:fill="auto"/>
            <w:noWrap/>
            <w:vAlign w:val="center"/>
            <w:hideMark/>
          </w:tcPr>
          <w:p w14:paraId="7041313F" w14:textId="16FADD4B" w:rsidR="00522965" w:rsidRPr="00722998" w:rsidRDefault="00522965" w:rsidP="00522965">
            <w:pPr>
              <w:spacing w:after="0"/>
              <w:jc w:val="center"/>
              <w:rPr>
                <w:color w:val="000000"/>
                <w:sz w:val="20"/>
              </w:rPr>
            </w:pPr>
            <w:r>
              <w:rPr>
                <w:color w:val="000000"/>
                <w:sz w:val="20"/>
              </w:rPr>
              <w:t>73,427</w:t>
            </w:r>
          </w:p>
        </w:tc>
      </w:tr>
      <w:tr w:rsidR="00522965" w:rsidRPr="000D0866" w14:paraId="58B9F6D3" w14:textId="77777777" w:rsidTr="00C2517F">
        <w:trPr>
          <w:trHeight w:val="144"/>
        </w:trPr>
        <w:tc>
          <w:tcPr>
            <w:tcW w:w="630" w:type="dxa"/>
            <w:tcBorders>
              <w:top w:val="nil"/>
              <w:left w:val="nil"/>
              <w:bottom w:val="nil"/>
              <w:right w:val="nil"/>
            </w:tcBorders>
            <w:shd w:val="clear" w:color="auto" w:fill="auto"/>
            <w:noWrap/>
            <w:vAlign w:val="center"/>
            <w:hideMark/>
          </w:tcPr>
          <w:p w14:paraId="17742B79" w14:textId="0352EEDE" w:rsidR="00522965" w:rsidRPr="000D0866" w:rsidRDefault="00522965" w:rsidP="00522965">
            <w:pPr>
              <w:spacing w:after="0"/>
              <w:jc w:val="center"/>
              <w:rPr>
                <w:color w:val="000000"/>
                <w:sz w:val="20"/>
              </w:rPr>
            </w:pPr>
            <w:r>
              <w:rPr>
                <w:color w:val="000000"/>
                <w:sz w:val="20"/>
              </w:rPr>
              <w:t>1986</w:t>
            </w:r>
          </w:p>
        </w:tc>
        <w:tc>
          <w:tcPr>
            <w:tcW w:w="1023" w:type="dxa"/>
            <w:gridSpan w:val="2"/>
            <w:tcBorders>
              <w:top w:val="nil"/>
              <w:left w:val="nil"/>
              <w:bottom w:val="nil"/>
              <w:right w:val="nil"/>
            </w:tcBorders>
            <w:shd w:val="clear" w:color="auto" w:fill="auto"/>
            <w:noWrap/>
            <w:vAlign w:val="center"/>
            <w:hideMark/>
          </w:tcPr>
          <w:p w14:paraId="5EB47003" w14:textId="25924940" w:rsidR="00522965" w:rsidRPr="00722998" w:rsidRDefault="00522965" w:rsidP="00522965">
            <w:pPr>
              <w:spacing w:after="0"/>
              <w:jc w:val="center"/>
              <w:rPr>
                <w:color w:val="000000"/>
                <w:sz w:val="20"/>
              </w:rPr>
            </w:pPr>
            <w:r>
              <w:rPr>
                <w:color w:val="000000"/>
                <w:sz w:val="20"/>
              </w:rPr>
              <w:t>120,774</w:t>
            </w:r>
          </w:p>
        </w:tc>
        <w:tc>
          <w:tcPr>
            <w:tcW w:w="865" w:type="dxa"/>
            <w:tcBorders>
              <w:top w:val="nil"/>
              <w:left w:val="nil"/>
              <w:bottom w:val="nil"/>
              <w:right w:val="nil"/>
            </w:tcBorders>
            <w:shd w:val="clear" w:color="auto" w:fill="auto"/>
            <w:noWrap/>
            <w:vAlign w:val="center"/>
            <w:hideMark/>
          </w:tcPr>
          <w:p w14:paraId="4B39FFA0" w14:textId="3914B7B3" w:rsidR="00522965" w:rsidRPr="00722998" w:rsidRDefault="00522965" w:rsidP="00522965">
            <w:pPr>
              <w:spacing w:after="0"/>
              <w:jc w:val="center"/>
              <w:rPr>
                <w:color w:val="000000"/>
                <w:sz w:val="20"/>
              </w:rPr>
            </w:pPr>
            <w:r>
              <w:rPr>
                <w:color w:val="000000"/>
                <w:sz w:val="20"/>
              </w:rPr>
              <w:t>48,451</w:t>
            </w:r>
          </w:p>
        </w:tc>
        <w:tc>
          <w:tcPr>
            <w:tcW w:w="953" w:type="dxa"/>
            <w:tcBorders>
              <w:top w:val="nil"/>
              <w:left w:val="nil"/>
              <w:bottom w:val="nil"/>
              <w:right w:val="nil"/>
            </w:tcBorders>
            <w:shd w:val="clear" w:color="auto" w:fill="auto"/>
            <w:noWrap/>
            <w:vAlign w:val="center"/>
            <w:hideMark/>
          </w:tcPr>
          <w:p w14:paraId="0B10837B" w14:textId="7F05DDC5" w:rsidR="00522965" w:rsidRPr="00722998" w:rsidRDefault="00522965" w:rsidP="00522965">
            <w:pPr>
              <w:spacing w:after="0"/>
              <w:jc w:val="center"/>
              <w:rPr>
                <w:color w:val="000000"/>
                <w:sz w:val="20"/>
              </w:rPr>
            </w:pPr>
            <w:r>
              <w:rPr>
                <w:color w:val="000000"/>
                <w:sz w:val="20"/>
              </w:rPr>
              <w:t>248,549</w:t>
            </w:r>
          </w:p>
        </w:tc>
        <w:tc>
          <w:tcPr>
            <w:tcW w:w="1011" w:type="dxa"/>
            <w:tcBorders>
              <w:top w:val="nil"/>
              <w:left w:val="nil"/>
              <w:bottom w:val="nil"/>
              <w:right w:val="nil"/>
            </w:tcBorders>
            <w:shd w:val="clear" w:color="auto" w:fill="auto"/>
            <w:noWrap/>
            <w:vAlign w:val="center"/>
            <w:hideMark/>
          </w:tcPr>
          <w:p w14:paraId="1390BDCF" w14:textId="39F64625" w:rsidR="00522965" w:rsidRPr="00722998" w:rsidRDefault="00522965" w:rsidP="00522965">
            <w:pPr>
              <w:spacing w:after="0"/>
              <w:jc w:val="center"/>
              <w:rPr>
                <w:color w:val="000000"/>
                <w:sz w:val="20"/>
              </w:rPr>
            </w:pPr>
            <w:r>
              <w:rPr>
                <w:color w:val="000000"/>
                <w:sz w:val="20"/>
              </w:rPr>
              <w:t>173,961</w:t>
            </w:r>
          </w:p>
        </w:tc>
        <w:tc>
          <w:tcPr>
            <w:tcW w:w="1022" w:type="dxa"/>
            <w:tcBorders>
              <w:top w:val="nil"/>
              <w:left w:val="nil"/>
              <w:bottom w:val="nil"/>
              <w:right w:val="nil"/>
            </w:tcBorders>
            <w:shd w:val="clear" w:color="auto" w:fill="auto"/>
            <w:noWrap/>
            <w:vAlign w:val="center"/>
            <w:hideMark/>
          </w:tcPr>
          <w:p w14:paraId="32CE638D" w14:textId="38A17068" w:rsidR="00522965" w:rsidRPr="00722998" w:rsidRDefault="00522965" w:rsidP="00522965">
            <w:pPr>
              <w:spacing w:after="0"/>
              <w:jc w:val="center"/>
              <w:rPr>
                <w:color w:val="000000"/>
                <w:sz w:val="20"/>
              </w:rPr>
            </w:pPr>
            <w:r>
              <w:rPr>
                <w:color w:val="000000"/>
                <w:sz w:val="20"/>
              </w:rPr>
              <w:t>122,958</w:t>
            </w:r>
          </w:p>
        </w:tc>
        <w:tc>
          <w:tcPr>
            <w:tcW w:w="1091" w:type="dxa"/>
            <w:tcBorders>
              <w:top w:val="nil"/>
              <w:left w:val="nil"/>
              <w:bottom w:val="nil"/>
              <w:right w:val="nil"/>
            </w:tcBorders>
            <w:shd w:val="clear" w:color="auto" w:fill="auto"/>
            <w:noWrap/>
            <w:vAlign w:val="center"/>
            <w:hideMark/>
          </w:tcPr>
          <w:p w14:paraId="32CDD84A" w14:textId="64EDB6B7" w:rsidR="00522965" w:rsidRPr="00722998" w:rsidRDefault="00522965" w:rsidP="00522965">
            <w:pPr>
              <w:spacing w:after="0"/>
              <w:jc w:val="center"/>
              <w:rPr>
                <w:color w:val="000000"/>
                <w:sz w:val="20"/>
              </w:rPr>
            </w:pPr>
            <w:r>
              <w:rPr>
                <w:color w:val="000000"/>
                <w:sz w:val="20"/>
              </w:rPr>
              <w:t>274,590</w:t>
            </w:r>
          </w:p>
        </w:tc>
        <w:tc>
          <w:tcPr>
            <w:tcW w:w="885" w:type="dxa"/>
            <w:tcBorders>
              <w:top w:val="nil"/>
              <w:left w:val="nil"/>
              <w:bottom w:val="nil"/>
              <w:right w:val="nil"/>
            </w:tcBorders>
            <w:shd w:val="clear" w:color="auto" w:fill="auto"/>
            <w:noWrap/>
            <w:vAlign w:val="center"/>
            <w:hideMark/>
          </w:tcPr>
          <w:p w14:paraId="1DEF4DFA" w14:textId="7CAFFD7B" w:rsidR="00522965" w:rsidRPr="00722998" w:rsidRDefault="00522965" w:rsidP="00522965">
            <w:pPr>
              <w:spacing w:after="0"/>
              <w:jc w:val="center"/>
              <w:rPr>
                <w:color w:val="000000"/>
                <w:sz w:val="20"/>
              </w:rPr>
            </w:pPr>
            <w:r>
              <w:rPr>
                <w:color w:val="000000"/>
                <w:sz w:val="20"/>
              </w:rPr>
              <w:t>47,141</w:t>
            </w:r>
          </w:p>
        </w:tc>
        <w:tc>
          <w:tcPr>
            <w:tcW w:w="901" w:type="dxa"/>
            <w:tcBorders>
              <w:top w:val="nil"/>
              <w:left w:val="nil"/>
              <w:bottom w:val="nil"/>
              <w:right w:val="nil"/>
            </w:tcBorders>
            <w:shd w:val="clear" w:color="auto" w:fill="auto"/>
            <w:noWrap/>
            <w:vAlign w:val="center"/>
            <w:hideMark/>
          </w:tcPr>
          <w:p w14:paraId="008F210D" w14:textId="3737CD63" w:rsidR="00522965" w:rsidRPr="00722998" w:rsidRDefault="00522965" w:rsidP="00522965">
            <w:pPr>
              <w:spacing w:after="0"/>
              <w:jc w:val="center"/>
              <w:rPr>
                <w:color w:val="000000"/>
                <w:sz w:val="20"/>
              </w:rPr>
            </w:pPr>
            <w:r>
              <w:rPr>
                <w:color w:val="000000"/>
                <w:sz w:val="20"/>
              </w:rPr>
              <w:t>30,706</w:t>
            </w:r>
          </w:p>
        </w:tc>
        <w:tc>
          <w:tcPr>
            <w:tcW w:w="979" w:type="dxa"/>
            <w:tcBorders>
              <w:top w:val="nil"/>
              <w:left w:val="nil"/>
              <w:bottom w:val="nil"/>
              <w:right w:val="nil"/>
            </w:tcBorders>
            <w:shd w:val="clear" w:color="auto" w:fill="auto"/>
            <w:noWrap/>
            <w:vAlign w:val="center"/>
            <w:hideMark/>
          </w:tcPr>
          <w:p w14:paraId="0DF3B02A" w14:textId="0FA260EB" w:rsidR="00522965" w:rsidRPr="00722998" w:rsidRDefault="00522965" w:rsidP="00522965">
            <w:pPr>
              <w:spacing w:after="0"/>
              <w:jc w:val="center"/>
              <w:rPr>
                <w:color w:val="000000"/>
                <w:sz w:val="20"/>
              </w:rPr>
            </w:pPr>
            <w:r>
              <w:rPr>
                <w:color w:val="000000"/>
                <w:sz w:val="20"/>
              </w:rPr>
              <w:t>78,310</w:t>
            </w:r>
          </w:p>
        </w:tc>
      </w:tr>
      <w:tr w:rsidR="00522965" w:rsidRPr="000D0866" w14:paraId="39DD4F74" w14:textId="77777777" w:rsidTr="00C2517F">
        <w:trPr>
          <w:trHeight w:val="144"/>
        </w:trPr>
        <w:tc>
          <w:tcPr>
            <w:tcW w:w="630" w:type="dxa"/>
            <w:tcBorders>
              <w:top w:val="nil"/>
              <w:left w:val="nil"/>
              <w:bottom w:val="nil"/>
              <w:right w:val="nil"/>
            </w:tcBorders>
            <w:shd w:val="clear" w:color="auto" w:fill="auto"/>
            <w:noWrap/>
            <w:vAlign w:val="center"/>
            <w:hideMark/>
          </w:tcPr>
          <w:p w14:paraId="713EF180" w14:textId="2D160F99" w:rsidR="00522965" w:rsidRPr="000D0866" w:rsidRDefault="00522965" w:rsidP="00522965">
            <w:pPr>
              <w:spacing w:after="0"/>
              <w:jc w:val="center"/>
              <w:rPr>
                <w:color w:val="000000"/>
                <w:sz w:val="20"/>
              </w:rPr>
            </w:pPr>
            <w:r>
              <w:rPr>
                <w:color w:val="000000"/>
                <w:sz w:val="20"/>
              </w:rPr>
              <w:t>1987</w:t>
            </w:r>
          </w:p>
        </w:tc>
        <w:tc>
          <w:tcPr>
            <w:tcW w:w="1023" w:type="dxa"/>
            <w:gridSpan w:val="2"/>
            <w:tcBorders>
              <w:top w:val="nil"/>
              <w:left w:val="nil"/>
              <w:bottom w:val="nil"/>
              <w:right w:val="nil"/>
            </w:tcBorders>
            <w:shd w:val="clear" w:color="auto" w:fill="auto"/>
            <w:noWrap/>
            <w:vAlign w:val="center"/>
            <w:hideMark/>
          </w:tcPr>
          <w:p w14:paraId="16C3B2CA" w14:textId="5F867A50" w:rsidR="00522965" w:rsidRPr="00722998" w:rsidRDefault="00522965" w:rsidP="00522965">
            <w:pPr>
              <w:spacing w:after="0"/>
              <w:jc w:val="center"/>
              <w:rPr>
                <w:color w:val="000000"/>
                <w:sz w:val="20"/>
              </w:rPr>
            </w:pPr>
            <w:r>
              <w:rPr>
                <w:color w:val="000000"/>
                <w:sz w:val="20"/>
              </w:rPr>
              <w:t>112,743</w:t>
            </w:r>
          </w:p>
        </w:tc>
        <w:tc>
          <w:tcPr>
            <w:tcW w:w="865" w:type="dxa"/>
            <w:tcBorders>
              <w:top w:val="nil"/>
              <w:left w:val="nil"/>
              <w:bottom w:val="nil"/>
              <w:right w:val="nil"/>
            </w:tcBorders>
            <w:shd w:val="clear" w:color="auto" w:fill="auto"/>
            <w:noWrap/>
            <w:vAlign w:val="center"/>
            <w:hideMark/>
          </w:tcPr>
          <w:p w14:paraId="6CAEA973" w14:textId="747556FF" w:rsidR="00522965" w:rsidRPr="00722998" w:rsidRDefault="00522965" w:rsidP="00522965">
            <w:pPr>
              <w:spacing w:after="0"/>
              <w:jc w:val="center"/>
              <w:rPr>
                <w:color w:val="000000"/>
                <w:sz w:val="20"/>
              </w:rPr>
            </w:pPr>
            <w:r>
              <w:rPr>
                <w:color w:val="000000"/>
                <w:sz w:val="20"/>
              </w:rPr>
              <w:t>40,586</w:t>
            </w:r>
          </w:p>
        </w:tc>
        <w:tc>
          <w:tcPr>
            <w:tcW w:w="953" w:type="dxa"/>
            <w:tcBorders>
              <w:top w:val="nil"/>
              <w:left w:val="nil"/>
              <w:bottom w:val="nil"/>
              <w:right w:val="nil"/>
            </w:tcBorders>
            <w:shd w:val="clear" w:color="auto" w:fill="auto"/>
            <w:noWrap/>
            <w:vAlign w:val="center"/>
            <w:hideMark/>
          </w:tcPr>
          <w:p w14:paraId="03A79838" w14:textId="50F17349" w:rsidR="00522965" w:rsidRPr="00722998" w:rsidRDefault="00522965" w:rsidP="00522965">
            <w:pPr>
              <w:spacing w:after="0"/>
              <w:jc w:val="center"/>
              <w:rPr>
                <w:color w:val="000000"/>
                <w:sz w:val="20"/>
              </w:rPr>
            </w:pPr>
            <w:r>
              <w:rPr>
                <w:color w:val="000000"/>
                <w:sz w:val="20"/>
              </w:rPr>
              <w:t>236,391</w:t>
            </w:r>
          </w:p>
        </w:tc>
        <w:tc>
          <w:tcPr>
            <w:tcW w:w="1011" w:type="dxa"/>
            <w:tcBorders>
              <w:top w:val="nil"/>
              <w:left w:val="nil"/>
              <w:bottom w:val="nil"/>
              <w:right w:val="nil"/>
            </w:tcBorders>
            <w:shd w:val="clear" w:color="auto" w:fill="auto"/>
            <w:noWrap/>
            <w:vAlign w:val="center"/>
            <w:hideMark/>
          </w:tcPr>
          <w:p w14:paraId="4F873E23" w14:textId="1560BD2D" w:rsidR="00522965" w:rsidRPr="00722998" w:rsidRDefault="00522965" w:rsidP="00522965">
            <w:pPr>
              <w:spacing w:after="0"/>
              <w:jc w:val="center"/>
              <w:rPr>
                <w:color w:val="000000"/>
                <w:sz w:val="20"/>
              </w:rPr>
            </w:pPr>
            <w:r>
              <w:rPr>
                <w:color w:val="000000"/>
                <w:sz w:val="20"/>
              </w:rPr>
              <w:t>192,052</w:t>
            </w:r>
          </w:p>
        </w:tc>
        <w:tc>
          <w:tcPr>
            <w:tcW w:w="1022" w:type="dxa"/>
            <w:tcBorders>
              <w:top w:val="nil"/>
              <w:left w:val="nil"/>
              <w:bottom w:val="nil"/>
              <w:right w:val="nil"/>
            </w:tcBorders>
            <w:shd w:val="clear" w:color="auto" w:fill="auto"/>
            <w:noWrap/>
            <w:vAlign w:val="center"/>
            <w:hideMark/>
          </w:tcPr>
          <w:p w14:paraId="12679B7C" w14:textId="0E5CE159" w:rsidR="00522965" w:rsidRPr="00722998" w:rsidRDefault="00522965" w:rsidP="00522965">
            <w:pPr>
              <w:spacing w:after="0"/>
              <w:jc w:val="center"/>
              <w:rPr>
                <w:color w:val="000000"/>
                <w:sz w:val="20"/>
              </w:rPr>
            </w:pPr>
            <w:r>
              <w:rPr>
                <w:color w:val="000000"/>
                <w:sz w:val="20"/>
              </w:rPr>
              <w:t>136,894</w:t>
            </w:r>
          </w:p>
        </w:tc>
        <w:tc>
          <w:tcPr>
            <w:tcW w:w="1091" w:type="dxa"/>
            <w:tcBorders>
              <w:top w:val="nil"/>
              <w:left w:val="nil"/>
              <w:bottom w:val="nil"/>
              <w:right w:val="nil"/>
            </w:tcBorders>
            <w:shd w:val="clear" w:color="auto" w:fill="auto"/>
            <w:noWrap/>
            <w:vAlign w:val="center"/>
            <w:hideMark/>
          </w:tcPr>
          <w:p w14:paraId="2BC4A490" w14:textId="0C6D7D6E" w:rsidR="00522965" w:rsidRPr="00722998" w:rsidRDefault="00522965" w:rsidP="00522965">
            <w:pPr>
              <w:spacing w:after="0"/>
              <w:jc w:val="center"/>
              <w:rPr>
                <w:color w:val="000000"/>
                <w:sz w:val="20"/>
              </w:rPr>
            </w:pPr>
            <w:r>
              <w:rPr>
                <w:color w:val="000000"/>
                <w:sz w:val="20"/>
              </w:rPr>
              <w:t>299,777</w:t>
            </w:r>
          </w:p>
        </w:tc>
        <w:tc>
          <w:tcPr>
            <w:tcW w:w="885" w:type="dxa"/>
            <w:tcBorders>
              <w:top w:val="nil"/>
              <w:left w:val="nil"/>
              <w:bottom w:val="nil"/>
              <w:right w:val="nil"/>
            </w:tcBorders>
            <w:shd w:val="clear" w:color="auto" w:fill="auto"/>
            <w:noWrap/>
            <w:vAlign w:val="center"/>
            <w:hideMark/>
          </w:tcPr>
          <w:p w14:paraId="31E9EADA" w14:textId="253C637D" w:rsidR="00522965" w:rsidRPr="00722998" w:rsidRDefault="00522965" w:rsidP="00522965">
            <w:pPr>
              <w:spacing w:after="0"/>
              <w:jc w:val="center"/>
              <w:rPr>
                <w:color w:val="000000"/>
                <w:sz w:val="20"/>
              </w:rPr>
            </w:pPr>
            <w:r>
              <w:rPr>
                <w:color w:val="000000"/>
                <w:sz w:val="20"/>
              </w:rPr>
              <w:t>51,235</w:t>
            </w:r>
          </w:p>
        </w:tc>
        <w:tc>
          <w:tcPr>
            <w:tcW w:w="901" w:type="dxa"/>
            <w:tcBorders>
              <w:top w:val="nil"/>
              <w:left w:val="nil"/>
              <w:bottom w:val="nil"/>
              <w:right w:val="nil"/>
            </w:tcBorders>
            <w:shd w:val="clear" w:color="auto" w:fill="auto"/>
            <w:noWrap/>
            <w:vAlign w:val="center"/>
            <w:hideMark/>
          </w:tcPr>
          <w:p w14:paraId="75E36C0F" w14:textId="5214BD1B" w:rsidR="00522965" w:rsidRPr="00722998" w:rsidRDefault="00522965" w:rsidP="00522965">
            <w:pPr>
              <w:spacing w:after="0"/>
              <w:jc w:val="center"/>
              <w:rPr>
                <w:color w:val="000000"/>
                <w:sz w:val="20"/>
              </w:rPr>
            </w:pPr>
            <w:r>
              <w:rPr>
                <w:color w:val="000000"/>
                <w:sz w:val="20"/>
              </w:rPr>
              <w:t>34,086</w:t>
            </w:r>
          </w:p>
        </w:tc>
        <w:tc>
          <w:tcPr>
            <w:tcW w:w="979" w:type="dxa"/>
            <w:tcBorders>
              <w:top w:val="nil"/>
              <w:left w:val="nil"/>
              <w:bottom w:val="nil"/>
              <w:right w:val="nil"/>
            </w:tcBorders>
            <w:shd w:val="clear" w:color="auto" w:fill="auto"/>
            <w:noWrap/>
            <w:vAlign w:val="center"/>
            <w:hideMark/>
          </w:tcPr>
          <w:p w14:paraId="30B56480" w14:textId="378862EF" w:rsidR="00522965" w:rsidRPr="00722998" w:rsidRDefault="00522965" w:rsidP="00522965">
            <w:pPr>
              <w:spacing w:after="0"/>
              <w:jc w:val="center"/>
              <w:rPr>
                <w:color w:val="000000"/>
                <w:sz w:val="20"/>
              </w:rPr>
            </w:pPr>
            <w:r>
              <w:rPr>
                <w:color w:val="000000"/>
                <w:sz w:val="20"/>
              </w:rPr>
              <w:t>83,135</w:t>
            </w:r>
          </w:p>
        </w:tc>
      </w:tr>
      <w:tr w:rsidR="00522965" w:rsidRPr="000D0866" w14:paraId="068B7428" w14:textId="77777777" w:rsidTr="00C2517F">
        <w:trPr>
          <w:trHeight w:val="144"/>
        </w:trPr>
        <w:tc>
          <w:tcPr>
            <w:tcW w:w="630" w:type="dxa"/>
            <w:tcBorders>
              <w:top w:val="nil"/>
              <w:left w:val="nil"/>
              <w:bottom w:val="nil"/>
              <w:right w:val="nil"/>
            </w:tcBorders>
            <w:shd w:val="clear" w:color="auto" w:fill="auto"/>
            <w:noWrap/>
            <w:vAlign w:val="center"/>
            <w:hideMark/>
          </w:tcPr>
          <w:p w14:paraId="7A3DDD85" w14:textId="7B022DE4" w:rsidR="00522965" w:rsidRPr="000D0866" w:rsidRDefault="00522965" w:rsidP="00522965">
            <w:pPr>
              <w:spacing w:after="0"/>
              <w:jc w:val="center"/>
              <w:rPr>
                <w:color w:val="000000"/>
                <w:sz w:val="20"/>
              </w:rPr>
            </w:pPr>
            <w:r>
              <w:rPr>
                <w:color w:val="000000"/>
                <w:sz w:val="20"/>
              </w:rPr>
              <w:t>1988</w:t>
            </w:r>
          </w:p>
        </w:tc>
        <w:tc>
          <w:tcPr>
            <w:tcW w:w="1023" w:type="dxa"/>
            <w:gridSpan w:val="2"/>
            <w:tcBorders>
              <w:top w:val="nil"/>
              <w:left w:val="nil"/>
              <w:bottom w:val="nil"/>
              <w:right w:val="nil"/>
            </w:tcBorders>
            <w:shd w:val="clear" w:color="auto" w:fill="auto"/>
            <w:noWrap/>
            <w:vAlign w:val="center"/>
            <w:hideMark/>
          </w:tcPr>
          <w:p w14:paraId="326822FD" w14:textId="1C56F837" w:rsidR="00522965" w:rsidRPr="00722998" w:rsidRDefault="00522965" w:rsidP="00522965">
            <w:pPr>
              <w:spacing w:after="0"/>
              <w:jc w:val="center"/>
              <w:rPr>
                <w:color w:val="000000"/>
                <w:sz w:val="20"/>
              </w:rPr>
            </w:pPr>
            <w:r>
              <w:rPr>
                <w:color w:val="000000"/>
                <w:sz w:val="20"/>
              </w:rPr>
              <w:t>176,121</w:t>
            </w:r>
          </w:p>
        </w:tc>
        <w:tc>
          <w:tcPr>
            <w:tcW w:w="865" w:type="dxa"/>
            <w:tcBorders>
              <w:top w:val="nil"/>
              <w:left w:val="nil"/>
              <w:bottom w:val="nil"/>
              <w:right w:val="nil"/>
            </w:tcBorders>
            <w:shd w:val="clear" w:color="auto" w:fill="auto"/>
            <w:noWrap/>
            <w:vAlign w:val="center"/>
            <w:hideMark/>
          </w:tcPr>
          <w:p w14:paraId="60131E7F" w14:textId="0FBA674F" w:rsidR="00522965" w:rsidRPr="00722998" w:rsidRDefault="00522965" w:rsidP="00522965">
            <w:pPr>
              <w:spacing w:after="0"/>
              <w:jc w:val="center"/>
              <w:rPr>
                <w:color w:val="000000"/>
                <w:sz w:val="20"/>
              </w:rPr>
            </w:pPr>
            <w:r>
              <w:rPr>
                <w:color w:val="000000"/>
                <w:sz w:val="20"/>
              </w:rPr>
              <w:t>84,046</w:t>
            </w:r>
          </w:p>
        </w:tc>
        <w:tc>
          <w:tcPr>
            <w:tcW w:w="953" w:type="dxa"/>
            <w:tcBorders>
              <w:top w:val="nil"/>
              <w:left w:val="nil"/>
              <w:bottom w:val="nil"/>
              <w:right w:val="nil"/>
            </w:tcBorders>
            <w:shd w:val="clear" w:color="auto" w:fill="auto"/>
            <w:noWrap/>
            <w:vAlign w:val="center"/>
            <w:hideMark/>
          </w:tcPr>
          <w:p w14:paraId="5885DF21" w14:textId="6B382A7A" w:rsidR="00522965" w:rsidRPr="00722998" w:rsidRDefault="00522965" w:rsidP="00522965">
            <w:pPr>
              <w:spacing w:after="0"/>
              <w:jc w:val="center"/>
              <w:rPr>
                <w:color w:val="000000"/>
                <w:sz w:val="20"/>
              </w:rPr>
            </w:pPr>
            <w:r>
              <w:rPr>
                <w:color w:val="000000"/>
                <w:sz w:val="20"/>
              </w:rPr>
              <w:t>339,926</w:t>
            </w:r>
          </w:p>
        </w:tc>
        <w:tc>
          <w:tcPr>
            <w:tcW w:w="1011" w:type="dxa"/>
            <w:tcBorders>
              <w:top w:val="nil"/>
              <w:left w:val="nil"/>
              <w:bottom w:val="nil"/>
              <w:right w:val="nil"/>
            </w:tcBorders>
            <w:shd w:val="clear" w:color="auto" w:fill="auto"/>
            <w:noWrap/>
            <w:vAlign w:val="center"/>
            <w:hideMark/>
          </w:tcPr>
          <w:p w14:paraId="22CDCB88" w14:textId="162689FB" w:rsidR="00522965" w:rsidRPr="00722998" w:rsidRDefault="00522965" w:rsidP="00522965">
            <w:pPr>
              <w:spacing w:after="0"/>
              <w:jc w:val="center"/>
              <w:rPr>
                <w:color w:val="000000"/>
                <w:sz w:val="20"/>
              </w:rPr>
            </w:pPr>
            <w:r>
              <w:rPr>
                <w:color w:val="000000"/>
                <w:sz w:val="20"/>
              </w:rPr>
              <w:t>213,576</w:t>
            </w:r>
          </w:p>
        </w:tc>
        <w:tc>
          <w:tcPr>
            <w:tcW w:w="1022" w:type="dxa"/>
            <w:tcBorders>
              <w:top w:val="nil"/>
              <w:left w:val="nil"/>
              <w:bottom w:val="nil"/>
              <w:right w:val="nil"/>
            </w:tcBorders>
            <w:shd w:val="clear" w:color="auto" w:fill="auto"/>
            <w:noWrap/>
            <w:vAlign w:val="center"/>
            <w:hideMark/>
          </w:tcPr>
          <w:p w14:paraId="4C05F261" w14:textId="055747AE" w:rsidR="00522965" w:rsidRPr="00722998" w:rsidRDefault="00522965" w:rsidP="00522965">
            <w:pPr>
              <w:spacing w:after="0"/>
              <w:jc w:val="center"/>
              <w:rPr>
                <w:color w:val="000000"/>
                <w:sz w:val="20"/>
              </w:rPr>
            </w:pPr>
            <w:r>
              <w:rPr>
                <w:color w:val="000000"/>
                <w:sz w:val="20"/>
              </w:rPr>
              <w:t>152,082</w:t>
            </w:r>
          </w:p>
        </w:tc>
        <w:tc>
          <w:tcPr>
            <w:tcW w:w="1091" w:type="dxa"/>
            <w:tcBorders>
              <w:top w:val="nil"/>
              <w:left w:val="nil"/>
              <w:bottom w:val="nil"/>
              <w:right w:val="nil"/>
            </w:tcBorders>
            <w:shd w:val="clear" w:color="auto" w:fill="auto"/>
            <w:noWrap/>
            <w:vAlign w:val="center"/>
            <w:hideMark/>
          </w:tcPr>
          <w:p w14:paraId="1B304224" w14:textId="521A4F8D" w:rsidR="00522965" w:rsidRPr="00722998" w:rsidRDefault="00522965" w:rsidP="00522965">
            <w:pPr>
              <w:spacing w:after="0"/>
              <w:jc w:val="center"/>
              <w:rPr>
                <w:color w:val="000000"/>
                <w:sz w:val="20"/>
              </w:rPr>
            </w:pPr>
            <w:r>
              <w:rPr>
                <w:color w:val="000000"/>
                <w:sz w:val="20"/>
              </w:rPr>
              <w:t>330,912</w:t>
            </w:r>
          </w:p>
        </w:tc>
        <w:tc>
          <w:tcPr>
            <w:tcW w:w="885" w:type="dxa"/>
            <w:tcBorders>
              <w:top w:val="nil"/>
              <w:left w:val="nil"/>
              <w:bottom w:val="nil"/>
              <w:right w:val="nil"/>
            </w:tcBorders>
            <w:shd w:val="clear" w:color="auto" w:fill="auto"/>
            <w:noWrap/>
            <w:vAlign w:val="center"/>
            <w:hideMark/>
          </w:tcPr>
          <w:p w14:paraId="25661CD2" w14:textId="55FD97DC" w:rsidR="00522965" w:rsidRPr="00722998" w:rsidRDefault="00522965" w:rsidP="00522965">
            <w:pPr>
              <w:spacing w:after="0"/>
              <w:jc w:val="center"/>
              <w:rPr>
                <w:color w:val="000000"/>
                <w:sz w:val="20"/>
              </w:rPr>
            </w:pPr>
            <w:r>
              <w:rPr>
                <w:color w:val="000000"/>
                <w:sz w:val="20"/>
              </w:rPr>
              <w:t>54,586</w:t>
            </w:r>
          </w:p>
        </w:tc>
        <w:tc>
          <w:tcPr>
            <w:tcW w:w="901" w:type="dxa"/>
            <w:tcBorders>
              <w:top w:val="nil"/>
              <w:left w:val="nil"/>
              <w:bottom w:val="nil"/>
              <w:right w:val="nil"/>
            </w:tcBorders>
            <w:shd w:val="clear" w:color="auto" w:fill="auto"/>
            <w:noWrap/>
            <w:vAlign w:val="center"/>
            <w:hideMark/>
          </w:tcPr>
          <w:p w14:paraId="596C718A" w14:textId="307C4335" w:rsidR="00522965" w:rsidRPr="00722998" w:rsidRDefault="00522965" w:rsidP="00522965">
            <w:pPr>
              <w:spacing w:after="0"/>
              <w:jc w:val="center"/>
              <w:rPr>
                <w:color w:val="000000"/>
                <w:sz w:val="20"/>
              </w:rPr>
            </w:pPr>
            <w:r>
              <w:rPr>
                <w:color w:val="000000"/>
                <w:sz w:val="20"/>
              </w:rPr>
              <w:t>36,762</w:t>
            </w:r>
          </w:p>
        </w:tc>
        <w:tc>
          <w:tcPr>
            <w:tcW w:w="979" w:type="dxa"/>
            <w:tcBorders>
              <w:top w:val="nil"/>
              <w:left w:val="nil"/>
              <w:bottom w:val="nil"/>
              <w:right w:val="nil"/>
            </w:tcBorders>
            <w:shd w:val="clear" w:color="auto" w:fill="auto"/>
            <w:noWrap/>
            <w:vAlign w:val="center"/>
            <w:hideMark/>
          </w:tcPr>
          <w:p w14:paraId="304C9F63" w14:textId="51D95AA2" w:rsidR="00522965" w:rsidRPr="00722998" w:rsidRDefault="00522965" w:rsidP="00522965">
            <w:pPr>
              <w:spacing w:after="0"/>
              <w:jc w:val="center"/>
              <w:rPr>
                <w:color w:val="000000"/>
                <w:sz w:val="20"/>
              </w:rPr>
            </w:pPr>
            <w:r>
              <w:rPr>
                <w:color w:val="000000"/>
                <w:sz w:val="20"/>
              </w:rPr>
              <w:t>87,402</w:t>
            </w:r>
          </w:p>
        </w:tc>
      </w:tr>
      <w:tr w:rsidR="00522965" w:rsidRPr="000D0866" w14:paraId="7DDFCCFC" w14:textId="77777777" w:rsidTr="00C2517F">
        <w:trPr>
          <w:trHeight w:val="144"/>
        </w:trPr>
        <w:tc>
          <w:tcPr>
            <w:tcW w:w="630" w:type="dxa"/>
            <w:tcBorders>
              <w:top w:val="nil"/>
              <w:left w:val="nil"/>
              <w:bottom w:val="nil"/>
              <w:right w:val="nil"/>
            </w:tcBorders>
            <w:shd w:val="clear" w:color="auto" w:fill="auto"/>
            <w:noWrap/>
            <w:vAlign w:val="center"/>
            <w:hideMark/>
          </w:tcPr>
          <w:p w14:paraId="2EF3D82E" w14:textId="0065E056" w:rsidR="00522965" w:rsidRPr="000D0866" w:rsidRDefault="00522965" w:rsidP="00522965">
            <w:pPr>
              <w:spacing w:after="0"/>
              <w:jc w:val="center"/>
              <w:rPr>
                <w:color w:val="000000"/>
                <w:sz w:val="20"/>
              </w:rPr>
            </w:pPr>
            <w:r>
              <w:rPr>
                <w:color w:val="000000"/>
                <w:sz w:val="20"/>
              </w:rPr>
              <w:t>1989</w:t>
            </w:r>
          </w:p>
        </w:tc>
        <w:tc>
          <w:tcPr>
            <w:tcW w:w="1023" w:type="dxa"/>
            <w:gridSpan w:val="2"/>
            <w:tcBorders>
              <w:top w:val="nil"/>
              <w:left w:val="nil"/>
              <w:bottom w:val="nil"/>
              <w:right w:val="nil"/>
            </w:tcBorders>
            <w:shd w:val="clear" w:color="auto" w:fill="auto"/>
            <w:noWrap/>
            <w:vAlign w:val="center"/>
            <w:hideMark/>
          </w:tcPr>
          <w:p w14:paraId="5BB938A6" w14:textId="5E29C331" w:rsidR="00522965" w:rsidRPr="00722998" w:rsidRDefault="00522965" w:rsidP="00522965">
            <w:pPr>
              <w:spacing w:after="0"/>
              <w:jc w:val="center"/>
              <w:rPr>
                <w:color w:val="000000"/>
                <w:sz w:val="20"/>
              </w:rPr>
            </w:pPr>
            <w:r>
              <w:rPr>
                <w:color w:val="000000"/>
                <w:sz w:val="20"/>
              </w:rPr>
              <w:t>138,034</w:t>
            </w:r>
          </w:p>
        </w:tc>
        <w:tc>
          <w:tcPr>
            <w:tcW w:w="865" w:type="dxa"/>
            <w:tcBorders>
              <w:top w:val="nil"/>
              <w:left w:val="nil"/>
              <w:bottom w:val="nil"/>
              <w:right w:val="nil"/>
            </w:tcBorders>
            <w:shd w:val="clear" w:color="auto" w:fill="auto"/>
            <w:noWrap/>
            <w:vAlign w:val="center"/>
            <w:hideMark/>
          </w:tcPr>
          <w:p w14:paraId="6BBF0D45" w14:textId="33EF3151" w:rsidR="00522965" w:rsidRPr="00722998" w:rsidRDefault="00522965" w:rsidP="00522965">
            <w:pPr>
              <w:spacing w:after="0"/>
              <w:jc w:val="center"/>
              <w:rPr>
                <w:color w:val="000000"/>
                <w:sz w:val="20"/>
              </w:rPr>
            </w:pPr>
            <w:r>
              <w:rPr>
                <w:color w:val="000000"/>
                <w:sz w:val="20"/>
              </w:rPr>
              <w:t>54,183</w:t>
            </w:r>
          </w:p>
        </w:tc>
        <w:tc>
          <w:tcPr>
            <w:tcW w:w="953" w:type="dxa"/>
            <w:tcBorders>
              <w:top w:val="nil"/>
              <w:left w:val="nil"/>
              <w:bottom w:val="nil"/>
              <w:right w:val="nil"/>
            </w:tcBorders>
            <w:shd w:val="clear" w:color="auto" w:fill="auto"/>
            <w:noWrap/>
            <w:vAlign w:val="center"/>
            <w:hideMark/>
          </w:tcPr>
          <w:p w14:paraId="1B6D0F86" w14:textId="1477499B" w:rsidR="00522965" w:rsidRPr="00722998" w:rsidRDefault="00522965" w:rsidP="00522965">
            <w:pPr>
              <w:spacing w:after="0"/>
              <w:jc w:val="center"/>
              <w:rPr>
                <w:color w:val="000000"/>
                <w:sz w:val="20"/>
              </w:rPr>
            </w:pPr>
            <w:r>
              <w:rPr>
                <w:color w:val="000000"/>
                <w:sz w:val="20"/>
              </w:rPr>
              <w:t>282,041</w:t>
            </w:r>
          </w:p>
        </w:tc>
        <w:tc>
          <w:tcPr>
            <w:tcW w:w="1011" w:type="dxa"/>
            <w:tcBorders>
              <w:top w:val="nil"/>
              <w:left w:val="nil"/>
              <w:bottom w:val="nil"/>
              <w:right w:val="nil"/>
            </w:tcBorders>
            <w:shd w:val="clear" w:color="auto" w:fill="auto"/>
            <w:noWrap/>
            <w:vAlign w:val="center"/>
            <w:hideMark/>
          </w:tcPr>
          <w:p w14:paraId="41F93A1B" w14:textId="693AB4ED" w:rsidR="00522965" w:rsidRPr="00722998" w:rsidRDefault="00522965" w:rsidP="00522965">
            <w:pPr>
              <w:spacing w:after="0"/>
              <w:jc w:val="center"/>
              <w:rPr>
                <w:color w:val="000000"/>
                <w:sz w:val="20"/>
              </w:rPr>
            </w:pPr>
            <w:r>
              <w:rPr>
                <w:color w:val="000000"/>
                <w:sz w:val="20"/>
              </w:rPr>
              <w:t>234,856</w:t>
            </w:r>
          </w:p>
        </w:tc>
        <w:tc>
          <w:tcPr>
            <w:tcW w:w="1022" w:type="dxa"/>
            <w:tcBorders>
              <w:top w:val="nil"/>
              <w:left w:val="nil"/>
              <w:bottom w:val="nil"/>
              <w:right w:val="nil"/>
            </w:tcBorders>
            <w:shd w:val="clear" w:color="auto" w:fill="auto"/>
            <w:noWrap/>
            <w:vAlign w:val="center"/>
            <w:hideMark/>
          </w:tcPr>
          <w:p w14:paraId="11370104" w14:textId="6F1DFCBB" w:rsidR="00522965" w:rsidRPr="00722998" w:rsidRDefault="00522965" w:rsidP="00522965">
            <w:pPr>
              <w:spacing w:after="0"/>
              <w:jc w:val="center"/>
              <w:rPr>
                <w:color w:val="000000"/>
                <w:sz w:val="20"/>
              </w:rPr>
            </w:pPr>
            <w:r>
              <w:rPr>
                <w:color w:val="000000"/>
                <w:sz w:val="20"/>
              </w:rPr>
              <w:t>166,164</w:t>
            </w:r>
          </w:p>
        </w:tc>
        <w:tc>
          <w:tcPr>
            <w:tcW w:w="1091" w:type="dxa"/>
            <w:tcBorders>
              <w:top w:val="nil"/>
              <w:left w:val="nil"/>
              <w:bottom w:val="nil"/>
              <w:right w:val="nil"/>
            </w:tcBorders>
            <w:shd w:val="clear" w:color="auto" w:fill="auto"/>
            <w:noWrap/>
            <w:vAlign w:val="center"/>
            <w:hideMark/>
          </w:tcPr>
          <w:p w14:paraId="062EBCD1" w14:textId="747725D7" w:rsidR="00522965" w:rsidRPr="00722998" w:rsidRDefault="00522965" w:rsidP="00522965">
            <w:pPr>
              <w:spacing w:after="0"/>
              <w:jc w:val="center"/>
              <w:rPr>
                <w:color w:val="000000"/>
                <w:sz w:val="20"/>
              </w:rPr>
            </w:pPr>
            <w:r>
              <w:rPr>
                <w:color w:val="000000"/>
                <w:sz w:val="20"/>
              </w:rPr>
              <w:t>365,983</w:t>
            </w:r>
          </w:p>
        </w:tc>
        <w:tc>
          <w:tcPr>
            <w:tcW w:w="885" w:type="dxa"/>
            <w:tcBorders>
              <w:top w:val="nil"/>
              <w:left w:val="nil"/>
              <w:bottom w:val="nil"/>
              <w:right w:val="nil"/>
            </w:tcBorders>
            <w:shd w:val="clear" w:color="auto" w:fill="auto"/>
            <w:noWrap/>
            <w:vAlign w:val="center"/>
            <w:hideMark/>
          </w:tcPr>
          <w:p w14:paraId="4A0E408B" w14:textId="318B2647" w:rsidR="00522965" w:rsidRPr="00722998" w:rsidRDefault="00522965" w:rsidP="00522965">
            <w:pPr>
              <w:spacing w:after="0"/>
              <w:jc w:val="center"/>
              <w:rPr>
                <w:color w:val="000000"/>
                <w:sz w:val="20"/>
              </w:rPr>
            </w:pPr>
            <w:r>
              <w:rPr>
                <w:color w:val="000000"/>
                <w:sz w:val="20"/>
              </w:rPr>
              <w:t>56,600</w:t>
            </w:r>
          </w:p>
        </w:tc>
        <w:tc>
          <w:tcPr>
            <w:tcW w:w="901" w:type="dxa"/>
            <w:tcBorders>
              <w:top w:val="nil"/>
              <w:left w:val="nil"/>
              <w:bottom w:val="nil"/>
              <w:right w:val="nil"/>
            </w:tcBorders>
            <w:shd w:val="clear" w:color="auto" w:fill="auto"/>
            <w:noWrap/>
            <w:vAlign w:val="center"/>
            <w:hideMark/>
          </w:tcPr>
          <w:p w14:paraId="1FCEEB31" w14:textId="695C851A" w:rsidR="00522965" w:rsidRPr="00722998" w:rsidRDefault="00522965" w:rsidP="00522965">
            <w:pPr>
              <w:spacing w:after="0"/>
              <w:jc w:val="center"/>
              <w:rPr>
                <w:color w:val="000000"/>
                <w:sz w:val="20"/>
              </w:rPr>
            </w:pPr>
            <w:r>
              <w:rPr>
                <w:color w:val="000000"/>
                <w:sz w:val="20"/>
              </w:rPr>
              <w:t>37,946</w:t>
            </w:r>
          </w:p>
        </w:tc>
        <w:tc>
          <w:tcPr>
            <w:tcW w:w="979" w:type="dxa"/>
            <w:tcBorders>
              <w:top w:val="nil"/>
              <w:left w:val="nil"/>
              <w:bottom w:val="nil"/>
              <w:right w:val="nil"/>
            </w:tcBorders>
            <w:shd w:val="clear" w:color="auto" w:fill="auto"/>
            <w:noWrap/>
            <w:vAlign w:val="center"/>
            <w:hideMark/>
          </w:tcPr>
          <w:p w14:paraId="60217058" w14:textId="30E6607A" w:rsidR="00522965" w:rsidRPr="00722998" w:rsidRDefault="00522965" w:rsidP="00522965">
            <w:pPr>
              <w:spacing w:after="0"/>
              <w:jc w:val="center"/>
              <w:rPr>
                <w:color w:val="000000"/>
                <w:sz w:val="20"/>
              </w:rPr>
            </w:pPr>
            <w:r>
              <w:rPr>
                <w:color w:val="000000"/>
                <w:sz w:val="20"/>
              </w:rPr>
              <w:t>90,447</w:t>
            </w:r>
          </w:p>
        </w:tc>
      </w:tr>
      <w:tr w:rsidR="00522965" w:rsidRPr="000D0866" w14:paraId="27D5DCD0" w14:textId="77777777" w:rsidTr="00C2517F">
        <w:trPr>
          <w:trHeight w:val="144"/>
        </w:trPr>
        <w:tc>
          <w:tcPr>
            <w:tcW w:w="630" w:type="dxa"/>
            <w:tcBorders>
              <w:top w:val="nil"/>
              <w:left w:val="nil"/>
              <w:bottom w:val="nil"/>
              <w:right w:val="nil"/>
            </w:tcBorders>
            <w:shd w:val="clear" w:color="auto" w:fill="auto"/>
            <w:noWrap/>
            <w:vAlign w:val="center"/>
            <w:hideMark/>
          </w:tcPr>
          <w:p w14:paraId="0DC7EAC4" w14:textId="716BD04E" w:rsidR="00522965" w:rsidRPr="000D0866" w:rsidRDefault="00522965" w:rsidP="00522965">
            <w:pPr>
              <w:spacing w:after="0"/>
              <w:jc w:val="center"/>
              <w:rPr>
                <w:color w:val="000000"/>
                <w:sz w:val="20"/>
              </w:rPr>
            </w:pPr>
            <w:r>
              <w:rPr>
                <w:color w:val="000000"/>
                <w:sz w:val="20"/>
              </w:rPr>
              <w:t>1990</w:t>
            </w:r>
          </w:p>
        </w:tc>
        <w:tc>
          <w:tcPr>
            <w:tcW w:w="1023" w:type="dxa"/>
            <w:gridSpan w:val="2"/>
            <w:tcBorders>
              <w:top w:val="nil"/>
              <w:left w:val="nil"/>
              <w:bottom w:val="nil"/>
              <w:right w:val="nil"/>
            </w:tcBorders>
            <w:shd w:val="clear" w:color="auto" w:fill="auto"/>
            <w:noWrap/>
            <w:vAlign w:val="center"/>
            <w:hideMark/>
          </w:tcPr>
          <w:p w14:paraId="4986278F" w14:textId="29FF80CE" w:rsidR="00522965" w:rsidRPr="00722998" w:rsidRDefault="00522965" w:rsidP="00522965">
            <w:pPr>
              <w:spacing w:after="0"/>
              <w:jc w:val="center"/>
              <w:rPr>
                <w:color w:val="000000"/>
                <w:sz w:val="20"/>
              </w:rPr>
            </w:pPr>
            <w:r>
              <w:rPr>
                <w:color w:val="000000"/>
                <w:sz w:val="20"/>
              </w:rPr>
              <w:t>109,953</w:t>
            </w:r>
          </w:p>
        </w:tc>
        <w:tc>
          <w:tcPr>
            <w:tcW w:w="865" w:type="dxa"/>
            <w:tcBorders>
              <w:top w:val="nil"/>
              <w:left w:val="nil"/>
              <w:bottom w:val="nil"/>
              <w:right w:val="nil"/>
            </w:tcBorders>
            <w:shd w:val="clear" w:color="auto" w:fill="auto"/>
            <w:noWrap/>
            <w:vAlign w:val="center"/>
            <w:hideMark/>
          </w:tcPr>
          <w:p w14:paraId="3AA8884B" w14:textId="12C772C6" w:rsidR="00522965" w:rsidRPr="00722998" w:rsidRDefault="00522965" w:rsidP="00522965">
            <w:pPr>
              <w:spacing w:after="0"/>
              <w:jc w:val="center"/>
              <w:rPr>
                <w:color w:val="000000"/>
                <w:sz w:val="20"/>
              </w:rPr>
            </w:pPr>
            <w:r>
              <w:rPr>
                <w:color w:val="000000"/>
                <w:sz w:val="20"/>
              </w:rPr>
              <w:t>41,303</w:t>
            </w:r>
          </w:p>
        </w:tc>
        <w:tc>
          <w:tcPr>
            <w:tcW w:w="953" w:type="dxa"/>
            <w:tcBorders>
              <w:top w:val="nil"/>
              <w:left w:val="nil"/>
              <w:bottom w:val="nil"/>
              <w:right w:val="nil"/>
            </w:tcBorders>
            <w:shd w:val="clear" w:color="auto" w:fill="auto"/>
            <w:noWrap/>
            <w:vAlign w:val="center"/>
            <w:hideMark/>
          </w:tcPr>
          <w:p w14:paraId="6E817BF0" w14:textId="4EA294DC" w:rsidR="00522965" w:rsidRPr="00722998" w:rsidRDefault="00522965" w:rsidP="00522965">
            <w:pPr>
              <w:spacing w:after="0"/>
              <w:jc w:val="center"/>
              <w:rPr>
                <w:color w:val="000000"/>
                <w:sz w:val="20"/>
              </w:rPr>
            </w:pPr>
            <w:r>
              <w:rPr>
                <w:color w:val="000000"/>
                <w:sz w:val="20"/>
              </w:rPr>
              <w:t>223,296</w:t>
            </w:r>
          </w:p>
        </w:tc>
        <w:tc>
          <w:tcPr>
            <w:tcW w:w="1011" w:type="dxa"/>
            <w:tcBorders>
              <w:top w:val="nil"/>
              <w:left w:val="nil"/>
              <w:bottom w:val="nil"/>
              <w:right w:val="nil"/>
            </w:tcBorders>
            <w:shd w:val="clear" w:color="auto" w:fill="auto"/>
            <w:noWrap/>
            <w:vAlign w:val="center"/>
            <w:hideMark/>
          </w:tcPr>
          <w:p w14:paraId="787C8618" w14:textId="78940D73" w:rsidR="00522965" w:rsidRPr="00722998" w:rsidRDefault="00522965" w:rsidP="00522965">
            <w:pPr>
              <w:spacing w:after="0"/>
              <w:jc w:val="center"/>
              <w:rPr>
                <w:color w:val="000000"/>
                <w:sz w:val="20"/>
              </w:rPr>
            </w:pPr>
            <w:r>
              <w:rPr>
                <w:color w:val="000000"/>
                <w:sz w:val="20"/>
              </w:rPr>
              <w:t>255,207</w:t>
            </w:r>
          </w:p>
        </w:tc>
        <w:tc>
          <w:tcPr>
            <w:tcW w:w="1022" w:type="dxa"/>
            <w:tcBorders>
              <w:top w:val="nil"/>
              <w:left w:val="nil"/>
              <w:bottom w:val="nil"/>
              <w:right w:val="nil"/>
            </w:tcBorders>
            <w:shd w:val="clear" w:color="auto" w:fill="auto"/>
            <w:noWrap/>
            <w:vAlign w:val="center"/>
            <w:hideMark/>
          </w:tcPr>
          <w:p w14:paraId="5C3133BD" w14:textId="1C79CD85" w:rsidR="00522965" w:rsidRPr="00722998" w:rsidRDefault="00522965" w:rsidP="00522965">
            <w:pPr>
              <w:spacing w:after="0"/>
              <w:jc w:val="center"/>
              <w:rPr>
                <w:color w:val="000000"/>
                <w:sz w:val="20"/>
              </w:rPr>
            </w:pPr>
            <w:r>
              <w:rPr>
                <w:color w:val="000000"/>
                <w:sz w:val="20"/>
              </w:rPr>
              <w:t>178,432</w:t>
            </w:r>
          </w:p>
        </w:tc>
        <w:tc>
          <w:tcPr>
            <w:tcW w:w="1091" w:type="dxa"/>
            <w:tcBorders>
              <w:top w:val="nil"/>
              <w:left w:val="nil"/>
              <w:bottom w:val="nil"/>
              <w:right w:val="nil"/>
            </w:tcBorders>
            <w:shd w:val="clear" w:color="auto" w:fill="auto"/>
            <w:noWrap/>
            <w:vAlign w:val="center"/>
            <w:hideMark/>
          </w:tcPr>
          <w:p w14:paraId="669ABE96" w14:textId="0B0BB6B8" w:rsidR="00522965" w:rsidRPr="00722998" w:rsidRDefault="00522965" w:rsidP="00522965">
            <w:pPr>
              <w:spacing w:after="0"/>
              <w:jc w:val="center"/>
              <w:rPr>
                <w:color w:val="000000"/>
                <w:sz w:val="20"/>
              </w:rPr>
            </w:pPr>
            <w:r>
              <w:rPr>
                <w:color w:val="000000"/>
                <w:sz w:val="20"/>
              </w:rPr>
              <w:t>399,748</w:t>
            </w:r>
          </w:p>
        </w:tc>
        <w:tc>
          <w:tcPr>
            <w:tcW w:w="885" w:type="dxa"/>
            <w:tcBorders>
              <w:top w:val="nil"/>
              <w:left w:val="nil"/>
              <w:bottom w:val="nil"/>
              <w:right w:val="nil"/>
            </w:tcBorders>
            <w:shd w:val="clear" w:color="auto" w:fill="auto"/>
            <w:noWrap/>
            <w:vAlign w:val="center"/>
            <w:hideMark/>
          </w:tcPr>
          <w:p w14:paraId="598E7408" w14:textId="1163304C" w:rsidR="00522965" w:rsidRPr="00722998" w:rsidRDefault="00522965" w:rsidP="00522965">
            <w:pPr>
              <w:spacing w:after="0"/>
              <w:jc w:val="center"/>
              <w:rPr>
                <w:color w:val="000000"/>
                <w:sz w:val="20"/>
              </w:rPr>
            </w:pPr>
            <w:r>
              <w:rPr>
                <w:color w:val="000000"/>
                <w:sz w:val="20"/>
              </w:rPr>
              <w:t>57,924</w:t>
            </w:r>
          </w:p>
        </w:tc>
        <w:tc>
          <w:tcPr>
            <w:tcW w:w="901" w:type="dxa"/>
            <w:tcBorders>
              <w:top w:val="nil"/>
              <w:left w:val="nil"/>
              <w:bottom w:val="nil"/>
              <w:right w:val="nil"/>
            </w:tcBorders>
            <w:shd w:val="clear" w:color="auto" w:fill="auto"/>
            <w:noWrap/>
            <w:vAlign w:val="center"/>
            <w:hideMark/>
          </w:tcPr>
          <w:p w14:paraId="49063431" w14:textId="381DC212" w:rsidR="00522965" w:rsidRPr="00722998" w:rsidRDefault="00522965" w:rsidP="00522965">
            <w:pPr>
              <w:spacing w:after="0"/>
              <w:jc w:val="center"/>
              <w:rPr>
                <w:color w:val="000000"/>
                <w:sz w:val="20"/>
              </w:rPr>
            </w:pPr>
            <w:r>
              <w:rPr>
                <w:color w:val="000000"/>
                <w:sz w:val="20"/>
              </w:rPr>
              <w:t>38,169</w:t>
            </w:r>
          </w:p>
        </w:tc>
        <w:tc>
          <w:tcPr>
            <w:tcW w:w="979" w:type="dxa"/>
            <w:tcBorders>
              <w:top w:val="nil"/>
              <w:left w:val="nil"/>
              <w:bottom w:val="nil"/>
              <w:right w:val="nil"/>
            </w:tcBorders>
            <w:shd w:val="clear" w:color="auto" w:fill="auto"/>
            <w:noWrap/>
            <w:vAlign w:val="center"/>
            <w:hideMark/>
          </w:tcPr>
          <w:p w14:paraId="0E0D1B1D" w14:textId="014F0960" w:rsidR="00522965" w:rsidRPr="00722998" w:rsidRDefault="00522965" w:rsidP="00522965">
            <w:pPr>
              <w:spacing w:after="0"/>
              <w:jc w:val="center"/>
              <w:rPr>
                <w:color w:val="000000"/>
                <w:sz w:val="20"/>
              </w:rPr>
            </w:pPr>
            <w:r>
              <w:rPr>
                <w:color w:val="000000"/>
                <w:sz w:val="20"/>
              </w:rPr>
              <w:t>92,927</w:t>
            </w:r>
          </w:p>
        </w:tc>
      </w:tr>
      <w:tr w:rsidR="00522965" w:rsidRPr="000D0866" w14:paraId="029CA937" w14:textId="77777777" w:rsidTr="00C2517F">
        <w:trPr>
          <w:trHeight w:val="144"/>
        </w:trPr>
        <w:tc>
          <w:tcPr>
            <w:tcW w:w="630" w:type="dxa"/>
            <w:tcBorders>
              <w:top w:val="nil"/>
              <w:left w:val="nil"/>
              <w:bottom w:val="nil"/>
              <w:right w:val="nil"/>
            </w:tcBorders>
            <w:shd w:val="clear" w:color="auto" w:fill="auto"/>
            <w:noWrap/>
            <w:vAlign w:val="center"/>
            <w:hideMark/>
          </w:tcPr>
          <w:p w14:paraId="5284D0A8" w14:textId="097B9037" w:rsidR="00522965" w:rsidRPr="000D0866" w:rsidRDefault="00522965" w:rsidP="00522965">
            <w:pPr>
              <w:spacing w:after="0"/>
              <w:jc w:val="center"/>
              <w:rPr>
                <w:color w:val="000000"/>
                <w:sz w:val="20"/>
              </w:rPr>
            </w:pPr>
            <w:r>
              <w:rPr>
                <w:color w:val="000000"/>
                <w:sz w:val="20"/>
              </w:rPr>
              <w:t>1991</w:t>
            </w:r>
          </w:p>
        </w:tc>
        <w:tc>
          <w:tcPr>
            <w:tcW w:w="1023" w:type="dxa"/>
            <w:gridSpan w:val="2"/>
            <w:tcBorders>
              <w:top w:val="nil"/>
              <w:left w:val="nil"/>
              <w:bottom w:val="nil"/>
              <w:right w:val="nil"/>
            </w:tcBorders>
            <w:shd w:val="clear" w:color="auto" w:fill="auto"/>
            <w:noWrap/>
            <w:vAlign w:val="center"/>
            <w:hideMark/>
          </w:tcPr>
          <w:p w14:paraId="4C45A69B" w14:textId="10A0809B" w:rsidR="00522965" w:rsidRPr="00722998" w:rsidRDefault="00522965" w:rsidP="00522965">
            <w:pPr>
              <w:spacing w:after="0"/>
              <w:jc w:val="center"/>
              <w:rPr>
                <w:color w:val="000000"/>
                <w:sz w:val="20"/>
              </w:rPr>
            </w:pPr>
            <w:r>
              <w:rPr>
                <w:color w:val="000000"/>
                <w:sz w:val="20"/>
              </w:rPr>
              <w:t>54,357</w:t>
            </w:r>
          </w:p>
        </w:tc>
        <w:tc>
          <w:tcPr>
            <w:tcW w:w="865" w:type="dxa"/>
            <w:tcBorders>
              <w:top w:val="nil"/>
              <w:left w:val="nil"/>
              <w:bottom w:val="nil"/>
              <w:right w:val="nil"/>
            </w:tcBorders>
            <w:shd w:val="clear" w:color="auto" w:fill="auto"/>
            <w:noWrap/>
            <w:vAlign w:val="center"/>
            <w:hideMark/>
          </w:tcPr>
          <w:p w14:paraId="27155F87" w14:textId="58C24B80" w:rsidR="00522965" w:rsidRPr="00722998" w:rsidRDefault="00522965" w:rsidP="00522965">
            <w:pPr>
              <w:spacing w:after="0"/>
              <w:jc w:val="center"/>
              <w:rPr>
                <w:color w:val="000000"/>
                <w:sz w:val="20"/>
              </w:rPr>
            </w:pPr>
            <w:r>
              <w:rPr>
                <w:color w:val="000000"/>
                <w:sz w:val="20"/>
              </w:rPr>
              <w:t>16,403</w:t>
            </w:r>
          </w:p>
        </w:tc>
        <w:tc>
          <w:tcPr>
            <w:tcW w:w="953" w:type="dxa"/>
            <w:tcBorders>
              <w:top w:val="nil"/>
              <w:left w:val="nil"/>
              <w:bottom w:val="nil"/>
              <w:right w:val="nil"/>
            </w:tcBorders>
            <w:shd w:val="clear" w:color="auto" w:fill="auto"/>
            <w:noWrap/>
            <w:vAlign w:val="center"/>
            <w:hideMark/>
          </w:tcPr>
          <w:p w14:paraId="79FE8200" w14:textId="50AD05B0" w:rsidR="00522965" w:rsidRPr="00722998" w:rsidRDefault="00522965" w:rsidP="00522965">
            <w:pPr>
              <w:spacing w:after="0"/>
              <w:jc w:val="center"/>
              <w:rPr>
                <w:color w:val="000000"/>
                <w:sz w:val="20"/>
              </w:rPr>
            </w:pPr>
            <w:r>
              <w:rPr>
                <w:color w:val="000000"/>
                <w:sz w:val="20"/>
              </w:rPr>
              <w:t>127,571</w:t>
            </w:r>
          </w:p>
        </w:tc>
        <w:tc>
          <w:tcPr>
            <w:tcW w:w="1011" w:type="dxa"/>
            <w:tcBorders>
              <w:top w:val="nil"/>
              <w:left w:val="nil"/>
              <w:bottom w:val="nil"/>
              <w:right w:val="nil"/>
            </w:tcBorders>
            <w:shd w:val="clear" w:color="auto" w:fill="auto"/>
            <w:noWrap/>
            <w:vAlign w:val="center"/>
            <w:hideMark/>
          </w:tcPr>
          <w:p w14:paraId="33CE308A" w14:textId="19F18B66" w:rsidR="00522965" w:rsidRPr="00722998" w:rsidRDefault="00522965" w:rsidP="00522965">
            <w:pPr>
              <w:spacing w:after="0"/>
              <w:jc w:val="center"/>
              <w:rPr>
                <w:color w:val="000000"/>
                <w:sz w:val="20"/>
              </w:rPr>
            </w:pPr>
            <w:r>
              <w:rPr>
                <w:color w:val="000000"/>
                <w:sz w:val="20"/>
              </w:rPr>
              <w:t>273,300</w:t>
            </w:r>
          </w:p>
        </w:tc>
        <w:tc>
          <w:tcPr>
            <w:tcW w:w="1022" w:type="dxa"/>
            <w:tcBorders>
              <w:top w:val="nil"/>
              <w:left w:val="nil"/>
              <w:bottom w:val="nil"/>
              <w:right w:val="nil"/>
            </w:tcBorders>
            <w:shd w:val="clear" w:color="auto" w:fill="auto"/>
            <w:noWrap/>
            <w:vAlign w:val="center"/>
            <w:hideMark/>
          </w:tcPr>
          <w:p w14:paraId="0828DF66" w14:textId="05D8C0F9" w:rsidR="00522965" w:rsidRPr="00722998" w:rsidRDefault="00522965" w:rsidP="00522965">
            <w:pPr>
              <w:spacing w:after="0"/>
              <w:jc w:val="center"/>
              <w:rPr>
                <w:color w:val="000000"/>
                <w:sz w:val="20"/>
              </w:rPr>
            </w:pPr>
            <w:r>
              <w:rPr>
                <w:color w:val="000000"/>
                <w:sz w:val="20"/>
              </w:rPr>
              <w:t>188,338</w:t>
            </w:r>
          </w:p>
        </w:tc>
        <w:tc>
          <w:tcPr>
            <w:tcW w:w="1091" w:type="dxa"/>
            <w:tcBorders>
              <w:top w:val="nil"/>
              <w:left w:val="nil"/>
              <w:bottom w:val="nil"/>
              <w:right w:val="nil"/>
            </w:tcBorders>
            <w:shd w:val="clear" w:color="auto" w:fill="auto"/>
            <w:noWrap/>
            <w:vAlign w:val="center"/>
            <w:hideMark/>
          </w:tcPr>
          <w:p w14:paraId="230F078D" w14:textId="488B192A" w:rsidR="00522965" w:rsidRPr="00722998" w:rsidRDefault="00522965" w:rsidP="00522965">
            <w:pPr>
              <w:spacing w:after="0"/>
              <w:jc w:val="center"/>
              <w:rPr>
                <w:color w:val="000000"/>
                <w:sz w:val="20"/>
              </w:rPr>
            </w:pPr>
            <w:r>
              <w:rPr>
                <w:color w:val="000000"/>
                <w:sz w:val="20"/>
              </w:rPr>
              <w:t>430,825</w:t>
            </w:r>
          </w:p>
        </w:tc>
        <w:tc>
          <w:tcPr>
            <w:tcW w:w="885" w:type="dxa"/>
            <w:tcBorders>
              <w:top w:val="nil"/>
              <w:left w:val="nil"/>
              <w:bottom w:val="nil"/>
              <w:right w:val="nil"/>
            </w:tcBorders>
            <w:shd w:val="clear" w:color="auto" w:fill="auto"/>
            <w:noWrap/>
            <w:vAlign w:val="center"/>
            <w:hideMark/>
          </w:tcPr>
          <w:p w14:paraId="12A1683E" w14:textId="16F219F6" w:rsidR="00522965" w:rsidRPr="00722998" w:rsidRDefault="00522965" w:rsidP="00522965">
            <w:pPr>
              <w:spacing w:after="0"/>
              <w:jc w:val="center"/>
              <w:rPr>
                <w:color w:val="000000"/>
                <w:sz w:val="20"/>
              </w:rPr>
            </w:pPr>
            <w:r>
              <w:rPr>
                <w:color w:val="000000"/>
                <w:sz w:val="20"/>
              </w:rPr>
              <w:t>59,896</w:t>
            </w:r>
          </w:p>
        </w:tc>
        <w:tc>
          <w:tcPr>
            <w:tcW w:w="901" w:type="dxa"/>
            <w:tcBorders>
              <w:top w:val="nil"/>
              <w:left w:val="nil"/>
              <w:bottom w:val="nil"/>
              <w:right w:val="nil"/>
            </w:tcBorders>
            <w:shd w:val="clear" w:color="auto" w:fill="auto"/>
            <w:noWrap/>
            <w:vAlign w:val="center"/>
            <w:hideMark/>
          </w:tcPr>
          <w:p w14:paraId="5528D8F4" w14:textId="430733E0" w:rsidR="00522965" w:rsidRPr="00722998" w:rsidRDefault="00522965" w:rsidP="00522965">
            <w:pPr>
              <w:spacing w:after="0"/>
              <w:jc w:val="center"/>
              <w:rPr>
                <w:color w:val="000000"/>
                <w:sz w:val="20"/>
              </w:rPr>
            </w:pPr>
            <w:r>
              <w:rPr>
                <w:color w:val="000000"/>
                <w:sz w:val="20"/>
              </w:rPr>
              <w:t>38,816</w:t>
            </w:r>
          </w:p>
        </w:tc>
        <w:tc>
          <w:tcPr>
            <w:tcW w:w="979" w:type="dxa"/>
            <w:tcBorders>
              <w:top w:val="nil"/>
              <w:left w:val="nil"/>
              <w:bottom w:val="nil"/>
              <w:right w:val="nil"/>
            </w:tcBorders>
            <w:shd w:val="clear" w:color="auto" w:fill="auto"/>
            <w:noWrap/>
            <w:vAlign w:val="center"/>
            <w:hideMark/>
          </w:tcPr>
          <w:p w14:paraId="1B17FEF4" w14:textId="5F60DFC9" w:rsidR="00522965" w:rsidRPr="00722998" w:rsidRDefault="00522965" w:rsidP="00522965">
            <w:pPr>
              <w:spacing w:after="0"/>
              <w:jc w:val="center"/>
              <w:rPr>
                <w:color w:val="000000"/>
                <w:sz w:val="20"/>
              </w:rPr>
            </w:pPr>
            <w:r>
              <w:rPr>
                <w:color w:val="000000"/>
                <w:sz w:val="20"/>
              </w:rPr>
              <w:t>96,914</w:t>
            </w:r>
          </w:p>
        </w:tc>
      </w:tr>
      <w:tr w:rsidR="00522965" w:rsidRPr="000D0866" w14:paraId="752B4A49" w14:textId="77777777" w:rsidTr="00C2517F">
        <w:trPr>
          <w:trHeight w:val="144"/>
        </w:trPr>
        <w:tc>
          <w:tcPr>
            <w:tcW w:w="630" w:type="dxa"/>
            <w:tcBorders>
              <w:top w:val="nil"/>
              <w:left w:val="nil"/>
              <w:bottom w:val="nil"/>
              <w:right w:val="nil"/>
            </w:tcBorders>
            <w:shd w:val="clear" w:color="auto" w:fill="auto"/>
            <w:noWrap/>
            <w:vAlign w:val="center"/>
            <w:hideMark/>
          </w:tcPr>
          <w:p w14:paraId="4F145CE6" w14:textId="41141AC9" w:rsidR="00522965" w:rsidRPr="000D0866" w:rsidRDefault="00522965" w:rsidP="00522965">
            <w:pPr>
              <w:spacing w:after="0"/>
              <w:jc w:val="center"/>
              <w:rPr>
                <w:color w:val="000000"/>
                <w:sz w:val="20"/>
              </w:rPr>
            </w:pPr>
            <w:r>
              <w:rPr>
                <w:color w:val="000000"/>
                <w:sz w:val="20"/>
              </w:rPr>
              <w:t>1992</w:t>
            </w:r>
          </w:p>
        </w:tc>
        <w:tc>
          <w:tcPr>
            <w:tcW w:w="1023" w:type="dxa"/>
            <w:gridSpan w:val="2"/>
            <w:tcBorders>
              <w:top w:val="nil"/>
              <w:left w:val="nil"/>
              <w:bottom w:val="nil"/>
              <w:right w:val="nil"/>
            </w:tcBorders>
            <w:shd w:val="clear" w:color="auto" w:fill="auto"/>
            <w:noWrap/>
            <w:vAlign w:val="center"/>
            <w:hideMark/>
          </w:tcPr>
          <w:p w14:paraId="5B3CCD0E" w14:textId="2631973B" w:rsidR="00522965" w:rsidRPr="00722998" w:rsidRDefault="00522965" w:rsidP="00522965">
            <w:pPr>
              <w:spacing w:after="0"/>
              <w:jc w:val="center"/>
              <w:rPr>
                <w:color w:val="000000"/>
                <w:sz w:val="20"/>
              </w:rPr>
            </w:pPr>
            <w:r>
              <w:rPr>
                <w:color w:val="000000"/>
                <w:sz w:val="20"/>
              </w:rPr>
              <w:t>65,054</w:t>
            </w:r>
          </w:p>
        </w:tc>
        <w:tc>
          <w:tcPr>
            <w:tcW w:w="865" w:type="dxa"/>
            <w:tcBorders>
              <w:top w:val="nil"/>
              <w:left w:val="nil"/>
              <w:bottom w:val="nil"/>
              <w:right w:val="nil"/>
            </w:tcBorders>
            <w:shd w:val="clear" w:color="auto" w:fill="auto"/>
            <w:noWrap/>
            <w:vAlign w:val="center"/>
            <w:hideMark/>
          </w:tcPr>
          <w:p w14:paraId="46937956" w14:textId="687BDB35" w:rsidR="00522965" w:rsidRPr="00722998" w:rsidRDefault="00522965" w:rsidP="00522965">
            <w:pPr>
              <w:spacing w:after="0"/>
              <w:jc w:val="center"/>
              <w:rPr>
                <w:color w:val="000000"/>
                <w:sz w:val="20"/>
              </w:rPr>
            </w:pPr>
            <w:r>
              <w:rPr>
                <w:color w:val="000000"/>
                <w:sz w:val="20"/>
              </w:rPr>
              <w:t>23,476</w:t>
            </w:r>
          </w:p>
        </w:tc>
        <w:tc>
          <w:tcPr>
            <w:tcW w:w="953" w:type="dxa"/>
            <w:tcBorders>
              <w:top w:val="nil"/>
              <w:left w:val="nil"/>
              <w:bottom w:val="nil"/>
              <w:right w:val="nil"/>
            </w:tcBorders>
            <w:shd w:val="clear" w:color="auto" w:fill="auto"/>
            <w:noWrap/>
            <w:vAlign w:val="center"/>
            <w:hideMark/>
          </w:tcPr>
          <w:p w14:paraId="22A2BD9F" w14:textId="6C231D89" w:rsidR="00522965" w:rsidRPr="00722998" w:rsidRDefault="00522965" w:rsidP="00522965">
            <w:pPr>
              <w:spacing w:after="0"/>
              <w:jc w:val="center"/>
              <w:rPr>
                <w:color w:val="000000"/>
                <w:sz w:val="20"/>
              </w:rPr>
            </w:pPr>
            <w:r>
              <w:rPr>
                <w:color w:val="000000"/>
                <w:sz w:val="20"/>
              </w:rPr>
              <w:t>139,142</w:t>
            </w:r>
          </w:p>
        </w:tc>
        <w:tc>
          <w:tcPr>
            <w:tcW w:w="1011" w:type="dxa"/>
            <w:tcBorders>
              <w:top w:val="nil"/>
              <w:left w:val="nil"/>
              <w:bottom w:val="nil"/>
              <w:right w:val="nil"/>
            </w:tcBorders>
            <w:shd w:val="clear" w:color="auto" w:fill="auto"/>
            <w:noWrap/>
            <w:vAlign w:val="center"/>
            <w:hideMark/>
          </w:tcPr>
          <w:p w14:paraId="58514D62" w14:textId="662300B0" w:rsidR="00522965" w:rsidRPr="00722998" w:rsidRDefault="00522965" w:rsidP="00522965">
            <w:pPr>
              <w:spacing w:after="0"/>
              <w:jc w:val="center"/>
              <w:rPr>
                <w:color w:val="000000"/>
                <w:sz w:val="20"/>
              </w:rPr>
            </w:pPr>
            <w:r>
              <w:rPr>
                <w:color w:val="000000"/>
                <w:sz w:val="20"/>
              </w:rPr>
              <w:t>296,389</w:t>
            </w:r>
          </w:p>
        </w:tc>
        <w:tc>
          <w:tcPr>
            <w:tcW w:w="1022" w:type="dxa"/>
            <w:tcBorders>
              <w:top w:val="nil"/>
              <w:left w:val="nil"/>
              <w:bottom w:val="nil"/>
              <w:right w:val="nil"/>
            </w:tcBorders>
            <w:shd w:val="clear" w:color="auto" w:fill="auto"/>
            <w:noWrap/>
            <w:vAlign w:val="center"/>
            <w:hideMark/>
          </w:tcPr>
          <w:p w14:paraId="42129386" w14:textId="54836BA5" w:rsidR="00522965" w:rsidRPr="00722998" w:rsidRDefault="00522965" w:rsidP="00522965">
            <w:pPr>
              <w:spacing w:after="0"/>
              <w:jc w:val="center"/>
              <w:rPr>
                <w:color w:val="000000"/>
                <w:sz w:val="20"/>
              </w:rPr>
            </w:pPr>
            <w:r>
              <w:rPr>
                <w:color w:val="000000"/>
                <w:sz w:val="20"/>
              </w:rPr>
              <w:t>204,642</w:t>
            </w:r>
          </w:p>
        </w:tc>
        <w:tc>
          <w:tcPr>
            <w:tcW w:w="1091" w:type="dxa"/>
            <w:tcBorders>
              <w:top w:val="nil"/>
              <w:left w:val="nil"/>
              <w:bottom w:val="nil"/>
              <w:right w:val="nil"/>
            </w:tcBorders>
            <w:shd w:val="clear" w:color="auto" w:fill="auto"/>
            <w:noWrap/>
            <w:vAlign w:val="center"/>
            <w:hideMark/>
          </w:tcPr>
          <w:p w14:paraId="5DB25D3C" w14:textId="4161195F" w:rsidR="00522965" w:rsidRPr="00722998" w:rsidRDefault="00522965" w:rsidP="00522965">
            <w:pPr>
              <w:spacing w:after="0"/>
              <w:jc w:val="center"/>
              <w:rPr>
                <w:color w:val="000000"/>
                <w:sz w:val="20"/>
              </w:rPr>
            </w:pPr>
            <w:r>
              <w:rPr>
                <w:color w:val="000000"/>
                <w:sz w:val="20"/>
              </w:rPr>
              <w:t>464,449</w:t>
            </w:r>
          </w:p>
        </w:tc>
        <w:tc>
          <w:tcPr>
            <w:tcW w:w="885" w:type="dxa"/>
            <w:tcBorders>
              <w:top w:val="nil"/>
              <w:left w:val="nil"/>
              <w:bottom w:val="nil"/>
              <w:right w:val="nil"/>
            </w:tcBorders>
            <w:shd w:val="clear" w:color="auto" w:fill="auto"/>
            <w:noWrap/>
            <w:vAlign w:val="center"/>
            <w:hideMark/>
          </w:tcPr>
          <w:p w14:paraId="1EAFB3AC" w14:textId="25EC819A" w:rsidR="00522965" w:rsidRPr="00722998" w:rsidRDefault="00522965" w:rsidP="00522965">
            <w:pPr>
              <w:spacing w:after="0"/>
              <w:jc w:val="center"/>
              <w:rPr>
                <w:color w:val="000000"/>
                <w:sz w:val="20"/>
              </w:rPr>
            </w:pPr>
            <w:r>
              <w:rPr>
                <w:color w:val="000000"/>
                <w:sz w:val="20"/>
              </w:rPr>
              <w:t>66,091</w:t>
            </w:r>
          </w:p>
        </w:tc>
        <w:tc>
          <w:tcPr>
            <w:tcW w:w="901" w:type="dxa"/>
            <w:tcBorders>
              <w:top w:val="nil"/>
              <w:left w:val="nil"/>
              <w:bottom w:val="nil"/>
              <w:right w:val="nil"/>
            </w:tcBorders>
            <w:shd w:val="clear" w:color="auto" w:fill="auto"/>
            <w:noWrap/>
            <w:vAlign w:val="center"/>
            <w:hideMark/>
          </w:tcPr>
          <w:p w14:paraId="558C7E09" w14:textId="68CDE6CF" w:rsidR="00522965" w:rsidRPr="00722998" w:rsidRDefault="00522965" w:rsidP="00522965">
            <w:pPr>
              <w:spacing w:after="0"/>
              <w:jc w:val="center"/>
              <w:rPr>
                <w:color w:val="000000"/>
                <w:sz w:val="20"/>
              </w:rPr>
            </w:pPr>
            <w:r>
              <w:rPr>
                <w:color w:val="000000"/>
                <w:sz w:val="20"/>
              </w:rPr>
              <w:t>43,064</w:t>
            </w:r>
          </w:p>
        </w:tc>
        <w:tc>
          <w:tcPr>
            <w:tcW w:w="979" w:type="dxa"/>
            <w:tcBorders>
              <w:top w:val="nil"/>
              <w:left w:val="nil"/>
              <w:bottom w:val="nil"/>
              <w:right w:val="nil"/>
            </w:tcBorders>
            <w:shd w:val="clear" w:color="auto" w:fill="auto"/>
            <w:noWrap/>
            <w:vAlign w:val="center"/>
            <w:hideMark/>
          </w:tcPr>
          <w:p w14:paraId="09CC1416" w14:textId="652DD7AE" w:rsidR="00522965" w:rsidRPr="00722998" w:rsidRDefault="00522965" w:rsidP="00522965">
            <w:pPr>
              <w:spacing w:after="0"/>
              <w:jc w:val="center"/>
              <w:rPr>
                <w:color w:val="000000"/>
                <w:sz w:val="20"/>
              </w:rPr>
            </w:pPr>
            <w:r>
              <w:rPr>
                <w:color w:val="000000"/>
                <w:sz w:val="20"/>
              </w:rPr>
              <w:t>106,257</w:t>
            </w:r>
          </w:p>
        </w:tc>
      </w:tr>
      <w:tr w:rsidR="00522965" w:rsidRPr="000D0866" w14:paraId="5094700A" w14:textId="77777777" w:rsidTr="00C2517F">
        <w:trPr>
          <w:trHeight w:val="144"/>
        </w:trPr>
        <w:tc>
          <w:tcPr>
            <w:tcW w:w="630" w:type="dxa"/>
            <w:tcBorders>
              <w:top w:val="nil"/>
              <w:left w:val="nil"/>
              <w:bottom w:val="nil"/>
              <w:right w:val="nil"/>
            </w:tcBorders>
            <w:shd w:val="clear" w:color="auto" w:fill="auto"/>
            <w:noWrap/>
            <w:vAlign w:val="center"/>
            <w:hideMark/>
          </w:tcPr>
          <w:p w14:paraId="18CDB880" w14:textId="03CA384E" w:rsidR="00522965" w:rsidRPr="000D0866" w:rsidRDefault="00522965" w:rsidP="00522965">
            <w:pPr>
              <w:spacing w:after="0"/>
              <w:jc w:val="center"/>
              <w:rPr>
                <w:color w:val="000000"/>
                <w:sz w:val="20"/>
              </w:rPr>
            </w:pPr>
            <w:r>
              <w:rPr>
                <w:color w:val="000000"/>
                <w:sz w:val="20"/>
              </w:rPr>
              <w:t>1993</w:t>
            </w:r>
          </w:p>
        </w:tc>
        <w:tc>
          <w:tcPr>
            <w:tcW w:w="1023" w:type="dxa"/>
            <w:gridSpan w:val="2"/>
            <w:tcBorders>
              <w:top w:val="nil"/>
              <w:left w:val="nil"/>
              <w:bottom w:val="nil"/>
              <w:right w:val="nil"/>
            </w:tcBorders>
            <w:shd w:val="clear" w:color="auto" w:fill="auto"/>
            <w:noWrap/>
            <w:vAlign w:val="center"/>
            <w:hideMark/>
          </w:tcPr>
          <w:p w14:paraId="272BC238" w14:textId="741649FE" w:rsidR="00522965" w:rsidRPr="00722998" w:rsidRDefault="00522965" w:rsidP="00522965">
            <w:pPr>
              <w:spacing w:after="0"/>
              <w:jc w:val="center"/>
              <w:rPr>
                <w:color w:val="000000"/>
                <w:sz w:val="20"/>
              </w:rPr>
            </w:pPr>
            <w:r>
              <w:rPr>
                <w:color w:val="000000"/>
                <w:sz w:val="20"/>
              </w:rPr>
              <w:t>66,738</w:t>
            </w:r>
          </w:p>
        </w:tc>
        <w:tc>
          <w:tcPr>
            <w:tcW w:w="865" w:type="dxa"/>
            <w:tcBorders>
              <w:top w:val="nil"/>
              <w:left w:val="nil"/>
              <w:bottom w:val="nil"/>
              <w:right w:val="nil"/>
            </w:tcBorders>
            <w:shd w:val="clear" w:color="auto" w:fill="auto"/>
            <w:noWrap/>
            <w:vAlign w:val="center"/>
            <w:hideMark/>
          </w:tcPr>
          <w:p w14:paraId="54C6AF44" w14:textId="1E11E1DE" w:rsidR="00522965" w:rsidRPr="00722998" w:rsidRDefault="00522965" w:rsidP="00522965">
            <w:pPr>
              <w:spacing w:after="0"/>
              <w:jc w:val="center"/>
              <w:rPr>
                <w:color w:val="000000"/>
                <w:sz w:val="20"/>
              </w:rPr>
            </w:pPr>
            <w:r>
              <w:rPr>
                <w:color w:val="000000"/>
                <w:sz w:val="20"/>
              </w:rPr>
              <w:t>24,320</w:t>
            </w:r>
          </w:p>
        </w:tc>
        <w:tc>
          <w:tcPr>
            <w:tcW w:w="953" w:type="dxa"/>
            <w:tcBorders>
              <w:top w:val="nil"/>
              <w:left w:val="nil"/>
              <w:bottom w:val="nil"/>
              <w:right w:val="nil"/>
            </w:tcBorders>
            <w:shd w:val="clear" w:color="auto" w:fill="auto"/>
            <w:noWrap/>
            <w:vAlign w:val="center"/>
            <w:hideMark/>
          </w:tcPr>
          <w:p w14:paraId="653EA422" w14:textId="7E02E40A" w:rsidR="00522965" w:rsidRPr="00722998" w:rsidRDefault="00522965" w:rsidP="00522965">
            <w:pPr>
              <w:spacing w:after="0"/>
              <w:jc w:val="center"/>
              <w:rPr>
                <w:color w:val="000000"/>
                <w:sz w:val="20"/>
              </w:rPr>
            </w:pPr>
            <w:r>
              <w:rPr>
                <w:color w:val="000000"/>
                <w:sz w:val="20"/>
              </w:rPr>
              <w:t>144,824</w:t>
            </w:r>
          </w:p>
        </w:tc>
        <w:tc>
          <w:tcPr>
            <w:tcW w:w="1011" w:type="dxa"/>
            <w:tcBorders>
              <w:top w:val="nil"/>
              <w:left w:val="nil"/>
              <w:bottom w:val="nil"/>
              <w:right w:val="nil"/>
            </w:tcBorders>
            <w:shd w:val="clear" w:color="auto" w:fill="auto"/>
            <w:noWrap/>
            <w:vAlign w:val="center"/>
            <w:hideMark/>
          </w:tcPr>
          <w:p w14:paraId="2F2BA3CA" w14:textId="45EF5E63" w:rsidR="00522965" w:rsidRPr="00722998" w:rsidRDefault="00522965" w:rsidP="00522965">
            <w:pPr>
              <w:spacing w:after="0"/>
              <w:jc w:val="center"/>
              <w:rPr>
                <w:color w:val="000000"/>
                <w:sz w:val="20"/>
              </w:rPr>
            </w:pPr>
            <w:r>
              <w:rPr>
                <w:color w:val="000000"/>
                <w:sz w:val="20"/>
              </w:rPr>
              <w:t>316,680</w:t>
            </w:r>
          </w:p>
        </w:tc>
        <w:tc>
          <w:tcPr>
            <w:tcW w:w="1022" w:type="dxa"/>
            <w:tcBorders>
              <w:top w:val="nil"/>
              <w:left w:val="nil"/>
              <w:bottom w:val="nil"/>
              <w:right w:val="nil"/>
            </w:tcBorders>
            <w:shd w:val="clear" w:color="auto" w:fill="auto"/>
            <w:noWrap/>
            <w:vAlign w:val="center"/>
            <w:hideMark/>
          </w:tcPr>
          <w:p w14:paraId="38374464" w14:textId="538831A3" w:rsidR="00522965" w:rsidRPr="00722998" w:rsidRDefault="00522965" w:rsidP="00522965">
            <w:pPr>
              <w:spacing w:after="0"/>
              <w:jc w:val="center"/>
              <w:rPr>
                <w:color w:val="000000"/>
                <w:sz w:val="20"/>
              </w:rPr>
            </w:pPr>
            <w:r>
              <w:rPr>
                <w:color w:val="000000"/>
                <w:sz w:val="20"/>
              </w:rPr>
              <w:t>219,728</w:t>
            </w:r>
          </w:p>
        </w:tc>
        <w:tc>
          <w:tcPr>
            <w:tcW w:w="1091" w:type="dxa"/>
            <w:tcBorders>
              <w:top w:val="nil"/>
              <w:left w:val="nil"/>
              <w:bottom w:val="nil"/>
              <w:right w:val="nil"/>
            </w:tcBorders>
            <w:shd w:val="clear" w:color="auto" w:fill="auto"/>
            <w:noWrap/>
            <w:vAlign w:val="center"/>
            <w:hideMark/>
          </w:tcPr>
          <w:p w14:paraId="3B477929" w14:textId="31CC086C" w:rsidR="00522965" w:rsidRPr="00722998" w:rsidRDefault="00522965" w:rsidP="00522965">
            <w:pPr>
              <w:spacing w:after="0"/>
              <w:jc w:val="center"/>
              <w:rPr>
                <w:color w:val="000000"/>
                <w:sz w:val="20"/>
              </w:rPr>
            </w:pPr>
            <w:r>
              <w:rPr>
                <w:color w:val="000000"/>
                <w:sz w:val="20"/>
              </w:rPr>
              <w:t>493,677</w:t>
            </w:r>
          </w:p>
        </w:tc>
        <w:tc>
          <w:tcPr>
            <w:tcW w:w="885" w:type="dxa"/>
            <w:tcBorders>
              <w:top w:val="nil"/>
              <w:left w:val="nil"/>
              <w:bottom w:val="nil"/>
              <w:right w:val="nil"/>
            </w:tcBorders>
            <w:shd w:val="clear" w:color="auto" w:fill="auto"/>
            <w:noWrap/>
            <w:vAlign w:val="center"/>
            <w:hideMark/>
          </w:tcPr>
          <w:p w14:paraId="3FFFE2A6" w14:textId="7576E9CE" w:rsidR="00522965" w:rsidRPr="00722998" w:rsidRDefault="00522965" w:rsidP="00522965">
            <w:pPr>
              <w:spacing w:after="0"/>
              <w:jc w:val="center"/>
              <w:rPr>
                <w:color w:val="000000"/>
                <w:sz w:val="20"/>
              </w:rPr>
            </w:pPr>
            <w:r>
              <w:rPr>
                <w:color w:val="000000"/>
                <w:sz w:val="20"/>
              </w:rPr>
              <w:t>74,354</w:t>
            </w:r>
          </w:p>
        </w:tc>
        <w:tc>
          <w:tcPr>
            <w:tcW w:w="901" w:type="dxa"/>
            <w:tcBorders>
              <w:top w:val="nil"/>
              <w:left w:val="nil"/>
              <w:bottom w:val="nil"/>
              <w:right w:val="nil"/>
            </w:tcBorders>
            <w:shd w:val="clear" w:color="auto" w:fill="auto"/>
            <w:noWrap/>
            <w:vAlign w:val="center"/>
            <w:hideMark/>
          </w:tcPr>
          <w:p w14:paraId="56A6E274" w14:textId="59437C53" w:rsidR="00522965" w:rsidRPr="00722998" w:rsidRDefault="00522965" w:rsidP="00522965">
            <w:pPr>
              <w:spacing w:after="0"/>
              <w:jc w:val="center"/>
              <w:rPr>
                <w:color w:val="000000"/>
                <w:sz w:val="20"/>
              </w:rPr>
            </w:pPr>
            <w:r>
              <w:rPr>
                <w:color w:val="000000"/>
                <w:sz w:val="20"/>
              </w:rPr>
              <w:t>49,056</w:t>
            </w:r>
          </w:p>
        </w:tc>
        <w:tc>
          <w:tcPr>
            <w:tcW w:w="979" w:type="dxa"/>
            <w:tcBorders>
              <w:top w:val="nil"/>
              <w:left w:val="nil"/>
              <w:bottom w:val="nil"/>
              <w:right w:val="nil"/>
            </w:tcBorders>
            <w:shd w:val="clear" w:color="auto" w:fill="auto"/>
            <w:noWrap/>
            <w:vAlign w:val="center"/>
            <w:hideMark/>
          </w:tcPr>
          <w:p w14:paraId="5B4A6869" w14:textId="2480D7C1" w:rsidR="00522965" w:rsidRPr="00722998" w:rsidRDefault="00522965" w:rsidP="00522965">
            <w:pPr>
              <w:spacing w:after="0"/>
              <w:jc w:val="center"/>
              <w:rPr>
                <w:color w:val="000000"/>
                <w:sz w:val="20"/>
              </w:rPr>
            </w:pPr>
            <w:r>
              <w:rPr>
                <w:color w:val="000000"/>
                <w:sz w:val="20"/>
              </w:rPr>
              <w:t>118,597</w:t>
            </w:r>
          </w:p>
        </w:tc>
      </w:tr>
      <w:tr w:rsidR="00522965" w:rsidRPr="000D0866" w14:paraId="61878E65" w14:textId="77777777" w:rsidTr="00C2517F">
        <w:trPr>
          <w:trHeight w:val="144"/>
        </w:trPr>
        <w:tc>
          <w:tcPr>
            <w:tcW w:w="630" w:type="dxa"/>
            <w:tcBorders>
              <w:top w:val="nil"/>
              <w:left w:val="nil"/>
              <w:bottom w:val="nil"/>
              <w:right w:val="nil"/>
            </w:tcBorders>
            <w:shd w:val="clear" w:color="auto" w:fill="auto"/>
            <w:noWrap/>
            <w:vAlign w:val="center"/>
            <w:hideMark/>
          </w:tcPr>
          <w:p w14:paraId="699B1F0D" w14:textId="45471D0A" w:rsidR="00522965" w:rsidRPr="000D0866" w:rsidRDefault="00522965" w:rsidP="00522965">
            <w:pPr>
              <w:spacing w:after="0"/>
              <w:jc w:val="center"/>
              <w:rPr>
                <w:color w:val="000000"/>
                <w:sz w:val="20"/>
              </w:rPr>
            </w:pPr>
            <w:r>
              <w:rPr>
                <w:color w:val="000000"/>
                <w:sz w:val="20"/>
              </w:rPr>
              <w:t>1994</w:t>
            </w:r>
          </w:p>
        </w:tc>
        <w:tc>
          <w:tcPr>
            <w:tcW w:w="1023" w:type="dxa"/>
            <w:gridSpan w:val="2"/>
            <w:tcBorders>
              <w:top w:val="nil"/>
              <w:left w:val="nil"/>
              <w:bottom w:val="nil"/>
              <w:right w:val="nil"/>
            </w:tcBorders>
            <w:shd w:val="clear" w:color="auto" w:fill="auto"/>
            <w:noWrap/>
            <w:vAlign w:val="center"/>
            <w:hideMark/>
          </w:tcPr>
          <w:p w14:paraId="7F031361" w14:textId="5860FD49" w:rsidR="00522965" w:rsidRPr="00722998" w:rsidRDefault="00522965" w:rsidP="00522965">
            <w:pPr>
              <w:spacing w:after="0"/>
              <w:jc w:val="center"/>
              <w:rPr>
                <w:color w:val="000000"/>
                <w:sz w:val="20"/>
              </w:rPr>
            </w:pPr>
            <w:r>
              <w:rPr>
                <w:color w:val="000000"/>
                <w:sz w:val="20"/>
              </w:rPr>
              <w:t>75,199</w:t>
            </w:r>
          </w:p>
        </w:tc>
        <w:tc>
          <w:tcPr>
            <w:tcW w:w="865" w:type="dxa"/>
            <w:tcBorders>
              <w:top w:val="nil"/>
              <w:left w:val="nil"/>
              <w:bottom w:val="nil"/>
              <w:right w:val="nil"/>
            </w:tcBorders>
            <w:shd w:val="clear" w:color="auto" w:fill="auto"/>
            <w:noWrap/>
            <w:vAlign w:val="center"/>
            <w:hideMark/>
          </w:tcPr>
          <w:p w14:paraId="340B7264" w14:textId="3C8823A5" w:rsidR="00522965" w:rsidRPr="00722998" w:rsidRDefault="00522965" w:rsidP="00522965">
            <w:pPr>
              <w:spacing w:after="0"/>
              <w:jc w:val="center"/>
              <w:rPr>
                <w:color w:val="000000"/>
                <w:sz w:val="20"/>
              </w:rPr>
            </w:pPr>
            <w:r>
              <w:rPr>
                <w:color w:val="000000"/>
                <w:sz w:val="20"/>
              </w:rPr>
              <w:t>26,692</w:t>
            </w:r>
          </w:p>
        </w:tc>
        <w:tc>
          <w:tcPr>
            <w:tcW w:w="953" w:type="dxa"/>
            <w:tcBorders>
              <w:top w:val="nil"/>
              <w:left w:val="nil"/>
              <w:bottom w:val="nil"/>
              <w:right w:val="nil"/>
            </w:tcBorders>
            <w:shd w:val="clear" w:color="auto" w:fill="auto"/>
            <w:noWrap/>
            <w:vAlign w:val="center"/>
            <w:hideMark/>
          </w:tcPr>
          <w:p w14:paraId="36302D70" w14:textId="32F5D9F7" w:rsidR="00522965" w:rsidRPr="00722998" w:rsidRDefault="00522965" w:rsidP="00522965">
            <w:pPr>
              <w:spacing w:after="0"/>
              <w:jc w:val="center"/>
              <w:rPr>
                <w:color w:val="000000"/>
                <w:sz w:val="20"/>
              </w:rPr>
            </w:pPr>
            <w:r>
              <w:rPr>
                <w:color w:val="000000"/>
                <w:sz w:val="20"/>
              </w:rPr>
              <w:t>156,767</w:t>
            </w:r>
          </w:p>
        </w:tc>
        <w:tc>
          <w:tcPr>
            <w:tcW w:w="1011" w:type="dxa"/>
            <w:tcBorders>
              <w:top w:val="nil"/>
              <w:left w:val="nil"/>
              <w:bottom w:val="nil"/>
              <w:right w:val="nil"/>
            </w:tcBorders>
            <w:shd w:val="clear" w:color="auto" w:fill="auto"/>
            <w:noWrap/>
            <w:vAlign w:val="center"/>
            <w:hideMark/>
          </w:tcPr>
          <w:p w14:paraId="714BE39F" w14:textId="4CC36E4C" w:rsidR="00522965" w:rsidRPr="00722998" w:rsidRDefault="00522965" w:rsidP="00522965">
            <w:pPr>
              <w:spacing w:after="0"/>
              <w:jc w:val="center"/>
              <w:rPr>
                <w:color w:val="000000"/>
                <w:sz w:val="20"/>
              </w:rPr>
            </w:pPr>
            <w:r>
              <w:rPr>
                <w:color w:val="000000"/>
                <w:sz w:val="20"/>
              </w:rPr>
              <w:t>338,855</w:t>
            </w:r>
          </w:p>
        </w:tc>
        <w:tc>
          <w:tcPr>
            <w:tcW w:w="1022" w:type="dxa"/>
            <w:tcBorders>
              <w:top w:val="nil"/>
              <w:left w:val="nil"/>
              <w:bottom w:val="nil"/>
              <w:right w:val="nil"/>
            </w:tcBorders>
            <w:shd w:val="clear" w:color="auto" w:fill="auto"/>
            <w:noWrap/>
            <w:vAlign w:val="center"/>
            <w:hideMark/>
          </w:tcPr>
          <w:p w14:paraId="076844F9" w14:textId="2F112CE0" w:rsidR="00522965" w:rsidRPr="00722998" w:rsidRDefault="00522965" w:rsidP="00522965">
            <w:pPr>
              <w:spacing w:after="0"/>
              <w:jc w:val="center"/>
              <w:rPr>
                <w:color w:val="000000"/>
                <w:sz w:val="20"/>
              </w:rPr>
            </w:pPr>
            <w:r>
              <w:rPr>
                <w:color w:val="000000"/>
                <w:sz w:val="20"/>
              </w:rPr>
              <w:t>236,650</w:t>
            </w:r>
          </w:p>
        </w:tc>
        <w:tc>
          <w:tcPr>
            <w:tcW w:w="1091" w:type="dxa"/>
            <w:tcBorders>
              <w:top w:val="nil"/>
              <w:left w:val="nil"/>
              <w:bottom w:val="nil"/>
              <w:right w:val="nil"/>
            </w:tcBorders>
            <w:shd w:val="clear" w:color="auto" w:fill="auto"/>
            <w:noWrap/>
            <w:vAlign w:val="center"/>
            <w:hideMark/>
          </w:tcPr>
          <w:p w14:paraId="462AC1D3" w14:textId="5577FE65" w:rsidR="00522965" w:rsidRPr="00722998" w:rsidRDefault="00522965" w:rsidP="00522965">
            <w:pPr>
              <w:spacing w:after="0"/>
              <w:jc w:val="center"/>
              <w:rPr>
                <w:color w:val="000000"/>
                <w:sz w:val="20"/>
              </w:rPr>
            </w:pPr>
            <w:r>
              <w:rPr>
                <w:color w:val="000000"/>
                <w:sz w:val="20"/>
              </w:rPr>
              <w:t>522,924</w:t>
            </w:r>
          </w:p>
        </w:tc>
        <w:tc>
          <w:tcPr>
            <w:tcW w:w="885" w:type="dxa"/>
            <w:tcBorders>
              <w:top w:val="nil"/>
              <w:left w:val="nil"/>
              <w:bottom w:val="nil"/>
              <w:right w:val="nil"/>
            </w:tcBorders>
            <w:shd w:val="clear" w:color="auto" w:fill="auto"/>
            <w:noWrap/>
            <w:vAlign w:val="center"/>
            <w:hideMark/>
          </w:tcPr>
          <w:p w14:paraId="715A8C6C" w14:textId="4F00121F" w:rsidR="00522965" w:rsidRPr="00722998" w:rsidRDefault="00522965" w:rsidP="00522965">
            <w:pPr>
              <w:spacing w:after="0"/>
              <w:jc w:val="center"/>
              <w:rPr>
                <w:color w:val="000000"/>
                <w:sz w:val="20"/>
              </w:rPr>
            </w:pPr>
            <w:r>
              <w:rPr>
                <w:color w:val="000000"/>
                <w:sz w:val="20"/>
              </w:rPr>
              <w:t>86,275</w:t>
            </w:r>
          </w:p>
        </w:tc>
        <w:tc>
          <w:tcPr>
            <w:tcW w:w="901" w:type="dxa"/>
            <w:tcBorders>
              <w:top w:val="nil"/>
              <w:left w:val="nil"/>
              <w:bottom w:val="nil"/>
              <w:right w:val="nil"/>
            </w:tcBorders>
            <w:shd w:val="clear" w:color="auto" w:fill="auto"/>
            <w:noWrap/>
            <w:vAlign w:val="center"/>
            <w:hideMark/>
          </w:tcPr>
          <w:p w14:paraId="39CA0418" w14:textId="0CA67039" w:rsidR="00522965" w:rsidRPr="00722998" w:rsidRDefault="00522965" w:rsidP="00522965">
            <w:pPr>
              <w:spacing w:after="0"/>
              <w:jc w:val="center"/>
              <w:rPr>
                <w:color w:val="000000"/>
                <w:sz w:val="20"/>
              </w:rPr>
            </w:pPr>
            <w:r>
              <w:rPr>
                <w:color w:val="000000"/>
                <w:sz w:val="20"/>
              </w:rPr>
              <w:t>58,148</w:t>
            </w:r>
          </w:p>
        </w:tc>
        <w:tc>
          <w:tcPr>
            <w:tcW w:w="979" w:type="dxa"/>
            <w:tcBorders>
              <w:top w:val="nil"/>
              <w:left w:val="nil"/>
              <w:bottom w:val="nil"/>
              <w:right w:val="nil"/>
            </w:tcBorders>
            <w:shd w:val="clear" w:color="auto" w:fill="auto"/>
            <w:noWrap/>
            <w:vAlign w:val="center"/>
            <w:hideMark/>
          </w:tcPr>
          <w:p w14:paraId="160BE61C" w14:textId="78F88BC2" w:rsidR="00522965" w:rsidRPr="00722998" w:rsidRDefault="00522965" w:rsidP="00522965">
            <w:pPr>
              <w:spacing w:after="0"/>
              <w:jc w:val="center"/>
              <w:rPr>
                <w:color w:val="000000"/>
                <w:sz w:val="20"/>
              </w:rPr>
            </w:pPr>
            <w:r>
              <w:rPr>
                <w:color w:val="000000"/>
                <w:sz w:val="20"/>
              </w:rPr>
              <w:t>135,886</w:t>
            </w:r>
          </w:p>
        </w:tc>
      </w:tr>
      <w:tr w:rsidR="00522965" w:rsidRPr="000D0866" w14:paraId="3CD1229C" w14:textId="77777777" w:rsidTr="00C2517F">
        <w:trPr>
          <w:trHeight w:val="144"/>
        </w:trPr>
        <w:tc>
          <w:tcPr>
            <w:tcW w:w="630" w:type="dxa"/>
            <w:tcBorders>
              <w:top w:val="nil"/>
              <w:left w:val="nil"/>
              <w:bottom w:val="nil"/>
              <w:right w:val="nil"/>
            </w:tcBorders>
            <w:shd w:val="clear" w:color="auto" w:fill="auto"/>
            <w:noWrap/>
            <w:vAlign w:val="center"/>
            <w:hideMark/>
          </w:tcPr>
          <w:p w14:paraId="286EAACF" w14:textId="4D35C2D0" w:rsidR="00522965" w:rsidRPr="000D0866" w:rsidRDefault="00522965" w:rsidP="00522965">
            <w:pPr>
              <w:spacing w:after="0"/>
              <w:jc w:val="center"/>
              <w:rPr>
                <w:color w:val="000000"/>
                <w:sz w:val="20"/>
              </w:rPr>
            </w:pPr>
            <w:r>
              <w:rPr>
                <w:color w:val="000000"/>
                <w:sz w:val="20"/>
              </w:rPr>
              <w:t>1995</w:t>
            </w:r>
          </w:p>
        </w:tc>
        <w:tc>
          <w:tcPr>
            <w:tcW w:w="1023" w:type="dxa"/>
            <w:gridSpan w:val="2"/>
            <w:tcBorders>
              <w:top w:val="nil"/>
              <w:left w:val="nil"/>
              <w:bottom w:val="nil"/>
              <w:right w:val="nil"/>
            </w:tcBorders>
            <w:shd w:val="clear" w:color="auto" w:fill="auto"/>
            <w:noWrap/>
            <w:vAlign w:val="center"/>
            <w:hideMark/>
          </w:tcPr>
          <w:p w14:paraId="389B932D" w14:textId="67F3858A" w:rsidR="00522965" w:rsidRPr="00722998" w:rsidRDefault="00522965" w:rsidP="00522965">
            <w:pPr>
              <w:spacing w:after="0"/>
              <w:jc w:val="center"/>
              <w:rPr>
                <w:color w:val="000000"/>
                <w:sz w:val="20"/>
              </w:rPr>
            </w:pPr>
            <w:r>
              <w:rPr>
                <w:color w:val="000000"/>
                <w:sz w:val="20"/>
              </w:rPr>
              <w:t>61,039</w:t>
            </w:r>
          </w:p>
        </w:tc>
        <w:tc>
          <w:tcPr>
            <w:tcW w:w="865" w:type="dxa"/>
            <w:tcBorders>
              <w:top w:val="nil"/>
              <w:left w:val="nil"/>
              <w:bottom w:val="nil"/>
              <w:right w:val="nil"/>
            </w:tcBorders>
            <w:shd w:val="clear" w:color="auto" w:fill="auto"/>
            <w:noWrap/>
            <w:vAlign w:val="center"/>
            <w:hideMark/>
          </w:tcPr>
          <w:p w14:paraId="436A063B" w14:textId="17BF613A" w:rsidR="00522965" w:rsidRPr="00722998" w:rsidRDefault="00522965" w:rsidP="00522965">
            <w:pPr>
              <w:spacing w:after="0"/>
              <w:jc w:val="center"/>
              <w:rPr>
                <w:color w:val="000000"/>
                <w:sz w:val="20"/>
              </w:rPr>
            </w:pPr>
            <w:r>
              <w:rPr>
                <w:color w:val="000000"/>
                <w:sz w:val="20"/>
              </w:rPr>
              <w:t>19,824</w:t>
            </w:r>
          </w:p>
        </w:tc>
        <w:tc>
          <w:tcPr>
            <w:tcW w:w="953" w:type="dxa"/>
            <w:tcBorders>
              <w:top w:val="nil"/>
              <w:left w:val="nil"/>
              <w:bottom w:val="nil"/>
              <w:right w:val="nil"/>
            </w:tcBorders>
            <w:shd w:val="clear" w:color="auto" w:fill="auto"/>
            <w:noWrap/>
            <w:vAlign w:val="center"/>
            <w:hideMark/>
          </w:tcPr>
          <w:p w14:paraId="557DD9F4" w14:textId="71C6D9AE" w:rsidR="00522965" w:rsidRPr="00722998" w:rsidRDefault="00522965" w:rsidP="00522965">
            <w:pPr>
              <w:spacing w:after="0"/>
              <w:jc w:val="center"/>
              <w:rPr>
                <w:color w:val="000000"/>
                <w:sz w:val="20"/>
              </w:rPr>
            </w:pPr>
            <w:r>
              <w:rPr>
                <w:color w:val="000000"/>
                <w:sz w:val="20"/>
              </w:rPr>
              <w:t>144,987</w:t>
            </w:r>
          </w:p>
        </w:tc>
        <w:tc>
          <w:tcPr>
            <w:tcW w:w="1011" w:type="dxa"/>
            <w:tcBorders>
              <w:top w:val="nil"/>
              <w:left w:val="nil"/>
              <w:bottom w:val="nil"/>
              <w:right w:val="nil"/>
            </w:tcBorders>
            <w:shd w:val="clear" w:color="auto" w:fill="auto"/>
            <w:noWrap/>
            <w:vAlign w:val="center"/>
            <w:hideMark/>
          </w:tcPr>
          <w:p w14:paraId="581F3B48" w14:textId="4B1AAE6F" w:rsidR="00522965" w:rsidRPr="00722998" w:rsidRDefault="00522965" w:rsidP="00522965">
            <w:pPr>
              <w:spacing w:after="0"/>
              <w:jc w:val="center"/>
              <w:rPr>
                <w:color w:val="000000"/>
                <w:sz w:val="20"/>
              </w:rPr>
            </w:pPr>
            <w:r>
              <w:rPr>
                <w:color w:val="000000"/>
                <w:sz w:val="20"/>
              </w:rPr>
              <w:t>357,909</w:t>
            </w:r>
          </w:p>
        </w:tc>
        <w:tc>
          <w:tcPr>
            <w:tcW w:w="1022" w:type="dxa"/>
            <w:tcBorders>
              <w:top w:val="nil"/>
              <w:left w:val="nil"/>
              <w:bottom w:val="nil"/>
              <w:right w:val="nil"/>
            </w:tcBorders>
            <w:shd w:val="clear" w:color="auto" w:fill="auto"/>
            <w:noWrap/>
            <w:vAlign w:val="center"/>
            <w:hideMark/>
          </w:tcPr>
          <w:p w14:paraId="41322A99" w14:textId="50BF50C2" w:rsidR="00522965" w:rsidRPr="00722998" w:rsidRDefault="00522965" w:rsidP="00522965">
            <w:pPr>
              <w:spacing w:after="0"/>
              <w:jc w:val="center"/>
              <w:rPr>
                <w:color w:val="000000"/>
                <w:sz w:val="20"/>
              </w:rPr>
            </w:pPr>
            <w:r>
              <w:rPr>
                <w:color w:val="000000"/>
                <w:sz w:val="20"/>
              </w:rPr>
              <w:t>251,978</w:t>
            </w:r>
          </w:p>
        </w:tc>
        <w:tc>
          <w:tcPr>
            <w:tcW w:w="1091" w:type="dxa"/>
            <w:tcBorders>
              <w:top w:val="nil"/>
              <w:left w:val="nil"/>
              <w:bottom w:val="nil"/>
              <w:right w:val="nil"/>
            </w:tcBorders>
            <w:shd w:val="clear" w:color="auto" w:fill="auto"/>
            <w:noWrap/>
            <w:vAlign w:val="center"/>
            <w:hideMark/>
          </w:tcPr>
          <w:p w14:paraId="3C990992" w14:textId="0781B704" w:rsidR="00522965" w:rsidRPr="00722998" w:rsidRDefault="00522965" w:rsidP="00522965">
            <w:pPr>
              <w:spacing w:after="0"/>
              <w:jc w:val="center"/>
              <w:rPr>
                <w:color w:val="000000"/>
                <w:sz w:val="20"/>
              </w:rPr>
            </w:pPr>
            <w:r>
              <w:rPr>
                <w:color w:val="000000"/>
                <w:sz w:val="20"/>
              </w:rPr>
              <w:t>547,511</w:t>
            </w:r>
          </w:p>
        </w:tc>
        <w:tc>
          <w:tcPr>
            <w:tcW w:w="885" w:type="dxa"/>
            <w:tcBorders>
              <w:top w:val="nil"/>
              <w:left w:val="nil"/>
              <w:bottom w:val="nil"/>
              <w:right w:val="nil"/>
            </w:tcBorders>
            <w:shd w:val="clear" w:color="auto" w:fill="auto"/>
            <w:noWrap/>
            <w:vAlign w:val="center"/>
            <w:hideMark/>
          </w:tcPr>
          <w:p w14:paraId="561105A6" w14:textId="1801E100" w:rsidR="00522965" w:rsidRPr="00722998" w:rsidRDefault="00522965" w:rsidP="00522965">
            <w:pPr>
              <w:spacing w:after="0"/>
              <w:jc w:val="center"/>
              <w:rPr>
                <w:color w:val="000000"/>
                <w:sz w:val="20"/>
              </w:rPr>
            </w:pPr>
            <w:r>
              <w:rPr>
                <w:color w:val="000000"/>
                <w:sz w:val="20"/>
              </w:rPr>
              <w:t>99,780</w:t>
            </w:r>
          </w:p>
        </w:tc>
        <w:tc>
          <w:tcPr>
            <w:tcW w:w="901" w:type="dxa"/>
            <w:tcBorders>
              <w:top w:val="nil"/>
              <w:left w:val="nil"/>
              <w:bottom w:val="nil"/>
              <w:right w:val="nil"/>
            </w:tcBorders>
            <w:shd w:val="clear" w:color="auto" w:fill="auto"/>
            <w:noWrap/>
            <w:vAlign w:val="center"/>
            <w:hideMark/>
          </w:tcPr>
          <w:p w14:paraId="66128273" w14:textId="6F9C6AB1" w:rsidR="00522965" w:rsidRPr="00722998" w:rsidRDefault="00522965" w:rsidP="00522965">
            <w:pPr>
              <w:spacing w:after="0"/>
              <w:jc w:val="center"/>
              <w:rPr>
                <w:color w:val="000000"/>
                <w:sz w:val="20"/>
              </w:rPr>
            </w:pPr>
            <w:r>
              <w:rPr>
                <w:color w:val="000000"/>
                <w:sz w:val="20"/>
              </w:rPr>
              <w:t>68,049</w:t>
            </w:r>
          </w:p>
        </w:tc>
        <w:tc>
          <w:tcPr>
            <w:tcW w:w="979" w:type="dxa"/>
            <w:tcBorders>
              <w:top w:val="nil"/>
              <w:left w:val="nil"/>
              <w:bottom w:val="nil"/>
              <w:right w:val="nil"/>
            </w:tcBorders>
            <w:shd w:val="clear" w:color="auto" w:fill="auto"/>
            <w:noWrap/>
            <w:vAlign w:val="center"/>
            <w:hideMark/>
          </w:tcPr>
          <w:p w14:paraId="6F236B1D" w14:textId="08658F22" w:rsidR="00522965" w:rsidRPr="00722998" w:rsidRDefault="00522965" w:rsidP="00522965">
            <w:pPr>
              <w:spacing w:after="0"/>
              <w:jc w:val="center"/>
              <w:rPr>
                <w:color w:val="000000"/>
                <w:sz w:val="20"/>
              </w:rPr>
            </w:pPr>
            <w:r>
              <w:rPr>
                <w:color w:val="000000"/>
                <w:sz w:val="20"/>
              </w:rPr>
              <w:t>154,717</w:t>
            </w:r>
          </w:p>
        </w:tc>
      </w:tr>
      <w:tr w:rsidR="00522965" w:rsidRPr="000D0866" w14:paraId="27ED3E27" w14:textId="77777777" w:rsidTr="00C2517F">
        <w:trPr>
          <w:trHeight w:val="144"/>
        </w:trPr>
        <w:tc>
          <w:tcPr>
            <w:tcW w:w="630" w:type="dxa"/>
            <w:tcBorders>
              <w:top w:val="nil"/>
              <w:left w:val="nil"/>
              <w:bottom w:val="nil"/>
              <w:right w:val="nil"/>
            </w:tcBorders>
            <w:shd w:val="clear" w:color="auto" w:fill="auto"/>
            <w:noWrap/>
            <w:vAlign w:val="center"/>
            <w:hideMark/>
          </w:tcPr>
          <w:p w14:paraId="3E2983E1" w14:textId="54A8D2B4" w:rsidR="00522965" w:rsidRPr="000D0866" w:rsidRDefault="00522965" w:rsidP="00522965">
            <w:pPr>
              <w:spacing w:after="0"/>
              <w:jc w:val="center"/>
              <w:rPr>
                <w:color w:val="000000"/>
                <w:sz w:val="20"/>
              </w:rPr>
            </w:pPr>
            <w:r>
              <w:rPr>
                <w:color w:val="000000"/>
                <w:sz w:val="20"/>
              </w:rPr>
              <w:t>1996</w:t>
            </w:r>
          </w:p>
        </w:tc>
        <w:tc>
          <w:tcPr>
            <w:tcW w:w="1023" w:type="dxa"/>
            <w:gridSpan w:val="2"/>
            <w:tcBorders>
              <w:top w:val="nil"/>
              <w:left w:val="nil"/>
              <w:bottom w:val="nil"/>
              <w:right w:val="nil"/>
            </w:tcBorders>
            <w:shd w:val="clear" w:color="auto" w:fill="auto"/>
            <w:noWrap/>
            <w:vAlign w:val="center"/>
            <w:hideMark/>
          </w:tcPr>
          <w:p w14:paraId="59B513F9" w14:textId="55C85733" w:rsidR="00522965" w:rsidRPr="00722998" w:rsidRDefault="00522965" w:rsidP="00522965">
            <w:pPr>
              <w:spacing w:after="0"/>
              <w:jc w:val="center"/>
              <w:rPr>
                <w:color w:val="000000"/>
                <w:sz w:val="20"/>
              </w:rPr>
            </w:pPr>
            <w:r>
              <w:rPr>
                <w:color w:val="000000"/>
                <w:sz w:val="20"/>
              </w:rPr>
              <w:t>138,369</w:t>
            </w:r>
          </w:p>
        </w:tc>
        <w:tc>
          <w:tcPr>
            <w:tcW w:w="865" w:type="dxa"/>
            <w:tcBorders>
              <w:top w:val="nil"/>
              <w:left w:val="nil"/>
              <w:bottom w:val="nil"/>
              <w:right w:val="nil"/>
            </w:tcBorders>
            <w:shd w:val="clear" w:color="auto" w:fill="auto"/>
            <w:noWrap/>
            <w:vAlign w:val="center"/>
            <w:hideMark/>
          </w:tcPr>
          <w:p w14:paraId="12CC0B01" w14:textId="27D65C2D" w:rsidR="00522965" w:rsidRPr="00722998" w:rsidRDefault="00522965" w:rsidP="00522965">
            <w:pPr>
              <w:spacing w:after="0"/>
              <w:jc w:val="center"/>
              <w:rPr>
                <w:color w:val="000000"/>
                <w:sz w:val="20"/>
              </w:rPr>
            </w:pPr>
            <w:r>
              <w:rPr>
                <w:color w:val="000000"/>
                <w:sz w:val="20"/>
              </w:rPr>
              <w:t>61,867</w:t>
            </w:r>
          </w:p>
        </w:tc>
        <w:tc>
          <w:tcPr>
            <w:tcW w:w="953" w:type="dxa"/>
            <w:tcBorders>
              <w:top w:val="nil"/>
              <w:left w:val="nil"/>
              <w:bottom w:val="nil"/>
              <w:right w:val="nil"/>
            </w:tcBorders>
            <w:shd w:val="clear" w:color="auto" w:fill="auto"/>
            <w:noWrap/>
            <w:vAlign w:val="center"/>
            <w:hideMark/>
          </w:tcPr>
          <w:p w14:paraId="38CEED25" w14:textId="03D4D275" w:rsidR="00522965" w:rsidRPr="00722998" w:rsidRDefault="00522965" w:rsidP="00522965">
            <w:pPr>
              <w:spacing w:after="0"/>
              <w:jc w:val="center"/>
              <w:rPr>
                <w:color w:val="000000"/>
                <w:sz w:val="20"/>
              </w:rPr>
            </w:pPr>
            <w:r>
              <w:rPr>
                <w:color w:val="000000"/>
                <w:sz w:val="20"/>
              </w:rPr>
              <w:t>275,795</w:t>
            </w:r>
          </w:p>
        </w:tc>
        <w:tc>
          <w:tcPr>
            <w:tcW w:w="1011" w:type="dxa"/>
            <w:tcBorders>
              <w:top w:val="nil"/>
              <w:left w:val="nil"/>
              <w:bottom w:val="nil"/>
              <w:right w:val="nil"/>
            </w:tcBorders>
            <w:shd w:val="clear" w:color="auto" w:fill="auto"/>
            <w:noWrap/>
            <w:vAlign w:val="center"/>
            <w:hideMark/>
          </w:tcPr>
          <w:p w14:paraId="756C7EBA" w14:textId="40B6C3FF" w:rsidR="00522965" w:rsidRPr="00722998" w:rsidRDefault="00522965" w:rsidP="00522965">
            <w:pPr>
              <w:spacing w:after="0"/>
              <w:jc w:val="center"/>
              <w:rPr>
                <w:color w:val="000000"/>
                <w:sz w:val="20"/>
              </w:rPr>
            </w:pPr>
            <w:r>
              <w:rPr>
                <w:color w:val="000000"/>
                <w:sz w:val="20"/>
              </w:rPr>
              <w:t>373,233</w:t>
            </w:r>
          </w:p>
        </w:tc>
        <w:tc>
          <w:tcPr>
            <w:tcW w:w="1022" w:type="dxa"/>
            <w:tcBorders>
              <w:top w:val="nil"/>
              <w:left w:val="nil"/>
              <w:bottom w:val="nil"/>
              <w:right w:val="nil"/>
            </w:tcBorders>
            <w:shd w:val="clear" w:color="auto" w:fill="auto"/>
            <w:noWrap/>
            <w:vAlign w:val="center"/>
            <w:hideMark/>
          </w:tcPr>
          <w:p w14:paraId="5E46A10D" w14:textId="4834EB04" w:rsidR="00522965" w:rsidRPr="00722998" w:rsidRDefault="00522965" w:rsidP="00522965">
            <w:pPr>
              <w:spacing w:after="0"/>
              <w:jc w:val="center"/>
              <w:rPr>
                <w:color w:val="000000"/>
                <w:sz w:val="20"/>
              </w:rPr>
            </w:pPr>
            <w:r>
              <w:rPr>
                <w:color w:val="000000"/>
                <w:sz w:val="20"/>
              </w:rPr>
              <w:t>263,772</w:t>
            </w:r>
          </w:p>
        </w:tc>
        <w:tc>
          <w:tcPr>
            <w:tcW w:w="1091" w:type="dxa"/>
            <w:tcBorders>
              <w:top w:val="nil"/>
              <w:left w:val="nil"/>
              <w:bottom w:val="nil"/>
              <w:right w:val="nil"/>
            </w:tcBorders>
            <w:shd w:val="clear" w:color="auto" w:fill="auto"/>
            <w:noWrap/>
            <w:vAlign w:val="center"/>
            <w:hideMark/>
          </w:tcPr>
          <w:p w14:paraId="569D56BF" w14:textId="039FF560" w:rsidR="00522965" w:rsidRPr="00722998" w:rsidRDefault="00522965" w:rsidP="00522965">
            <w:pPr>
              <w:spacing w:after="0"/>
              <w:jc w:val="center"/>
              <w:rPr>
                <w:color w:val="000000"/>
                <w:sz w:val="20"/>
              </w:rPr>
            </w:pPr>
            <w:r>
              <w:rPr>
                <w:color w:val="000000"/>
                <w:sz w:val="20"/>
              </w:rPr>
              <w:t>565,532</w:t>
            </w:r>
          </w:p>
        </w:tc>
        <w:tc>
          <w:tcPr>
            <w:tcW w:w="885" w:type="dxa"/>
            <w:tcBorders>
              <w:top w:val="nil"/>
              <w:left w:val="nil"/>
              <w:bottom w:val="nil"/>
              <w:right w:val="nil"/>
            </w:tcBorders>
            <w:shd w:val="clear" w:color="auto" w:fill="auto"/>
            <w:noWrap/>
            <w:vAlign w:val="center"/>
            <w:hideMark/>
          </w:tcPr>
          <w:p w14:paraId="6D15D438" w14:textId="32800275" w:rsidR="00522965" w:rsidRPr="00722998" w:rsidRDefault="00522965" w:rsidP="00522965">
            <w:pPr>
              <w:spacing w:after="0"/>
              <w:jc w:val="center"/>
              <w:rPr>
                <w:color w:val="000000"/>
                <w:sz w:val="20"/>
              </w:rPr>
            </w:pPr>
            <w:r>
              <w:rPr>
                <w:color w:val="000000"/>
                <w:sz w:val="20"/>
              </w:rPr>
              <w:t>112,136</w:t>
            </w:r>
          </w:p>
        </w:tc>
        <w:tc>
          <w:tcPr>
            <w:tcW w:w="901" w:type="dxa"/>
            <w:tcBorders>
              <w:top w:val="nil"/>
              <w:left w:val="nil"/>
              <w:bottom w:val="nil"/>
              <w:right w:val="nil"/>
            </w:tcBorders>
            <w:shd w:val="clear" w:color="auto" w:fill="auto"/>
            <w:noWrap/>
            <w:vAlign w:val="center"/>
            <w:hideMark/>
          </w:tcPr>
          <w:p w14:paraId="797B6BB1" w14:textId="1CAE3906" w:rsidR="00522965" w:rsidRPr="00722998" w:rsidRDefault="00522965" w:rsidP="00522965">
            <w:pPr>
              <w:spacing w:after="0"/>
              <w:jc w:val="center"/>
              <w:rPr>
                <w:color w:val="000000"/>
                <w:sz w:val="20"/>
              </w:rPr>
            </w:pPr>
            <w:r>
              <w:rPr>
                <w:color w:val="000000"/>
                <w:sz w:val="20"/>
              </w:rPr>
              <w:t>76,949</w:t>
            </w:r>
          </w:p>
        </w:tc>
        <w:tc>
          <w:tcPr>
            <w:tcW w:w="979" w:type="dxa"/>
            <w:tcBorders>
              <w:top w:val="nil"/>
              <w:left w:val="nil"/>
              <w:bottom w:val="nil"/>
              <w:right w:val="nil"/>
            </w:tcBorders>
            <w:shd w:val="clear" w:color="auto" w:fill="auto"/>
            <w:noWrap/>
            <w:vAlign w:val="center"/>
            <w:hideMark/>
          </w:tcPr>
          <w:p w14:paraId="0EDF4F2E" w14:textId="223BB738" w:rsidR="00522965" w:rsidRPr="00722998" w:rsidRDefault="00522965" w:rsidP="00522965">
            <w:pPr>
              <w:spacing w:after="0"/>
              <w:jc w:val="center"/>
              <w:rPr>
                <w:color w:val="000000"/>
                <w:sz w:val="20"/>
              </w:rPr>
            </w:pPr>
            <w:r>
              <w:rPr>
                <w:color w:val="000000"/>
                <w:sz w:val="20"/>
              </w:rPr>
              <w:t>173,003</w:t>
            </w:r>
          </w:p>
        </w:tc>
      </w:tr>
      <w:tr w:rsidR="00522965" w:rsidRPr="000D0866" w14:paraId="66A39615" w14:textId="77777777" w:rsidTr="00C2517F">
        <w:trPr>
          <w:trHeight w:val="144"/>
        </w:trPr>
        <w:tc>
          <w:tcPr>
            <w:tcW w:w="630" w:type="dxa"/>
            <w:tcBorders>
              <w:top w:val="nil"/>
              <w:left w:val="nil"/>
              <w:bottom w:val="nil"/>
              <w:right w:val="nil"/>
            </w:tcBorders>
            <w:shd w:val="clear" w:color="auto" w:fill="auto"/>
            <w:noWrap/>
            <w:vAlign w:val="center"/>
            <w:hideMark/>
          </w:tcPr>
          <w:p w14:paraId="5376189C" w14:textId="07E16A8B" w:rsidR="00522965" w:rsidRPr="000D0866" w:rsidRDefault="00522965" w:rsidP="00522965">
            <w:pPr>
              <w:spacing w:after="0"/>
              <w:jc w:val="center"/>
              <w:rPr>
                <w:color w:val="000000"/>
                <w:sz w:val="20"/>
              </w:rPr>
            </w:pPr>
            <w:r>
              <w:rPr>
                <w:color w:val="000000"/>
                <w:sz w:val="20"/>
              </w:rPr>
              <w:t>1997</w:t>
            </w:r>
          </w:p>
        </w:tc>
        <w:tc>
          <w:tcPr>
            <w:tcW w:w="1023" w:type="dxa"/>
            <w:gridSpan w:val="2"/>
            <w:tcBorders>
              <w:top w:val="nil"/>
              <w:left w:val="nil"/>
              <w:bottom w:val="nil"/>
              <w:right w:val="nil"/>
            </w:tcBorders>
            <w:shd w:val="clear" w:color="auto" w:fill="auto"/>
            <w:noWrap/>
            <w:vAlign w:val="center"/>
            <w:hideMark/>
          </w:tcPr>
          <w:p w14:paraId="749B0C95" w14:textId="1617731D" w:rsidR="00522965" w:rsidRPr="00722998" w:rsidRDefault="00522965" w:rsidP="00522965">
            <w:pPr>
              <w:spacing w:after="0"/>
              <w:jc w:val="center"/>
              <w:rPr>
                <w:color w:val="000000"/>
                <w:sz w:val="20"/>
              </w:rPr>
            </w:pPr>
            <w:r>
              <w:rPr>
                <w:color w:val="000000"/>
                <w:sz w:val="20"/>
              </w:rPr>
              <w:t>151,075</w:t>
            </w:r>
          </w:p>
        </w:tc>
        <w:tc>
          <w:tcPr>
            <w:tcW w:w="865" w:type="dxa"/>
            <w:tcBorders>
              <w:top w:val="nil"/>
              <w:left w:val="nil"/>
              <w:bottom w:val="nil"/>
              <w:right w:val="nil"/>
            </w:tcBorders>
            <w:shd w:val="clear" w:color="auto" w:fill="auto"/>
            <w:noWrap/>
            <w:vAlign w:val="center"/>
            <w:hideMark/>
          </w:tcPr>
          <w:p w14:paraId="7B3EB041" w14:textId="7161BD34" w:rsidR="00522965" w:rsidRPr="00722998" w:rsidRDefault="00522965" w:rsidP="00522965">
            <w:pPr>
              <w:spacing w:after="0"/>
              <w:jc w:val="center"/>
              <w:rPr>
                <w:color w:val="000000"/>
                <w:sz w:val="20"/>
              </w:rPr>
            </w:pPr>
            <w:r>
              <w:rPr>
                <w:color w:val="000000"/>
                <w:sz w:val="20"/>
              </w:rPr>
              <w:t>65,863</w:t>
            </w:r>
          </w:p>
        </w:tc>
        <w:tc>
          <w:tcPr>
            <w:tcW w:w="953" w:type="dxa"/>
            <w:tcBorders>
              <w:top w:val="nil"/>
              <w:left w:val="nil"/>
              <w:bottom w:val="nil"/>
              <w:right w:val="nil"/>
            </w:tcBorders>
            <w:shd w:val="clear" w:color="auto" w:fill="auto"/>
            <w:noWrap/>
            <w:vAlign w:val="center"/>
            <w:hideMark/>
          </w:tcPr>
          <w:p w14:paraId="2EFC9ED5" w14:textId="35187BBB" w:rsidR="00522965" w:rsidRPr="00722998" w:rsidRDefault="00522965" w:rsidP="00522965">
            <w:pPr>
              <w:spacing w:after="0"/>
              <w:jc w:val="center"/>
              <w:rPr>
                <w:color w:val="000000"/>
                <w:sz w:val="20"/>
              </w:rPr>
            </w:pPr>
            <w:r>
              <w:rPr>
                <w:color w:val="000000"/>
                <w:sz w:val="20"/>
              </w:rPr>
              <w:t>302,880</w:t>
            </w:r>
          </w:p>
        </w:tc>
        <w:tc>
          <w:tcPr>
            <w:tcW w:w="1011" w:type="dxa"/>
            <w:tcBorders>
              <w:top w:val="nil"/>
              <w:left w:val="nil"/>
              <w:bottom w:val="nil"/>
              <w:right w:val="nil"/>
            </w:tcBorders>
            <w:shd w:val="clear" w:color="auto" w:fill="auto"/>
            <w:noWrap/>
            <w:vAlign w:val="center"/>
            <w:hideMark/>
          </w:tcPr>
          <w:p w14:paraId="2C66168A" w14:textId="10CF02FF" w:rsidR="00522965" w:rsidRPr="00722998" w:rsidRDefault="00522965" w:rsidP="00522965">
            <w:pPr>
              <w:spacing w:after="0"/>
              <w:jc w:val="center"/>
              <w:rPr>
                <w:color w:val="000000"/>
                <w:sz w:val="20"/>
              </w:rPr>
            </w:pPr>
            <w:r>
              <w:rPr>
                <w:color w:val="000000"/>
                <w:sz w:val="20"/>
              </w:rPr>
              <w:t>387,261</w:t>
            </w:r>
          </w:p>
        </w:tc>
        <w:tc>
          <w:tcPr>
            <w:tcW w:w="1022" w:type="dxa"/>
            <w:tcBorders>
              <w:top w:val="nil"/>
              <w:left w:val="nil"/>
              <w:bottom w:val="nil"/>
              <w:right w:val="nil"/>
            </w:tcBorders>
            <w:shd w:val="clear" w:color="auto" w:fill="auto"/>
            <w:noWrap/>
            <w:vAlign w:val="center"/>
            <w:hideMark/>
          </w:tcPr>
          <w:p w14:paraId="637B78B5" w14:textId="0EFE6D57" w:rsidR="00522965" w:rsidRPr="00722998" w:rsidRDefault="00522965" w:rsidP="00522965">
            <w:pPr>
              <w:spacing w:after="0"/>
              <w:jc w:val="center"/>
              <w:rPr>
                <w:color w:val="000000"/>
                <w:sz w:val="20"/>
              </w:rPr>
            </w:pPr>
            <w:r>
              <w:rPr>
                <w:color w:val="000000"/>
                <w:sz w:val="20"/>
              </w:rPr>
              <w:t>273,741</w:t>
            </w:r>
          </w:p>
        </w:tc>
        <w:tc>
          <w:tcPr>
            <w:tcW w:w="1091" w:type="dxa"/>
            <w:tcBorders>
              <w:top w:val="nil"/>
              <w:left w:val="nil"/>
              <w:bottom w:val="nil"/>
              <w:right w:val="nil"/>
            </w:tcBorders>
            <w:shd w:val="clear" w:color="auto" w:fill="auto"/>
            <w:noWrap/>
            <w:vAlign w:val="center"/>
            <w:hideMark/>
          </w:tcPr>
          <w:p w14:paraId="12D2AA06" w14:textId="37EA5050" w:rsidR="00522965" w:rsidRPr="00722998" w:rsidRDefault="00522965" w:rsidP="00522965">
            <w:pPr>
              <w:spacing w:after="0"/>
              <w:jc w:val="center"/>
              <w:rPr>
                <w:color w:val="000000"/>
                <w:sz w:val="20"/>
              </w:rPr>
            </w:pPr>
            <w:r>
              <w:rPr>
                <w:color w:val="000000"/>
                <w:sz w:val="20"/>
              </w:rPr>
              <w:t>586,327</w:t>
            </w:r>
          </w:p>
        </w:tc>
        <w:tc>
          <w:tcPr>
            <w:tcW w:w="885" w:type="dxa"/>
            <w:tcBorders>
              <w:top w:val="nil"/>
              <w:left w:val="nil"/>
              <w:bottom w:val="nil"/>
              <w:right w:val="nil"/>
            </w:tcBorders>
            <w:shd w:val="clear" w:color="auto" w:fill="auto"/>
            <w:noWrap/>
            <w:vAlign w:val="center"/>
            <w:hideMark/>
          </w:tcPr>
          <w:p w14:paraId="36D15BBB" w14:textId="3888EC01" w:rsidR="00522965" w:rsidRPr="00722998" w:rsidRDefault="00522965" w:rsidP="00522965">
            <w:pPr>
              <w:spacing w:after="0"/>
              <w:jc w:val="center"/>
              <w:rPr>
                <w:color w:val="000000"/>
                <w:sz w:val="20"/>
              </w:rPr>
            </w:pPr>
            <w:r>
              <w:rPr>
                <w:color w:val="000000"/>
                <w:sz w:val="20"/>
              </w:rPr>
              <w:t>122,223</w:t>
            </w:r>
          </w:p>
        </w:tc>
        <w:tc>
          <w:tcPr>
            <w:tcW w:w="901" w:type="dxa"/>
            <w:tcBorders>
              <w:top w:val="nil"/>
              <w:left w:val="nil"/>
              <w:bottom w:val="nil"/>
              <w:right w:val="nil"/>
            </w:tcBorders>
            <w:shd w:val="clear" w:color="auto" w:fill="auto"/>
            <w:noWrap/>
            <w:vAlign w:val="center"/>
            <w:hideMark/>
          </w:tcPr>
          <w:p w14:paraId="18B8ED94" w14:textId="66F8D1B0" w:rsidR="00522965" w:rsidRPr="00722998" w:rsidRDefault="00522965" w:rsidP="00522965">
            <w:pPr>
              <w:spacing w:after="0"/>
              <w:jc w:val="center"/>
              <w:rPr>
                <w:color w:val="000000"/>
                <w:sz w:val="20"/>
              </w:rPr>
            </w:pPr>
            <w:r>
              <w:rPr>
                <w:color w:val="000000"/>
                <w:sz w:val="20"/>
              </w:rPr>
              <w:t>84,101</w:t>
            </w:r>
          </w:p>
        </w:tc>
        <w:tc>
          <w:tcPr>
            <w:tcW w:w="979" w:type="dxa"/>
            <w:tcBorders>
              <w:top w:val="nil"/>
              <w:left w:val="nil"/>
              <w:bottom w:val="nil"/>
              <w:right w:val="nil"/>
            </w:tcBorders>
            <w:shd w:val="clear" w:color="auto" w:fill="auto"/>
            <w:noWrap/>
            <w:vAlign w:val="center"/>
            <w:hideMark/>
          </w:tcPr>
          <w:p w14:paraId="097EF5AD" w14:textId="4663E823" w:rsidR="00522965" w:rsidRPr="00722998" w:rsidRDefault="00522965" w:rsidP="00522965">
            <w:pPr>
              <w:spacing w:after="0"/>
              <w:jc w:val="center"/>
              <w:rPr>
                <w:color w:val="000000"/>
                <w:sz w:val="20"/>
              </w:rPr>
            </w:pPr>
            <w:r>
              <w:rPr>
                <w:color w:val="000000"/>
                <w:sz w:val="20"/>
              </w:rPr>
              <w:t>187,561</w:t>
            </w:r>
          </w:p>
        </w:tc>
      </w:tr>
      <w:tr w:rsidR="00522965" w:rsidRPr="000D0866" w14:paraId="1A80982A" w14:textId="77777777" w:rsidTr="00C2517F">
        <w:trPr>
          <w:trHeight w:val="144"/>
        </w:trPr>
        <w:tc>
          <w:tcPr>
            <w:tcW w:w="630" w:type="dxa"/>
            <w:tcBorders>
              <w:top w:val="nil"/>
              <w:left w:val="nil"/>
              <w:bottom w:val="nil"/>
              <w:right w:val="nil"/>
            </w:tcBorders>
            <w:shd w:val="clear" w:color="auto" w:fill="auto"/>
            <w:noWrap/>
            <w:vAlign w:val="center"/>
            <w:hideMark/>
          </w:tcPr>
          <w:p w14:paraId="2CC19239" w14:textId="1815F58A" w:rsidR="00522965" w:rsidRPr="000D0866" w:rsidRDefault="00522965" w:rsidP="00522965">
            <w:pPr>
              <w:spacing w:after="0"/>
              <w:jc w:val="center"/>
              <w:rPr>
                <w:color w:val="000000"/>
                <w:sz w:val="20"/>
              </w:rPr>
            </w:pPr>
            <w:r>
              <w:rPr>
                <w:color w:val="000000"/>
                <w:sz w:val="20"/>
              </w:rPr>
              <w:t>1998</w:t>
            </w:r>
          </w:p>
        </w:tc>
        <w:tc>
          <w:tcPr>
            <w:tcW w:w="1023" w:type="dxa"/>
            <w:gridSpan w:val="2"/>
            <w:tcBorders>
              <w:top w:val="nil"/>
              <w:left w:val="nil"/>
              <w:bottom w:val="nil"/>
              <w:right w:val="nil"/>
            </w:tcBorders>
            <w:shd w:val="clear" w:color="auto" w:fill="auto"/>
            <w:noWrap/>
            <w:vAlign w:val="center"/>
            <w:hideMark/>
          </w:tcPr>
          <w:p w14:paraId="19137272" w14:textId="3E0104A4" w:rsidR="00522965" w:rsidRPr="00722998" w:rsidRDefault="00522965" w:rsidP="00522965">
            <w:pPr>
              <w:spacing w:after="0"/>
              <w:jc w:val="center"/>
              <w:rPr>
                <w:color w:val="000000"/>
                <w:sz w:val="20"/>
              </w:rPr>
            </w:pPr>
            <w:r>
              <w:rPr>
                <w:color w:val="000000"/>
                <w:sz w:val="20"/>
              </w:rPr>
              <w:t>88,732</w:t>
            </w:r>
          </w:p>
        </w:tc>
        <w:tc>
          <w:tcPr>
            <w:tcW w:w="865" w:type="dxa"/>
            <w:tcBorders>
              <w:top w:val="nil"/>
              <w:left w:val="nil"/>
              <w:bottom w:val="nil"/>
              <w:right w:val="nil"/>
            </w:tcBorders>
            <w:shd w:val="clear" w:color="auto" w:fill="auto"/>
            <w:noWrap/>
            <w:vAlign w:val="center"/>
            <w:hideMark/>
          </w:tcPr>
          <w:p w14:paraId="1A1A3BCF" w14:textId="6D6D9388" w:rsidR="00522965" w:rsidRPr="00722998" w:rsidRDefault="00522965" w:rsidP="00522965">
            <w:pPr>
              <w:spacing w:after="0"/>
              <w:jc w:val="center"/>
              <w:rPr>
                <w:color w:val="000000"/>
                <w:sz w:val="20"/>
              </w:rPr>
            </w:pPr>
            <w:r>
              <w:rPr>
                <w:color w:val="000000"/>
                <w:sz w:val="20"/>
              </w:rPr>
              <w:t>26,909</w:t>
            </w:r>
          </w:p>
        </w:tc>
        <w:tc>
          <w:tcPr>
            <w:tcW w:w="953" w:type="dxa"/>
            <w:tcBorders>
              <w:top w:val="nil"/>
              <w:left w:val="nil"/>
              <w:bottom w:val="nil"/>
              <w:right w:val="nil"/>
            </w:tcBorders>
            <w:shd w:val="clear" w:color="auto" w:fill="auto"/>
            <w:noWrap/>
            <w:vAlign w:val="center"/>
            <w:hideMark/>
          </w:tcPr>
          <w:p w14:paraId="7B75371B" w14:textId="65349D48" w:rsidR="00522965" w:rsidRPr="00722998" w:rsidRDefault="00522965" w:rsidP="00522965">
            <w:pPr>
              <w:spacing w:after="0"/>
              <w:jc w:val="center"/>
              <w:rPr>
                <w:color w:val="000000"/>
                <w:sz w:val="20"/>
              </w:rPr>
            </w:pPr>
            <w:r>
              <w:rPr>
                <w:color w:val="000000"/>
                <w:sz w:val="20"/>
              </w:rPr>
              <w:t>208,835</w:t>
            </w:r>
          </w:p>
        </w:tc>
        <w:tc>
          <w:tcPr>
            <w:tcW w:w="1011" w:type="dxa"/>
            <w:tcBorders>
              <w:top w:val="nil"/>
              <w:left w:val="nil"/>
              <w:bottom w:val="nil"/>
              <w:right w:val="nil"/>
            </w:tcBorders>
            <w:shd w:val="clear" w:color="auto" w:fill="auto"/>
            <w:noWrap/>
            <w:vAlign w:val="center"/>
            <w:hideMark/>
          </w:tcPr>
          <w:p w14:paraId="5AD00EE1" w14:textId="67A093E2" w:rsidR="00522965" w:rsidRPr="00722998" w:rsidRDefault="00522965" w:rsidP="00522965">
            <w:pPr>
              <w:spacing w:after="0"/>
              <w:jc w:val="center"/>
              <w:rPr>
                <w:color w:val="000000"/>
                <w:sz w:val="20"/>
              </w:rPr>
            </w:pPr>
            <w:r>
              <w:rPr>
                <w:color w:val="000000"/>
                <w:sz w:val="20"/>
              </w:rPr>
              <w:t>399,718</w:t>
            </w:r>
          </w:p>
        </w:tc>
        <w:tc>
          <w:tcPr>
            <w:tcW w:w="1022" w:type="dxa"/>
            <w:tcBorders>
              <w:top w:val="nil"/>
              <w:left w:val="nil"/>
              <w:bottom w:val="nil"/>
              <w:right w:val="nil"/>
            </w:tcBorders>
            <w:shd w:val="clear" w:color="auto" w:fill="auto"/>
            <w:noWrap/>
            <w:vAlign w:val="center"/>
            <w:hideMark/>
          </w:tcPr>
          <w:p w14:paraId="7AD7A22E" w14:textId="02EA9E56" w:rsidR="00522965" w:rsidRPr="00722998" w:rsidRDefault="00522965" w:rsidP="00522965">
            <w:pPr>
              <w:spacing w:after="0"/>
              <w:jc w:val="center"/>
              <w:rPr>
                <w:color w:val="000000"/>
                <w:sz w:val="20"/>
              </w:rPr>
            </w:pPr>
            <w:r>
              <w:rPr>
                <w:color w:val="000000"/>
                <w:sz w:val="20"/>
              </w:rPr>
              <w:t>281,697</w:t>
            </w:r>
          </w:p>
        </w:tc>
        <w:tc>
          <w:tcPr>
            <w:tcW w:w="1091" w:type="dxa"/>
            <w:tcBorders>
              <w:top w:val="nil"/>
              <w:left w:val="nil"/>
              <w:bottom w:val="nil"/>
              <w:right w:val="nil"/>
            </w:tcBorders>
            <w:shd w:val="clear" w:color="auto" w:fill="auto"/>
            <w:noWrap/>
            <w:vAlign w:val="center"/>
            <w:hideMark/>
          </w:tcPr>
          <w:p w14:paraId="3D75B3C0" w14:textId="226E9234" w:rsidR="00522965" w:rsidRPr="00722998" w:rsidRDefault="00522965" w:rsidP="00522965">
            <w:pPr>
              <w:spacing w:after="0"/>
              <w:jc w:val="center"/>
              <w:rPr>
                <w:color w:val="000000"/>
                <w:sz w:val="20"/>
              </w:rPr>
            </w:pPr>
            <w:r>
              <w:rPr>
                <w:color w:val="000000"/>
                <w:sz w:val="20"/>
              </w:rPr>
              <w:t>604,942</w:t>
            </w:r>
          </w:p>
        </w:tc>
        <w:tc>
          <w:tcPr>
            <w:tcW w:w="885" w:type="dxa"/>
            <w:tcBorders>
              <w:top w:val="nil"/>
              <w:left w:val="nil"/>
              <w:bottom w:val="nil"/>
              <w:right w:val="nil"/>
            </w:tcBorders>
            <w:shd w:val="clear" w:color="auto" w:fill="auto"/>
            <w:noWrap/>
            <w:vAlign w:val="center"/>
            <w:hideMark/>
          </w:tcPr>
          <w:p w14:paraId="677D9C19" w14:textId="14C450DC" w:rsidR="00522965" w:rsidRPr="00722998" w:rsidRDefault="00522965" w:rsidP="00522965">
            <w:pPr>
              <w:spacing w:after="0"/>
              <w:jc w:val="center"/>
              <w:rPr>
                <w:color w:val="000000"/>
                <w:sz w:val="20"/>
              </w:rPr>
            </w:pPr>
            <w:r>
              <w:rPr>
                <w:color w:val="000000"/>
                <w:sz w:val="20"/>
              </w:rPr>
              <w:t>129,625</w:t>
            </w:r>
          </w:p>
        </w:tc>
        <w:tc>
          <w:tcPr>
            <w:tcW w:w="901" w:type="dxa"/>
            <w:tcBorders>
              <w:top w:val="nil"/>
              <w:left w:val="nil"/>
              <w:bottom w:val="nil"/>
              <w:right w:val="nil"/>
            </w:tcBorders>
            <w:shd w:val="clear" w:color="auto" w:fill="auto"/>
            <w:noWrap/>
            <w:vAlign w:val="center"/>
            <w:hideMark/>
          </w:tcPr>
          <w:p w14:paraId="58DA52A2" w14:textId="2E67D3D1" w:rsidR="00522965" w:rsidRPr="00722998" w:rsidRDefault="00522965" w:rsidP="00522965">
            <w:pPr>
              <w:spacing w:after="0"/>
              <w:jc w:val="center"/>
              <w:rPr>
                <w:color w:val="000000"/>
                <w:sz w:val="20"/>
              </w:rPr>
            </w:pPr>
            <w:r>
              <w:rPr>
                <w:color w:val="000000"/>
                <w:sz w:val="20"/>
              </w:rPr>
              <w:t>88,867</w:t>
            </w:r>
          </w:p>
        </w:tc>
        <w:tc>
          <w:tcPr>
            <w:tcW w:w="979" w:type="dxa"/>
            <w:tcBorders>
              <w:top w:val="nil"/>
              <w:left w:val="nil"/>
              <w:bottom w:val="nil"/>
              <w:right w:val="nil"/>
            </w:tcBorders>
            <w:shd w:val="clear" w:color="auto" w:fill="auto"/>
            <w:noWrap/>
            <w:vAlign w:val="center"/>
            <w:hideMark/>
          </w:tcPr>
          <w:p w14:paraId="4AA0EBBD" w14:textId="084024C8" w:rsidR="00522965" w:rsidRPr="00722998" w:rsidRDefault="00522965" w:rsidP="00522965">
            <w:pPr>
              <w:spacing w:after="0"/>
              <w:jc w:val="center"/>
              <w:rPr>
                <w:color w:val="000000"/>
                <w:sz w:val="20"/>
              </w:rPr>
            </w:pPr>
            <w:r>
              <w:rPr>
                <w:color w:val="000000"/>
                <w:sz w:val="20"/>
              </w:rPr>
              <w:t>198,105</w:t>
            </w:r>
          </w:p>
        </w:tc>
      </w:tr>
      <w:tr w:rsidR="00522965" w:rsidRPr="000D0866" w14:paraId="45A7AC54" w14:textId="77777777" w:rsidTr="00C2517F">
        <w:trPr>
          <w:trHeight w:val="144"/>
        </w:trPr>
        <w:tc>
          <w:tcPr>
            <w:tcW w:w="630" w:type="dxa"/>
            <w:tcBorders>
              <w:top w:val="nil"/>
              <w:left w:val="nil"/>
              <w:bottom w:val="nil"/>
              <w:right w:val="nil"/>
            </w:tcBorders>
            <w:shd w:val="clear" w:color="auto" w:fill="auto"/>
            <w:noWrap/>
            <w:vAlign w:val="center"/>
            <w:hideMark/>
          </w:tcPr>
          <w:p w14:paraId="525A4951" w14:textId="3B352475" w:rsidR="00522965" w:rsidRPr="000D0866" w:rsidRDefault="00522965" w:rsidP="00522965">
            <w:pPr>
              <w:spacing w:after="0"/>
              <w:jc w:val="center"/>
              <w:rPr>
                <w:color w:val="000000"/>
                <w:sz w:val="20"/>
              </w:rPr>
            </w:pPr>
            <w:r>
              <w:rPr>
                <w:color w:val="000000"/>
                <w:sz w:val="20"/>
              </w:rPr>
              <w:t>1999</w:t>
            </w:r>
          </w:p>
        </w:tc>
        <w:tc>
          <w:tcPr>
            <w:tcW w:w="1023" w:type="dxa"/>
            <w:gridSpan w:val="2"/>
            <w:tcBorders>
              <w:top w:val="nil"/>
              <w:left w:val="nil"/>
              <w:bottom w:val="nil"/>
              <w:right w:val="nil"/>
            </w:tcBorders>
            <w:shd w:val="clear" w:color="auto" w:fill="auto"/>
            <w:noWrap/>
            <w:vAlign w:val="center"/>
            <w:hideMark/>
          </w:tcPr>
          <w:p w14:paraId="6CBB7BE5" w14:textId="7ED9F7BA" w:rsidR="00522965" w:rsidRPr="00722998" w:rsidRDefault="00522965" w:rsidP="00522965">
            <w:pPr>
              <w:spacing w:after="0"/>
              <w:jc w:val="center"/>
              <w:rPr>
                <w:color w:val="000000"/>
                <w:sz w:val="20"/>
              </w:rPr>
            </w:pPr>
            <w:r>
              <w:rPr>
                <w:color w:val="000000"/>
                <w:sz w:val="20"/>
              </w:rPr>
              <w:t>109,736</w:t>
            </w:r>
          </w:p>
        </w:tc>
        <w:tc>
          <w:tcPr>
            <w:tcW w:w="865" w:type="dxa"/>
            <w:tcBorders>
              <w:top w:val="nil"/>
              <w:left w:val="nil"/>
              <w:bottom w:val="nil"/>
              <w:right w:val="nil"/>
            </w:tcBorders>
            <w:shd w:val="clear" w:color="auto" w:fill="auto"/>
            <w:noWrap/>
            <w:vAlign w:val="center"/>
            <w:hideMark/>
          </w:tcPr>
          <w:p w14:paraId="6F8CE75D" w14:textId="59C356D8" w:rsidR="00522965" w:rsidRPr="00722998" w:rsidRDefault="00522965" w:rsidP="00522965">
            <w:pPr>
              <w:spacing w:after="0"/>
              <w:jc w:val="center"/>
              <w:rPr>
                <w:color w:val="000000"/>
                <w:sz w:val="20"/>
              </w:rPr>
            </w:pPr>
            <w:r>
              <w:rPr>
                <w:color w:val="000000"/>
                <w:sz w:val="20"/>
              </w:rPr>
              <w:t>37,609</w:t>
            </w:r>
          </w:p>
        </w:tc>
        <w:tc>
          <w:tcPr>
            <w:tcW w:w="953" w:type="dxa"/>
            <w:tcBorders>
              <w:top w:val="nil"/>
              <w:left w:val="nil"/>
              <w:bottom w:val="nil"/>
              <w:right w:val="nil"/>
            </w:tcBorders>
            <w:shd w:val="clear" w:color="auto" w:fill="auto"/>
            <w:noWrap/>
            <w:vAlign w:val="center"/>
            <w:hideMark/>
          </w:tcPr>
          <w:p w14:paraId="0B94DFA3" w14:textId="0ED4824B" w:rsidR="00522965" w:rsidRPr="00722998" w:rsidRDefault="00522965" w:rsidP="00522965">
            <w:pPr>
              <w:spacing w:after="0"/>
              <w:jc w:val="center"/>
              <w:rPr>
                <w:color w:val="000000"/>
                <w:sz w:val="20"/>
              </w:rPr>
            </w:pPr>
            <w:r>
              <w:rPr>
                <w:color w:val="000000"/>
                <w:sz w:val="20"/>
              </w:rPr>
              <w:t>241,155</w:t>
            </w:r>
          </w:p>
        </w:tc>
        <w:tc>
          <w:tcPr>
            <w:tcW w:w="1011" w:type="dxa"/>
            <w:tcBorders>
              <w:top w:val="nil"/>
              <w:left w:val="nil"/>
              <w:bottom w:val="nil"/>
              <w:right w:val="nil"/>
            </w:tcBorders>
            <w:shd w:val="clear" w:color="auto" w:fill="auto"/>
            <w:noWrap/>
            <w:vAlign w:val="center"/>
            <w:hideMark/>
          </w:tcPr>
          <w:p w14:paraId="695425A3" w14:textId="0768ABB8" w:rsidR="00522965" w:rsidRPr="00722998" w:rsidRDefault="00522965" w:rsidP="00522965">
            <w:pPr>
              <w:spacing w:after="0"/>
              <w:jc w:val="center"/>
              <w:rPr>
                <w:color w:val="000000"/>
                <w:sz w:val="20"/>
              </w:rPr>
            </w:pPr>
            <w:r>
              <w:rPr>
                <w:color w:val="000000"/>
                <w:sz w:val="20"/>
              </w:rPr>
              <w:t>413,519</w:t>
            </w:r>
          </w:p>
        </w:tc>
        <w:tc>
          <w:tcPr>
            <w:tcW w:w="1022" w:type="dxa"/>
            <w:tcBorders>
              <w:top w:val="nil"/>
              <w:left w:val="nil"/>
              <w:bottom w:val="nil"/>
              <w:right w:val="nil"/>
            </w:tcBorders>
            <w:shd w:val="clear" w:color="auto" w:fill="auto"/>
            <w:noWrap/>
            <w:vAlign w:val="center"/>
            <w:hideMark/>
          </w:tcPr>
          <w:p w14:paraId="5C34CB9C" w14:textId="1FAB6B0A" w:rsidR="00522965" w:rsidRPr="00722998" w:rsidRDefault="00522965" w:rsidP="00522965">
            <w:pPr>
              <w:spacing w:after="0"/>
              <w:jc w:val="center"/>
              <w:rPr>
                <w:color w:val="000000"/>
                <w:sz w:val="20"/>
              </w:rPr>
            </w:pPr>
            <w:r>
              <w:rPr>
                <w:color w:val="000000"/>
                <w:sz w:val="20"/>
              </w:rPr>
              <w:t>292,495</w:t>
            </w:r>
          </w:p>
        </w:tc>
        <w:tc>
          <w:tcPr>
            <w:tcW w:w="1091" w:type="dxa"/>
            <w:tcBorders>
              <w:top w:val="nil"/>
              <w:left w:val="nil"/>
              <w:bottom w:val="nil"/>
              <w:right w:val="nil"/>
            </w:tcBorders>
            <w:shd w:val="clear" w:color="auto" w:fill="auto"/>
            <w:noWrap/>
            <w:vAlign w:val="center"/>
            <w:hideMark/>
          </w:tcPr>
          <w:p w14:paraId="70740100" w14:textId="5004B86E" w:rsidR="00522965" w:rsidRPr="00722998" w:rsidRDefault="00522965" w:rsidP="00522965">
            <w:pPr>
              <w:spacing w:after="0"/>
              <w:jc w:val="center"/>
              <w:rPr>
                <w:color w:val="000000"/>
                <w:sz w:val="20"/>
              </w:rPr>
            </w:pPr>
            <w:r>
              <w:rPr>
                <w:color w:val="000000"/>
                <w:sz w:val="20"/>
              </w:rPr>
              <w:t>624,651</w:t>
            </w:r>
          </w:p>
        </w:tc>
        <w:tc>
          <w:tcPr>
            <w:tcW w:w="885" w:type="dxa"/>
            <w:tcBorders>
              <w:top w:val="nil"/>
              <w:left w:val="nil"/>
              <w:bottom w:val="nil"/>
              <w:right w:val="nil"/>
            </w:tcBorders>
            <w:shd w:val="clear" w:color="auto" w:fill="auto"/>
            <w:noWrap/>
            <w:vAlign w:val="center"/>
            <w:hideMark/>
          </w:tcPr>
          <w:p w14:paraId="2D575B55" w14:textId="6A92D9E3" w:rsidR="00522965" w:rsidRPr="00722998" w:rsidRDefault="00522965" w:rsidP="00522965">
            <w:pPr>
              <w:spacing w:after="0"/>
              <w:jc w:val="center"/>
              <w:rPr>
                <w:color w:val="000000"/>
                <w:sz w:val="20"/>
              </w:rPr>
            </w:pPr>
            <w:r>
              <w:rPr>
                <w:color w:val="000000"/>
                <w:sz w:val="20"/>
              </w:rPr>
              <w:t>134,973</w:t>
            </w:r>
          </w:p>
        </w:tc>
        <w:tc>
          <w:tcPr>
            <w:tcW w:w="901" w:type="dxa"/>
            <w:tcBorders>
              <w:top w:val="nil"/>
              <w:left w:val="nil"/>
              <w:bottom w:val="nil"/>
              <w:right w:val="nil"/>
            </w:tcBorders>
            <w:shd w:val="clear" w:color="auto" w:fill="auto"/>
            <w:noWrap/>
            <w:vAlign w:val="center"/>
            <w:hideMark/>
          </w:tcPr>
          <w:p w14:paraId="0B5788F3" w14:textId="72B93949" w:rsidR="00522965" w:rsidRPr="00722998" w:rsidRDefault="00522965" w:rsidP="00522965">
            <w:pPr>
              <w:spacing w:after="0"/>
              <w:jc w:val="center"/>
              <w:rPr>
                <w:color w:val="000000"/>
                <w:sz w:val="20"/>
              </w:rPr>
            </w:pPr>
            <w:r>
              <w:rPr>
                <w:color w:val="000000"/>
                <w:sz w:val="20"/>
              </w:rPr>
              <w:t>92,601</w:t>
            </w:r>
          </w:p>
        </w:tc>
        <w:tc>
          <w:tcPr>
            <w:tcW w:w="979" w:type="dxa"/>
            <w:tcBorders>
              <w:top w:val="nil"/>
              <w:left w:val="nil"/>
              <w:bottom w:val="nil"/>
              <w:right w:val="nil"/>
            </w:tcBorders>
            <w:shd w:val="clear" w:color="auto" w:fill="auto"/>
            <w:noWrap/>
            <w:vAlign w:val="center"/>
            <w:hideMark/>
          </w:tcPr>
          <w:p w14:paraId="382D872D" w14:textId="56404718" w:rsidR="00522965" w:rsidRPr="00722998" w:rsidRDefault="00522965" w:rsidP="00522965">
            <w:pPr>
              <w:spacing w:after="0"/>
              <w:jc w:val="center"/>
              <w:rPr>
                <w:color w:val="000000"/>
                <w:sz w:val="20"/>
              </w:rPr>
            </w:pPr>
            <w:r>
              <w:rPr>
                <w:color w:val="000000"/>
                <w:sz w:val="20"/>
              </w:rPr>
              <w:t>205,539</w:t>
            </w:r>
          </w:p>
        </w:tc>
      </w:tr>
      <w:tr w:rsidR="00522965" w:rsidRPr="000D0866" w14:paraId="5BAAFA26" w14:textId="77777777" w:rsidTr="00C2517F">
        <w:trPr>
          <w:trHeight w:val="144"/>
        </w:trPr>
        <w:tc>
          <w:tcPr>
            <w:tcW w:w="630" w:type="dxa"/>
            <w:tcBorders>
              <w:top w:val="nil"/>
              <w:left w:val="nil"/>
              <w:bottom w:val="nil"/>
              <w:right w:val="nil"/>
            </w:tcBorders>
            <w:shd w:val="clear" w:color="auto" w:fill="auto"/>
            <w:noWrap/>
            <w:vAlign w:val="center"/>
            <w:hideMark/>
          </w:tcPr>
          <w:p w14:paraId="4C8AEA55" w14:textId="722D4612" w:rsidR="00522965" w:rsidRPr="000D0866" w:rsidRDefault="00522965" w:rsidP="00522965">
            <w:pPr>
              <w:spacing w:after="0"/>
              <w:jc w:val="center"/>
              <w:rPr>
                <w:color w:val="000000"/>
                <w:sz w:val="20"/>
              </w:rPr>
            </w:pPr>
            <w:r>
              <w:rPr>
                <w:color w:val="000000"/>
                <w:sz w:val="20"/>
              </w:rPr>
              <w:t>2000</w:t>
            </w:r>
          </w:p>
        </w:tc>
        <w:tc>
          <w:tcPr>
            <w:tcW w:w="1023" w:type="dxa"/>
            <w:gridSpan w:val="2"/>
            <w:tcBorders>
              <w:top w:val="nil"/>
              <w:left w:val="nil"/>
              <w:bottom w:val="nil"/>
              <w:right w:val="nil"/>
            </w:tcBorders>
            <w:shd w:val="clear" w:color="auto" w:fill="auto"/>
            <w:noWrap/>
            <w:vAlign w:val="center"/>
            <w:hideMark/>
          </w:tcPr>
          <w:p w14:paraId="084C943A" w14:textId="079F807A" w:rsidR="00522965" w:rsidRPr="00722998" w:rsidRDefault="00522965" w:rsidP="00522965">
            <w:pPr>
              <w:spacing w:after="0"/>
              <w:jc w:val="center"/>
              <w:rPr>
                <w:color w:val="000000"/>
                <w:sz w:val="20"/>
              </w:rPr>
            </w:pPr>
            <w:r>
              <w:rPr>
                <w:color w:val="000000"/>
                <w:sz w:val="20"/>
              </w:rPr>
              <w:t>222,337</w:t>
            </w:r>
          </w:p>
        </w:tc>
        <w:tc>
          <w:tcPr>
            <w:tcW w:w="865" w:type="dxa"/>
            <w:tcBorders>
              <w:top w:val="nil"/>
              <w:left w:val="nil"/>
              <w:bottom w:val="nil"/>
              <w:right w:val="nil"/>
            </w:tcBorders>
            <w:shd w:val="clear" w:color="auto" w:fill="auto"/>
            <w:noWrap/>
            <w:vAlign w:val="center"/>
            <w:hideMark/>
          </w:tcPr>
          <w:p w14:paraId="7CDF2446" w14:textId="4DB1C40A" w:rsidR="00522965" w:rsidRPr="00722998" w:rsidRDefault="00522965" w:rsidP="00522965">
            <w:pPr>
              <w:spacing w:after="0"/>
              <w:jc w:val="center"/>
              <w:rPr>
                <w:color w:val="000000"/>
                <w:sz w:val="20"/>
              </w:rPr>
            </w:pPr>
            <w:r>
              <w:rPr>
                <w:color w:val="000000"/>
                <w:sz w:val="20"/>
              </w:rPr>
              <w:t>115,490</w:t>
            </w:r>
          </w:p>
        </w:tc>
        <w:tc>
          <w:tcPr>
            <w:tcW w:w="953" w:type="dxa"/>
            <w:tcBorders>
              <w:top w:val="nil"/>
              <w:left w:val="nil"/>
              <w:bottom w:val="nil"/>
              <w:right w:val="nil"/>
            </w:tcBorders>
            <w:shd w:val="clear" w:color="auto" w:fill="auto"/>
            <w:noWrap/>
            <w:vAlign w:val="center"/>
            <w:hideMark/>
          </w:tcPr>
          <w:p w14:paraId="177F7BE8" w14:textId="0956BDB4" w:rsidR="00522965" w:rsidRPr="00722998" w:rsidRDefault="00522965" w:rsidP="00522965">
            <w:pPr>
              <w:spacing w:after="0"/>
              <w:jc w:val="center"/>
              <w:rPr>
                <w:color w:val="000000"/>
                <w:sz w:val="20"/>
              </w:rPr>
            </w:pPr>
            <w:r>
              <w:rPr>
                <w:color w:val="000000"/>
                <w:sz w:val="20"/>
              </w:rPr>
              <w:t>437,046</w:t>
            </w:r>
          </w:p>
        </w:tc>
        <w:tc>
          <w:tcPr>
            <w:tcW w:w="1011" w:type="dxa"/>
            <w:tcBorders>
              <w:top w:val="nil"/>
              <w:left w:val="nil"/>
              <w:bottom w:val="nil"/>
              <w:right w:val="nil"/>
            </w:tcBorders>
            <w:shd w:val="clear" w:color="auto" w:fill="auto"/>
            <w:noWrap/>
            <w:vAlign w:val="center"/>
            <w:hideMark/>
          </w:tcPr>
          <w:p w14:paraId="10C12B1B" w14:textId="3EBA2C33" w:rsidR="00522965" w:rsidRPr="00722998" w:rsidRDefault="00522965" w:rsidP="00522965">
            <w:pPr>
              <w:spacing w:after="0"/>
              <w:jc w:val="center"/>
              <w:rPr>
                <w:color w:val="000000"/>
                <w:sz w:val="20"/>
              </w:rPr>
            </w:pPr>
            <w:r>
              <w:rPr>
                <w:color w:val="000000"/>
                <w:sz w:val="20"/>
              </w:rPr>
              <w:t>430,958</w:t>
            </w:r>
          </w:p>
        </w:tc>
        <w:tc>
          <w:tcPr>
            <w:tcW w:w="1022" w:type="dxa"/>
            <w:tcBorders>
              <w:top w:val="nil"/>
              <w:left w:val="nil"/>
              <w:bottom w:val="nil"/>
              <w:right w:val="nil"/>
            </w:tcBorders>
            <w:shd w:val="clear" w:color="auto" w:fill="auto"/>
            <w:noWrap/>
            <w:vAlign w:val="center"/>
            <w:hideMark/>
          </w:tcPr>
          <w:p w14:paraId="5D9F6AA5" w14:textId="01794A61" w:rsidR="00522965" w:rsidRPr="00722998" w:rsidRDefault="00522965" w:rsidP="00522965">
            <w:pPr>
              <w:spacing w:after="0"/>
              <w:jc w:val="center"/>
              <w:rPr>
                <w:color w:val="000000"/>
                <w:sz w:val="20"/>
              </w:rPr>
            </w:pPr>
            <w:r>
              <w:rPr>
                <w:color w:val="000000"/>
                <w:sz w:val="20"/>
              </w:rPr>
              <w:t>304,515</w:t>
            </w:r>
          </w:p>
        </w:tc>
        <w:tc>
          <w:tcPr>
            <w:tcW w:w="1091" w:type="dxa"/>
            <w:tcBorders>
              <w:top w:val="nil"/>
              <w:left w:val="nil"/>
              <w:bottom w:val="nil"/>
              <w:right w:val="nil"/>
            </w:tcBorders>
            <w:shd w:val="clear" w:color="auto" w:fill="auto"/>
            <w:noWrap/>
            <w:vAlign w:val="center"/>
            <w:hideMark/>
          </w:tcPr>
          <w:p w14:paraId="47CB32DA" w14:textId="6750F57B" w:rsidR="00522965" w:rsidRPr="00722998" w:rsidRDefault="00522965" w:rsidP="00522965">
            <w:pPr>
              <w:spacing w:after="0"/>
              <w:jc w:val="center"/>
              <w:rPr>
                <w:color w:val="000000"/>
                <w:sz w:val="20"/>
              </w:rPr>
            </w:pPr>
            <w:r>
              <w:rPr>
                <w:color w:val="000000"/>
                <w:sz w:val="20"/>
              </w:rPr>
              <w:t>651,437</w:t>
            </w:r>
          </w:p>
        </w:tc>
        <w:tc>
          <w:tcPr>
            <w:tcW w:w="885" w:type="dxa"/>
            <w:tcBorders>
              <w:top w:val="nil"/>
              <w:left w:val="nil"/>
              <w:bottom w:val="nil"/>
              <w:right w:val="nil"/>
            </w:tcBorders>
            <w:shd w:val="clear" w:color="auto" w:fill="auto"/>
            <w:noWrap/>
            <w:vAlign w:val="center"/>
            <w:hideMark/>
          </w:tcPr>
          <w:p w14:paraId="596AB926" w14:textId="4C8C0E30" w:rsidR="00522965" w:rsidRPr="00722998" w:rsidRDefault="00522965" w:rsidP="00522965">
            <w:pPr>
              <w:spacing w:after="0"/>
              <w:jc w:val="center"/>
              <w:rPr>
                <w:color w:val="000000"/>
                <w:sz w:val="20"/>
              </w:rPr>
            </w:pPr>
            <w:r>
              <w:rPr>
                <w:color w:val="000000"/>
                <w:sz w:val="20"/>
              </w:rPr>
              <w:t>137,992</w:t>
            </w:r>
          </w:p>
        </w:tc>
        <w:tc>
          <w:tcPr>
            <w:tcW w:w="901" w:type="dxa"/>
            <w:tcBorders>
              <w:top w:val="nil"/>
              <w:left w:val="nil"/>
              <w:bottom w:val="nil"/>
              <w:right w:val="nil"/>
            </w:tcBorders>
            <w:shd w:val="clear" w:color="auto" w:fill="auto"/>
            <w:noWrap/>
            <w:vAlign w:val="center"/>
            <w:hideMark/>
          </w:tcPr>
          <w:p w14:paraId="6E4DCC7B" w14:textId="60620F07" w:rsidR="00522965" w:rsidRPr="00722998" w:rsidRDefault="00522965" w:rsidP="00522965">
            <w:pPr>
              <w:spacing w:after="0"/>
              <w:jc w:val="center"/>
              <w:rPr>
                <w:color w:val="000000"/>
                <w:sz w:val="20"/>
              </w:rPr>
            </w:pPr>
            <w:r>
              <w:rPr>
                <w:color w:val="000000"/>
                <w:sz w:val="20"/>
              </w:rPr>
              <w:t>94,207</w:t>
            </w:r>
          </w:p>
        </w:tc>
        <w:tc>
          <w:tcPr>
            <w:tcW w:w="979" w:type="dxa"/>
            <w:tcBorders>
              <w:top w:val="nil"/>
              <w:left w:val="nil"/>
              <w:bottom w:val="nil"/>
              <w:right w:val="nil"/>
            </w:tcBorders>
            <w:shd w:val="clear" w:color="auto" w:fill="auto"/>
            <w:noWrap/>
            <w:vAlign w:val="center"/>
            <w:hideMark/>
          </w:tcPr>
          <w:p w14:paraId="39AA772E" w14:textId="458D318B" w:rsidR="00522965" w:rsidRPr="00722998" w:rsidRDefault="00522965" w:rsidP="00522965">
            <w:pPr>
              <w:spacing w:after="0"/>
              <w:jc w:val="center"/>
              <w:rPr>
                <w:color w:val="000000"/>
                <w:sz w:val="20"/>
              </w:rPr>
            </w:pPr>
            <w:r>
              <w:rPr>
                <w:color w:val="000000"/>
                <w:sz w:val="20"/>
              </w:rPr>
              <w:t>209,118</w:t>
            </w:r>
          </w:p>
        </w:tc>
      </w:tr>
      <w:tr w:rsidR="00522965" w:rsidRPr="000D0866" w14:paraId="5FB7CD81" w14:textId="77777777" w:rsidTr="00C2517F">
        <w:trPr>
          <w:trHeight w:val="144"/>
        </w:trPr>
        <w:tc>
          <w:tcPr>
            <w:tcW w:w="630" w:type="dxa"/>
            <w:tcBorders>
              <w:top w:val="nil"/>
              <w:left w:val="nil"/>
              <w:bottom w:val="nil"/>
              <w:right w:val="nil"/>
            </w:tcBorders>
            <w:shd w:val="clear" w:color="auto" w:fill="auto"/>
            <w:noWrap/>
            <w:vAlign w:val="center"/>
            <w:hideMark/>
          </w:tcPr>
          <w:p w14:paraId="494B66DC" w14:textId="71EF7A2B" w:rsidR="00522965" w:rsidRPr="000D0866" w:rsidRDefault="00522965" w:rsidP="00522965">
            <w:pPr>
              <w:spacing w:after="0"/>
              <w:jc w:val="center"/>
              <w:rPr>
                <w:color w:val="000000"/>
                <w:sz w:val="20"/>
              </w:rPr>
            </w:pPr>
            <w:r>
              <w:rPr>
                <w:color w:val="000000"/>
                <w:sz w:val="20"/>
              </w:rPr>
              <w:t>2001</w:t>
            </w:r>
          </w:p>
        </w:tc>
        <w:tc>
          <w:tcPr>
            <w:tcW w:w="1023" w:type="dxa"/>
            <w:gridSpan w:val="2"/>
            <w:tcBorders>
              <w:top w:val="nil"/>
              <w:left w:val="nil"/>
              <w:bottom w:val="nil"/>
              <w:right w:val="nil"/>
            </w:tcBorders>
            <w:shd w:val="clear" w:color="auto" w:fill="auto"/>
            <w:noWrap/>
            <w:vAlign w:val="center"/>
            <w:hideMark/>
          </w:tcPr>
          <w:p w14:paraId="6CB5E4B4" w14:textId="60F58419" w:rsidR="00522965" w:rsidRPr="00722998" w:rsidRDefault="00522965" w:rsidP="00522965">
            <w:pPr>
              <w:spacing w:after="0"/>
              <w:jc w:val="center"/>
              <w:rPr>
                <w:color w:val="000000"/>
                <w:sz w:val="20"/>
              </w:rPr>
            </w:pPr>
            <w:r>
              <w:rPr>
                <w:color w:val="000000"/>
                <w:sz w:val="20"/>
              </w:rPr>
              <w:t>138,211</w:t>
            </w:r>
          </w:p>
        </w:tc>
        <w:tc>
          <w:tcPr>
            <w:tcW w:w="865" w:type="dxa"/>
            <w:tcBorders>
              <w:top w:val="nil"/>
              <w:left w:val="nil"/>
              <w:bottom w:val="nil"/>
              <w:right w:val="nil"/>
            </w:tcBorders>
            <w:shd w:val="clear" w:color="auto" w:fill="auto"/>
            <w:noWrap/>
            <w:vAlign w:val="center"/>
            <w:hideMark/>
          </w:tcPr>
          <w:p w14:paraId="1913C4FB" w14:textId="493BE629" w:rsidR="00522965" w:rsidRPr="00722998" w:rsidRDefault="00522965" w:rsidP="00522965">
            <w:pPr>
              <w:spacing w:after="0"/>
              <w:jc w:val="center"/>
              <w:rPr>
                <w:color w:val="000000"/>
                <w:sz w:val="20"/>
              </w:rPr>
            </w:pPr>
            <w:r>
              <w:rPr>
                <w:color w:val="000000"/>
                <w:sz w:val="20"/>
              </w:rPr>
              <w:t>44,311</w:t>
            </w:r>
          </w:p>
        </w:tc>
        <w:tc>
          <w:tcPr>
            <w:tcW w:w="953" w:type="dxa"/>
            <w:tcBorders>
              <w:top w:val="nil"/>
              <w:left w:val="nil"/>
              <w:bottom w:val="nil"/>
              <w:right w:val="nil"/>
            </w:tcBorders>
            <w:shd w:val="clear" w:color="auto" w:fill="auto"/>
            <w:noWrap/>
            <w:vAlign w:val="center"/>
            <w:hideMark/>
          </w:tcPr>
          <w:p w14:paraId="267880C4" w14:textId="15E3969C" w:rsidR="00522965" w:rsidRPr="00722998" w:rsidRDefault="00522965" w:rsidP="00522965">
            <w:pPr>
              <w:spacing w:after="0"/>
              <w:jc w:val="center"/>
              <w:rPr>
                <w:color w:val="000000"/>
                <w:sz w:val="20"/>
              </w:rPr>
            </w:pPr>
            <w:r>
              <w:rPr>
                <w:color w:val="000000"/>
                <w:sz w:val="20"/>
              </w:rPr>
              <w:t>302,387</w:t>
            </w:r>
          </w:p>
        </w:tc>
        <w:tc>
          <w:tcPr>
            <w:tcW w:w="1011" w:type="dxa"/>
            <w:tcBorders>
              <w:top w:val="nil"/>
              <w:left w:val="nil"/>
              <w:bottom w:val="nil"/>
              <w:right w:val="nil"/>
            </w:tcBorders>
            <w:shd w:val="clear" w:color="auto" w:fill="auto"/>
            <w:noWrap/>
            <w:vAlign w:val="center"/>
            <w:hideMark/>
          </w:tcPr>
          <w:p w14:paraId="77F09FCA" w14:textId="72B4008B" w:rsidR="00522965" w:rsidRPr="00722998" w:rsidRDefault="00522965" w:rsidP="00522965">
            <w:pPr>
              <w:spacing w:after="0"/>
              <w:jc w:val="center"/>
              <w:rPr>
                <w:color w:val="000000"/>
                <w:sz w:val="20"/>
              </w:rPr>
            </w:pPr>
            <w:r>
              <w:rPr>
                <w:color w:val="000000"/>
                <w:sz w:val="20"/>
              </w:rPr>
              <w:t>450,430</w:t>
            </w:r>
          </w:p>
        </w:tc>
        <w:tc>
          <w:tcPr>
            <w:tcW w:w="1022" w:type="dxa"/>
            <w:tcBorders>
              <w:top w:val="nil"/>
              <w:left w:val="nil"/>
              <w:bottom w:val="nil"/>
              <w:right w:val="nil"/>
            </w:tcBorders>
            <w:shd w:val="clear" w:color="auto" w:fill="auto"/>
            <w:noWrap/>
            <w:vAlign w:val="center"/>
            <w:hideMark/>
          </w:tcPr>
          <w:p w14:paraId="652EF840" w14:textId="6AE81AB1" w:rsidR="00522965" w:rsidRPr="00722998" w:rsidRDefault="00522965" w:rsidP="00522965">
            <w:pPr>
              <w:spacing w:after="0"/>
              <w:jc w:val="center"/>
              <w:rPr>
                <w:color w:val="000000"/>
                <w:sz w:val="20"/>
              </w:rPr>
            </w:pPr>
            <w:r>
              <w:rPr>
                <w:color w:val="000000"/>
                <w:sz w:val="20"/>
              </w:rPr>
              <w:t>319,295</w:t>
            </w:r>
          </w:p>
        </w:tc>
        <w:tc>
          <w:tcPr>
            <w:tcW w:w="1091" w:type="dxa"/>
            <w:tcBorders>
              <w:top w:val="nil"/>
              <w:left w:val="nil"/>
              <w:bottom w:val="nil"/>
              <w:right w:val="nil"/>
            </w:tcBorders>
            <w:shd w:val="clear" w:color="auto" w:fill="auto"/>
            <w:noWrap/>
            <w:vAlign w:val="center"/>
            <w:hideMark/>
          </w:tcPr>
          <w:p w14:paraId="55F6906E" w14:textId="05B796AB" w:rsidR="00522965" w:rsidRPr="00722998" w:rsidRDefault="00522965" w:rsidP="00522965">
            <w:pPr>
              <w:spacing w:after="0"/>
              <w:jc w:val="center"/>
              <w:rPr>
                <w:color w:val="000000"/>
                <w:sz w:val="20"/>
              </w:rPr>
            </w:pPr>
            <w:r>
              <w:rPr>
                <w:color w:val="000000"/>
                <w:sz w:val="20"/>
              </w:rPr>
              <w:t>681,805</w:t>
            </w:r>
          </w:p>
        </w:tc>
        <w:tc>
          <w:tcPr>
            <w:tcW w:w="885" w:type="dxa"/>
            <w:tcBorders>
              <w:top w:val="nil"/>
              <w:left w:val="nil"/>
              <w:bottom w:val="nil"/>
              <w:right w:val="nil"/>
            </w:tcBorders>
            <w:shd w:val="clear" w:color="auto" w:fill="auto"/>
            <w:noWrap/>
            <w:vAlign w:val="center"/>
            <w:hideMark/>
          </w:tcPr>
          <w:p w14:paraId="6F0FBC5A" w14:textId="1A22024C" w:rsidR="00522965" w:rsidRPr="00722998" w:rsidRDefault="00522965" w:rsidP="00522965">
            <w:pPr>
              <w:spacing w:after="0"/>
              <w:jc w:val="center"/>
              <w:rPr>
                <w:color w:val="000000"/>
                <w:sz w:val="20"/>
              </w:rPr>
            </w:pPr>
            <w:r>
              <w:rPr>
                <w:color w:val="000000"/>
                <w:sz w:val="20"/>
              </w:rPr>
              <w:t>140,535</w:t>
            </w:r>
          </w:p>
        </w:tc>
        <w:tc>
          <w:tcPr>
            <w:tcW w:w="901" w:type="dxa"/>
            <w:tcBorders>
              <w:top w:val="nil"/>
              <w:left w:val="nil"/>
              <w:bottom w:val="nil"/>
              <w:right w:val="nil"/>
            </w:tcBorders>
            <w:shd w:val="clear" w:color="auto" w:fill="auto"/>
            <w:noWrap/>
            <w:vAlign w:val="center"/>
            <w:hideMark/>
          </w:tcPr>
          <w:p w14:paraId="49B9B438" w14:textId="2889DB13" w:rsidR="00522965" w:rsidRPr="00722998" w:rsidRDefault="00522965" w:rsidP="00522965">
            <w:pPr>
              <w:spacing w:after="0"/>
              <w:jc w:val="center"/>
              <w:rPr>
                <w:color w:val="000000"/>
                <w:sz w:val="20"/>
              </w:rPr>
            </w:pPr>
            <w:r>
              <w:rPr>
                <w:color w:val="000000"/>
                <w:sz w:val="20"/>
              </w:rPr>
              <w:t>96,054</w:t>
            </w:r>
          </w:p>
        </w:tc>
        <w:tc>
          <w:tcPr>
            <w:tcW w:w="979" w:type="dxa"/>
            <w:tcBorders>
              <w:top w:val="nil"/>
              <w:left w:val="nil"/>
              <w:bottom w:val="nil"/>
              <w:right w:val="nil"/>
            </w:tcBorders>
            <w:shd w:val="clear" w:color="auto" w:fill="auto"/>
            <w:noWrap/>
            <w:vAlign w:val="center"/>
            <w:hideMark/>
          </w:tcPr>
          <w:p w14:paraId="744394FE" w14:textId="4115CBA6" w:rsidR="00522965" w:rsidRPr="00722998" w:rsidRDefault="00522965" w:rsidP="00522965">
            <w:pPr>
              <w:spacing w:after="0"/>
              <w:jc w:val="center"/>
              <w:rPr>
                <w:color w:val="000000"/>
                <w:sz w:val="20"/>
              </w:rPr>
            </w:pPr>
            <w:r>
              <w:rPr>
                <w:color w:val="000000"/>
                <w:sz w:val="20"/>
              </w:rPr>
              <w:t>212,510</w:t>
            </w:r>
          </w:p>
        </w:tc>
      </w:tr>
      <w:tr w:rsidR="00522965" w:rsidRPr="000D0866" w14:paraId="6746DE7D" w14:textId="77777777" w:rsidTr="00C2517F">
        <w:trPr>
          <w:trHeight w:val="144"/>
        </w:trPr>
        <w:tc>
          <w:tcPr>
            <w:tcW w:w="630" w:type="dxa"/>
            <w:tcBorders>
              <w:top w:val="nil"/>
              <w:left w:val="nil"/>
              <w:bottom w:val="nil"/>
              <w:right w:val="nil"/>
            </w:tcBorders>
            <w:shd w:val="clear" w:color="auto" w:fill="auto"/>
            <w:noWrap/>
            <w:vAlign w:val="center"/>
            <w:hideMark/>
          </w:tcPr>
          <w:p w14:paraId="2953CA2C" w14:textId="0480347F" w:rsidR="00522965" w:rsidRPr="000D0866" w:rsidRDefault="00522965" w:rsidP="00522965">
            <w:pPr>
              <w:spacing w:after="0"/>
              <w:jc w:val="center"/>
              <w:rPr>
                <w:color w:val="000000"/>
                <w:sz w:val="20"/>
              </w:rPr>
            </w:pPr>
            <w:r>
              <w:rPr>
                <w:color w:val="000000"/>
                <w:sz w:val="20"/>
              </w:rPr>
              <w:t>2002</w:t>
            </w:r>
          </w:p>
        </w:tc>
        <w:tc>
          <w:tcPr>
            <w:tcW w:w="1023" w:type="dxa"/>
            <w:gridSpan w:val="2"/>
            <w:tcBorders>
              <w:top w:val="nil"/>
              <w:left w:val="nil"/>
              <w:bottom w:val="nil"/>
              <w:right w:val="nil"/>
            </w:tcBorders>
            <w:shd w:val="clear" w:color="auto" w:fill="auto"/>
            <w:noWrap/>
            <w:vAlign w:val="center"/>
            <w:hideMark/>
          </w:tcPr>
          <w:p w14:paraId="0E7FBA93" w14:textId="3683DBF1" w:rsidR="00522965" w:rsidRPr="00722998" w:rsidRDefault="00522965" w:rsidP="00522965">
            <w:pPr>
              <w:spacing w:after="0"/>
              <w:jc w:val="center"/>
              <w:rPr>
                <w:color w:val="000000"/>
                <w:sz w:val="20"/>
              </w:rPr>
            </w:pPr>
            <w:r>
              <w:rPr>
                <w:color w:val="000000"/>
                <w:sz w:val="20"/>
              </w:rPr>
              <w:t>207,952</w:t>
            </w:r>
          </w:p>
        </w:tc>
        <w:tc>
          <w:tcPr>
            <w:tcW w:w="865" w:type="dxa"/>
            <w:tcBorders>
              <w:top w:val="nil"/>
              <w:left w:val="nil"/>
              <w:bottom w:val="nil"/>
              <w:right w:val="nil"/>
            </w:tcBorders>
            <w:shd w:val="clear" w:color="auto" w:fill="auto"/>
            <w:noWrap/>
            <w:vAlign w:val="center"/>
            <w:hideMark/>
          </w:tcPr>
          <w:p w14:paraId="552562E8" w14:textId="4CAB71A7" w:rsidR="00522965" w:rsidRPr="00722998" w:rsidRDefault="00522965" w:rsidP="00522965">
            <w:pPr>
              <w:spacing w:after="0"/>
              <w:jc w:val="center"/>
              <w:rPr>
                <w:color w:val="000000"/>
                <w:sz w:val="20"/>
              </w:rPr>
            </w:pPr>
            <w:r>
              <w:rPr>
                <w:color w:val="000000"/>
                <w:sz w:val="20"/>
              </w:rPr>
              <w:t>98,321</w:t>
            </w:r>
          </w:p>
        </w:tc>
        <w:tc>
          <w:tcPr>
            <w:tcW w:w="953" w:type="dxa"/>
            <w:tcBorders>
              <w:top w:val="nil"/>
              <w:left w:val="nil"/>
              <w:bottom w:val="nil"/>
              <w:right w:val="nil"/>
            </w:tcBorders>
            <w:shd w:val="clear" w:color="auto" w:fill="auto"/>
            <w:noWrap/>
            <w:vAlign w:val="center"/>
            <w:hideMark/>
          </w:tcPr>
          <w:p w14:paraId="16503F64" w14:textId="2D75CB84" w:rsidR="00522965" w:rsidRPr="00722998" w:rsidRDefault="00522965" w:rsidP="00522965">
            <w:pPr>
              <w:spacing w:after="0"/>
              <w:jc w:val="center"/>
              <w:rPr>
                <w:color w:val="000000"/>
                <w:sz w:val="20"/>
              </w:rPr>
            </w:pPr>
            <w:r>
              <w:rPr>
                <w:color w:val="000000"/>
                <w:sz w:val="20"/>
              </w:rPr>
              <w:t>422,052</w:t>
            </w:r>
          </w:p>
        </w:tc>
        <w:tc>
          <w:tcPr>
            <w:tcW w:w="1011" w:type="dxa"/>
            <w:tcBorders>
              <w:top w:val="nil"/>
              <w:left w:val="nil"/>
              <w:bottom w:val="nil"/>
              <w:right w:val="nil"/>
            </w:tcBorders>
            <w:shd w:val="clear" w:color="auto" w:fill="auto"/>
            <w:noWrap/>
            <w:vAlign w:val="center"/>
            <w:hideMark/>
          </w:tcPr>
          <w:p w14:paraId="1F9CA264" w14:textId="6BB45880" w:rsidR="00522965" w:rsidRPr="00722998" w:rsidRDefault="00522965" w:rsidP="00522965">
            <w:pPr>
              <w:spacing w:after="0"/>
              <w:jc w:val="center"/>
              <w:rPr>
                <w:color w:val="000000"/>
                <w:sz w:val="20"/>
              </w:rPr>
            </w:pPr>
            <w:r>
              <w:rPr>
                <w:color w:val="000000"/>
                <w:sz w:val="20"/>
              </w:rPr>
              <w:t>474,168</w:t>
            </w:r>
          </w:p>
        </w:tc>
        <w:tc>
          <w:tcPr>
            <w:tcW w:w="1022" w:type="dxa"/>
            <w:tcBorders>
              <w:top w:val="nil"/>
              <w:left w:val="nil"/>
              <w:bottom w:val="nil"/>
              <w:right w:val="nil"/>
            </w:tcBorders>
            <w:shd w:val="clear" w:color="auto" w:fill="auto"/>
            <w:noWrap/>
            <w:vAlign w:val="center"/>
            <w:hideMark/>
          </w:tcPr>
          <w:p w14:paraId="570E9F9B" w14:textId="19B39F59" w:rsidR="00522965" w:rsidRPr="00722998" w:rsidRDefault="00522965" w:rsidP="00522965">
            <w:pPr>
              <w:spacing w:after="0"/>
              <w:jc w:val="center"/>
              <w:rPr>
                <w:color w:val="000000"/>
                <w:sz w:val="20"/>
              </w:rPr>
            </w:pPr>
            <w:r>
              <w:rPr>
                <w:color w:val="000000"/>
                <w:sz w:val="20"/>
              </w:rPr>
              <w:t>336,098</w:t>
            </w:r>
          </w:p>
        </w:tc>
        <w:tc>
          <w:tcPr>
            <w:tcW w:w="1091" w:type="dxa"/>
            <w:tcBorders>
              <w:top w:val="nil"/>
              <w:left w:val="nil"/>
              <w:bottom w:val="nil"/>
              <w:right w:val="nil"/>
            </w:tcBorders>
            <w:shd w:val="clear" w:color="auto" w:fill="auto"/>
            <w:noWrap/>
            <w:vAlign w:val="center"/>
            <w:hideMark/>
          </w:tcPr>
          <w:p w14:paraId="670DEFDF" w14:textId="3E4208C7" w:rsidR="00522965" w:rsidRPr="00722998" w:rsidRDefault="00522965" w:rsidP="00522965">
            <w:pPr>
              <w:spacing w:after="0"/>
              <w:jc w:val="center"/>
              <w:rPr>
                <w:color w:val="000000"/>
                <w:sz w:val="20"/>
              </w:rPr>
            </w:pPr>
            <w:r>
              <w:rPr>
                <w:color w:val="000000"/>
                <w:sz w:val="20"/>
              </w:rPr>
              <w:t>716,812</w:t>
            </w:r>
          </w:p>
        </w:tc>
        <w:tc>
          <w:tcPr>
            <w:tcW w:w="885" w:type="dxa"/>
            <w:tcBorders>
              <w:top w:val="nil"/>
              <w:left w:val="nil"/>
              <w:bottom w:val="nil"/>
              <w:right w:val="nil"/>
            </w:tcBorders>
            <w:shd w:val="clear" w:color="auto" w:fill="auto"/>
            <w:noWrap/>
            <w:vAlign w:val="center"/>
            <w:hideMark/>
          </w:tcPr>
          <w:p w14:paraId="1CB833CD" w14:textId="6594C3AF" w:rsidR="00522965" w:rsidRPr="00722998" w:rsidRDefault="00522965" w:rsidP="00522965">
            <w:pPr>
              <w:spacing w:after="0"/>
              <w:jc w:val="center"/>
              <w:rPr>
                <w:color w:val="000000"/>
                <w:sz w:val="20"/>
              </w:rPr>
            </w:pPr>
            <w:r>
              <w:rPr>
                <w:color w:val="000000"/>
                <w:sz w:val="20"/>
              </w:rPr>
              <w:t>143,211</w:t>
            </w:r>
          </w:p>
        </w:tc>
        <w:tc>
          <w:tcPr>
            <w:tcW w:w="901" w:type="dxa"/>
            <w:tcBorders>
              <w:top w:val="nil"/>
              <w:left w:val="nil"/>
              <w:bottom w:val="nil"/>
              <w:right w:val="nil"/>
            </w:tcBorders>
            <w:shd w:val="clear" w:color="auto" w:fill="auto"/>
            <w:noWrap/>
            <w:vAlign w:val="center"/>
            <w:hideMark/>
          </w:tcPr>
          <w:p w14:paraId="61A807A0" w14:textId="591B2836" w:rsidR="00522965" w:rsidRPr="00722998" w:rsidRDefault="00522965" w:rsidP="00522965">
            <w:pPr>
              <w:spacing w:after="0"/>
              <w:jc w:val="center"/>
              <w:rPr>
                <w:color w:val="000000"/>
                <w:sz w:val="20"/>
              </w:rPr>
            </w:pPr>
            <w:r>
              <w:rPr>
                <w:color w:val="000000"/>
                <w:sz w:val="20"/>
              </w:rPr>
              <w:t>97,829</w:t>
            </w:r>
          </w:p>
        </w:tc>
        <w:tc>
          <w:tcPr>
            <w:tcW w:w="979" w:type="dxa"/>
            <w:tcBorders>
              <w:top w:val="nil"/>
              <w:left w:val="nil"/>
              <w:bottom w:val="nil"/>
              <w:right w:val="nil"/>
            </w:tcBorders>
            <w:shd w:val="clear" w:color="auto" w:fill="auto"/>
            <w:noWrap/>
            <w:vAlign w:val="center"/>
            <w:hideMark/>
          </w:tcPr>
          <w:p w14:paraId="06398242" w14:textId="6A937591" w:rsidR="00522965" w:rsidRPr="00722998" w:rsidRDefault="00522965" w:rsidP="00522965">
            <w:pPr>
              <w:spacing w:after="0"/>
              <w:jc w:val="center"/>
              <w:rPr>
                <w:color w:val="000000"/>
                <w:sz w:val="20"/>
              </w:rPr>
            </w:pPr>
            <w:r>
              <w:rPr>
                <w:color w:val="000000"/>
                <w:sz w:val="20"/>
              </w:rPr>
              <w:t>216,393</w:t>
            </w:r>
          </w:p>
        </w:tc>
      </w:tr>
      <w:tr w:rsidR="00522965" w:rsidRPr="000D0866" w14:paraId="184B929E" w14:textId="77777777" w:rsidTr="00C2517F">
        <w:trPr>
          <w:trHeight w:val="144"/>
        </w:trPr>
        <w:tc>
          <w:tcPr>
            <w:tcW w:w="630" w:type="dxa"/>
            <w:tcBorders>
              <w:top w:val="nil"/>
              <w:left w:val="nil"/>
              <w:bottom w:val="nil"/>
              <w:right w:val="nil"/>
            </w:tcBorders>
            <w:shd w:val="clear" w:color="auto" w:fill="auto"/>
            <w:noWrap/>
            <w:vAlign w:val="center"/>
            <w:hideMark/>
          </w:tcPr>
          <w:p w14:paraId="24D24A50" w14:textId="7105256B" w:rsidR="00522965" w:rsidRPr="000D0866" w:rsidRDefault="00522965" w:rsidP="00522965">
            <w:pPr>
              <w:spacing w:after="0"/>
              <w:jc w:val="center"/>
              <w:rPr>
                <w:color w:val="000000"/>
                <w:sz w:val="20"/>
              </w:rPr>
            </w:pPr>
            <w:r>
              <w:rPr>
                <w:color w:val="000000"/>
                <w:sz w:val="20"/>
              </w:rPr>
              <w:t>2003</w:t>
            </w:r>
          </w:p>
        </w:tc>
        <w:tc>
          <w:tcPr>
            <w:tcW w:w="1023" w:type="dxa"/>
            <w:gridSpan w:val="2"/>
            <w:tcBorders>
              <w:top w:val="nil"/>
              <w:left w:val="nil"/>
              <w:bottom w:val="nil"/>
              <w:right w:val="nil"/>
            </w:tcBorders>
            <w:shd w:val="clear" w:color="auto" w:fill="auto"/>
            <w:noWrap/>
            <w:vAlign w:val="center"/>
            <w:hideMark/>
          </w:tcPr>
          <w:p w14:paraId="32799DEE" w14:textId="72F22209" w:rsidR="00522965" w:rsidRPr="00722998" w:rsidRDefault="00522965" w:rsidP="00522965">
            <w:pPr>
              <w:spacing w:after="0"/>
              <w:jc w:val="center"/>
              <w:rPr>
                <w:color w:val="000000"/>
                <w:sz w:val="20"/>
              </w:rPr>
            </w:pPr>
            <w:r>
              <w:rPr>
                <w:color w:val="000000"/>
                <w:sz w:val="20"/>
              </w:rPr>
              <w:t>113,829</w:t>
            </w:r>
          </w:p>
        </w:tc>
        <w:tc>
          <w:tcPr>
            <w:tcW w:w="865" w:type="dxa"/>
            <w:tcBorders>
              <w:top w:val="nil"/>
              <w:left w:val="nil"/>
              <w:bottom w:val="nil"/>
              <w:right w:val="nil"/>
            </w:tcBorders>
            <w:shd w:val="clear" w:color="auto" w:fill="auto"/>
            <w:noWrap/>
            <w:vAlign w:val="center"/>
            <w:hideMark/>
          </w:tcPr>
          <w:p w14:paraId="7EAC7625" w14:textId="6D470E3A" w:rsidR="00522965" w:rsidRPr="00722998" w:rsidRDefault="00522965" w:rsidP="00522965">
            <w:pPr>
              <w:spacing w:after="0"/>
              <w:jc w:val="center"/>
              <w:rPr>
                <w:color w:val="000000"/>
                <w:sz w:val="20"/>
              </w:rPr>
            </w:pPr>
            <w:r>
              <w:rPr>
                <w:color w:val="000000"/>
                <w:sz w:val="20"/>
              </w:rPr>
              <w:t>34,092</w:t>
            </w:r>
          </w:p>
        </w:tc>
        <w:tc>
          <w:tcPr>
            <w:tcW w:w="953" w:type="dxa"/>
            <w:tcBorders>
              <w:top w:val="nil"/>
              <w:left w:val="nil"/>
              <w:bottom w:val="nil"/>
              <w:right w:val="nil"/>
            </w:tcBorders>
            <w:shd w:val="clear" w:color="auto" w:fill="auto"/>
            <w:noWrap/>
            <w:vAlign w:val="center"/>
            <w:hideMark/>
          </w:tcPr>
          <w:p w14:paraId="393D5C9B" w14:textId="5D814435" w:rsidR="00522965" w:rsidRPr="00722998" w:rsidRDefault="00522965" w:rsidP="00522965">
            <w:pPr>
              <w:spacing w:after="0"/>
              <w:jc w:val="center"/>
              <w:rPr>
                <w:color w:val="000000"/>
                <w:sz w:val="20"/>
              </w:rPr>
            </w:pPr>
            <w:r>
              <w:rPr>
                <w:color w:val="000000"/>
                <w:sz w:val="20"/>
              </w:rPr>
              <w:t>263,822</w:t>
            </w:r>
          </w:p>
        </w:tc>
        <w:tc>
          <w:tcPr>
            <w:tcW w:w="1011" w:type="dxa"/>
            <w:tcBorders>
              <w:top w:val="nil"/>
              <w:left w:val="nil"/>
              <w:bottom w:val="nil"/>
              <w:right w:val="nil"/>
            </w:tcBorders>
            <w:shd w:val="clear" w:color="auto" w:fill="auto"/>
            <w:noWrap/>
            <w:vAlign w:val="center"/>
            <w:hideMark/>
          </w:tcPr>
          <w:p w14:paraId="02168732" w14:textId="21078423" w:rsidR="00522965" w:rsidRPr="00722998" w:rsidRDefault="00522965" w:rsidP="00522965">
            <w:pPr>
              <w:spacing w:after="0"/>
              <w:jc w:val="center"/>
              <w:rPr>
                <w:color w:val="000000"/>
                <w:sz w:val="20"/>
              </w:rPr>
            </w:pPr>
            <w:r>
              <w:rPr>
                <w:color w:val="000000"/>
                <w:sz w:val="20"/>
              </w:rPr>
              <w:t>497,124</w:t>
            </w:r>
          </w:p>
        </w:tc>
        <w:tc>
          <w:tcPr>
            <w:tcW w:w="1022" w:type="dxa"/>
            <w:tcBorders>
              <w:top w:val="nil"/>
              <w:left w:val="nil"/>
              <w:bottom w:val="nil"/>
              <w:right w:val="nil"/>
            </w:tcBorders>
            <w:shd w:val="clear" w:color="auto" w:fill="auto"/>
            <w:noWrap/>
            <w:vAlign w:val="center"/>
            <w:hideMark/>
          </w:tcPr>
          <w:p w14:paraId="354D3752" w14:textId="160467C1" w:rsidR="00522965" w:rsidRPr="00722998" w:rsidRDefault="00522965" w:rsidP="00522965">
            <w:pPr>
              <w:spacing w:after="0"/>
              <w:jc w:val="center"/>
              <w:rPr>
                <w:color w:val="000000"/>
                <w:sz w:val="20"/>
              </w:rPr>
            </w:pPr>
            <w:r>
              <w:rPr>
                <w:color w:val="000000"/>
                <w:sz w:val="20"/>
              </w:rPr>
              <w:t>351,769</w:t>
            </w:r>
          </w:p>
        </w:tc>
        <w:tc>
          <w:tcPr>
            <w:tcW w:w="1091" w:type="dxa"/>
            <w:tcBorders>
              <w:top w:val="nil"/>
              <w:left w:val="nil"/>
              <w:bottom w:val="nil"/>
              <w:right w:val="nil"/>
            </w:tcBorders>
            <w:shd w:val="clear" w:color="auto" w:fill="auto"/>
            <w:noWrap/>
            <w:vAlign w:val="center"/>
            <w:hideMark/>
          </w:tcPr>
          <w:p w14:paraId="6E501A6F" w14:textId="0B5E9D62" w:rsidR="00522965" w:rsidRPr="00722998" w:rsidRDefault="00522965" w:rsidP="00522965">
            <w:pPr>
              <w:spacing w:after="0"/>
              <w:jc w:val="center"/>
              <w:rPr>
                <w:color w:val="000000"/>
                <w:sz w:val="20"/>
              </w:rPr>
            </w:pPr>
            <w:r>
              <w:rPr>
                <w:color w:val="000000"/>
                <w:sz w:val="20"/>
              </w:rPr>
              <w:t>749,435</w:t>
            </w:r>
          </w:p>
        </w:tc>
        <w:tc>
          <w:tcPr>
            <w:tcW w:w="885" w:type="dxa"/>
            <w:tcBorders>
              <w:top w:val="nil"/>
              <w:left w:val="nil"/>
              <w:bottom w:val="nil"/>
              <w:right w:val="nil"/>
            </w:tcBorders>
            <w:shd w:val="clear" w:color="auto" w:fill="auto"/>
            <w:noWrap/>
            <w:vAlign w:val="center"/>
            <w:hideMark/>
          </w:tcPr>
          <w:p w14:paraId="1212F669" w14:textId="6D857CD8" w:rsidR="00522965" w:rsidRPr="00722998" w:rsidRDefault="00522965" w:rsidP="00522965">
            <w:pPr>
              <w:spacing w:after="0"/>
              <w:jc w:val="center"/>
              <w:rPr>
                <w:color w:val="000000"/>
                <w:sz w:val="20"/>
              </w:rPr>
            </w:pPr>
            <w:r>
              <w:rPr>
                <w:color w:val="000000"/>
                <w:sz w:val="20"/>
              </w:rPr>
              <w:t>146,719</w:t>
            </w:r>
          </w:p>
        </w:tc>
        <w:tc>
          <w:tcPr>
            <w:tcW w:w="901" w:type="dxa"/>
            <w:tcBorders>
              <w:top w:val="nil"/>
              <w:left w:val="nil"/>
              <w:bottom w:val="nil"/>
              <w:right w:val="nil"/>
            </w:tcBorders>
            <w:shd w:val="clear" w:color="auto" w:fill="auto"/>
            <w:noWrap/>
            <w:vAlign w:val="center"/>
            <w:hideMark/>
          </w:tcPr>
          <w:p w14:paraId="7C83C4C6" w14:textId="40586F33" w:rsidR="00522965" w:rsidRPr="00722998" w:rsidRDefault="00522965" w:rsidP="00522965">
            <w:pPr>
              <w:spacing w:after="0"/>
              <w:jc w:val="center"/>
              <w:rPr>
                <w:color w:val="000000"/>
                <w:sz w:val="20"/>
              </w:rPr>
            </w:pPr>
            <w:r>
              <w:rPr>
                <w:color w:val="000000"/>
                <w:sz w:val="20"/>
              </w:rPr>
              <w:t>100,044</w:t>
            </w:r>
          </w:p>
        </w:tc>
        <w:tc>
          <w:tcPr>
            <w:tcW w:w="979" w:type="dxa"/>
            <w:tcBorders>
              <w:top w:val="nil"/>
              <w:left w:val="nil"/>
              <w:bottom w:val="nil"/>
              <w:right w:val="nil"/>
            </w:tcBorders>
            <w:shd w:val="clear" w:color="auto" w:fill="auto"/>
            <w:noWrap/>
            <w:vAlign w:val="center"/>
            <w:hideMark/>
          </w:tcPr>
          <w:p w14:paraId="6620EDB1" w14:textId="1E4961D0" w:rsidR="00522965" w:rsidRPr="00722998" w:rsidRDefault="00522965" w:rsidP="00522965">
            <w:pPr>
              <w:spacing w:after="0"/>
              <w:jc w:val="center"/>
              <w:rPr>
                <w:color w:val="000000"/>
                <w:sz w:val="20"/>
              </w:rPr>
            </w:pPr>
            <w:r>
              <w:rPr>
                <w:color w:val="000000"/>
                <w:sz w:val="20"/>
              </w:rPr>
              <w:t>221,619</w:t>
            </w:r>
          </w:p>
        </w:tc>
      </w:tr>
      <w:tr w:rsidR="00522965" w:rsidRPr="000D0866" w14:paraId="4E1BC16D" w14:textId="77777777" w:rsidTr="00C2517F">
        <w:trPr>
          <w:trHeight w:val="144"/>
        </w:trPr>
        <w:tc>
          <w:tcPr>
            <w:tcW w:w="630" w:type="dxa"/>
            <w:tcBorders>
              <w:top w:val="nil"/>
              <w:left w:val="nil"/>
              <w:bottom w:val="nil"/>
              <w:right w:val="nil"/>
            </w:tcBorders>
            <w:shd w:val="clear" w:color="auto" w:fill="auto"/>
            <w:noWrap/>
            <w:vAlign w:val="center"/>
            <w:hideMark/>
          </w:tcPr>
          <w:p w14:paraId="26447FC8" w14:textId="009222B5" w:rsidR="00522965" w:rsidRPr="000D0866" w:rsidRDefault="00522965" w:rsidP="00522965">
            <w:pPr>
              <w:spacing w:after="0"/>
              <w:jc w:val="center"/>
              <w:rPr>
                <w:color w:val="000000"/>
                <w:sz w:val="20"/>
              </w:rPr>
            </w:pPr>
            <w:r>
              <w:rPr>
                <w:color w:val="000000"/>
                <w:sz w:val="20"/>
              </w:rPr>
              <w:t>2004</w:t>
            </w:r>
          </w:p>
        </w:tc>
        <w:tc>
          <w:tcPr>
            <w:tcW w:w="1023" w:type="dxa"/>
            <w:gridSpan w:val="2"/>
            <w:tcBorders>
              <w:top w:val="nil"/>
              <w:left w:val="nil"/>
              <w:bottom w:val="nil"/>
              <w:right w:val="nil"/>
            </w:tcBorders>
            <w:shd w:val="clear" w:color="auto" w:fill="auto"/>
            <w:noWrap/>
            <w:vAlign w:val="center"/>
            <w:hideMark/>
          </w:tcPr>
          <w:p w14:paraId="2CE6E0F7" w14:textId="5174D03E" w:rsidR="00522965" w:rsidRPr="00722998" w:rsidRDefault="00522965" w:rsidP="00522965">
            <w:pPr>
              <w:spacing w:after="0"/>
              <w:jc w:val="center"/>
              <w:rPr>
                <w:color w:val="000000"/>
                <w:sz w:val="20"/>
              </w:rPr>
            </w:pPr>
            <w:r>
              <w:rPr>
                <w:color w:val="000000"/>
                <w:sz w:val="20"/>
              </w:rPr>
              <w:t>165,379</w:t>
            </w:r>
          </w:p>
        </w:tc>
        <w:tc>
          <w:tcPr>
            <w:tcW w:w="865" w:type="dxa"/>
            <w:tcBorders>
              <w:top w:val="nil"/>
              <w:left w:val="nil"/>
              <w:bottom w:val="nil"/>
              <w:right w:val="nil"/>
            </w:tcBorders>
            <w:shd w:val="clear" w:color="auto" w:fill="auto"/>
            <w:noWrap/>
            <w:vAlign w:val="center"/>
            <w:hideMark/>
          </w:tcPr>
          <w:p w14:paraId="30513E3F" w14:textId="1E914AAA" w:rsidR="00522965" w:rsidRPr="00722998" w:rsidRDefault="00522965" w:rsidP="00522965">
            <w:pPr>
              <w:spacing w:after="0"/>
              <w:jc w:val="center"/>
              <w:rPr>
                <w:color w:val="000000"/>
                <w:sz w:val="20"/>
              </w:rPr>
            </w:pPr>
            <w:r>
              <w:rPr>
                <w:color w:val="000000"/>
                <w:sz w:val="20"/>
              </w:rPr>
              <w:t>72,105</w:t>
            </w:r>
          </w:p>
        </w:tc>
        <w:tc>
          <w:tcPr>
            <w:tcW w:w="953" w:type="dxa"/>
            <w:tcBorders>
              <w:top w:val="nil"/>
              <w:left w:val="nil"/>
              <w:bottom w:val="nil"/>
              <w:right w:val="nil"/>
            </w:tcBorders>
            <w:shd w:val="clear" w:color="auto" w:fill="auto"/>
            <w:noWrap/>
            <w:vAlign w:val="center"/>
            <w:hideMark/>
          </w:tcPr>
          <w:p w14:paraId="37CDBA8C" w14:textId="1DB312D3" w:rsidR="00522965" w:rsidRPr="00722998" w:rsidRDefault="00522965" w:rsidP="00522965">
            <w:pPr>
              <w:spacing w:after="0"/>
              <w:jc w:val="center"/>
              <w:rPr>
                <w:color w:val="000000"/>
                <w:sz w:val="20"/>
              </w:rPr>
            </w:pPr>
            <w:r>
              <w:rPr>
                <w:color w:val="000000"/>
                <w:sz w:val="20"/>
              </w:rPr>
              <w:t>332,443</w:t>
            </w:r>
          </w:p>
        </w:tc>
        <w:tc>
          <w:tcPr>
            <w:tcW w:w="1011" w:type="dxa"/>
            <w:tcBorders>
              <w:top w:val="nil"/>
              <w:left w:val="nil"/>
              <w:bottom w:val="nil"/>
              <w:right w:val="nil"/>
            </w:tcBorders>
            <w:shd w:val="clear" w:color="auto" w:fill="auto"/>
            <w:noWrap/>
            <w:vAlign w:val="center"/>
            <w:hideMark/>
          </w:tcPr>
          <w:p w14:paraId="6A7A6785" w14:textId="022C5050" w:rsidR="00522965" w:rsidRPr="00722998" w:rsidRDefault="00522965" w:rsidP="00522965">
            <w:pPr>
              <w:spacing w:after="0"/>
              <w:jc w:val="center"/>
              <w:rPr>
                <w:color w:val="000000"/>
                <w:sz w:val="20"/>
              </w:rPr>
            </w:pPr>
            <w:r>
              <w:rPr>
                <w:color w:val="000000"/>
                <w:sz w:val="20"/>
              </w:rPr>
              <w:t>522,868</w:t>
            </w:r>
          </w:p>
        </w:tc>
        <w:tc>
          <w:tcPr>
            <w:tcW w:w="1022" w:type="dxa"/>
            <w:tcBorders>
              <w:top w:val="nil"/>
              <w:left w:val="nil"/>
              <w:bottom w:val="nil"/>
              <w:right w:val="nil"/>
            </w:tcBorders>
            <w:shd w:val="clear" w:color="auto" w:fill="auto"/>
            <w:noWrap/>
            <w:vAlign w:val="center"/>
            <w:hideMark/>
          </w:tcPr>
          <w:p w14:paraId="74E25146" w14:textId="365C9F1B" w:rsidR="00522965" w:rsidRPr="00722998" w:rsidRDefault="00522965" w:rsidP="00522965">
            <w:pPr>
              <w:spacing w:after="0"/>
              <w:jc w:val="center"/>
              <w:rPr>
                <w:color w:val="000000"/>
                <w:sz w:val="20"/>
              </w:rPr>
            </w:pPr>
            <w:r>
              <w:rPr>
                <w:color w:val="000000"/>
                <w:sz w:val="20"/>
              </w:rPr>
              <w:t>371,034</w:t>
            </w:r>
          </w:p>
        </w:tc>
        <w:tc>
          <w:tcPr>
            <w:tcW w:w="1091" w:type="dxa"/>
            <w:tcBorders>
              <w:top w:val="nil"/>
              <w:left w:val="nil"/>
              <w:bottom w:val="nil"/>
              <w:right w:val="nil"/>
            </w:tcBorders>
            <w:shd w:val="clear" w:color="auto" w:fill="auto"/>
            <w:noWrap/>
            <w:vAlign w:val="center"/>
            <w:hideMark/>
          </w:tcPr>
          <w:p w14:paraId="2954E337" w14:textId="21015565" w:rsidR="00522965" w:rsidRPr="00722998" w:rsidRDefault="00522965" w:rsidP="00522965">
            <w:pPr>
              <w:spacing w:after="0"/>
              <w:jc w:val="center"/>
              <w:rPr>
                <w:color w:val="000000"/>
                <w:sz w:val="20"/>
              </w:rPr>
            </w:pPr>
            <w:r>
              <w:rPr>
                <w:color w:val="000000"/>
                <w:sz w:val="20"/>
              </w:rPr>
              <w:t>786,760</w:t>
            </w:r>
          </w:p>
        </w:tc>
        <w:tc>
          <w:tcPr>
            <w:tcW w:w="885" w:type="dxa"/>
            <w:tcBorders>
              <w:top w:val="nil"/>
              <w:left w:val="nil"/>
              <w:bottom w:val="nil"/>
              <w:right w:val="nil"/>
            </w:tcBorders>
            <w:shd w:val="clear" w:color="auto" w:fill="auto"/>
            <w:noWrap/>
            <w:vAlign w:val="center"/>
            <w:hideMark/>
          </w:tcPr>
          <w:p w14:paraId="389D8754" w14:textId="6B21CBDB" w:rsidR="00522965" w:rsidRPr="00722998" w:rsidRDefault="00522965" w:rsidP="00522965">
            <w:pPr>
              <w:spacing w:after="0"/>
              <w:jc w:val="center"/>
              <w:rPr>
                <w:color w:val="000000"/>
                <w:sz w:val="20"/>
              </w:rPr>
            </w:pPr>
            <w:r>
              <w:rPr>
                <w:color w:val="000000"/>
                <w:sz w:val="20"/>
              </w:rPr>
              <w:t>152,218</w:t>
            </w:r>
          </w:p>
        </w:tc>
        <w:tc>
          <w:tcPr>
            <w:tcW w:w="901" w:type="dxa"/>
            <w:tcBorders>
              <w:top w:val="nil"/>
              <w:left w:val="nil"/>
              <w:bottom w:val="nil"/>
              <w:right w:val="nil"/>
            </w:tcBorders>
            <w:shd w:val="clear" w:color="auto" w:fill="auto"/>
            <w:noWrap/>
            <w:vAlign w:val="center"/>
            <w:hideMark/>
          </w:tcPr>
          <w:p w14:paraId="0E5D6CE6" w14:textId="48069698" w:rsidR="00522965" w:rsidRPr="00722998" w:rsidRDefault="00522965" w:rsidP="00522965">
            <w:pPr>
              <w:spacing w:after="0"/>
              <w:jc w:val="center"/>
              <w:rPr>
                <w:color w:val="000000"/>
                <w:sz w:val="20"/>
              </w:rPr>
            </w:pPr>
            <w:r>
              <w:rPr>
                <w:color w:val="000000"/>
                <w:sz w:val="20"/>
              </w:rPr>
              <w:t>103,794</w:t>
            </w:r>
          </w:p>
        </w:tc>
        <w:tc>
          <w:tcPr>
            <w:tcW w:w="979" w:type="dxa"/>
            <w:tcBorders>
              <w:top w:val="nil"/>
              <w:left w:val="nil"/>
              <w:bottom w:val="nil"/>
              <w:right w:val="nil"/>
            </w:tcBorders>
            <w:shd w:val="clear" w:color="auto" w:fill="auto"/>
            <w:noWrap/>
            <w:vAlign w:val="center"/>
            <w:hideMark/>
          </w:tcPr>
          <w:p w14:paraId="31275CB1" w14:textId="14E47338" w:rsidR="00522965" w:rsidRPr="00722998" w:rsidRDefault="00522965" w:rsidP="00522965">
            <w:pPr>
              <w:spacing w:after="0"/>
              <w:jc w:val="center"/>
              <w:rPr>
                <w:color w:val="000000"/>
                <w:sz w:val="20"/>
              </w:rPr>
            </w:pPr>
            <w:r>
              <w:rPr>
                <w:color w:val="000000"/>
                <w:sz w:val="20"/>
              </w:rPr>
              <w:t>229,064</w:t>
            </w:r>
          </w:p>
        </w:tc>
      </w:tr>
      <w:tr w:rsidR="00522965" w:rsidRPr="000D0866" w14:paraId="06279430" w14:textId="77777777" w:rsidTr="00C2517F">
        <w:trPr>
          <w:trHeight w:val="144"/>
        </w:trPr>
        <w:tc>
          <w:tcPr>
            <w:tcW w:w="630" w:type="dxa"/>
            <w:tcBorders>
              <w:top w:val="nil"/>
              <w:left w:val="nil"/>
              <w:bottom w:val="nil"/>
              <w:right w:val="nil"/>
            </w:tcBorders>
            <w:shd w:val="clear" w:color="auto" w:fill="auto"/>
            <w:noWrap/>
            <w:vAlign w:val="center"/>
            <w:hideMark/>
          </w:tcPr>
          <w:p w14:paraId="19D8453F" w14:textId="5749D226" w:rsidR="00522965" w:rsidRPr="000D0866" w:rsidRDefault="00522965" w:rsidP="00522965">
            <w:pPr>
              <w:spacing w:after="0"/>
              <w:jc w:val="center"/>
              <w:rPr>
                <w:color w:val="000000"/>
                <w:sz w:val="20"/>
              </w:rPr>
            </w:pPr>
            <w:r>
              <w:rPr>
                <w:color w:val="000000"/>
                <w:sz w:val="20"/>
              </w:rPr>
              <w:t>2005</w:t>
            </w:r>
          </w:p>
        </w:tc>
        <w:tc>
          <w:tcPr>
            <w:tcW w:w="1023" w:type="dxa"/>
            <w:gridSpan w:val="2"/>
            <w:tcBorders>
              <w:top w:val="nil"/>
              <w:left w:val="nil"/>
              <w:bottom w:val="nil"/>
              <w:right w:val="nil"/>
            </w:tcBorders>
            <w:shd w:val="clear" w:color="auto" w:fill="auto"/>
            <w:noWrap/>
            <w:vAlign w:val="center"/>
            <w:hideMark/>
          </w:tcPr>
          <w:p w14:paraId="18E542C7" w14:textId="71E0C04F" w:rsidR="00522965" w:rsidRPr="00722998" w:rsidRDefault="00522965" w:rsidP="00522965">
            <w:pPr>
              <w:spacing w:after="0"/>
              <w:jc w:val="center"/>
              <w:rPr>
                <w:color w:val="000000"/>
                <w:sz w:val="20"/>
              </w:rPr>
            </w:pPr>
            <w:r>
              <w:rPr>
                <w:color w:val="000000"/>
                <w:sz w:val="20"/>
              </w:rPr>
              <w:t>67,722</w:t>
            </w:r>
          </w:p>
        </w:tc>
        <w:tc>
          <w:tcPr>
            <w:tcW w:w="865" w:type="dxa"/>
            <w:tcBorders>
              <w:top w:val="nil"/>
              <w:left w:val="nil"/>
              <w:bottom w:val="nil"/>
              <w:right w:val="nil"/>
            </w:tcBorders>
            <w:shd w:val="clear" w:color="auto" w:fill="auto"/>
            <w:noWrap/>
            <w:vAlign w:val="center"/>
            <w:hideMark/>
          </w:tcPr>
          <w:p w14:paraId="2E3F8B4F" w14:textId="3A218E63" w:rsidR="00522965" w:rsidRPr="00722998" w:rsidRDefault="00522965" w:rsidP="00522965">
            <w:pPr>
              <w:spacing w:after="0"/>
              <w:jc w:val="center"/>
              <w:rPr>
                <w:color w:val="000000"/>
                <w:sz w:val="20"/>
              </w:rPr>
            </w:pPr>
            <w:r>
              <w:rPr>
                <w:color w:val="000000"/>
                <w:sz w:val="20"/>
              </w:rPr>
              <w:t>19,043</w:t>
            </w:r>
          </w:p>
        </w:tc>
        <w:tc>
          <w:tcPr>
            <w:tcW w:w="953" w:type="dxa"/>
            <w:tcBorders>
              <w:top w:val="nil"/>
              <w:left w:val="nil"/>
              <w:bottom w:val="nil"/>
              <w:right w:val="nil"/>
            </w:tcBorders>
            <w:shd w:val="clear" w:color="auto" w:fill="auto"/>
            <w:noWrap/>
            <w:vAlign w:val="center"/>
            <w:hideMark/>
          </w:tcPr>
          <w:p w14:paraId="56D02652" w14:textId="6BBEE8E1" w:rsidR="00522965" w:rsidRPr="00722998" w:rsidRDefault="00522965" w:rsidP="00522965">
            <w:pPr>
              <w:spacing w:after="0"/>
              <w:jc w:val="center"/>
              <w:rPr>
                <w:color w:val="000000"/>
                <w:sz w:val="20"/>
              </w:rPr>
            </w:pPr>
            <w:r>
              <w:rPr>
                <w:color w:val="000000"/>
                <w:sz w:val="20"/>
              </w:rPr>
              <w:t>178,987</w:t>
            </w:r>
          </w:p>
        </w:tc>
        <w:tc>
          <w:tcPr>
            <w:tcW w:w="1011" w:type="dxa"/>
            <w:tcBorders>
              <w:top w:val="nil"/>
              <w:left w:val="nil"/>
              <w:bottom w:val="nil"/>
              <w:right w:val="nil"/>
            </w:tcBorders>
            <w:shd w:val="clear" w:color="auto" w:fill="auto"/>
            <w:noWrap/>
            <w:vAlign w:val="center"/>
            <w:hideMark/>
          </w:tcPr>
          <w:p w14:paraId="0A5B02B7" w14:textId="0763AD12" w:rsidR="00522965" w:rsidRPr="00722998" w:rsidRDefault="00522965" w:rsidP="00522965">
            <w:pPr>
              <w:spacing w:after="0"/>
              <w:jc w:val="center"/>
              <w:rPr>
                <w:color w:val="000000"/>
                <w:sz w:val="20"/>
              </w:rPr>
            </w:pPr>
            <w:r>
              <w:rPr>
                <w:color w:val="000000"/>
                <w:sz w:val="20"/>
              </w:rPr>
              <w:t>544,235</w:t>
            </w:r>
          </w:p>
        </w:tc>
        <w:tc>
          <w:tcPr>
            <w:tcW w:w="1022" w:type="dxa"/>
            <w:tcBorders>
              <w:top w:val="nil"/>
              <w:left w:val="nil"/>
              <w:bottom w:val="nil"/>
              <w:right w:val="nil"/>
            </w:tcBorders>
            <w:shd w:val="clear" w:color="auto" w:fill="auto"/>
            <w:noWrap/>
            <w:vAlign w:val="center"/>
            <w:hideMark/>
          </w:tcPr>
          <w:p w14:paraId="6083E1AC" w14:textId="2EFEF70D" w:rsidR="00522965" w:rsidRPr="00722998" w:rsidRDefault="00522965" w:rsidP="00522965">
            <w:pPr>
              <w:spacing w:after="0"/>
              <w:jc w:val="center"/>
              <w:rPr>
                <w:color w:val="000000"/>
                <w:sz w:val="20"/>
              </w:rPr>
            </w:pPr>
            <w:r>
              <w:rPr>
                <w:color w:val="000000"/>
                <w:sz w:val="20"/>
              </w:rPr>
              <w:t>386,501</w:t>
            </w:r>
          </w:p>
        </w:tc>
        <w:tc>
          <w:tcPr>
            <w:tcW w:w="1091" w:type="dxa"/>
            <w:tcBorders>
              <w:top w:val="nil"/>
              <w:left w:val="nil"/>
              <w:bottom w:val="nil"/>
              <w:right w:val="nil"/>
            </w:tcBorders>
            <w:shd w:val="clear" w:color="auto" w:fill="auto"/>
            <w:noWrap/>
            <w:vAlign w:val="center"/>
            <w:hideMark/>
          </w:tcPr>
          <w:p w14:paraId="3E75705B" w14:textId="09E2F8B1" w:rsidR="00522965" w:rsidRPr="00722998" w:rsidRDefault="00522965" w:rsidP="00522965">
            <w:pPr>
              <w:spacing w:after="0"/>
              <w:jc w:val="center"/>
              <w:rPr>
                <w:color w:val="000000"/>
                <w:sz w:val="20"/>
              </w:rPr>
            </w:pPr>
            <w:r>
              <w:rPr>
                <w:color w:val="000000"/>
                <w:sz w:val="20"/>
              </w:rPr>
              <w:t>819,809</w:t>
            </w:r>
          </w:p>
        </w:tc>
        <w:tc>
          <w:tcPr>
            <w:tcW w:w="885" w:type="dxa"/>
            <w:tcBorders>
              <w:top w:val="nil"/>
              <w:left w:val="nil"/>
              <w:bottom w:val="nil"/>
              <w:right w:val="nil"/>
            </w:tcBorders>
            <w:shd w:val="clear" w:color="auto" w:fill="auto"/>
            <w:noWrap/>
            <w:vAlign w:val="center"/>
            <w:hideMark/>
          </w:tcPr>
          <w:p w14:paraId="3A6429FA" w14:textId="26FC332A" w:rsidR="00522965" w:rsidRPr="00722998" w:rsidRDefault="00522965" w:rsidP="00522965">
            <w:pPr>
              <w:spacing w:after="0"/>
              <w:jc w:val="center"/>
              <w:rPr>
                <w:color w:val="000000"/>
                <w:sz w:val="20"/>
              </w:rPr>
            </w:pPr>
            <w:r>
              <w:rPr>
                <w:color w:val="000000"/>
                <w:sz w:val="20"/>
              </w:rPr>
              <w:t>158,925</w:t>
            </w:r>
          </w:p>
        </w:tc>
        <w:tc>
          <w:tcPr>
            <w:tcW w:w="901" w:type="dxa"/>
            <w:tcBorders>
              <w:top w:val="nil"/>
              <w:left w:val="nil"/>
              <w:bottom w:val="nil"/>
              <w:right w:val="nil"/>
            </w:tcBorders>
            <w:shd w:val="clear" w:color="auto" w:fill="auto"/>
            <w:noWrap/>
            <w:vAlign w:val="center"/>
            <w:hideMark/>
          </w:tcPr>
          <w:p w14:paraId="2FAB2A46" w14:textId="221CF90B" w:rsidR="00522965" w:rsidRPr="00722998" w:rsidRDefault="00522965" w:rsidP="00522965">
            <w:pPr>
              <w:spacing w:after="0"/>
              <w:jc w:val="center"/>
              <w:rPr>
                <w:color w:val="000000"/>
                <w:sz w:val="20"/>
              </w:rPr>
            </w:pPr>
            <w:r>
              <w:rPr>
                <w:color w:val="000000"/>
                <w:sz w:val="20"/>
              </w:rPr>
              <w:t>108,666</w:t>
            </w:r>
          </w:p>
        </w:tc>
        <w:tc>
          <w:tcPr>
            <w:tcW w:w="979" w:type="dxa"/>
            <w:tcBorders>
              <w:top w:val="nil"/>
              <w:left w:val="nil"/>
              <w:bottom w:val="nil"/>
              <w:right w:val="nil"/>
            </w:tcBorders>
            <w:shd w:val="clear" w:color="auto" w:fill="auto"/>
            <w:noWrap/>
            <w:vAlign w:val="center"/>
            <w:hideMark/>
          </w:tcPr>
          <w:p w14:paraId="548179B9" w14:textId="053C5CD4" w:rsidR="00522965" w:rsidRPr="00722998" w:rsidRDefault="00522965" w:rsidP="00522965">
            <w:pPr>
              <w:spacing w:after="0"/>
              <w:jc w:val="center"/>
              <w:rPr>
                <w:color w:val="000000"/>
                <w:sz w:val="20"/>
              </w:rPr>
            </w:pPr>
            <w:r>
              <w:rPr>
                <w:color w:val="000000"/>
                <w:sz w:val="20"/>
              </w:rPr>
              <w:t>238,083</w:t>
            </w:r>
          </w:p>
        </w:tc>
      </w:tr>
      <w:tr w:rsidR="00522965" w:rsidRPr="000D0866" w14:paraId="07039651" w14:textId="77777777" w:rsidTr="00C2517F">
        <w:trPr>
          <w:trHeight w:val="144"/>
        </w:trPr>
        <w:tc>
          <w:tcPr>
            <w:tcW w:w="630" w:type="dxa"/>
            <w:tcBorders>
              <w:top w:val="nil"/>
              <w:left w:val="nil"/>
              <w:bottom w:val="nil"/>
              <w:right w:val="nil"/>
            </w:tcBorders>
            <w:shd w:val="clear" w:color="auto" w:fill="auto"/>
            <w:noWrap/>
            <w:vAlign w:val="center"/>
            <w:hideMark/>
          </w:tcPr>
          <w:p w14:paraId="376CB115" w14:textId="6115A901" w:rsidR="00522965" w:rsidRPr="000D0866" w:rsidRDefault="00522965" w:rsidP="00522965">
            <w:pPr>
              <w:spacing w:after="0"/>
              <w:jc w:val="center"/>
              <w:rPr>
                <w:color w:val="000000"/>
                <w:sz w:val="20"/>
              </w:rPr>
            </w:pPr>
            <w:r>
              <w:rPr>
                <w:color w:val="000000"/>
                <w:sz w:val="20"/>
              </w:rPr>
              <w:t>2006</w:t>
            </w:r>
          </w:p>
        </w:tc>
        <w:tc>
          <w:tcPr>
            <w:tcW w:w="1023" w:type="dxa"/>
            <w:gridSpan w:val="2"/>
            <w:tcBorders>
              <w:top w:val="nil"/>
              <w:left w:val="nil"/>
              <w:bottom w:val="nil"/>
              <w:right w:val="nil"/>
            </w:tcBorders>
            <w:shd w:val="clear" w:color="auto" w:fill="auto"/>
            <w:noWrap/>
            <w:vAlign w:val="center"/>
            <w:hideMark/>
          </w:tcPr>
          <w:p w14:paraId="5FD23C95" w14:textId="666FD009" w:rsidR="00522965" w:rsidRPr="00722998" w:rsidRDefault="00522965" w:rsidP="00522965">
            <w:pPr>
              <w:spacing w:after="0"/>
              <w:jc w:val="center"/>
              <w:rPr>
                <w:color w:val="000000"/>
                <w:sz w:val="20"/>
              </w:rPr>
            </w:pPr>
            <w:r>
              <w:rPr>
                <w:color w:val="000000"/>
                <w:sz w:val="20"/>
              </w:rPr>
              <w:t>110,798</w:t>
            </w:r>
          </w:p>
        </w:tc>
        <w:tc>
          <w:tcPr>
            <w:tcW w:w="865" w:type="dxa"/>
            <w:tcBorders>
              <w:top w:val="nil"/>
              <w:left w:val="nil"/>
              <w:bottom w:val="nil"/>
              <w:right w:val="nil"/>
            </w:tcBorders>
            <w:shd w:val="clear" w:color="auto" w:fill="auto"/>
            <w:noWrap/>
            <w:vAlign w:val="center"/>
            <w:hideMark/>
          </w:tcPr>
          <w:p w14:paraId="1F6B04AF" w14:textId="384AB6A2" w:rsidR="00522965" w:rsidRPr="00722998" w:rsidRDefault="00522965" w:rsidP="00522965">
            <w:pPr>
              <w:spacing w:after="0"/>
              <w:jc w:val="center"/>
              <w:rPr>
                <w:color w:val="000000"/>
                <w:sz w:val="20"/>
              </w:rPr>
            </w:pPr>
            <w:r>
              <w:rPr>
                <w:color w:val="000000"/>
                <w:sz w:val="20"/>
              </w:rPr>
              <w:t>41,670</w:t>
            </w:r>
          </w:p>
        </w:tc>
        <w:tc>
          <w:tcPr>
            <w:tcW w:w="953" w:type="dxa"/>
            <w:tcBorders>
              <w:top w:val="nil"/>
              <w:left w:val="nil"/>
              <w:bottom w:val="nil"/>
              <w:right w:val="nil"/>
            </w:tcBorders>
            <w:shd w:val="clear" w:color="auto" w:fill="auto"/>
            <w:noWrap/>
            <w:vAlign w:val="center"/>
            <w:hideMark/>
          </w:tcPr>
          <w:p w14:paraId="679F7E45" w14:textId="1EE6A3ED" w:rsidR="00522965" w:rsidRPr="00722998" w:rsidRDefault="00522965" w:rsidP="00522965">
            <w:pPr>
              <w:spacing w:after="0"/>
              <w:jc w:val="center"/>
              <w:rPr>
                <w:color w:val="000000"/>
                <w:sz w:val="20"/>
              </w:rPr>
            </w:pPr>
            <w:r>
              <w:rPr>
                <w:color w:val="000000"/>
                <w:sz w:val="20"/>
              </w:rPr>
              <w:t>239,903</w:t>
            </w:r>
          </w:p>
        </w:tc>
        <w:tc>
          <w:tcPr>
            <w:tcW w:w="1011" w:type="dxa"/>
            <w:tcBorders>
              <w:top w:val="nil"/>
              <w:left w:val="nil"/>
              <w:bottom w:val="nil"/>
              <w:right w:val="nil"/>
            </w:tcBorders>
            <w:shd w:val="clear" w:color="auto" w:fill="auto"/>
            <w:noWrap/>
            <w:vAlign w:val="center"/>
            <w:hideMark/>
          </w:tcPr>
          <w:p w14:paraId="6CBC0EF4" w14:textId="49D653BB" w:rsidR="00522965" w:rsidRPr="00722998" w:rsidRDefault="00522965" w:rsidP="00522965">
            <w:pPr>
              <w:spacing w:after="0"/>
              <w:jc w:val="center"/>
              <w:rPr>
                <w:color w:val="000000"/>
                <w:sz w:val="20"/>
              </w:rPr>
            </w:pPr>
            <w:r>
              <w:rPr>
                <w:color w:val="000000"/>
                <w:sz w:val="20"/>
              </w:rPr>
              <w:t>563,705</w:t>
            </w:r>
          </w:p>
        </w:tc>
        <w:tc>
          <w:tcPr>
            <w:tcW w:w="1022" w:type="dxa"/>
            <w:tcBorders>
              <w:top w:val="nil"/>
              <w:left w:val="nil"/>
              <w:bottom w:val="nil"/>
              <w:right w:val="nil"/>
            </w:tcBorders>
            <w:shd w:val="clear" w:color="auto" w:fill="auto"/>
            <w:noWrap/>
            <w:vAlign w:val="center"/>
            <w:hideMark/>
          </w:tcPr>
          <w:p w14:paraId="0596AA72" w14:textId="2AD6F52C" w:rsidR="00522965" w:rsidRPr="00722998" w:rsidRDefault="00522965" w:rsidP="00522965">
            <w:pPr>
              <w:spacing w:after="0"/>
              <w:jc w:val="center"/>
              <w:rPr>
                <w:color w:val="000000"/>
                <w:sz w:val="20"/>
              </w:rPr>
            </w:pPr>
            <w:r>
              <w:rPr>
                <w:color w:val="000000"/>
                <w:sz w:val="20"/>
              </w:rPr>
              <w:t>400,158</w:t>
            </w:r>
          </w:p>
        </w:tc>
        <w:tc>
          <w:tcPr>
            <w:tcW w:w="1091" w:type="dxa"/>
            <w:tcBorders>
              <w:top w:val="nil"/>
              <w:left w:val="nil"/>
              <w:bottom w:val="nil"/>
              <w:right w:val="nil"/>
            </w:tcBorders>
            <w:shd w:val="clear" w:color="auto" w:fill="auto"/>
            <w:noWrap/>
            <w:vAlign w:val="center"/>
            <w:hideMark/>
          </w:tcPr>
          <w:p w14:paraId="00157803" w14:textId="744DDE76" w:rsidR="00522965" w:rsidRPr="00722998" w:rsidRDefault="00522965" w:rsidP="00522965">
            <w:pPr>
              <w:spacing w:after="0"/>
              <w:jc w:val="center"/>
              <w:rPr>
                <w:color w:val="000000"/>
                <w:sz w:val="20"/>
              </w:rPr>
            </w:pPr>
            <w:r>
              <w:rPr>
                <w:color w:val="000000"/>
                <w:sz w:val="20"/>
              </w:rPr>
              <w:t>849,158</w:t>
            </w:r>
          </w:p>
        </w:tc>
        <w:tc>
          <w:tcPr>
            <w:tcW w:w="885" w:type="dxa"/>
            <w:tcBorders>
              <w:top w:val="nil"/>
              <w:left w:val="nil"/>
              <w:bottom w:val="nil"/>
              <w:right w:val="nil"/>
            </w:tcBorders>
            <w:shd w:val="clear" w:color="auto" w:fill="auto"/>
            <w:noWrap/>
            <w:vAlign w:val="center"/>
            <w:hideMark/>
          </w:tcPr>
          <w:p w14:paraId="52A9BF17" w14:textId="6FEB4B4E" w:rsidR="00522965" w:rsidRPr="00722998" w:rsidRDefault="00522965" w:rsidP="00522965">
            <w:pPr>
              <w:spacing w:after="0"/>
              <w:jc w:val="center"/>
              <w:rPr>
                <w:color w:val="000000"/>
                <w:sz w:val="20"/>
              </w:rPr>
            </w:pPr>
            <w:r>
              <w:rPr>
                <w:color w:val="000000"/>
                <w:sz w:val="20"/>
              </w:rPr>
              <w:t>167,196</w:t>
            </w:r>
          </w:p>
        </w:tc>
        <w:tc>
          <w:tcPr>
            <w:tcW w:w="901" w:type="dxa"/>
            <w:tcBorders>
              <w:top w:val="nil"/>
              <w:left w:val="nil"/>
              <w:bottom w:val="nil"/>
              <w:right w:val="nil"/>
            </w:tcBorders>
            <w:shd w:val="clear" w:color="auto" w:fill="auto"/>
            <w:noWrap/>
            <w:vAlign w:val="center"/>
            <w:hideMark/>
          </w:tcPr>
          <w:p w14:paraId="5514B171" w14:textId="26E9433B" w:rsidR="00522965" w:rsidRPr="00722998" w:rsidRDefault="00522965" w:rsidP="00522965">
            <w:pPr>
              <w:spacing w:after="0"/>
              <w:jc w:val="center"/>
              <w:rPr>
                <w:color w:val="000000"/>
                <w:sz w:val="20"/>
              </w:rPr>
            </w:pPr>
            <w:r>
              <w:rPr>
                <w:color w:val="000000"/>
                <w:sz w:val="20"/>
              </w:rPr>
              <w:t>114,556</w:t>
            </w:r>
          </w:p>
        </w:tc>
        <w:tc>
          <w:tcPr>
            <w:tcW w:w="979" w:type="dxa"/>
            <w:tcBorders>
              <w:top w:val="nil"/>
              <w:left w:val="nil"/>
              <w:bottom w:val="nil"/>
              <w:right w:val="nil"/>
            </w:tcBorders>
            <w:shd w:val="clear" w:color="auto" w:fill="auto"/>
            <w:noWrap/>
            <w:vAlign w:val="center"/>
            <w:hideMark/>
          </w:tcPr>
          <w:p w14:paraId="15E82C99" w14:textId="68BBEF8B" w:rsidR="00522965" w:rsidRPr="00722998" w:rsidRDefault="00522965" w:rsidP="00522965">
            <w:pPr>
              <w:spacing w:after="0"/>
              <w:jc w:val="center"/>
              <w:rPr>
                <w:color w:val="000000"/>
                <w:sz w:val="20"/>
              </w:rPr>
            </w:pPr>
            <w:r>
              <w:rPr>
                <w:color w:val="000000"/>
                <w:sz w:val="20"/>
              </w:rPr>
              <w:t>250,507</w:t>
            </w:r>
          </w:p>
        </w:tc>
      </w:tr>
      <w:tr w:rsidR="00522965" w:rsidRPr="000D0866" w14:paraId="16609CF8" w14:textId="77777777" w:rsidTr="00C2517F">
        <w:trPr>
          <w:trHeight w:val="144"/>
        </w:trPr>
        <w:tc>
          <w:tcPr>
            <w:tcW w:w="630" w:type="dxa"/>
            <w:tcBorders>
              <w:top w:val="nil"/>
              <w:left w:val="nil"/>
              <w:bottom w:val="nil"/>
              <w:right w:val="nil"/>
            </w:tcBorders>
            <w:shd w:val="clear" w:color="auto" w:fill="auto"/>
            <w:noWrap/>
            <w:vAlign w:val="center"/>
            <w:hideMark/>
          </w:tcPr>
          <w:p w14:paraId="2FAA65C3" w14:textId="327A55D8" w:rsidR="00522965" w:rsidRPr="000D0866" w:rsidRDefault="00522965" w:rsidP="00522965">
            <w:pPr>
              <w:spacing w:after="0"/>
              <w:jc w:val="center"/>
              <w:rPr>
                <w:color w:val="000000"/>
                <w:sz w:val="20"/>
              </w:rPr>
            </w:pPr>
            <w:r>
              <w:rPr>
                <w:color w:val="000000"/>
                <w:sz w:val="20"/>
              </w:rPr>
              <w:t>2007</w:t>
            </w:r>
          </w:p>
        </w:tc>
        <w:tc>
          <w:tcPr>
            <w:tcW w:w="1023" w:type="dxa"/>
            <w:gridSpan w:val="2"/>
            <w:tcBorders>
              <w:top w:val="nil"/>
              <w:left w:val="nil"/>
              <w:bottom w:val="nil"/>
              <w:right w:val="nil"/>
            </w:tcBorders>
            <w:shd w:val="clear" w:color="auto" w:fill="auto"/>
            <w:noWrap/>
            <w:vAlign w:val="center"/>
            <w:hideMark/>
          </w:tcPr>
          <w:p w14:paraId="370EB67E" w14:textId="43D7DEA5" w:rsidR="00522965" w:rsidRPr="00722998" w:rsidRDefault="00522965" w:rsidP="00522965">
            <w:pPr>
              <w:spacing w:after="0"/>
              <w:jc w:val="center"/>
              <w:rPr>
                <w:color w:val="000000"/>
                <w:sz w:val="20"/>
              </w:rPr>
            </w:pPr>
            <w:r>
              <w:rPr>
                <w:color w:val="000000"/>
                <w:sz w:val="20"/>
              </w:rPr>
              <w:t>84,172</w:t>
            </w:r>
          </w:p>
        </w:tc>
        <w:tc>
          <w:tcPr>
            <w:tcW w:w="865" w:type="dxa"/>
            <w:tcBorders>
              <w:top w:val="nil"/>
              <w:left w:val="nil"/>
              <w:bottom w:val="nil"/>
              <w:right w:val="nil"/>
            </w:tcBorders>
            <w:shd w:val="clear" w:color="auto" w:fill="auto"/>
            <w:noWrap/>
            <w:vAlign w:val="center"/>
            <w:hideMark/>
          </w:tcPr>
          <w:p w14:paraId="4A7BD2A5" w14:textId="50ECA07E" w:rsidR="00522965" w:rsidRPr="00722998" w:rsidRDefault="00522965" w:rsidP="00522965">
            <w:pPr>
              <w:spacing w:after="0"/>
              <w:jc w:val="center"/>
              <w:rPr>
                <w:color w:val="000000"/>
                <w:sz w:val="20"/>
              </w:rPr>
            </w:pPr>
            <w:r>
              <w:rPr>
                <w:color w:val="000000"/>
                <w:sz w:val="20"/>
              </w:rPr>
              <w:t>25,051</w:t>
            </w:r>
          </w:p>
        </w:tc>
        <w:tc>
          <w:tcPr>
            <w:tcW w:w="953" w:type="dxa"/>
            <w:tcBorders>
              <w:top w:val="nil"/>
              <w:left w:val="nil"/>
              <w:bottom w:val="nil"/>
              <w:right w:val="nil"/>
            </w:tcBorders>
            <w:shd w:val="clear" w:color="auto" w:fill="auto"/>
            <w:noWrap/>
            <w:vAlign w:val="center"/>
            <w:hideMark/>
          </w:tcPr>
          <w:p w14:paraId="0B4CD9BD" w14:textId="4714CAAE" w:rsidR="00522965" w:rsidRPr="00722998" w:rsidRDefault="00522965" w:rsidP="00522965">
            <w:pPr>
              <w:spacing w:after="0"/>
              <w:jc w:val="center"/>
              <w:rPr>
                <w:color w:val="000000"/>
                <w:sz w:val="20"/>
              </w:rPr>
            </w:pPr>
            <w:r>
              <w:rPr>
                <w:color w:val="000000"/>
                <w:sz w:val="20"/>
              </w:rPr>
              <w:t>211,101</w:t>
            </w:r>
          </w:p>
        </w:tc>
        <w:tc>
          <w:tcPr>
            <w:tcW w:w="1011" w:type="dxa"/>
            <w:tcBorders>
              <w:top w:val="nil"/>
              <w:left w:val="nil"/>
              <w:bottom w:val="nil"/>
              <w:right w:val="nil"/>
            </w:tcBorders>
            <w:shd w:val="clear" w:color="auto" w:fill="auto"/>
            <w:noWrap/>
            <w:vAlign w:val="center"/>
            <w:hideMark/>
          </w:tcPr>
          <w:p w14:paraId="1E49DA50" w14:textId="2078F901" w:rsidR="00522965" w:rsidRPr="00722998" w:rsidRDefault="00522965" w:rsidP="00522965">
            <w:pPr>
              <w:spacing w:after="0"/>
              <w:jc w:val="center"/>
              <w:rPr>
                <w:color w:val="000000"/>
                <w:sz w:val="20"/>
              </w:rPr>
            </w:pPr>
            <w:r>
              <w:rPr>
                <w:color w:val="000000"/>
                <w:sz w:val="20"/>
              </w:rPr>
              <w:t>576,546</w:t>
            </w:r>
          </w:p>
        </w:tc>
        <w:tc>
          <w:tcPr>
            <w:tcW w:w="1022" w:type="dxa"/>
            <w:tcBorders>
              <w:top w:val="nil"/>
              <w:left w:val="nil"/>
              <w:bottom w:val="nil"/>
              <w:right w:val="nil"/>
            </w:tcBorders>
            <w:shd w:val="clear" w:color="auto" w:fill="auto"/>
            <w:noWrap/>
            <w:vAlign w:val="center"/>
            <w:hideMark/>
          </w:tcPr>
          <w:p w14:paraId="124900D0" w14:textId="71258E80" w:rsidR="00522965" w:rsidRPr="00722998" w:rsidRDefault="00522965" w:rsidP="00522965">
            <w:pPr>
              <w:spacing w:after="0"/>
              <w:jc w:val="center"/>
              <w:rPr>
                <w:color w:val="000000"/>
                <w:sz w:val="20"/>
              </w:rPr>
            </w:pPr>
            <w:r>
              <w:rPr>
                <w:color w:val="000000"/>
                <w:sz w:val="20"/>
              </w:rPr>
              <w:t>409,185</w:t>
            </w:r>
          </w:p>
        </w:tc>
        <w:tc>
          <w:tcPr>
            <w:tcW w:w="1091" w:type="dxa"/>
            <w:tcBorders>
              <w:top w:val="nil"/>
              <w:left w:val="nil"/>
              <w:bottom w:val="nil"/>
              <w:right w:val="nil"/>
            </w:tcBorders>
            <w:shd w:val="clear" w:color="auto" w:fill="auto"/>
            <w:noWrap/>
            <w:vAlign w:val="center"/>
            <w:hideMark/>
          </w:tcPr>
          <w:p w14:paraId="15B0E58F" w14:textId="3F581B34" w:rsidR="00522965" w:rsidRPr="00722998" w:rsidRDefault="00522965" w:rsidP="00522965">
            <w:pPr>
              <w:spacing w:after="0"/>
              <w:jc w:val="center"/>
              <w:rPr>
                <w:color w:val="000000"/>
                <w:sz w:val="20"/>
              </w:rPr>
            </w:pPr>
            <w:r>
              <w:rPr>
                <w:color w:val="000000"/>
                <w:sz w:val="20"/>
              </w:rPr>
              <w:t>866,829</w:t>
            </w:r>
          </w:p>
        </w:tc>
        <w:tc>
          <w:tcPr>
            <w:tcW w:w="885" w:type="dxa"/>
            <w:tcBorders>
              <w:top w:val="nil"/>
              <w:left w:val="nil"/>
              <w:bottom w:val="nil"/>
              <w:right w:val="nil"/>
            </w:tcBorders>
            <w:shd w:val="clear" w:color="auto" w:fill="auto"/>
            <w:noWrap/>
            <w:vAlign w:val="center"/>
            <w:hideMark/>
          </w:tcPr>
          <w:p w14:paraId="3E63690E" w14:textId="6F3C3D2E" w:rsidR="00522965" w:rsidRPr="00722998" w:rsidRDefault="00522965" w:rsidP="00522965">
            <w:pPr>
              <w:spacing w:after="0"/>
              <w:jc w:val="center"/>
              <w:rPr>
                <w:color w:val="000000"/>
                <w:sz w:val="20"/>
              </w:rPr>
            </w:pPr>
            <w:r>
              <w:rPr>
                <w:color w:val="000000"/>
                <w:sz w:val="20"/>
              </w:rPr>
              <w:t>175,850</w:t>
            </w:r>
          </w:p>
        </w:tc>
        <w:tc>
          <w:tcPr>
            <w:tcW w:w="901" w:type="dxa"/>
            <w:tcBorders>
              <w:top w:val="nil"/>
              <w:left w:val="nil"/>
              <w:bottom w:val="nil"/>
              <w:right w:val="nil"/>
            </w:tcBorders>
            <w:shd w:val="clear" w:color="auto" w:fill="auto"/>
            <w:noWrap/>
            <w:vAlign w:val="center"/>
            <w:hideMark/>
          </w:tcPr>
          <w:p w14:paraId="06C20A38" w14:textId="367A087C" w:rsidR="00522965" w:rsidRPr="00722998" w:rsidRDefault="00522965" w:rsidP="00522965">
            <w:pPr>
              <w:spacing w:after="0"/>
              <w:jc w:val="center"/>
              <w:rPr>
                <w:color w:val="000000"/>
                <w:sz w:val="20"/>
              </w:rPr>
            </w:pPr>
            <w:r>
              <w:rPr>
                <w:color w:val="000000"/>
                <w:sz w:val="20"/>
              </w:rPr>
              <w:t>120,497</w:t>
            </w:r>
          </w:p>
        </w:tc>
        <w:tc>
          <w:tcPr>
            <w:tcW w:w="979" w:type="dxa"/>
            <w:tcBorders>
              <w:top w:val="nil"/>
              <w:left w:val="nil"/>
              <w:bottom w:val="nil"/>
              <w:right w:val="nil"/>
            </w:tcBorders>
            <w:shd w:val="clear" w:color="auto" w:fill="auto"/>
            <w:noWrap/>
            <w:vAlign w:val="center"/>
            <w:hideMark/>
          </w:tcPr>
          <w:p w14:paraId="5D0EA86F" w14:textId="737E2CF7" w:rsidR="00522965" w:rsidRPr="00722998" w:rsidRDefault="00522965" w:rsidP="00522965">
            <w:pPr>
              <w:spacing w:after="0"/>
              <w:jc w:val="center"/>
              <w:rPr>
                <w:color w:val="000000"/>
                <w:sz w:val="20"/>
              </w:rPr>
            </w:pPr>
            <w:r>
              <w:rPr>
                <w:color w:val="000000"/>
                <w:sz w:val="20"/>
              </w:rPr>
              <w:t>264,314</w:t>
            </w:r>
          </w:p>
        </w:tc>
      </w:tr>
      <w:tr w:rsidR="00522965" w:rsidRPr="000D0866" w14:paraId="10AC2F63" w14:textId="77777777" w:rsidTr="00C2517F">
        <w:trPr>
          <w:trHeight w:val="144"/>
        </w:trPr>
        <w:tc>
          <w:tcPr>
            <w:tcW w:w="630" w:type="dxa"/>
            <w:tcBorders>
              <w:top w:val="nil"/>
              <w:left w:val="nil"/>
              <w:bottom w:val="nil"/>
              <w:right w:val="nil"/>
            </w:tcBorders>
            <w:shd w:val="clear" w:color="auto" w:fill="auto"/>
            <w:noWrap/>
            <w:vAlign w:val="center"/>
            <w:hideMark/>
          </w:tcPr>
          <w:p w14:paraId="13728620" w14:textId="25D3A1D3" w:rsidR="00522965" w:rsidRPr="000D0866" w:rsidRDefault="00522965" w:rsidP="00522965">
            <w:pPr>
              <w:spacing w:after="0"/>
              <w:jc w:val="center"/>
              <w:rPr>
                <w:color w:val="000000"/>
                <w:sz w:val="20"/>
              </w:rPr>
            </w:pPr>
            <w:r>
              <w:rPr>
                <w:color w:val="000000"/>
                <w:sz w:val="20"/>
              </w:rPr>
              <w:t>2008</w:t>
            </w:r>
          </w:p>
        </w:tc>
        <w:tc>
          <w:tcPr>
            <w:tcW w:w="1023" w:type="dxa"/>
            <w:gridSpan w:val="2"/>
            <w:tcBorders>
              <w:top w:val="nil"/>
              <w:left w:val="nil"/>
              <w:bottom w:val="nil"/>
              <w:right w:val="nil"/>
            </w:tcBorders>
            <w:shd w:val="clear" w:color="auto" w:fill="auto"/>
            <w:noWrap/>
            <w:vAlign w:val="center"/>
            <w:hideMark/>
          </w:tcPr>
          <w:p w14:paraId="2B903DA9" w14:textId="0F21361C" w:rsidR="00522965" w:rsidRPr="00722998" w:rsidRDefault="00522965" w:rsidP="00522965">
            <w:pPr>
              <w:spacing w:after="0"/>
              <w:jc w:val="center"/>
              <w:rPr>
                <w:color w:val="000000"/>
                <w:sz w:val="20"/>
              </w:rPr>
            </w:pPr>
            <w:r>
              <w:rPr>
                <w:color w:val="000000"/>
                <w:sz w:val="20"/>
              </w:rPr>
              <w:t>198,643</w:t>
            </w:r>
          </w:p>
        </w:tc>
        <w:tc>
          <w:tcPr>
            <w:tcW w:w="865" w:type="dxa"/>
            <w:tcBorders>
              <w:top w:val="nil"/>
              <w:left w:val="nil"/>
              <w:bottom w:val="nil"/>
              <w:right w:val="nil"/>
            </w:tcBorders>
            <w:shd w:val="clear" w:color="auto" w:fill="auto"/>
            <w:noWrap/>
            <w:vAlign w:val="center"/>
            <w:hideMark/>
          </w:tcPr>
          <w:p w14:paraId="579A5389" w14:textId="2257E78E" w:rsidR="00522965" w:rsidRPr="00722998" w:rsidRDefault="00522965" w:rsidP="00522965">
            <w:pPr>
              <w:spacing w:after="0"/>
              <w:jc w:val="center"/>
              <w:rPr>
                <w:color w:val="000000"/>
                <w:sz w:val="20"/>
              </w:rPr>
            </w:pPr>
            <w:r>
              <w:rPr>
                <w:color w:val="000000"/>
                <w:sz w:val="20"/>
              </w:rPr>
              <w:t>91,220</w:t>
            </w:r>
          </w:p>
        </w:tc>
        <w:tc>
          <w:tcPr>
            <w:tcW w:w="953" w:type="dxa"/>
            <w:tcBorders>
              <w:top w:val="nil"/>
              <w:left w:val="nil"/>
              <w:bottom w:val="nil"/>
              <w:right w:val="nil"/>
            </w:tcBorders>
            <w:shd w:val="clear" w:color="auto" w:fill="auto"/>
            <w:noWrap/>
            <w:vAlign w:val="center"/>
            <w:hideMark/>
          </w:tcPr>
          <w:p w14:paraId="56839220" w14:textId="3BDBF013" w:rsidR="00522965" w:rsidRPr="00722998" w:rsidRDefault="00522965" w:rsidP="00522965">
            <w:pPr>
              <w:spacing w:after="0"/>
              <w:jc w:val="center"/>
              <w:rPr>
                <w:color w:val="000000"/>
                <w:sz w:val="20"/>
              </w:rPr>
            </w:pPr>
            <w:r>
              <w:rPr>
                <w:color w:val="000000"/>
                <w:sz w:val="20"/>
              </w:rPr>
              <w:t>421,661</w:t>
            </w:r>
          </w:p>
        </w:tc>
        <w:tc>
          <w:tcPr>
            <w:tcW w:w="1011" w:type="dxa"/>
            <w:tcBorders>
              <w:top w:val="nil"/>
              <w:left w:val="nil"/>
              <w:bottom w:val="nil"/>
              <w:right w:val="nil"/>
            </w:tcBorders>
            <w:shd w:val="clear" w:color="auto" w:fill="auto"/>
            <w:noWrap/>
            <w:vAlign w:val="center"/>
            <w:hideMark/>
          </w:tcPr>
          <w:p w14:paraId="1089A9EC" w14:textId="31FD9DA8" w:rsidR="00522965" w:rsidRPr="00722998" w:rsidRDefault="00522965" w:rsidP="00522965">
            <w:pPr>
              <w:spacing w:after="0"/>
              <w:jc w:val="center"/>
              <w:rPr>
                <w:color w:val="000000"/>
                <w:sz w:val="20"/>
              </w:rPr>
            </w:pPr>
            <w:r>
              <w:rPr>
                <w:color w:val="000000"/>
                <w:sz w:val="20"/>
              </w:rPr>
              <w:t>591,107</w:t>
            </w:r>
          </w:p>
        </w:tc>
        <w:tc>
          <w:tcPr>
            <w:tcW w:w="1022" w:type="dxa"/>
            <w:tcBorders>
              <w:top w:val="nil"/>
              <w:left w:val="nil"/>
              <w:bottom w:val="nil"/>
              <w:right w:val="nil"/>
            </w:tcBorders>
            <w:shd w:val="clear" w:color="auto" w:fill="auto"/>
            <w:noWrap/>
            <w:vAlign w:val="center"/>
            <w:hideMark/>
          </w:tcPr>
          <w:p w14:paraId="0C48837A" w14:textId="3B53820C" w:rsidR="00522965" w:rsidRPr="00722998" w:rsidRDefault="00522965" w:rsidP="00522965">
            <w:pPr>
              <w:spacing w:after="0"/>
              <w:jc w:val="center"/>
              <w:rPr>
                <w:color w:val="000000"/>
                <w:sz w:val="20"/>
              </w:rPr>
            </w:pPr>
            <w:r>
              <w:rPr>
                <w:color w:val="000000"/>
                <w:sz w:val="20"/>
              </w:rPr>
              <w:t>418,336</w:t>
            </w:r>
          </w:p>
        </w:tc>
        <w:tc>
          <w:tcPr>
            <w:tcW w:w="1091" w:type="dxa"/>
            <w:tcBorders>
              <w:top w:val="nil"/>
              <w:left w:val="nil"/>
              <w:bottom w:val="nil"/>
              <w:right w:val="nil"/>
            </w:tcBorders>
            <w:shd w:val="clear" w:color="auto" w:fill="auto"/>
            <w:noWrap/>
            <w:vAlign w:val="center"/>
            <w:hideMark/>
          </w:tcPr>
          <w:p w14:paraId="54E89066" w14:textId="56FA4629" w:rsidR="00522965" w:rsidRPr="00722998" w:rsidRDefault="00522965" w:rsidP="00522965">
            <w:pPr>
              <w:spacing w:after="0"/>
              <w:jc w:val="center"/>
              <w:rPr>
                <w:color w:val="000000"/>
                <w:sz w:val="20"/>
              </w:rPr>
            </w:pPr>
            <w:r>
              <w:rPr>
                <w:color w:val="000000"/>
                <w:sz w:val="20"/>
              </w:rPr>
              <w:t>890,701</w:t>
            </w:r>
          </w:p>
        </w:tc>
        <w:tc>
          <w:tcPr>
            <w:tcW w:w="885" w:type="dxa"/>
            <w:tcBorders>
              <w:top w:val="nil"/>
              <w:left w:val="nil"/>
              <w:bottom w:val="nil"/>
              <w:right w:val="nil"/>
            </w:tcBorders>
            <w:shd w:val="clear" w:color="auto" w:fill="auto"/>
            <w:noWrap/>
            <w:vAlign w:val="center"/>
            <w:hideMark/>
          </w:tcPr>
          <w:p w14:paraId="78F871EB" w14:textId="10C94DBE" w:rsidR="00522965" w:rsidRPr="00722998" w:rsidRDefault="00522965" w:rsidP="00522965">
            <w:pPr>
              <w:spacing w:after="0"/>
              <w:jc w:val="center"/>
              <w:rPr>
                <w:color w:val="000000"/>
                <w:sz w:val="20"/>
              </w:rPr>
            </w:pPr>
            <w:r>
              <w:rPr>
                <w:color w:val="000000"/>
                <w:sz w:val="20"/>
              </w:rPr>
              <w:t>185,627</w:t>
            </w:r>
          </w:p>
        </w:tc>
        <w:tc>
          <w:tcPr>
            <w:tcW w:w="901" w:type="dxa"/>
            <w:tcBorders>
              <w:top w:val="nil"/>
              <w:left w:val="nil"/>
              <w:bottom w:val="nil"/>
              <w:right w:val="nil"/>
            </w:tcBorders>
            <w:shd w:val="clear" w:color="auto" w:fill="auto"/>
            <w:noWrap/>
            <w:vAlign w:val="center"/>
            <w:hideMark/>
          </w:tcPr>
          <w:p w14:paraId="6E372E8B" w14:textId="55F3609E" w:rsidR="00522965" w:rsidRPr="00722998" w:rsidRDefault="00522965" w:rsidP="00522965">
            <w:pPr>
              <w:spacing w:after="0"/>
              <w:jc w:val="center"/>
              <w:rPr>
                <w:color w:val="000000"/>
                <w:sz w:val="20"/>
              </w:rPr>
            </w:pPr>
            <w:r>
              <w:rPr>
                <w:color w:val="000000"/>
                <w:sz w:val="20"/>
              </w:rPr>
              <w:t>127,699</w:t>
            </w:r>
          </w:p>
        </w:tc>
        <w:tc>
          <w:tcPr>
            <w:tcW w:w="979" w:type="dxa"/>
            <w:tcBorders>
              <w:top w:val="nil"/>
              <w:left w:val="nil"/>
              <w:bottom w:val="nil"/>
              <w:right w:val="nil"/>
            </w:tcBorders>
            <w:shd w:val="clear" w:color="auto" w:fill="auto"/>
            <w:noWrap/>
            <w:vAlign w:val="center"/>
            <w:hideMark/>
          </w:tcPr>
          <w:p w14:paraId="5601732B" w14:textId="2EBA110E" w:rsidR="00522965" w:rsidRPr="00722998" w:rsidRDefault="00522965" w:rsidP="00522965">
            <w:pPr>
              <w:spacing w:after="0"/>
              <w:jc w:val="center"/>
              <w:rPr>
                <w:color w:val="000000"/>
                <w:sz w:val="20"/>
              </w:rPr>
            </w:pPr>
            <w:r>
              <w:rPr>
                <w:color w:val="000000"/>
                <w:sz w:val="20"/>
              </w:rPr>
              <w:t>278,982</w:t>
            </w:r>
          </w:p>
        </w:tc>
      </w:tr>
      <w:tr w:rsidR="00522965" w:rsidRPr="000D0866" w14:paraId="4CB1FCF2" w14:textId="77777777" w:rsidTr="00C2517F">
        <w:trPr>
          <w:trHeight w:val="144"/>
        </w:trPr>
        <w:tc>
          <w:tcPr>
            <w:tcW w:w="630" w:type="dxa"/>
            <w:tcBorders>
              <w:top w:val="nil"/>
              <w:left w:val="nil"/>
              <w:bottom w:val="nil"/>
              <w:right w:val="nil"/>
            </w:tcBorders>
            <w:shd w:val="clear" w:color="auto" w:fill="auto"/>
            <w:noWrap/>
            <w:vAlign w:val="center"/>
            <w:hideMark/>
          </w:tcPr>
          <w:p w14:paraId="38A2989F" w14:textId="76E8E798" w:rsidR="00522965" w:rsidRPr="000D0866" w:rsidRDefault="00522965" w:rsidP="00522965">
            <w:pPr>
              <w:spacing w:after="0"/>
              <w:jc w:val="center"/>
              <w:rPr>
                <w:color w:val="000000"/>
                <w:sz w:val="20"/>
              </w:rPr>
            </w:pPr>
            <w:r>
              <w:rPr>
                <w:color w:val="000000"/>
                <w:sz w:val="20"/>
              </w:rPr>
              <w:t>2009</w:t>
            </w:r>
          </w:p>
        </w:tc>
        <w:tc>
          <w:tcPr>
            <w:tcW w:w="1023" w:type="dxa"/>
            <w:gridSpan w:val="2"/>
            <w:tcBorders>
              <w:top w:val="nil"/>
              <w:left w:val="nil"/>
              <w:bottom w:val="nil"/>
              <w:right w:val="nil"/>
            </w:tcBorders>
            <w:shd w:val="clear" w:color="auto" w:fill="auto"/>
            <w:noWrap/>
            <w:vAlign w:val="center"/>
            <w:hideMark/>
          </w:tcPr>
          <w:p w14:paraId="50C5D351" w14:textId="64822087" w:rsidR="00522965" w:rsidRPr="00722998" w:rsidRDefault="00522965" w:rsidP="00522965">
            <w:pPr>
              <w:spacing w:after="0"/>
              <w:jc w:val="center"/>
              <w:rPr>
                <w:color w:val="000000"/>
                <w:sz w:val="20"/>
              </w:rPr>
            </w:pPr>
            <w:r>
              <w:rPr>
                <w:color w:val="000000"/>
                <w:sz w:val="20"/>
              </w:rPr>
              <w:t>145,129</w:t>
            </w:r>
          </w:p>
        </w:tc>
        <w:tc>
          <w:tcPr>
            <w:tcW w:w="865" w:type="dxa"/>
            <w:tcBorders>
              <w:top w:val="nil"/>
              <w:left w:val="nil"/>
              <w:bottom w:val="nil"/>
              <w:right w:val="nil"/>
            </w:tcBorders>
            <w:shd w:val="clear" w:color="auto" w:fill="auto"/>
            <w:noWrap/>
            <w:vAlign w:val="center"/>
            <w:hideMark/>
          </w:tcPr>
          <w:p w14:paraId="5048B62C" w14:textId="3D743710" w:rsidR="00522965" w:rsidRPr="00722998" w:rsidRDefault="00522965" w:rsidP="00522965">
            <w:pPr>
              <w:spacing w:after="0"/>
              <w:jc w:val="center"/>
              <w:rPr>
                <w:color w:val="000000"/>
                <w:sz w:val="20"/>
              </w:rPr>
            </w:pPr>
            <w:r>
              <w:rPr>
                <w:color w:val="000000"/>
                <w:sz w:val="20"/>
              </w:rPr>
              <w:t>46,410</w:t>
            </w:r>
          </w:p>
        </w:tc>
        <w:tc>
          <w:tcPr>
            <w:tcW w:w="953" w:type="dxa"/>
            <w:tcBorders>
              <w:top w:val="nil"/>
              <w:left w:val="nil"/>
              <w:bottom w:val="nil"/>
              <w:right w:val="nil"/>
            </w:tcBorders>
            <w:shd w:val="clear" w:color="auto" w:fill="auto"/>
            <w:noWrap/>
            <w:vAlign w:val="center"/>
            <w:hideMark/>
          </w:tcPr>
          <w:p w14:paraId="10819778" w14:textId="49B2E107" w:rsidR="00522965" w:rsidRPr="00722998" w:rsidRDefault="00522965" w:rsidP="00522965">
            <w:pPr>
              <w:spacing w:after="0"/>
              <w:jc w:val="center"/>
              <w:rPr>
                <w:color w:val="000000"/>
                <w:sz w:val="20"/>
              </w:rPr>
            </w:pPr>
            <w:r>
              <w:rPr>
                <w:color w:val="000000"/>
                <w:sz w:val="20"/>
              </w:rPr>
              <w:t>331,424</w:t>
            </w:r>
          </w:p>
        </w:tc>
        <w:tc>
          <w:tcPr>
            <w:tcW w:w="1011" w:type="dxa"/>
            <w:tcBorders>
              <w:top w:val="nil"/>
              <w:left w:val="nil"/>
              <w:bottom w:val="nil"/>
              <w:right w:val="nil"/>
            </w:tcBorders>
            <w:shd w:val="clear" w:color="auto" w:fill="auto"/>
            <w:noWrap/>
            <w:vAlign w:val="center"/>
            <w:hideMark/>
          </w:tcPr>
          <w:p w14:paraId="569C9622" w14:textId="4D516776" w:rsidR="00522965" w:rsidRPr="00722998" w:rsidRDefault="00522965" w:rsidP="00522965">
            <w:pPr>
              <w:spacing w:after="0"/>
              <w:jc w:val="center"/>
              <w:rPr>
                <w:color w:val="000000"/>
                <w:sz w:val="20"/>
              </w:rPr>
            </w:pPr>
            <w:r>
              <w:rPr>
                <w:color w:val="000000"/>
                <w:sz w:val="20"/>
              </w:rPr>
              <w:t>605,337</w:t>
            </w:r>
          </w:p>
        </w:tc>
        <w:tc>
          <w:tcPr>
            <w:tcW w:w="1022" w:type="dxa"/>
            <w:tcBorders>
              <w:top w:val="nil"/>
              <w:left w:val="nil"/>
              <w:bottom w:val="nil"/>
              <w:right w:val="nil"/>
            </w:tcBorders>
            <w:shd w:val="clear" w:color="auto" w:fill="auto"/>
            <w:noWrap/>
            <w:vAlign w:val="center"/>
            <w:hideMark/>
          </w:tcPr>
          <w:p w14:paraId="50387164" w14:textId="2486B6E0" w:rsidR="00522965" w:rsidRPr="00722998" w:rsidRDefault="00522965" w:rsidP="00522965">
            <w:pPr>
              <w:spacing w:after="0"/>
              <w:jc w:val="center"/>
              <w:rPr>
                <w:color w:val="000000"/>
                <w:sz w:val="20"/>
              </w:rPr>
            </w:pPr>
            <w:r>
              <w:rPr>
                <w:color w:val="000000"/>
                <w:sz w:val="20"/>
              </w:rPr>
              <w:t>430,093</w:t>
            </w:r>
          </w:p>
        </w:tc>
        <w:tc>
          <w:tcPr>
            <w:tcW w:w="1091" w:type="dxa"/>
            <w:tcBorders>
              <w:top w:val="nil"/>
              <w:left w:val="nil"/>
              <w:bottom w:val="nil"/>
              <w:right w:val="nil"/>
            </w:tcBorders>
            <w:shd w:val="clear" w:color="auto" w:fill="auto"/>
            <w:noWrap/>
            <w:vAlign w:val="center"/>
            <w:hideMark/>
          </w:tcPr>
          <w:p w14:paraId="2062D768" w14:textId="493C2891" w:rsidR="00522965" w:rsidRPr="00722998" w:rsidRDefault="00522965" w:rsidP="00522965">
            <w:pPr>
              <w:spacing w:after="0"/>
              <w:jc w:val="center"/>
              <w:rPr>
                <w:color w:val="000000"/>
                <w:sz w:val="20"/>
              </w:rPr>
            </w:pPr>
            <w:r>
              <w:rPr>
                <w:color w:val="000000"/>
                <w:sz w:val="20"/>
              </w:rPr>
              <w:t>912,827</w:t>
            </w:r>
          </w:p>
        </w:tc>
        <w:tc>
          <w:tcPr>
            <w:tcW w:w="885" w:type="dxa"/>
            <w:tcBorders>
              <w:top w:val="nil"/>
              <w:left w:val="nil"/>
              <w:bottom w:val="nil"/>
              <w:right w:val="nil"/>
            </w:tcBorders>
            <w:shd w:val="clear" w:color="auto" w:fill="auto"/>
            <w:noWrap/>
            <w:vAlign w:val="center"/>
            <w:hideMark/>
          </w:tcPr>
          <w:p w14:paraId="0AEE6E9A" w14:textId="5D79A272" w:rsidR="00522965" w:rsidRPr="00722998" w:rsidRDefault="00522965" w:rsidP="00522965">
            <w:pPr>
              <w:spacing w:after="0"/>
              <w:jc w:val="center"/>
              <w:rPr>
                <w:color w:val="000000"/>
                <w:sz w:val="20"/>
              </w:rPr>
            </w:pPr>
            <w:r>
              <w:rPr>
                <w:color w:val="000000"/>
                <w:sz w:val="20"/>
              </w:rPr>
              <w:t>195,869</w:t>
            </w:r>
          </w:p>
        </w:tc>
        <w:tc>
          <w:tcPr>
            <w:tcW w:w="901" w:type="dxa"/>
            <w:tcBorders>
              <w:top w:val="nil"/>
              <w:left w:val="nil"/>
              <w:bottom w:val="nil"/>
              <w:right w:val="nil"/>
            </w:tcBorders>
            <w:shd w:val="clear" w:color="auto" w:fill="auto"/>
            <w:noWrap/>
            <w:vAlign w:val="center"/>
            <w:hideMark/>
          </w:tcPr>
          <w:p w14:paraId="7815B7CC" w14:textId="79F72154" w:rsidR="00522965" w:rsidRPr="00722998" w:rsidRDefault="00522965" w:rsidP="00522965">
            <w:pPr>
              <w:spacing w:after="0"/>
              <w:jc w:val="center"/>
              <w:rPr>
                <w:color w:val="000000"/>
                <w:sz w:val="20"/>
              </w:rPr>
            </w:pPr>
            <w:r>
              <w:rPr>
                <w:color w:val="000000"/>
                <w:sz w:val="20"/>
              </w:rPr>
              <w:t>134,721</w:t>
            </w:r>
          </w:p>
        </w:tc>
        <w:tc>
          <w:tcPr>
            <w:tcW w:w="979" w:type="dxa"/>
            <w:tcBorders>
              <w:top w:val="nil"/>
              <w:left w:val="nil"/>
              <w:bottom w:val="nil"/>
              <w:right w:val="nil"/>
            </w:tcBorders>
            <w:shd w:val="clear" w:color="auto" w:fill="auto"/>
            <w:noWrap/>
            <w:vAlign w:val="center"/>
            <w:hideMark/>
          </w:tcPr>
          <w:p w14:paraId="7439139A" w14:textId="132F61D6" w:rsidR="00522965" w:rsidRPr="00722998" w:rsidRDefault="00522965" w:rsidP="00522965">
            <w:pPr>
              <w:spacing w:after="0"/>
              <w:jc w:val="center"/>
              <w:rPr>
                <w:color w:val="000000"/>
                <w:sz w:val="20"/>
              </w:rPr>
            </w:pPr>
            <w:r>
              <w:rPr>
                <w:color w:val="000000"/>
                <w:sz w:val="20"/>
              </w:rPr>
              <w:t>294,363</w:t>
            </w:r>
          </w:p>
        </w:tc>
      </w:tr>
      <w:tr w:rsidR="00522965" w:rsidRPr="000D0866" w14:paraId="4B8A8A77" w14:textId="77777777" w:rsidTr="00C2517F">
        <w:trPr>
          <w:trHeight w:val="144"/>
        </w:trPr>
        <w:tc>
          <w:tcPr>
            <w:tcW w:w="630" w:type="dxa"/>
            <w:tcBorders>
              <w:top w:val="nil"/>
              <w:left w:val="nil"/>
              <w:bottom w:val="nil"/>
              <w:right w:val="nil"/>
            </w:tcBorders>
            <w:shd w:val="clear" w:color="auto" w:fill="auto"/>
            <w:noWrap/>
            <w:vAlign w:val="center"/>
            <w:hideMark/>
          </w:tcPr>
          <w:p w14:paraId="6341AF72" w14:textId="3636F3F2" w:rsidR="00522965" w:rsidRPr="000D0866" w:rsidRDefault="00522965" w:rsidP="00522965">
            <w:pPr>
              <w:spacing w:after="0"/>
              <w:jc w:val="center"/>
              <w:rPr>
                <w:color w:val="000000"/>
                <w:sz w:val="20"/>
              </w:rPr>
            </w:pPr>
            <w:r>
              <w:rPr>
                <w:color w:val="000000"/>
                <w:sz w:val="20"/>
              </w:rPr>
              <w:t>2010</w:t>
            </w:r>
          </w:p>
        </w:tc>
        <w:tc>
          <w:tcPr>
            <w:tcW w:w="1023" w:type="dxa"/>
            <w:gridSpan w:val="2"/>
            <w:tcBorders>
              <w:top w:val="nil"/>
              <w:left w:val="nil"/>
              <w:bottom w:val="nil"/>
              <w:right w:val="nil"/>
            </w:tcBorders>
            <w:shd w:val="clear" w:color="auto" w:fill="auto"/>
            <w:noWrap/>
            <w:vAlign w:val="center"/>
            <w:hideMark/>
          </w:tcPr>
          <w:p w14:paraId="69F498F4" w14:textId="0D1E6536" w:rsidR="00522965" w:rsidRPr="00722998" w:rsidRDefault="00522965" w:rsidP="00522965">
            <w:pPr>
              <w:spacing w:after="0"/>
              <w:jc w:val="center"/>
              <w:rPr>
                <w:color w:val="000000"/>
                <w:sz w:val="20"/>
              </w:rPr>
            </w:pPr>
            <w:r>
              <w:rPr>
                <w:color w:val="000000"/>
                <w:sz w:val="20"/>
              </w:rPr>
              <w:t>215,364</w:t>
            </w:r>
          </w:p>
        </w:tc>
        <w:tc>
          <w:tcPr>
            <w:tcW w:w="865" w:type="dxa"/>
            <w:tcBorders>
              <w:top w:val="nil"/>
              <w:left w:val="nil"/>
              <w:bottom w:val="nil"/>
              <w:right w:val="nil"/>
            </w:tcBorders>
            <w:shd w:val="clear" w:color="auto" w:fill="auto"/>
            <w:noWrap/>
            <w:vAlign w:val="center"/>
            <w:hideMark/>
          </w:tcPr>
          <w:p w14:paraId="679CC219" w14:textId="22A9B9D0" w:rsidR="00522965" w:rsidRPr="00722998" w:rsidRDefault="00522965" w:rsidP="00522965">
            <w:pPr>
              <w:spacing w:after="0"/>
              <w:jc w:val="center"/>
              <w:rPr>
                <w:color w:val="000000"/>
                <w:sz w:val="20"/>
              </w:rPr>
            </w:pPr>
            <w:r>
              <w:rPr>
                <w:color w:val="000000"/>
                <w:sz w:val="20"/>
              </w:rPr>
              <w:t>95,686</w:t>
            </w:r>
          </w:p>
        </w:tc>
        <w:tc>
          <w:tcPr>
            <w:tcW w:w="953" w:type="dxa"/>
            <w:tcBorders>
              <w:top w:val="nil"/>
              <w:left w:val="nil"/>
              <w:bottom w:val="nil"/>
              <w:right w:val="nil"/>
            </w:tcBorders>
            <w:shd w:val="clear" w:color="auto" w:fill="auto"/>
            <w:noWrap/>
            <w:vAlign w:val="center"/>
            <w:hideMark/>
          </w:tcPr>
          <w:p w14:paraId="03CF23C9" w14:textId="0A5CA4E2" w:rsidR="00522965" w:rsidRPr="00722998" w:rsidRDefault="00522965" w:rsidP="00522965">
            <w:pPr>
              <w:spacing w:after="0"/>
              <w:jc w:val="center"/>
              <w:rPr>
                <w:color w:val="000000"/>
                <w:sz w:val="20"/>
              </w:rPr>
            </w:pPr>
            <w:r>
              <w:rPr>
                <w:color w:val="000000"/>
                <w:sz w:val="20"/>
              </w:rPr>
              <w:t>439,787</w:t>
            </w:r>
          </w:p>
        </w:tc>
        <w:tc>
          <w:tcPr>
            <w:tcW w:w="1011" w:type="dxa"/>
            <w:tcBorders>
              <w:top w:val="nil"/>
              <w:left w:val="nil"/>
              <w:bottom w:val="nil"/>
              <w:right w:val="nil"/>
            </w:tcBorders>
            <w:shd w:val="clear" w:color="auto" w:fill="auto"/>
            <w:noWrap/>
            <w:vAlign w:val="center"/>
            <w:hideMark/>
          </w:tcPr>
          <w:p w14:paraId="3C9C7C4F" w14:textId="4A61398C" w:rsidR="00522965" w:rsidRPr="00722998" w:rsidRDefault="00522965" w:rsidP="00522965">
            <w:pPr>
              <w:spacing w:after="0"/>
              <w:jc w:val="center"/>
              <w:rPr>
                <w:color w:val="000000"/>
                <w:sz w:val="20"/>
              </w:rPr>
            </w:pPr>
            <w:r>
              <w:rPr>
                <w:color w:val="000000"/>
                <w:sz w:val="20"/>
              </w:rPr>
              <w:t>622,256</w:t>
            </w:r>
          </w:p>
        </w:tc>
        <w:tc>
          <w:tcPr>
            <w:tcW w:w="1022" w:type="dxa"/>
            <w:tcBorders>
              <w:top w:val="nil"/>
              <w:left w:val="nil"/>
              <w:bottom w:val="nil"/>
              <w:right w:val="nil"/>
            </w:tcBorders>
            <w:shd w:val="clear" w:color="auto" w:fill="auto"/>
            <w:noWrap/>
            <w:vAlign w:val="center"/>
            <w:hideMark/>
          </w:tcPr>
          <w:p w14:paraId="5A59B592" w14:textId="302F0B62" w:rsidR="00522965" w:rsidRPr="00722998" w:rsidRDefault="00522965" w:rsidP="00522965">
            <w:pPr>
              <w:spacing w:after="0"/>
              <w:jc w:val="center"/>
              <w:rPr>
                <w:color w:val="000000"/>
                <w:sz w:val="20"/>
              </w:rPr>
            </w:pPr>
            <w:r>
              <w:rPr>
                <w:color w:val="000000"/>
                <w:sz w:val="20"/>
              </w:rPr>
              <w:t>442,934</w:t>
            </w:r>
          </w:p>
        </w:tc>
        <w:tc>
          <w:tcPr>
            <w:tcW w:w="1091" w:type="dxa"/>
            <w:tcBorders>
              <w:top w:val="nil"/>
              <w:left w:val="nil"/>
              <w:bottom w:val="nil"/>
              <w:right w:val="nil"/>
            </w:tcBorders>
            <w:shd w:val="clear" w:color="auto" w:fill="auto"/>
            <w:noWrap/>
            <w:vAlign w:val="center"/>
            <w:hideMark/>
          </w:tcPr>
          <w:p w14:paraId="3E9777D5" w14:textId="4BF9B176" w:rsidR="00522965" w:rsidRPr="00722998" w:rsidRDefault="00522965" w:rsidP="00522965">
            <w:pPr>
              <w:spacing w:after="0"/>
              <w:jc w:val="center"/>
              <w:rPr>
                <w:color w:val="000000"/>
                <w:sz w:val="20"/>
              </w:rPr>
            </w:pPr>
            <w:r>
              <w:rPr>
                <w:color w:val="000000"/>
                <w:sz w:val="20"/>
              </w:rPr>
              <w:t>937,649</w:t>
            </w:r>
          </w:p>
        </w:tc>
        <w:tc>
          <w:tcPr>
            <w:tcW w:w="885" w:type="dxa"/>
            <w:tcBorders>
              <w:top w:val="nil"/>
              <w:left w:val="nil"/>
              <w:bottom w:val="nil"/>
              <w:right w:val="nil"/>
            </w:tcBorders>
            <w:shd w:val="clear" w:color="auto" w:fill="auto"/>
            <w:noWrap/>
            <w:vAlign w:val="center"/>
            <w:hideMark/>
          </w:tcPr>
          <w:p w14:paraId="53DCFF65" w14:textId="0A287DF0" w:rsidR="00522965" w:rsidRPr="00722998" w:rsidRDefault="00522965" w:rsidP="00522965">
            <w:pPr>
              <w:spacing w:after="0"/>
              <w:jc w:val="center"/>
              <w:rPr>
                <w:color w:val="000000"/>
                <w:sz w:val="20"/>
              </w:rPr>
            </w:pPr>
            <w:r>
              <w:rPr>
                <w:color w:val="000000"/>
                <w:sz w:val="20"/>
              </w:rPr>
              <w:t>205,126</w:t>
            </w:r>
          </w:p>
        </w:tc>
        <w:tc>
          <w:tcPr>
            <w:tcW w:w="901" w:type="dxa"/>
            <w:tcBorders>
              <w:top w:val="nil"/>
              <w:left w:val="nil"/>
              <w:bottom w:val="nil"/>
              <w:right w:val="nil"/>
            </w:tcBorders>
            <w:shd w:val="clear" w:color="auto" w:fill="auto"/>
            <w:noWrap/>
            <w:vAlign w:val="center"/>
            <w:hideMark/>
          </w:tcPr>
          <w:p w14:paraId="603E9770" w14:textId="594AEE16" w:rsidR="00522965" w:rsidRPr="00722998" w:rsidRDefault="00522965" w:rsidP="00522965">
            <w:pPr>
              <w:spacing w:after="0"/>
              <w:jc w:val="center"/>
              <w:rPr>
                <w:color w:val="000000"/>
                <w:sz w:val="20"/>
              </w:rPr>
            </w:pPr>
            <w:r>
              <w:rPr>
                <w:color w:val="000000"/>
                <w:sz w:val="20"/>
              </w:rPr>
              <w:t>141,552</w:t>
            </w:r>
          </w:p>
        </w:tc>
        <w:tc>
          <w:tcPr>
            <w:tcW w:w="979" w:type="dxa"/>
            <w:tcBorders>
              <w:top w:val="nil"/>
              <w:left w:val="nil"/>
              <w:bottom w:val="nil"/>
              <w:right w:val="nil"/>
            </w:tcBorders>
            <w:shd w:val="clear" w:color="auto" w:fill="auto"/>
            <w:noWrap/>
            <w:vAlign w:val="center"/>
            <w:hideMark/>
          </w:tcPr>
          <w:p w14:paraId="5C44840B" w14:textId="59B076E6" w:rsidR="00522965" w:rsidRPr="00722998" w:rsidRDefault="00522965" w:rsidP="00522965">
            <w:pPr>
              <w:spacing w:after="0"/>
              <w:jc w:val="center"/>
              <w:rPr>
                <w:color w:val="000000"/>
                <w:sz w:val="20"/>
              </w:rPr>
            </w:pPr>
            <w:r>
              <w:rPr>
                <w:color w:val="000000"/>
                <w:sz w:val="20"/>
              </w:rPr>
              <w:t>308,646</w:t>
            </w:r>
          </w:p>
        </w:tc>
      </w:tr>
      <w:tr w:rsidR="00522965" w:rsidRPr="000D0866" w14:paraId="6FF3A8AB" w14:textId="77777777" w:rsidTr="00C2517F">
        <w:trPr>
          <w:trHeight w:val="144"/>
        </w:trPr>
        <w:tc>
          <w:tcPr>
            <w:tcW w:w="630" w:type="dxa"/>
            <w:tcBorders>
              <w:top w:val="nil"/>
              <w:left w:val="nil"/>
              <w:bottom w:val="nil"/>
              <w:right w:val="nil"/>
            </w:tcBorders>
            <w:shd w:val="clear" w:color="auto" w:fill="auto"/>
            <w:noWrap/>
            <w:vAlign w:val="center"/>
            <w:hideMark/>
          </w:tcPr>
          <w:p w14:paraId="1CEEC35C" w14:textId="1549AF37" w:rsidR="00522965" w:rsidRPr="000D0866" w:rsidRDefault="00522965" w:rsidP="00522965">
            <w:pPr>
              <w:spacing w:after="0"/>
              <w:jc w:val="center"/>
              <w:rPr>
                <w:color w:val="000000"/>
                <w:sz w:val="20"/>
              </w:rPr>
            </w:pPr>
            <w:r>
              <w:rPr>
                <w:color w:val="000000"/>
                <w:sz w:val="20"/>
              </w:rPr>
              <w:t>2011</w:t>
            </w:r>
          </w:p>
        </w:tc>
        <w:tc>
          <w:tcPr>
            <w:tcW w:w="1023" w:type="dxa"/>
            <w:gridSpan w:val="2"/>
            <w:tcBorders>
              <w:top w:val="nil"/>
              <w:left w:val="nil"/>
              <w:bottom w:val="nil"/>
              <w:right w:val="nil"/>
            </w:tcBorders>
            <w:shd w:val="clear" w:color="auto" w:fill="auto"/>
            <w:noWrap/>
            <w:vAlign w:val="center"/>
            <w:hideMark/>
          </w:tcPr>
          <w:p w14:paraId="0EC968E2" w14:textId="3D0E7219" w:rsidR="00522965" w:rsidRPr="00722998" w:rsidRDefault="00522965" w:rsidP="00522965">
            <w:pPr>
              <w:spacing w:after="0"/>
              <w:jc w:val="center"/>
              <w:rPr>
                <w:color w:val="000000"/>
                <w:sz w:val="20"/>
              </w:rPr>
            </w:pPr>
            <w:r>
              <w:rPr>
                <w:color w:val="000000"/>
                <w:sz w:val="20"/>
              </w:rPr>
              <w:t>70,905</w:t>
            </w:r>
          </w:p>
        </w:tc>
        <w:tc>
          <w:tcPr>
            <w:tcW w:w="865" w:type="dxa"/>
            <w:tcBorders>
              <w:top w:val="nil"/>
              <w:left w:val="nil"/>
              <w:bottom w:val="nil"/>
              <w:right w:val="nil"/>
            </w:tcBorders>
            <w:shd w:val="clear" w:color="auto" w:fill="auto"/>
            <w:noWrap/>
            <w:vAlign w:val="center"/>
            <w:hideMark/>
          </w:tcPr>
          <w:p w14:paraId="5FC94C03" w14:textId="0EBC0FBF" w:rsidR="00522965" w:rsidRPr="00722998" w:rsidRDefault="00522965" w:rsidP="00522965">
            <w:pPr>
              <w:spacing w:after="0"/>
              <w:jc w:val="center"/>
              <w:rPr>
                <w:color w:val="000000"/>
                <w:sz w:val="20"/>
              </w:rPr>
            </w:pPr>
            <w:r>
              <w:rPr>
                <w:color w:val="000000"/>
                <w:sz w:val="20"/>
              </w:rPr>
              <w:t>17,624</w:t>
            </w:r>
          </w:p>
        </w:tc>
        <w:tc>
          <w:tcPr>
            <w:tcW w:w="953" w:type="dxa"/>
            <w:tcBorders>
              <w:top w:val="nil"/>
              <w:left w:val="nil"/>
              <w:bottom w:val="nil"/>
              <w:right w:val="nil"/>
            </w:tcBorders>
            <w:shd w:val="clear" w:color="auto" w:fill="auto"/>
            <w:noWrap/>
            <w:vAlign w:val="center"/>
            <w:hideMark/>
          </w:tcPr>
          <w:p w14:paraId="48760BD8" w14:textId="368D3025" w:rsidR="00522965" w:rsidRPr="00722998" w:rsidRDefault="00522965" w:rsidP="00522965">
            <w:pPr>
              <w:spacing w:after="0"/>
              <w:jc w:val="center"/>
              <w:rPr>
                <w:color w:val="000000"/>
                <w:sz w:val="20"/>
              </w:rPr>
            </w:pPr>
            <w:r>
              <w:rPr>
                <w:color w:val="000000"/>
                <w:sz w:val="20"/>
              </w:rPr>
              <w:t>193,217</w:t>
            </w:r>
          </w:p>
        </w:tc>
        <w:tc>
          <w:tcPr>
            <w:tcW w:w="1011" w:type="dxa"/>
            <w:tcBorders>
              <w:top w:val="nil"/>
              <w:left w:val="nil"/>
              <w:bottom w:val="nil"/>
              <w:right w:val="nil"/>
            </w:tcBorders>
            <w:shd w:val="clear" w:color="auto" w:fill="auto"/>
            <w:noWrap/>
            <w:vAlign w:val="center"/>
            <w:hideMark/>
          </w:tcPr>
          <w:p w14:paraId="73B147DD" w14:textId="0D317B48" w:rsidR="00522965" w:rsidRPr="00722998" w:rsidRDefault="00522965" w:rsidP="00522965">
            <w:pPr>
              <w:spacing w:after="0"/>
              <w:jc w:val="center"/>
              <w:rPr>
                <w:color w:val="000000"/>
                <w:sz w:val="20"/>
              </w:rPr>
            </w:pPr>
            <w:r>
              <w:rPr>
                <w:color w:val="000000"/>
                <w:sz w:val="20"/>
              </w:rPr>
              <w:t>633,599</w:t>
            </w:r>
          </w:p>
        </w:tc>
        <w:tc>
          <w:tcPr>
            <w:tcW w:w="1022" w:type="dxa"/>
            <w:tcBorders>
              <w:top w:val="nil"/>
              <w:left w:val="nil"/>
              <w:bottom w:val="nil"/>
              <w:right w:val="nil"/>
            </w:tcBorders>
            <w:shd w:val="clear" w:color="auto" w:fill="auto"/>
            <w:noWrap/>
            <w:vAlign w:val="center"/>
            <w:hideMark/>
          </w:tcPr>
          <w:p w14:paraId="731EE6CA" w14:textId="16296871" w:rsidR="00522965" w:rsidRPr="00722998" w:rsidRDefault="00522965" w:rsidP="00522965">
            <w:pPr>
              <w:spacing w:after="0"/>
              <w:jc w:val="center"/>
              <w:rPr>
                <w:color w:val="000000"/>
                <w:sz w:val="20"/>
              </w:rPr>
            </w:pPr>
            <w:r>
              <w:rPr>
                <w:color w:val="000000"/>
                <w:sz w:val="20"/>
              </w:rPr>
              <w:t>451,254</w:t>
            </w:r>
          </w:p>
        </w:tc>
        <w:tc>
          <w:tcPr>
            <w:tcW w:w="1091" w:type="dxa"/>
            <w:tcBorders>
              <w:top w:val="nil"/>
              <w:left w:val="nil"/>
              <w:bottom w:val="nil"/>
              <w:right w:val="nil"/>
            </w:tcBorders>
            <w:shd w:val="clear" w:color="auto" w:fill="auto"/>
            <w:noWrap/>
            <w:vAlign w:val="center"/>
            <w:hideMark/>
          </w:tcPr>
          <w:p w14:paraId="0388B6D1" w14:textId="6E496B89" w:rsidR="00522965" w:rsidRPr="00722998" w:rsidRDefault="00522965" w:rsidP="00522965">
            <w:pPr>
              <w:spacing w:after="0"/>
              <w:jc w:val="center"/>
              <w:rPr>
                <w:color w:val="000000"/>
                <w:sz w:val="20"/>
              </w:rPr>
            </w:pPr>
            <w:r>
              <w:rPr>
                <w:color w:val="000000"/>
                <w:sz w:val="20"/>
              </w:rPr>
              <w:t>953,942</w:t>
            </w:r>
          </w:p>
        </w:tc>
        <w:tc>
          <w:tcPr>
            <w:tcW w:w="885" w:type="dxa"/>
            <w:tcBorders>
              <w:top w:val="nil"/>
              <w:left w:val="nil"/>
              <w:bottom w:val="nil"/>
              <w:right w:val="nil"/>
            </w:tcBorders>
            <w:shd w:val="clear" w:color="auto" w:fill="auto"/>
            <w:noWrap/>
            <w:vAlign w:val="center"/>
            <w:hideMark/>
          </w:tcPr>
          <w:p w14:paraId="2EDA24E7" w14:textId="0FBAFF78" w:rsidR="00522965" w:rsidRPr="00722998" w:rsidRDefault="00522965" w:rsidP="00522965">
            <w:pPr>
              <w:spacing w:after="0"/>
              <w:jc w:val="center"/>
              <w:rPr>
                <w:color w:val="000000"/>
                <w:sz w:val="20"/>
              </w:rPr>
            </w:pPr>
            <w:r>
              <w:rPr>
                <w:color w:val="000000"/>
                <w:sz w:val="20"/>
              </w:rPr>
              <w:t>211,665</w:t>
            </w:r>
          </w:p>
        </w:tc>
        <w:tc>
          <w:tcPr>
            <w:tcW w:w="901" w:type="dxa"/>
            <w:tcBorders>
              <w:top w:val="nil"/>
              <w:left w:val="nil"/>
              <w:bottom w:val="nil"/>
              <w:right w:val="nil"/>
            </w:tcBorders>
            <w:shd w:val="clear" w:color="auto" w:fill="auto"/>
            <w:noWrap/>
            <w:vAlign w:val="center"/>
            <w:hideMark/>
          </w:tcPr>
          <w:p w14:paraId="01C67582" w14:textId="2B61386E" w:rsidR="00522965" w:rsidRPr="00722998" w:rsidRDefault="00522965" w:rsidP="00522965">
            <w:pPr>
              <w:spacing w:after="0"/>
              <w:jc w:val="center"/>
              <w:rPr>
                <w:color w:val="000000"/>
                <w:sz w:val="20"/>
              </w:rPr>
            </w:pPr>
            <w:r>
              <w:rPr>
                <w:color w:val="000000"/>
                <w:sz w:val="20"/>
              </w:rPr>
              <w:t>145,691</w:t>
            </w:r>
          </w:p>
        </w:tc>
        <w:tc>
          <w:tcPr>
            <w:tcW w:w="979" w:type="dxa"/>
            <w:tcBorders>
              <w:top w:val="nil"/>
              <w:left w:val="nil"/>
              <w:bottom w:val="nil"/>
              <w:right w:val="nil"/>
            </w:tcBorders>
            <w:shd w:val="clear" w:color="auto" w:fill="auto"/>
            <w:noWrap/>
            <w:vAlign w:val="center"/>
            <w:hideMark/>
          </w:tcPr>
          <w:p w14:paraId="3596A98F" w14:textId="6A1925EE" w:rsidR="00522965" w:rsidRPr="00722998" w:rsidRDefault="00522965" w:rsidP="00522965">
            <w:pPr>
              <w:spacing w:after="0"/>
              <w:jc w:val="center"/>
              <w:rPr>
                <w:color w:val="000000"/>
                <w:sz w:val="20"/>
              </w:rPr>
            </w:pPr>
            <w:r>
              <w:rPr>
                <w:color w:val="000000"/>
                <w:sz w:val="20"/>
              </w:rPr>
              <w:t>318,396</w:t>
            </w:r>
          </w:p>
        </w:tc>
      </w:tr>
      <w:tr w:rsidR="00522965" w:rsidRPr="000D0866" w14:paraId="183E0D9B" w14:textId="77777777" w:rsidTr="00C2517F">
        <w:trPr>
          <w:trHeight w:val="144"/>
        </w:trPr>
        <w:tc>
          <w:tcPr>
            <w:tcW w:w="630" w:type="dxa"/>
            <w:tcBorders>
              <w:top w:val="nil"/>
              <w:left w:val="nil"/>
              <w:bottom w:val="nil"/>
              <w:right w:val="nil"/>
            </w:tcBorders>
            <w:shd w:val="clear" w:color="auto" w:fill="auto"/>
            <w:noWrap/>
            <w:vAlign w:val="center"/>
            <w:hideMark/>
          </w:tcPr>
          <w:p w14:paraId="719A912B" w14:textId="46C940F7" w:rsidR="00522965" w:rsidRPr="000D0866" w:rsidRDefault="00522965" w:rsidP="00522965">
            <w:pPr>
              <w:spacing w:after="0"/>
              <w:jc w:val="center"/>
              <w:rPr>
                <w:color w:val="000000"/>
                <w:sz w:val="20"/>
              </w:rPr>
            </w:pPr>
            <w:r>
              <w:rPr>
                <w:color w:val="000000"/>
                <w:sz w:val="20"/>
              </w:rPr>
              <w:t>2012</w:t>
            </w:r>
          </w:p>
        </w:tc>
        <w:tc>
          <w:tcPr>
            <w:tcW w:w="1023" w:type="dxa"/>
            <w:gridSpan w:val="2"/>
            <w:tcBorders>
              <w:top w:val="nil"/>
              <w:left w:val="nil"/>
              <w:bottom w:val="nil"/>
              <w:right w:val="nil"/>
            </w:tcBorders>
            <w:shd w:val="clear" w:color="auto" w:fill="auto"/>
            <w:noWrap/>
            <w:vAlign w:val="center"/>
            <w:hideMark/>
          </w:tcPr>
          <w:p w14:paraId="51C011EF" w14:textId="2D758210" w:rsidR="00522965" w:rsidRPr="00722998" w:rsidRDefault="00522965" w:rsidP="00522965">
            <w:pPr>
              <w:spacing w:after="0"/>
              <w:jc w:val="center"/>
              <w:rPr>
                <w:color w:val="000000"/>
                <w:sz w:val="20"/>
              </w:rPr>
            </w:pPr>
            <w:r>
              <w:rPr>
                <w:color w:val="000000"/>
                <w:sz w:val="20"/>
              </w:rPr>
              <w:t>139,657</w:t>
            </w:r>
          </w:p>
        </w:tc>
        <w:tc>
          <w:tcPr>
            <w:tcW w:w="865" w:type="dxa"/>
            <w:tcBorders>
              <w:top w:val="nil"/>
              <w:left w:val="nil"/>
              <w:bottom w:val="nil"/>
              <w:right w:val="nil"/>
            </w:tcBorders>
            <w:shd w:val="clear" w:color="auto" w:fill="auto"/>
            <w:noWrap/>
            <w:vAlign w:val="center"/>
            <w:hideMark/>
          </w:tcPr>
          <w:p w14:paraId="507CECA4" w14:textId="1F6719F6" w:rsidR="00522965" w:rsidRPr="00722998" w:rsidRDefault="00522965" w:rsidP="00522965">
            <w:pPr>
              <w:spacing w:after="0"/>
              <w:jc w:val="center"/>
              <w:rPr>
                <w:color w:val="000000"/>
                <w:sz w:val="20"/>
              </w:rPr>
            </w:pPr>
            <w:r>
              <w:rPr>
                <w:color w:val="000000"/>
                <w:sz w:val="20"/>
              </w:rPr>
              <w:t>50,221</w:t>
            </w:r>
          </w:p>
        </w:tc>
        <w:tc>
          <w:tcPr>
            <w:tcW w:w="953" w:type="dxa"/>
            <w:tcBorders>
              <w:top w:val="nil"/>
              <w:left w:val="nil"/>
              <w:bottom w:val="nil"/>
              <w:right w:val="nil"/>
            </w:tcBorders>
            <w:shd w:val="clear" w:color="auto" w:fill="auto"/>
            <w:noWrap/>
            <w:vAlign w:val="center"/>
            <w:hideMark/>
          </w:tcPr>
          <w:p w14:paraId="638F4237" w14:textId="443DFDE8" w:rsidR="00522965" w:rsidRPr="00722998" w:rsidRDefault="00522965" w:rsidP="00522965">
            <w:pPr>
              <w:spacing w:after="0"/>
              <w:jc w:val="center"/>
              <w:rPr>
                <w:color w:val="000000"/>
                <w:sz w:val="20"/>
              </w:rPr>
            </w:pPr>
            <w:r>
              <w:rPr>
                <w:color w:val="000000"/>
                <w:sz w:val="20"/>
              </w:rPr>
              <w:t>312,245</w:t>
            </w:r>
          </w:p>
        </w:tc>
        <w:tc>
          <w:tcPr>
            <w:tcW w:w="1011" w:type="dxa"/>
            <w:tcBorders>
              <w:top w:val="nil"/>
              <w:left w:val="nil"/>
              <w:bottom w:val="nil"/>
              <w:right w:val="nil"/>
            </w:tcBorders>
            <w:shd w:val="clear" w:color="auto" w:fill="auto"/>
            <w:noWrap/>
            <w:vAlign w:val="center"/>
            <w:hideMark/>
          </w:tcPr>
          <w:p w14:paraId="09EC34BD" w14:textId="2A040DE4" w:rsidR="00522965" w:rsidRPr="00722998" w:rsidRDefault="00522965" w:rsidP="00522965">
            <w:pPr>
              <w:spacing w:after="0"/>
              <w:jc w:val="center"/>
              <w:rPr>
                <w:color w:val="000000"/>
                <w:sz w:val="20"/>
              </w:rPr>
            </w:pPr>
            <w:r>
              <w:rPr>
                <w:color w:val="000000"/>
                <w:sz w:val="20"/>
              </w:rPr>
              <w:t>646,399</w:t>
            </w:r>
          </w:p>
        </w:tc>
        <w:tc>
          <w:tcPr>
            <w:tcW w:w="1022" w:type="dxa"/>
            <w:tcBorders>
              <w:top w:val="nil"/>
              <w:left w:val="nil"/>
              <w:bottom w:val="nil"/>
              <w:right w:val="nil"/>
            </w:tcBorders>
            <w:shd w:val="clear" w:color="auto" w:fill="auto"/>
            <w:noWrap/>
            <w:vAlign w:val="center"/>
            <w:hideMark/>
          </w:tcPr>
          <w:p w14:paraId="45AFFAB2" w14:textId="1FCBA6A3" w:rsidR="00522965" w:rsidRPr="00722998" w:rsidRDefault="00522965" w:rsidP="00522965">
            <w:pPr>
              <w:spacing w:after="0"/>
              <w:jc w:val="center"/>
              <w:rPr>
                <w:color w:val="000000"/>
                <w:sz w:val="20"/>
              </w:rPr>
            </w:pPr>
            <w:r>
              <w:rPr>
                <w:color w:val="000000"/>
                <w:sz w:val="20"/>
              </w:rPr>
              <w:t>460,095</w:t>
            </w:r>
          </w:p>
        </w:tc>
        <w:tc>
          <w:tcPr>
            <w:tcW w:w="1091" w:type="dxa"/>
            <w:tcBorders>
              <w:top w:val="nil"/>
              <w:left w:val="nil"/>
              <w:bottom w:val="nil"/>
              <w:right w:val="nil"/>
            </w:tcBorders>
            <w:shd w:val="clear" w:color="auto" w:fill="auto"/>
            <w:noWrap/>
            <w:vAlign w:val="center"/>
            <w:hideMark/>
          </w:tcPr>
          <w:p w14:paraId="0B3155CF" w14:textId="272D3313" w:rsidR="00522965" w:rsidRPr="00722998" w:rsidRDefault="00522965" w:rsidP="00522965">
            <w:pPr>
              <w:spacing w:after="0"/>
              <w:jc w:val="center"/>
              <w:rPr>
                <w:color w:val="000000"/>
                <w:sz w:val="20"/>
              </w:rPr>
            </w:pPr>
            <w:r>
              <w:rPr>
                <w:color w:val="000000"/>
                <w:sz w:val="20"/>
              </w:rPr>
              <w:t>975,930</w:t>
            </w:r>
          </w:p>
        </w:tc>
        <w:tc>
          <w:tcPr>
            <w:tcW w:w="885" w:type="dxa"/>
            <w:tcBorders>
              <w:top w:val="nil"/>
              <w:left w:val="nil"/>
              <w:bottom w:val="nil"/>
              <w:right w:val="nil"/>
            </w:tcBorders>
            <w:shd w:val="clear" w:color="auto" w:fill="auto"/>
            <w:noWrap/>
            <w:vAlign w:val="center"/>
            <w:hideMark/>
          </w:tcPr>
          <w:p w14:paraId="7EB5A330" w14:textId="7061D73B" w:rsidR="00522965" w:rsidRPr="00722998" w:rsidRDefault="00522965" w:rsidP="00522965">
            <w:pPr>
              <w:spacing w:after="0"/>
              <w:jc w:val="center"/>
              <w:rPr>
                <w:color w:val="000000"/>
                <w:sz w:val="20"/>
              </w:rPr>
            </w:pPr>
            <w:r>
              <w:rPr>
                <w:color w:val="000000"/>
                <w:sz w:val="20"/>
              </w:rPr>
              <w:t>216,967</w:t>
            </w:r>
          </w:p>
        </w:tc>
        <w:tc>
          <w:tcPr>
            <w:tcW w:w="901" w:type="dxa"/>
            <w:tcBorders>
              <w:top w:val="nil"/>
              <w:left w:val="nil"/>
              <w:bottom w:val="nil"/>
              <w:right w:val="nil"/>
            </w:tcBorders>
            <w:shd w:val="clear" w:color="auto" w:fill="auto"/>
            <w:noWrap/>
            <w:vAlign w:val="center"/>
            <w:hideMark/>
          </w:tcPr>
          <w:p w14:paraId="19426319" w14:textId="0EE4C77C" w:rsidR="00522965" w:rsidRPr="00722998" w:rsidRDefault="00522965" w:rsidP="00522965">
            <w:pPr>
              <w:spacing w:after="0"/>
              <w:jc w:val="center"/>
              <w:rPr>
                <w:color w:val="000000"/>
                <w:sz w:val="20"/>
              </w:rPr>
            </w:pPr>
            <w:r>
              <w:rPr>
                <w:color w:val="000000"/>
                <w:sz w:val="20"/>
              </w:rPr>
              <w:t>150,155</w:t>
            </w:r>
          </w:p>
        </w:tc>
        <w:tc>
          <w:tcPr>
            <w:tcW w:w="979" w:type="dxa"/>
            <w:tcBorders>
              <w:top w:val="nil"/>
              <w:left w:val="nil"/>
              <w:bottom w:val="nil"/>
              <w:right w:val="nil"/>
            </w:tcBorders>
            <w:shd w:val="clear" w:color="auto" w:fill="auto"/>
            <w:noWrap/>
            <w:vAlign w:val="center"/>
            <w:hideMark/>
          </w:tcPr>
          <w:p w14:paraId="22E076E6" w14:textId="2EBBAAB2" w:rsidR="00522965" w:rsidRPr="00722998" w:rsidRDefault="00522965" w:rsidP="00522965">
            <w:pPr>
              <w:spacing w:after="0"/>
              <w:jc w:val="center"/>
              <w:rPr>
                <w:color w:val="000000"/>
                <w:sz w:val="20"/>
              </w:rPr>
            </w:pPr>
            <w:r>
              <w:rPr>
                <w:color w:val="000000"/>
                <w:sz w:val="20"/>
              </w:rPr>
              <w:t>325,899</w:t>
            </w:r>
          </w:p>
        </w:tc>
      </w:tr>
      <w:tr w:rsidR="00522965" w:rsidRPr="000D0866" w14:paraId="52EBB9BB" w14:textId="77777777" w:rsidTr="00C2517F">
        <w:trPr>
          <w:trHeight w:val="144"/>
        </w:trPr>
        <w:tc>
          <w:tcPr>
            <w:tcW w:w="630" w:type="dxa"/>
            <w:tcBorders>
              <w:top w:val="nil"/>
              <w:left w:val="nil"/>
              <w:bottom w:val="nil"/>
              <w:right w:val="nil"/>
            </w:tcBorders>
            <w:shd w:val="clear" w:color="auto" w:fill="auto"/>
            <w:noWrap/>
            <w:vAlign w:val="center"/>
            <w:hideMark/>
          </w:tcPr>
          <w:p w14:paraId="1F9CA1B1" w14:textId="40626A73" w:rsidR="00522965" w:rsidRPr="000D0866" w:rsidRDefault="00522965" w:rsidP="00522965">
            <w:pPr>
              <w:spacing w:after="0"/>
              <w:jc w:val="center"/>
              <w:rPr>
                <w:color w:val="000000"/>
                <w:sz w:val="20"/>
              </w:rPr>
            </w:pPr>
            <w:r>
              <w:rPr>
                <w:color w:val="000000"/>
                <w:sz w:val="20"/>
              </w:rPr>
              <w:t>2013</w:t>
            </w:r>
          </w:p>
        </w:tc>
        <w:tc>
          <w:tcPr>
            <w:tcW w:w="1023" w:type="dxa"/>
            <w:gridSpan w:val="2"/>
            <w:tcBorders>
              <w:top w:val="nil"/>
              <w:left w:val="nil"/>
              <w:bottom w:val="nil"/>
              <w:right w:val="nil"/>
            </w:tcBorders>
            <w:shd w:val="clear" w:color="auto" w:fill="auto"/>
            <w:noWrap/>
            <w:vAlign w:val="center"/>
            <w:hideMark/>
          </w:tcPr>
          <w:p w14:paraId="56F3C77C" w14:textId="65A5834C" w:rsidR="00522965" w:rsidRPr="00722998" w:rsidRDefault="00522965" w:rsidP="00522965">
            <w:pPr>
              <w:spacing w:after="0"/>
              <w:jc w:val="center"/>
              <w:rPr>
                <w:color w:val="000000"/>
                <w:sz w:val="20"/>
              </w:rPr>
            </w:pPr>
            <w:r>
              <w:rPr>
                <w:color w:val="000000"/>
                <w:sz w:val="20"/>
              </w:rPr>
              <w:t>51,312</w:t>
            </w:r>
          </w:p>
        </w:tc>
        <w:tc>
          <w:tcPr>
            <w:tcW w:w="865" w:type="dxa"/>
            <w:tcBorders>
              <w:top w:val="nil"/>
              <w:left w:val="nil"/>
              <w:bottom w:val="nil"/>
              <w:right w:val="nil"/>
            </w:tcBorders>
            <w:shd w:val="clear" w:color="auto" w:fill="auto"/>
            <w:noWrap/>
            <w:vAlign w:val="center"/>
            <w:hideMark/>
          </w:tcPr>
          <w:p w14:paraId="6138C520" w14:textId="4E5C5B22" w:rsidR="00522965" w:rsidRPr="00722998" w:rsidRDefault="00522965" w:rsidP="00522965">
            <w:pPr>
              <w:spacing w:after="0"/>
              <w:jc w:val="center"/>
              <w:rPr>
                <w:color w:val="000000"/>
                <w:sz w:val="20"/>
              </w:rPr>
            </w:pPr>
            <w:r>
              <w:rPr>
                <w:color w:val="000000"/>
                <w:sz w:val="20"/>
              </w:rPr>
              <w:t>13,127</w:t>
            </w:r>
          </w:p>
        </w:tc>
        <w:tc>
          <w:tcPr>
            <w:tcW w:w="953" w:type="dxa"/>
            <w:tcBorders>
              <w:top w:val="nil"/>
              <w:left w:val="nil"/>
              <w:bottom w:val="nil"/>
              <w:right w:val="nil"/>
            </w:tcBorders>
            <w:shd w:val="clear" w:color="auto" w:fill="auto"/>
            <w:noWrap/>
            <w:vAlign w:val="center"/>
            <w:hideMark/>
          </w:tcPr>
          <w:p w14:paraId="59EF37BD" w14:textId="3479CF02" w:rsidR="00522965" w:rsidRPr="00722998" w:rsidRDefault="00522965" w:rsidP="00522965">
            <w:pPr>
              <w:spacing w:after="0"/>
              <w:jc w:val="center"/>
              <w:rPr>
                <w:color w:val="000000"/>
                <w:sz w:val="20"/>
              </w:rPr>
            </w:pPr>
            <w:r>
              <w:rPr>
                <w:color w:val="000000"/>
                <w:sz w:val="20"/>
              </w:rPr>
              <w:t>151,492</w:t>
            </w:r>
          </w:p>
        </w:tc>
        <w:tc>
          <w:tcPr>
            <w:tcW w:w="1011" w:type="dxa"/>
            <w:tcBorders>
              <w:top w:val="nil"/>
              <w:left w:val="nil"/>
              <w:bottom w:val="nil"/>
              <w:right w:val="nil"/>
            </w:tcBorders>
            <w:shd w:val="clear" w:color="auto" w:fill="auto"/>
            <w:noWrap/>
            <w:vAlign w:val="center"/>
            <w:hideMark/>
          </w:tcPr>
          <w:p w14:paraId="493A22B4" w14:textId="7576DC2C" w:rsidR="00522965" w:rsidRPr="00722998" w:rsidRDefault="00522965" w:rsidP="00522965">
            <w:pPr>
              <w:spacing w:after="0"/>
              <w:jc w:val="center"/>
              <w:rPr>
                <w:color w:val="000000"/>
                <w:sz w:val="20"/>
              </w:rPr>
            </w:pPr>
            <w:r>
              <w:rPr>
                <w:color w:val="000000"/>
                <w:sz w:val="20"/>
              </w:rPr>
              <w:t>653,747</w:t>
            </w:r>
          </w:p>
        </w:tc>
        <w:tc>
          <w:tcPr>
            <w:tcW w:w="1022" w:type="dxa"/>
            <w:tcBorders>
              <w:top w:val="nil"/>
              <w:left w:val="nil"/>
              <w:bottom w:val="nil"/>
              <w:right w:val="nil"/>
            </w:tcBorders>
            <w:shd w:val="clear" w:color="auto" w:fill="auto"/>
            <w:noWrap/>
            <w:vAlign w:val="center"/>
            <w:hideMark/>
          </w:tcPr>
          <w:p w14:paraId="56523373" w14:textId="76BACB9D" w:rsidR="00522965" w:rsidRPr="00722998" w:rsidRDefault="00522965" w:rsidP="00522965">
            <w:pPr>
              <w:spacing w:after="0"/>
              <w:jc w:val="center"/>
              <w:rPr>
                <w:color w:val="000000"/>
                <w:sz w:val="20"/>
              </w:rPr>
            </w:pPr>
            <w:r>
              <w:rPr>
                <w:color w:val="000000"/>
                <w:sz w:val="20"/>
              </w:rPr>
              <w:t>464,832</w:t>
            </w:r>
          </w:p>
        </w:tc>
        <w:tc>
          <w:tcPr>
            <w:tcW w:w="1091" w:type="dxa"/>
            <w:tcBorders>
              <w:top w:val="nil"/>
              <w:left w:val="nil"/>
              <w:bottom w:val="nil"/>
              <w:right w:val="nil"/>
            </w:tcBorders>
            <w:shd w:val="clear" w:color="auto" w:fill="auto"/>
            <w:noWrap/>
            <w:vAlign w:val="center"/>
            <w:hideMark/>
          </w:tcPr>
          <w:p w14:paraId="2A8C975F" w14:textId="79C21A55" w:rsidR="00522965" w:rsidRPr="00722998" w:rsidRDefault="00522965" w:rsidP="00522965">
            <w:pPr>
              <w:spacing w:after="0"/>
              <w:jc w:val="center"/>
              <w:rPr>
                <w:color w:val="000000"/>
                <w:sz w:val="20"/>
              </w:rPr>
            </w:pPr>
            <w:r>
              <w:rPr>
                <w:color w:val="000000"/>
                <w:sz w:val="20"/>
              </w:rPr>
              <w:t>987,209</w:t>
            </w:r>
          </w:p>
        </w:tc>
        <w:tc>
          <w:tcPr>
            <w:tcW w:w="885" w:type="dxa"/>
            <w:tcBorders>
              <w:top w:val="nil"/>
              <w:left w:val="nil"/>
              <w:bottom w:val="nil"/>
              <w:right w:val="nil"/>
            </w:tcBorders>
            <w:shd w:val="clear" w:color="auto" w:fill="auto"/>
            <w:noWrap/>
            <w:vAlign w:val="center"/>
            <w:hideMark/>
          </w:tcPr>
          <w:p w14:paraId="6E97F41F" w14:textId="1357BBA3" w:rsidR="00522965" w:rsidRPr="00722998" w:rsidRDefault="00522965" w:rsidP="00522965">
            <w:pPr>
              <w:spacing w:after="0"/>
              <w:jc w:val="center"/>
              <w:rPr>
                <w:color w:val="000000"/>
                <w:sz w:val="20"/>
              </w:rPr>
            </w:pPr>
            <w:r>
              <w:rPr>
                <w:color w:val="000000"/>
                <w:sz w:val="20"/>
              </w:rPr>
              <w:t>220,584</w:t>
            </w:r>
          </w:p>
        </w:tc>
        <w:tc>
          <w:tcPr>
            <w:tcW w:w="901" w:type="dxa"/>
            <w:tcBorders>
              <w:top w:val="nil"/>
              <w:left w:val="nil"/>
              <w:bottom w:val="nil"/>
              <w:right w:val="nil"/>
            </w:tcBorders>
            <w:shd w:val="clear" w:color="auto" w:fill="auto"/>
            <w:noWrap/>
            <w:vAlign w:val="center"/>
            <w:hideMark/>
          </w:tcPr>
          <w:p w14:paraId="567D3695" w14:textId="73E4B003" w:rsidR="00522965" w:rsidRPr="00722998" w:rsidRDefault="00522965" w:rsidP="00522965">
            <w:pPr>
              <w:spacing w:after="0"/>
              <w:jc w:val="center"/>
              <w:rPr>
                <w:color w:val="000000"/>
                <w:sz w:val="20"/>
              </w:rPr>
            </w:pPr>
            <w:r>
              <w:rPr>
                <w:color w:val="000000"/>
                <w:sz w:val="20"/>
              </w:rPr>
              <w:t>152,545</w:t>
            </w:r>
          </w:p>
        </w:tc>
        <w:tc>
          <w:tcPr>
            <w:tcW w:w="979" w:type="dxa"/>
            <w:tcBorders>
              <w:top w:val="nil"/>
              <w:left w:val="nil"/>
              <w:bottom w:val="nil"/>
              <w:right w:val="nil"/>
            </w:tcBorders>
            <w:shd w:val="clear" w:color="auto" w:fill="auto"/>
            <w:noWrap/>
            <w:vAlign w:val="center"/>
            <w:hideMark/>
          </w:tcPr>
          <w:p w14:paraId="1CA3CC92" w14:textId="13909A4D" w:rsidR="00522965" w:rsidRPr="00722998" w:rsidRDefault="00522965" w:rsidP="00522965">
            <w:pPr>
              <w:spacing w:after="0"/>
              <w:jc w:val="center"/>
              <w:rPr>
                <w:color w:val="000000"/>
                <w:sz w:val="20"/>
              </w:rPr>
            </w:pPr>
            <w:r>
              <w:rPr>
                <w:color w:val="000000"/>
                <w:sz w:val="20"/>
              </w:rPr>
              <w:t>331,124</w:t>
            </w:r>
          </w:p>
        </w:tc>
      </w:tr>
      <w:tr w:rsidR="00522965" w:rsidRPr="000D0866" w14:paraId="30DC9453" w14:textId="77777777" w:rsidTr="00C2517F">
        <w:trPr>
          <w:trHeight w:val="144"/>
        </w:trPr>
        <w:tc>
          <w:tcPr>
            <w:tcW w:w="630" w:type="dxa"/>
            <w:tcBorders>
              <w:top w:val="nil"/>
              <w:left w:val="nil"/>
              <w:bottom w:val="nil"/>
              <w:right w:val="nil"/>
            </w:tcBorders>
            <w:shd w:val="clear" w:color="auto" w:fill="auto"/>
            <w:noWrap/>
            <w:vAlign w:val="center"/>
            <w:hideMark/>
          </w:tcPr>
          <w:p w14:paraId="384119B8" w14:textId="75CA6138" w:rsidR="00522965" w:rsidRPr="000D0866" w:rsidRDefault="00522965" w:rsidP="00522965">
            <w:pPr>
              <w:spacing w:after="0"/>
              <w:jc w:val="center"/>
              <w:rPr>
                <w:color w:val="000000"/>
                <w:sz w:val="20"/>
              </w:rPr>
            </w:pPr>
            <w:r>
              <w:rPr>
                <w:color w:val="000000"/>
                <w:sz w:val="20"/>
              </w:rPr>
              <w:t>2014</w:t>
            </w:r>
          </w:p>
        </w:tc>
        <w:tc>
          <w:tcPr>
            <w:tcW w:w="1023" w:type="dxa"/>
            <w:gridSpan w:val="2"/>
            <w:tcBorders>
              <w:top w:val="nil"/>
              <w:left w:val="nil"/>
              <w:bottom w:val="nil"/>
              <w:right w:val="nil"/>
            </w:tcBorders>
            <w:shd w:val="clear" w:color="auto" w:fill="auto"/>
            <w:noWrap/>
            <w:vAlign w:val="center"/>
            <w:hideMark/>
          </w:tcPr>
          <w:p w14:paraId="34847911" w14:textId="13851A4D" w:rsidR="00522965" w:rsidRPr="00722998" w:rsidRDefault="00522965" w:rsidP="00522965">
            <w:pPr>
              <w:spacing w:after="0"/>
              <w:jc w:val="center"/>
              <w:rPr>
                <w:color w:val="000000"/>
                <w:sz w:val="20"/>
              </w:rPr>
            </w:pPr>
            <w:r>
              <w:rPr>
                <w:color w:val="000000"/>
                <w:sz w:val="20"/>
              </w:rPr>
              <w:t>121,218</w:t>
            </w:r>
          </w:p>
        </w:tc>
        <w:tc>
          <w:tcPr>
            <w:tcW w:w="865" w:type="dxa"/>
            <w:tcBorders>
              <w:top w:val="nil"/>
              <w:left w:val="nil"/>
              <w:bottom w:val="nil"/>
              <w:right w:val="nil"/>
            </w:tcBorders>
            <w:shd w:val="clear" w:color="auto" w:fill="auto"/>
            <w:noWrap/>
            <w:vAlign w:val="center"/>
            <w:hideMark/>
          </w:tcPr>
          <w:p w14:paraId="5925571E" w14:textId="0B656CAA" w:rsidR="00522965" w:rsidRPr="00722998" w:rsidRDefault="00522965" w:rsidP="00522965">
            <w:pPr>
              <w:spacing w:after="0"/>
              <w:jc w:val="center"/>
              <w:rPr>
                <w:color w:val="000000"/>
                <w:sz w:val="20"/>
              </w:rPr>
            </w:pPr>
            <w:r>
              <w:rPr>
                <w:color w:val="000000"/>
                <w:sz w:val="20"/>
              </w:rPr>
              <w:t>37,268</w:t>
            </w:r>
          </w:p>
        </w:tc>
        <w:tc>
          <w:tcPr>
            <w:tcW w:w="953" w:type="dxa"/>
            <w:tcBorders>
              <w:top w:val="nil"/>
              <w:left w:val="nil"/>
              <w:bottom w:val="nil"/>
              <w:right w:val="nil"/>
            </w:tcBorders>
            <w:shd w:val="clear" w:color="auto" w:fill="auto"/>
            <w:noWrap/>
            <w:vAlign w:val="center"/>
            <w:hideMark/>
          </w:tcPr>
          <w:p w14:paraId="088C00DB" w14:textId="0D304FBE" w:rsidR="00522965" w:rsidRPr="00722998" w:rsidRDefault="00522965" w:rsidP="00522965">
            <w:pPr>
              <w:spacing w:after="0"/>
              <w:jc w:val="center"/>
              <w:rPr>
                <w:color w:val="000000"/>
                <w:sz w:val="20"/>
              </w:rPr>
            </w:pPr>
            <w:r>
              <w:rPr>
                <w:color w:val="000000"/>
                <w:sz w:val="20"/>
              </w:rPr>
              <w:t>301,904</w:t>
            </w:r>
          </w:p>
        </w:tc>
        <w:tc>
          <w:tcPr>
            <w:tcW w:w="1011" w:type="dxa"/>
            <w:tcBorders>
              <w:top w:val="nil"/>
              <w:left w:val="nil"/>
              <w:bottom w:val="nil"/>
              <w:right w:val="nil"/>
            </w:tcBorders>
            <w:shd w:val="clear" w:color="auto" w:fill="auto"/>
            <w:noWrap/>
            <w:vAlign w:val="center"/>
            <w:hideMark/>
          </w:tcPr>
          <w:p w14:paraId="7E0974B2" w14:textId="0EA1235C" w:rsidR="00522965" w:rsidRPr="00722998" w:rsidRDefault="00522965" w:rsidP="00522965">
            <w:pPr>
              <w:spacing w:after="0"/>
              <w:jc w:val="center"/>
              <w:rPr>
                <w:color w:val="000000"/>
                <w:sz w:val="20"/>
              </w:rPr>
            </w:pPr>
            <w:r>
              <w:rPr>
                <w:color w:val="000000"/>
                <w:sz w:val="20"/>
              </w:rPr>
              <w:t>660,936</w:t>
            </w:r>
          </w:p>
        </w:tc>
        <w:tc>
          <w:tcPr>
            <w:tcW w:w="1022" w:type="dxa"/>
            <w:tcBorders>
              <w:top w:val="nil"/>
              <w:left w:val="nil"/>
              <w:bottom w:val="nil"/>
              <w:right w:val="nil"/>
            </w:tcBorders>
            <w:shd w:val="clear" w:color="auto" w:fill="auto"/>
            <w:noWrap/>
            <w:vAlign w:val="center"/>
            <w:hideMark/>
          </w:tcPr>
          <w:p w14:paraId="4BCED822" w14:textId="75CDAAFA" w:rsidR="00522965" w:rsidRPr="00722998" w:rsidRDefault="00522965" w:rsidP="00522965">
            <w:pPr>
              <w:spacing w:after="0"/>
              <w:jc w:val="center"/>
              <w:rPr>
                <w:color w:val="000000"/>
                <w:sz w:val="20"/>
              </w:rPr>
            </w:pPr>
            <w:r>
              <w:rPr>
                <w:color w:val="000000"/>
                <w:sz w:val="20"/>
              </w:rPr>
              <w:t>468,927</w:t>
            </w:r>
          </w:p>
        </w:tc>
        <w:tc>
          <w:tcPr>
            <w:tcW w:w="1091" w:type="dxa"/>
            <w:tcBorders>
              <w:top w:val="nil"/>
              <w:left w:val="nil"/>
              <w:bottom w:val="nil"/>
              <w:right w:val="nil"/>
            </w:tcBorders>
            <w:shd w:val="clear" w:color="auto" w:fill="auto"/>
            <w:noWrap/>
            <w:vAlign w:val="center"/>
            <w:hideMark/>
          </w:tcPr>
          <w:p w14:paraId="594679C6" w14:textId="25542991" w:rsidR="00522965" w:rsidRPr="00722998" w:rsidRDefault="00522965" w:rsidP="00522965">
            <w:pPr>
              <w:spacing w:after="0"/>
              <w:jc w:val="center"/>
              <w:rPr>
                <w:color w:val="000000"/>
                <w:sz w:val="20"/>
              </w:rPr>
            </w:pPr>
            <w:r>
              <w:rPr>
                <w:color w:val="000000"/>
                <w:sz w:val="20"/>
              </w:rPr>
              <w:t>995,856</w:t>
            </w:r>
          </w:p>
        </w:tc>
        <w:tc>
          <w:tcPr>
            <w:tcW w:w="885" w:type="dxa"/>
            <w:tcBorders>
              <w:top w:val="nil"/>
              <w:left w:val="nil"/>
              <w:bottom w:val="nil"/>
              <w:right w:val="nil"/>
            </w:tcBorders>
            <w:shd w:val="clear" w:color="auto" w:fill="auto"/>
            <w:noWrap/>
            <w:vAlign w:val="center"/>
            <w:hideMark/>
          </w:tcPr>
          <w:p w14:paraId="7FBA9092" w14:textId="1D6F77C1" w:rsidR="00522965" w:rsidRPr="00722998" w:rsidRDefault="00522965" w:rsidP="00522965">
            <w:pPr>
              <w:spacing w:after="0"/>
              <w:jc w:val="center"/>
              <w:rPr>
                <w:color w:val="000000"/>
                <w:sz w:val="20"/>
              </w:rPr>
            </w:pPr>
            <w:r>
              <w:rPr>
                <w:color w:val="000000"/>
                <w:sz w:val="20"/>
              </w:rPr>
              <w:t>224,485</w:t>
            </w:r>
          </w:p>
        </w:tc>
        <w:tc>
          <w:tcPr>
            <w:tcW w:w="901" w:type="dxa"/>
            <w:tcBorders>
              <w:top w:val="nil"/>
              <w:left w:val="nil"/>
              <w:bottom w:val="nil"/>
              <w:right w:val="nil"/>
            </w:tcBorders>
            <w:shd w:val="clear" w:color="auto" w:fill="auto"/>
            <w:noWrap/>
            <w:vAlign w:val="center"/>
            <w:hideMark/>
          </w:tcPr>
          <w:p w14:paraId="3349239B" w14:textId="58161AB3" w:rsidR="00522965" w:rsidRPr="00722998" w:rsidRDefault="00522965" w:rsidP="00522965">
            <w:pPr>
              <w:spacing w:after="0"/>
              <w:jc w:val="center"/>
              <w:rPr>
                <w:color w:val="000000"/>
                <w:sz w:val="20"/>
              </w:rPr>
            </w:pPr>
            <w:r>
              <w:rPr>
                <w:color w:val="000000"/>
                <w:sz w:val="20"/>
              </w:rPr>
              <w:t>155,316</w:t>
            </w:r>
          </w:p>
        </w:tc>
        <w:tc>
          <w:tcPr>
            <w:tcW w:w="979" w:type="dxa"/>
            <w:tcBorders>
              <w:top w:val="nil"/>
              <w:left w:val="nil"/>
              <w:bottom w:val="nil"/>
              <w:right w:val="nil"/>
            </w:tcBorders>
            <w:shd w:val="clear" w:color="auto" w:fill="auto"/>
            <w:noWrap/>
            <w:vAlign w:val="center"/>
            <w:hideMark/>
          </w:tcPr>
          <w:p w14:paraId="17E7C0CF" w14:textId="3BA947F6" w:rsidR="00522965" w:rsidRPr="00722998" w:rsidRDefault="00522965" w:rsidP="00522965">
            <w:pPr>
              <w:spacing w:after="0"/>
              <w:jc w:val="center"/>
              <w:rPr>
                <w:color w:val="000000"/>
                <w:sz w:val="20"/>
              </w:rPr>
            </w:pPr>
            <w:r>
              <w:rPr>
                <w:color w:val="000000"/>
                <w:sz w:val="20"/>
              </w:rPr>
              <w:t>336,079</w:t>
            </w:r>
          </w:p>
        </w:tc>
      </w:tr>
      <w:tr w:rsidR="00522965" w:rsidRPr="000D0866" w14:paraId="1ED10456" w14:textId="77777777" w:rsidTr="00C2517F">
        <w:trPr>
          <w:trHeight w:val="144"/>
        </w:trPr>
        <w:tc>
          <w:tcPr>
            <w:tcW w:w="630" w:type="dxa"/>
            <w:tcBorders>
              <w:top w:val="nil"/>
              <w:left w:val="nil"/>
              <w:bottom w:val="nil"/>
              <w:right w:val="nil"/>
            </w:tcBorders>
            <w:shd w:val="clear" w:color="auto" w:fill="auto"/>
            <w:noWrap/>
            <w:vAlign w:val="center"/>
            <w:hideMark/>
          </w:tcPr>
          <w:p w14:paraId="193306CD" w14:textId="156BC23E" w:rsidR="00522965" w:rsidRPr="000D0866" w:rsidRDefault="00522965" w:rsidP="00522965">
            <w:pPr>
              <w:spacing w:after="0"/>
              <w:jc w:val="center"/>
              <w:rPr>
                <w:color w:val="000000"/>
                <w:sz w:val="20"/>
              </w:rPr>
            </w:pPr>
            <w:r>
              <w:rPr>
                <w:color w:val="000000"/>
                <w:sz w:val="20"/>
              </w:rPr>
              <w:t>2015</w:t>
            </w:r>
          </w:p>
        </w:tc>
        <w:tc>
          <w:tcPr>
            <w:tcW w:w="1023" w:type="dxa"/>
            <w:gridSpan w:val="2"/>
            <w:tcBorders>
              <w:top w:val="nil"/>
              <w:left w:val="nil"/>
              <w:bottom w:val="nil"/>
              <w:right w:val="nil"/>
            </w:tcBorders>
            <w:shd w:val="clear" w:color="auto" w:fill="auto"/>
            <w:noWrap/>
            <w:vAlign w:val="center"/>
            <w:hideMark/>
          </w:tcPr>
          <w:p w14:paraId="5598A75C" w14:textId="25A813B0" w:rsidR="00522965" w:rsidRPr="00722998" w:rsidRDefault="00522965" w:rsidP="00522965">
            <w:pPr>
              <w:spacing w:after="0"/>
              <w:jc w:val="center"/>
              <w:rPr>
                <w:color w:val="000000"/>
                <w:sz w:val="20"/>
              </w:rPr>
            </w:pPr>
            <w:r>
              <w:rPr>
                <w:color w:val="000000"/>
                <w:sz w:val="20"/>
              </w:rPr>
              <w:t>83,036</w:t>
            </w:r>
          </w:p>
        </w:tc>
        <w:tc>
          <w:tcPr>
            <w:tcW w:w="865" w:type="dxa"/>
            <w:tcBorders>
              <w:top w:val="nil"/>
              <w:left w:val="nil"/>
              <w:bottom w:val="nil"/>
              <w:right w:val="nil"/>
            </w:tcBorders>
            <w:shd w:val="clear" w:color="auto" w:fill="auto"/>
            <w:noWrap/>
            <w:vAlign w:val="center"/>
            <w:hideMark/>
          </w:tcPr>
          <w:p w14:paraId="5C5959CC" w14:textId="1E430AF3" w:rsidR="00522965" w:rsidRPr="00722998" w:rsidRDefault="00522965" w:rsidP="00522965">
            <w:pPr>
              <w:spacing w:after="0"/>
              <w:jc w:val="center"/>
              <w:rPr>
                <w:color w:val="000000"/>
                <w:sz w:val="20"/>
              </w:rPr>
            </w:pPr>
            <w:r>
              <w:rPr>
                <w:color w:val="000000"/>
                <w:sz w:val="20"/>
              </w:rPr>
              <w:t>20,718</w:t>
            </w:r>
          </w:p>
        </w:tc>
        <w:tc>
          <w:tcPr>
            <w:tcW w:w="953" w:type="dxa"/>
            <w:tcBorders>
              <w:top w:val="nil"/>
              <w:left w:val="nil"/>
              <w:bottom w:val="nil"/>
              <w:right w:val="nil"/>
            </w:tcBorders>
            <w:shd w:val="clear" w:color="auto" w:fill="auto"/>
            <w:noWrap/>
            <w:vAlign w:val="center"/>
            <w:hideMark/>
          </w:tcPr>
          <w:p w14:paraId="6AD6DE18" w14:textId="01DD6C8B" w:rsidR="00522965" w:rsidRPr="00722998" w:rsidRDefault="00522965" w:rsidP="00522965">
            <w:pPr>
              <w:spacing w:after="0"/>
              <w:jc w:val="center"/>
              <w:rPr>
                <w:color w:val="000000"/>
                <w:sz w:val="20"/>
              </w:rPr>
            </w:pPr>
            <w:r>
              <w:rPr>
                <w:color w:val="000000"/>
                <w:sz w:val="20"/>
              </w:rPr>
              <w:t>237,985</w:t>
            </w:r>
          </w:p>
        </w:tc>
        <w:tc>
          <w:tcPr>
            <w:tcW w:w="1011" w:type="dxa"/>
            <w:tcBorders>
              <w:top w:val="nil"/>
              <w:left w:val="nil"/>
              <w:bottom w:val="nil"/>
              <w:right w:val="nil"/>
            </w:tcBorders>
            <w:shd w:val="clear" w:color="auto" w:fill="auto"/>
            <w:noWrap/>
            <w:vAlign w:val="center"/>
            <w:hideMark/>
          </w:tcPr>
          <w:p w14:paraId="501329A4" w14:textId="71A45449" w:rsidR="00522965" w:rsidRPr="00722998" w:rsidRDefault="00522965" w:rsidP="00522965">
            <w:pPr>
              <w:spacing w:after="0"/>
              <w:jc w:val="center"/>
              <w:rPr>
                <w:color w:val="000000"/>
                <w:sz w:val="20"/>
              </w:rPr>
            </w:pPr>
            <w:r>
              <w:rPr>
                <w:color w:val="000000"/>
                <w:sz w:val="20"/>
              </w:rPr>
              <w:t>659,858</w:t>
            </w:r>
          </w:p>
        </w:tc>
        <w:tc>
          <w:tcPr>
            <w:tcW w:w="1022" w:type="dxa"/>
            <w:tcBorders>
              <w:top w:val="nil"/>
              <w:left w:val="nil"/>
              <w:bottom w:val="nil"/>
              <w:right w:val="nil"/>
            </w:tcBorders>
            <w:shd w:val="clear" w:color="auto" w:fill="auto"/>
            <w:noWrap/>
            <w:vAlign w:val="center"/>
            <w:hideMark/>
          </w:tcPr>
          <w:p w14:paraId="0A315A37" w14:textId="395C4554" w:rsidR="00522965" w:rsidRPr="00722998" w:rsidRDefault="00522965" w:rsidP="00522965">
            <w:pPr>
              <w:spacing w:after="0"/>
              <w:jc w:val="center"/>
              <w:rPr>
                <w:color w:val="000000"/>
                <w:sz w:val="20"/>
              </w:rPr>
            </w:pPr>
            <w:r>
              <w:rPr>
                <w:color w:val="000000"/>
                <w:sz w:val="20"/>
              </w:rPr>
              <w:t>466,602</w:t>
            </w:r>
          </w:p>
        </w:tc>
        <w:tc>
          <w:tcPr>
            <w:tcW w:w="1091" w:type="dxa"/>
            <w:tcBorders>
              <w:top w:val="nil"/>
              <w:left w:val="nil"/>
              <w:bottom w:val="nil"/>
              <w:right w:val="nil"/>
            </w:tcBorders>
            <w:shd w:val="clear" w:color="auto" w:fill="auto"/>
            <w:noWrap/>
            <w:vAlign w:val="center"/>
            <w:hideMark/>
          </w:tcPr>
          <w:p w14:paraId="225E9718" w14:textId="5F0D5E33" w:rsidR="00522965" w:rsidRPr="00722998" w:rsidRDefault="00522965" w:rsidP="00522965">
            <w:pPr>
              <w:spacing w:after="0"/>
              <w:jc w:val="center"/>
              <w:rPr>
                <w:color w:val="000000"/>
                <w:sz w:val="20"/>
              </w:rPr>
            </w:pPr>
            <w:r>
              <w:rPr>
                <w:color w:val="000000"/>
                <w:sz w:val="20"/>
              </w:rPr>
              <w:t>995,704</w:t>
            </w:r>
          </w:p>
        </w:tc>
        <w:tc>
          <w:tcPr>
            <w:tcW w:w="885" w:type="dxa"/>
            <w:tcBorders>
              <w:top w:val="nil"/>
              <w:left w:val="nil"/>
              <w:bottom w:val="nil"/>
              <w:right w:val="nil"/>
            </w:tcBorders>
            <w:shd w:val="clear" w:color="auto" w:fill="auto"/>
            <w:noWrap/>
            <w:vAlign w:val="center"/>
            <w:hideMark/>
          </w:tcPr>
          <w:p w14:paraId="21D74684" w14:textId="228F28FF" w:rsidR="00522965" w:rsidRPr="00722998" w:rsidRDefault="00522965" w:rsidP="00522965">
            <w:pPr>
              <w:spacing w:after="0"/>
              <w:jc w:val="center"/>
              <w:rPr>
                <w:color w:val="000000"/>
                <w:sz w:val="20"/>
              </w:rPr>
            </w:pPr>
            <w:r>
              <w:rPr>
                <w:color w:val="000000"/>
                <w:sz w:val="20"/>
              </w:rPr>
              <w:t>226,878</w:t>
            </w:r>
          </w:p>
        </w:tc>
        <w:tc>
          <w:tcPr>
            <w:tcW w:w="901" w:type="dxa"/>
            <w:tcBorders>
              <w:top w:val="nil"/>
              <w:left w:val="nil"/>
              <w:bottom w:val="nil"/>
              <w:right w:val="nil"/>
            </w:tcBorders>
            <w:shd w:val="clear" w:color="auto" w:fill="auto"/>
            <w:noWrap/>
            <w:vAlign w:val="center"/>
            <w:hideMark/>
          </w:tcPr>
          <w:p w14:paraId="5AB904C7" w14:textId="3AAA0120" w:rsidR="00522965" w:rsidRPr="00722998" w:rsidRDefault="00522965" w:rsidP="00522965">
            <w:pPr>
              <w:spacing w:after="0"/>
              <w:jc w:val="center"/>
              <w:rPr>
                <w:color w:val="000000"/>
                <w:sz w:val="20"/>
              </w:rPr>
            </w:pPr>
            <w:r>
              <w:rPr>
                <w:color w:val="000000"/>
                <w:sz w:val="20"/>
              </w:rPr>
              <w:t>156,704</w:t>
            </w:r>
          </w:p>
        </w:tc>
        <w:tc>
          <w:tcPr>
            <w:tcW w:w="979" w:type="dxa"/>
            <w:tcBorders>
              <w:top w:val="nil"/>
              <w:left w:val="nil"/>
              <w:bottom w:val="nil"/>
              <w:right w:val="nil"/>
            </w:tcBorders>
            <w:shd w:val="clear" w:color="auto" w:fill="auto"/>
            <w:noWrap/>
            <w:vAlign w:val="center"/>
            <w:hideMark/>
          </w:tcPr>
          <w:p w14:paraId="06F9236F" w14:textId="5DB0DE42" w:rsidR="00522965" w:rsidRPr="00722998" w:rsidRDefault="00522965" w:rsidP="00522965">
            <w:pPr>
              <w:spacing w:after="0"/>
              <w:jc w:val="center"/>
              <w:rPr>
                <w:color w:val="000000"/>
                <w:sz w:val="20"/>
              </w:rPr>
            </w:pPr>
            <w:r>
              <w:rPr>
                <w:color w:val="000000"/>
                <w:sz w:val="20"/>
              </w:rPr>
              <w:t>340,121</w:t>
            </w:r>
          </w:p>
        </w:tc>
      </w:tr>
      <w:tr w:rsidR="00522965" w:rsidRPr="000D0866" w14:paraId="73BE6F6F" w14:textId="77777777" w:rsidTr="00C2517F">
        <w:trPr>
          <w:trHeight w:val="144"/>
        </w:trPr>
        <w:tc>
          <w:tcPr>
            <w:tcW w:w="630" w:type="dxa"/>
            <w:tcBorders>
              <w:top w:val="nil"/>
              <w:left w:val="nil"/>
              <w:bottom w:val="nil"/>
              <w:right w:val="nil"/>
            </w:tcBorders>
            <w:shd w:val="clear" w:color="auto" w:fill="auto"/>
            <w:noWrap/>
            <w:vAlign w:val="center"/>
            <w:hideMark/>
          </w:tcPr>
          <w:p w14:paraId="53A014C2" w14:textId="6D89B441" w:rsidR="00522965" w:rsidRPr="000D0866" w:rsidRDefault="00522965" w:rsidP="00522965">
            <w:pPr>
              <w:spacing w:after="0"/>
              <w:jc w:val="center"/>
              <w:rPr>
                <w:color w:val="000000"/>
                <w:sz w:val="20"/>
              </w:rPr>
            </w:pPr>
            <w:r>
              <w:rPr>
                <w:color w:val="000000"/>
                <w:sz w:val="20"/>
              </w:rPr>
              <w:t>2016</w:t>
            </w:r>
          </w:p>
        </w:tc>
        <w:tc>
          <w:tcPr>
            <w:tcW w:w="1023" w:type="dxa"/>
            <w:gridSpan w:val="2"/>
            <w:tcBorders>
              <w:top w:val="nil"/>
              <w:left w:val="nil"/>
              <w:bottom w:val="nil"/>
              <w:right w:val="nil"/>
            </w:tcBorders>
            <w:shd w:val="clear" w:color="auto" w:fill="auto"/>
            <w:noWrap/>
            <w:vAlign w:val="center"/>
            <w:hideMark/>
          </w:tcPr>
          <w:p w14:paraId="3F493530" w14:textId="1A6621E6" w:rsidR="00522965" w:rsidRPr="00722998" w:rsidRDefault="00522965" w:rsidP="00522965">
            <w:pPr>
              <w:spacing w:after="0"/>
              <w:jc w:val="center"/>
              <w:rPr>
                <w:color w:val="000000"/>
                <w:sz w:val="20"/>
              </w:rPr>
            </w:pPr>
            <w:r>
              <w:rPr>
                <w:color w:val="000000"/>
                <w:sz w:val="20"/>
              </w:rPr>
              <w:t>108,719</w:t>
            </w:r>
          </w:p>
        </w:tc>
        <w:tc>
          <w:tcPr>
            <w:tcW w:w="865" w:type="dxa"/>
            <w:tcBorders>
              <w:top w:val="nil"/>
              <w:left w:val="nil"/>
              <w:bottom w:val="nil"/>
              <w:right w:val="nil"/>
            </w:tcBorders>
            <w:shd w:val="clear" w:color="auto" w:fill="auto"/>
            <w:noWrap/>
            <w:vAlign w:val="center"/>
            <w:hideMark/>
          </w:tcPr>
          <w:p w14:paraId="768A3CB0" w14:textId="3DD44D69" w:rsidR="00522965" w:rsidRPr="00722998" w:rsidRDefault="00522965" w:rsidP="00522965">
            <w:pPr>
              <w:spacing w:after="0"/>
              <w:jc w:val="center"/>
              <w:rPr>
                <w:color w:val="000000"/>
                <w:sz w:val="20"/>
              </w:rPr>
            </w:pPr>
            <w:r>
              <w:rPr>
                <w:color w:val="000000"/>
                <w:sz w:val="20"/>
              </w:rPr>
              <w:t>25,063</w:t>
            </w:r>
          </w:p>
        </w:tc>
        <w:tc>
          <w:tcPr>
            <w:tcW w:w="953" w:type="dxa"/>
            <w:tcBorders>
              <w:top w:val="nil"/>
              <w:left w:val="nil"/>
              <w:bottom w:val="nil"/>
              <w:right w:val="nil"/>
            </w:tcBorders>
            <w:shd w:val="clear" w:color="auto" w:fill="auto"/>
            <w:noWrap/>
            <w:vAlign w:val="center"/>
            <w:hideMark/>
          </w:tcPr>
          <w:p w14:paraId="30472C5E" w14:textId="6ECEC49F" w:rsidR="00522965" w:rsidRPr="00722998" w:rsidRDefault="00522965" w:rsidP="00522965">
            <w:pPr>
              <w:spacing w:after="0"/>
              <w:jc w:val="center"/>
              <w:rPr>
                <w:color w:val="000000"/>
                <w:sz w:val="20"/>
              </w:rPr>
            </w:pPr>
            <w:r>
              <w:rPr>
                <w:color w:val="000000"/>
                <w:sz w:val="20"/>
              </w:rPr>
              <w:t>312,763</w:t>
            </w:r>
          </w:p>
        </w:tc>
        <w:tc>
          <w:tcPr>
            <w:tcW w:w="1011" w:type="dxa"/>
            <w:tcBorders>
              <w:top w:val="nil"/>
              <w:left w:val="nil"/>
              <w:bottom w:val="nil"/>
              <w:right w:val="nil"/>
            </w:tcBorders>
            <w:shd w:val="clear" w:color="auto" w:fill="auto"/>
            <w:noWrap/>
            <w:vAlign w:val="center"/>
            <w:hideMark/>
          </w:tcPr>
          <w:p w14:paraId="357DD283" w14:textId="4F1EE0DD" w:rsidR="00522965" w:rsidRPr="00722998" w:rsidRDefault="00522965" w:rsidP="00522965">
            <w:pPr>
              <w:spacing w:after="0"/>
              <w:jc w:val="center"/>
              <w:rPr>
                <w:color w:val="000000"/>
                <w:sz w:val="20"/>
              </w:rPr>
            </w:pPr>
            <w:r>
              <w:rPr>
                <w:color w:val="000000"/>
                <w:sz w:val="20"/>
              </w:rPr>
              <w:t>655,783</w:t>
            </w:r>
          </w:p>
        </w:tc>
        <w:tc>
          <w:tcPr>
            <w:tcW w:w="1022" w:type="dxa"/>
            <w:tcBorders>
              <w:top w:val="nil"/>
              <w:left w:val="nil"/>
              <w:bottom w:val="nil"/>
              <w:right w:val="nil"/>
            </w:tcBorders>
            <w:shd w:val="clear" w:color="auto" w:fill="auto"/>
            <w:noWrap/>
            <w:vAlign w:val="center"/>
            <w:hideMark/>
          </w:tcPr>
          <w:p w14:paraId="3701C68E" w14:textId="57EAB887" w:rsidR="00522965" w:rsidRPr="00722998" w:rsidRDefault="00522965" w:rsidP="00522965">
            <w:pPr>
              <w:spacing w:after="0"/>
              <w:jc w:val="center"/>
              <w:rPr>
                <w:color w:val="000000"/>
                <w:sz w:val="20"/>
              </w:rPr>
            </w:pPr>
            <w:r>
              <w:rPr>
                <w:color w:val="000000"/>
                <w:sz w:val="20"/>
              </w:rPr>
              <w:t>458,995</w:t>
            </w:r>
          </w:p>
        </w:tc>
        <w:tc>
          <w:tcPr>
            <w:tcW w:w="1091" w:type="dxa"/>
            <w:tcBorders>
              <w:top w:val="nil"/>
              <w:left w:val="nil"/>
              <w:bottom w:val="nil"/>
              <w:right w:val="nil"/>
            </w:tcBorders>
            <w:shd w:val="clear" w:color="auto" w:fill="auto"/>
            <w:noWrap/>
            <w:vAlign w:val="center"/>
            <w:hideMark/>
          </w:tcPr>
          <w:p w14:paraId="5A2AFCB1" w14:textId="7C2FFF06" w:rsidR="00522965" w:rsidRPr="00722998" w:rsidRDefault="00522965" w:rsidP="00522965">
            <w:pPr>
              <w:spacing w:after="0"/>
              <w:jc w:val="center"/>
              <w:rPr>
                <w:color w:val="000000"/>
                <w:sz w:val="20"/>
              </w:rPr>
            </w:pPr>
            <w:r>
              <w:rPr>
                <w:color w:val="000000"/>
                <w:sz w:val="20"/>
              </w:rPr>
              <w:t>990,909</w:t>
            </w:r>
          </w:p>
        </w:tc>
        <w:tc>
          <w:tcPr>
            <w:tcW w:w="885" w:type="dxa"/>
            <w:tcBorders>
              <w:top w:val="nil"/>
              <w:left w:val="nil"/>
              <w:bottom w:val="nil"/>
              <w:right w:val="nil"/>
            </w:tcBorders>
            <w:shd w:val="clear" w:color="auto" w:fill="auto"/>
            <w:noWrap/>
            <w:vAlign w:val="center"/>
            <w:hideMark/>
          </w:tcPr>
          <w:p w14:paraId="3E2CFA9A" w14:textId="3035D23F" w:rsidR="00522965" w:rsidRPr="00722998" w:rsidRDefault="00522965" w:rsidP="00522965">
            <w:pPr>
              <w:spacing w:after="0"/>
              <w:jc w:val="center"/>
              <w:rPr>
                <w:color w:val="000000"/>
                <w:sz w:val="20"/>
              </w:rPr>
            </w:pPr>
            <w:r>
              <w:rPr>
                <w:color w:val="000000"/>
                <w:sz w:val="20"/>
              </w:rPr>
              <w:t>229,510</w:t>
            </w:r>
          </w:p>
        </w:tc>
        <w:tc>
          <w:tcPr>
            <w:tcW w:w="901" w:type="dxa"/>
            <w:tcBorders>
              <w:top w:val="nil"/>
              <w:left w:val="nil"/>
              <w:bottom w:val="nil"/>
              <w:right w:val="nil"/>
            </w:tcBorders>
            <w:shd w:val="clear" w:color="auto" w:fill="auto"/>
            <w:noWrap/>
            <w:vAlign w:val="center"/>
            <w:hideMark/>
          </w:tcPr>
          <w:p w14:paraId="5E96B9CA" w14:textId="05D711C1" w:rsidR="00522965" w:rsidRPr="00722998" w:rsidRDefault="00522965" w:rsidP="00522965">
            <w:pPr>
              <w:spacing w:after="0"/>
              <w:jc w:val="center"/>
              <w:rPr>
                <w:color w:val="000000"/>
                <w:sz w:val="20"/>
              </w:rPr>
            </w:pPr>
            <w:r>
              <w:rPr>
                <w:color w:val="000000"/>
                <w:sz w:val="20"/>
              </w:rPr>
              <w:t>158,488</w:t>
            </w:r>
          </w:p>
        </w:tc>
        <w:tc>
          <w:tcPr>
            <w:tcW w:w="979" w:type="dxa"/>
            <w:tcBorders>
              <w:top w:val="nil"/>
              <w:left w:val="nil"/>
              <w:bottom w:val="nil"/>
              <w:right w:val="nil"/>
            </w:tcBorders>
            <w:shd w:val="clear" w:color="auto" w:fill="auto"/>
            <w:noWrap/>
            <w:vAlign w:val="center"/>
            <w:hideMark/>
          </w:tcPr>
          <w:p w14:paraId="57625E09" w14:textId="33C6E8B5" w:rsidR="00522965" w:rsidRPr="00722998" w:rsidRDefault="00522965" w:rsidP="00522965">
            <w:pPr>
              <w:spacing w:after="0"/>
              <w:jc w:val="center"/>
              <w:rPr>
                <w:color w:val="000000"/>
                <w:sz w:val="20"/>
              </w:rPr>
            </w:pPr>
            <w:r>
              <w:rPr>
                <w:color w:val="000000"/>
                <w:sz w:val="20"/>
              </w:rPr>
              <w:t>344,925</w:t>
            </w:r>
          </w:p>
        </w:tc>
      </w:tr>
      <w:tr w:rsidR="00522965" w:rsidRPr="000D0866" w14:paraId="44C916BE" w14:textId="77777777" w:rsidTr="00C2517F">
        <w:trPr>
          <w:trHeight w:val="144"/>
        </w:trPr>
        <w:tc>
          <w:tcPr>
            <w:tcW w:w="630" w:type="dxa"/>
            <w:tcBorders>
              <w:top w:val="nil"/>
              <w:left w:val="nil"/>
              <w:right w:val="nil"/>
            </w:tcBorders>
            <w:shd w:val="clear" w:color="auto" w:fill="auto"/>
            <w:noWrap/>
            <w:vAlign w:val="center"/>
            <w:hideMark/>
          </w:tcPr>
          <w:p w14:paraId="6BC5F24D" w14:textId="068017FC" w:rsidR="00522965" w:rsidRPr="000D0866" w:rsidRDefault="00522965" w:rsidP="00522965">
            <w:pPr>
              <w:spacing w:after="0"/>
              <w:jc w:val="center"/>
              <w:rPr>
                <w:color w:val="000000"/>
                <w:sz w:val="20"/>
              </w:rPr>
            </w:pPr>
            <w:r>
              <w:rPr>
                <w:color w:val="000000"/>
                <w:sz w:val="20"/>
              </w:rPr>
              <w:t>2017</w:t>
            </w:r>
          </w:p>
        </w:tc>
        <w:tc>
          <w:tcPr>
            <w:tcW w:w="1023" w:type="dxa"/>
            <w:gridSpan w:val="2"/>
            <w:tcBorders>
              <w:top w:val="nil"/>
              <w:left w:val="nil"/>
              <w:right w:val="nil"/>
            </w:tcBorders>
            <w:shd w:val="clear" w:color="auto" w:fill="auto"/>
            <w:noWrap/>
            <w:vAlign w:val="center"/>
            <w:hideMark/>
          </w:tcPr>
          <w:p w14:paraId="23ED7347" w14:textId="00F64BAE" w:rsidR="00522965" w:rsidRPr="00722998" w:rsidRDefault="00522965" w:rsidP="00522965">
            <w:pPr>
              <w:spacing w:after="0"/>
              <w:jc w:val="center"/>
              <w:rPr>
                <w:color w:val="000000"/>
                <w:sz w:val="20"/>
              </w:rPr>
            </w:pPr>
            <w:r>
              <w:rPr>
                <w:color w:val="000000"/>
                <w:sz w:val="20"/>
              </w:rPr>
              <w:t>73,482</w:t>
            </w:r>
          </w:p>
        </w:tc>
        <w:tc>
          <w:tcPr>
            <w:tcW w:w="865" w:type="dxa"/>
            <w:tcBorders>
              <w:top w:val="nil"/>
              <w:left w:val="nil"/>
              <w:right w:val="nil"/>
            </w:tcBorders>
            <w:shd w:val="clear" w:color="auto" w:fill="auto"/>
            <w:noWrap/>
            <w:vAlign w:val="center"/>
            <w:hideMark/>
          </w:tcPr>
          <w:p w14:paraId="676C35A5" w14:textId="4286E376" w:rsidR="00522965" w:rsidRPr="00722998" w:rsidRDefault="00522965" w:rsidP="00522965">
            <w:pPr>
              <w:spacing w:after="0"/>
              <w:jc w:val="center"/>
              <w:rPr>
                <w:color w:val="000000"/>
                <w:sz w:val="20"/>
              </w:rPr>
            </w:pPr>
            <w:r>
              <w:rPr>
                <w:color w:val="000000"/>
                <w:sz w:val="20"/>
              </w:rPr>
              <w:t>16,940</w:t>
            </w:r>
          </w:p>
        </w:tc>
        <w:tc>
          <w:tcPr>
            <w:tcW w:w="953" w:type="dxa"/>
            <w:tcBorders>
              <w:top w:val="nil"/>
              <w:left w:val="nil"/>
              <w:right w:val="nil"/>
            </w:tcBorders>
            <w:shd w:val="clear" w:color="auto" w:fill="auto"/>
            <w:noWrap/>
            <w:vAlign w:val="center"/>
            <w:hideMark/>
          </w:tcPr>
          <w:p w14:paraId="3D52E664" w14:textId="297A52B7" w:rsidR="00522965" w:rsidRPr="00722998" w:rsidRDefault="00522965" w:rsidP="00522965">
            <w:pPr>
              <w:spacing w:after="0"/>
              <w:jc w:val="center"/>
              <w:rPr>
                <w:color w:val="000000"/>
                <w:sz w:val="20"/>
              </w:rPr>
            </w:pPr>
            <w:r>
              <w:rPr>
                <w:color w:val="000000"/>
                <w:sz w:val="20"/>
              </w:rPr>
              <w:t>264,175</w:t>
            </w:r>
          </w:p>
        </w:tc>
        <w:tc>
          <w:tcPr>
            <w:tcW w:w="1011" w:type="dxa"/>
            <w:tcBorders>
              <w:top w:val="nil"/>
              <w:left w:val="nil"/>
              <w:right w:val="nil"/>
            </w:tcBorders>
            <w:shd w:val="clear" w:color="auto" w:fill="auto"/>
            <w:noWrap/>
            <w:vAlign w:val="center"/>
            <w:hideMark/>
          </w:tcPr>
          <w:p w14:paraId="305D4FF0" w14:textId="00D569EA" w:rsidR="00522965" w:rsidRPr="00722998" w:rsidRDefault="00522965" w:rsidP="00522965">
            <w:pPr>
              <w:spacing w:after="0"/>
              <w:jc w:val="center"/>
              <w:rPr>
                <w:color w:val="000000"/>
                <w:sz w:val="20"/>
              </w:rPr>
            </w:pPr>
            <w:r>
              <w:rPr>
                <w:color w:val="000000"/>
                <w:sz w:val="20"/>
              </w:rPr>
              <w:t>644,375</w:t>
            </w:r>
          </w:p>
        </w:tc>
        <w:tc>
          <w:tcPr>
            <w:tcW w:w="1022" w:type="dxa"/>
            <w:tcBorders>
              <w:top w:val="nil"/>
              <w:left w:val="nil"/>
              <w:right w:val="nil"/>
            </w:tcBorders>
            <w:shd w:val="clear" w:color="auto" w:fill="auto"/>
            <w:noWrap/>
            <w:vAlign w:val="center"/>
            <w:hideMark/>
          </w:tcPr>
          <w:p w14:paraId="06D07A37" w14:textId="1DEB5FA3" w:rsidR="00522965" w:rsidRPr="00722998" w:rsidRDefault="00522965" w:rsidP="00522965">
            <w:pPr>
              <w:spacing w:after="0"/>
              <w:jc w:val="center"/>
              <w:rPr>
                <w:color w:val="000000"/>
                <w:sz w:val="20"/>
              </w:rPr>
            </w:pPr>
            <w:r>
              <w:rPr>
                <w:color w:val="000000"/>
                <w:sz w:val="20"/>
              </w:rPr>
              <w:t>448,236</w:t>
            </w:r>
          </w:p>
        </w:tc>
        <w:tc>
          <w:tcPr>
            <w:tcW w:w="1091" w:type="dxa"/>
            <w:tcBorders>
              <w:top w:val="nil"/>
              <w:left w:val="nil"/>
              <w:right w:val="nil"/>
            </w:tcBorders>
            <w:shd w:val="clear" w:color="auto" w:fill="auto"/>
            <w:noWrap/>
            <w:vAlign w:val="center"/>
            <w:hideMark/>
          </w:tcPr>
          <w:p w14:paraId="06ED4329" w14:textId="231BA7F2" w:rsidR="00522965" w:rsidRPr="00722998" w:rsidRDefault="00522965" w:rsidP="00522965">
            <w:pPr>
              <w:spacing w:after="0"/>
              <w:jc w:val="center"/>
              <w:rPr>
                <w:color w:val="000000"/>
                <w:sz w:val="20"/>
              </w:rPr>
            </w:pPr>
            <w:r>
              <w:rPr>
                <w:color w:val="000000"/>
                <w:sz w:val="20"/>
              </w:rPr>
              <w:t>977,229</w:t>
            </w:r>
          </w:p>
        </w:tc>
        <w:tc>
          <w:tcPr>
            <w:tcW w:w="885" w:type="dxa"/>
            <w:tcBorders>
              <w:top w:val="nil"/>
              <w:left w:val="nil"/>
              <w:right w:val="nil"/>
            </w:tcBorders>
            <w:shd w:val="clear" w:color="auto" w:fill="auto"/>
            <w:noWrap/>
            <w:vAlign w:val="center"/>
            <w:hideMark/>
          </w:tcPr>
          <w:p w14:paraId="573631B1" w14:textId="590B9466" w:rsidR="00522965" w:rsidRPr="00722998" w:rsidRDefault="00522965" w:rsidP="00522965">
            <w:pPr>
              <w:spacing w:after="0"/>
              <w:jc w:val="center"/>
              <w:rPr>
                <w:color w:val="000000"/>
                <w:sz w:val="20"/>
              </w:rPr>
            </w:pPr>
            <w:r>
              <w:rPr>
                <w:color w:val="000000"/>
                <w:sz w:val="20"/>
              </w:rPr>
              <w:t>230,379</w:t>
            </w:r>
          </w:p>
        </w:tc>
        <w:tc>
          <w:tcPr>
            <w:tcW w:w="901" w:type="dxa"/>
            <w:tcBorders>
              <w:top w:val="nil"/>
              <w:left w:val="nil"/>
              <w:right w:val="nil"/>
            </w:tcBorders>
            <w:shd w:val="clear" w:color="auto" w:fill="auto"/>
            <w:noWrap/>
            <w:vAlign w:val="center"/>
            <w:hideMark/>
          </w:tcPr>
          <w:p w14:paraId="551D3D2C" w14:textId="048C6855" w:rsidR="00522965" w:rsidRPr="00722998" w:rsidRDefault="00522965" w:rsidP="00522965">
            <w:pPr>
              <w:spacing w:after="0"/>
              <w:jc w:val="center"/>
              <w:rPr>
                <w:color w:val="000000"/>
                <w:sz w:val="20"/>
              </w:rPr>
            </w:pPr>
            <w:r>
              <w:rPr>
                <w:color w:val="000000"/>
                <w:sz w:val="20"/>
              </w:rPr>
              <w:t>156,975</w:t>
            </w:r>
          </w:p>
        </w:tc>
        <w:tc>
          <w:tcPr>
            <w:tcW w:w="979" w:type="dxa"/>
            <w:tcBorders>
              <w:top w:val="nil"/>
              <w:left w:val="nil"/>
              <w:right w:val="nil"/>
            </w:tcBorders>
            <w:shd w:val="clear" w:color="auto" w:fill="auto"/>
            <w:noWrap/>
            <w:vAlign w:val="center"/>
            <w:hideMark/>
          </w:tcPr>
          <w:p w14:paraId="5DC0B413" w14:textId="0C685375" w:rsidR="00522965" w:rsidRPr="00722998" w:rsidRDefault="00522965" w:rsidP="00522965">
            <w:pPr>
              <w:spacing w:after="0"/>
              <w:jc w:val="center"/>
              <w:rPr>
                <w:color w:val="000000"/>
                <w:sz w:val="20"/>
              </w:rPr>
            </w:pPr>
            <w:r>
              <w:rPr>
                <w:color w:val="000000"/>
                <w:sz w:val="20"/>
              </w:rPr>
              <w:t>349,679</w:t>
            </w:r>
          </w:p>
        </w:tc>
      </w:tr>
      <w:tr w:rsidR="00522965" w:rsidRPr="000D0866" w14:paraId="31B8F9E4" w14:textId="77777777" w:rsidTr="00C2517F">
        <w:trPr>
          <w:trHeight w:val="144"/>
        </w:trPr>
        <w:tc>
          <w:tcPr>
            <w:tcW w:w="630" w:type="dxa"/>
            <w:tcBorders>
              <w:top w:val="nil"/>
              <w:left w:val="nil"/>
              <w:bottom w:val="nil"/>
              <w:right w:val="nil"/>
            </w:tcBorders>
            <w:shd w:val="clear" w:color="auto" w:fill="auto"/>
            <w:noWrap/>
            <w:vAlign w:val="center"/>
            <w:hideMark/>
          </w:tcPr>
          <w:p w14:paraId="717A48B1" w14:textId="7DB3A85A" w:rsidR="00522965" w:rsidRPr="000D0866" w:rsidRDefault="00522965" w:rsidP="00522965">
            <w:pPr>
              <w:spacing w:after="0"/>
              <w:jc w:val="center"/>
              <w:rPr>
                <w:color w:val="000000"/>
                <w:sz w:val="20"/>
              </w:rPr>
            </w:pPr>
            <w:r>
              <w:rPr>
                <w:color w:val="000000"/>
                <w:sz w:val="20"/>
              </w:rPr>
              <w:t>2018</w:t>
            </w:r>
          </w:p>
        </w:tc>
        <w:tc>
          <w:tcPr>
            <w:tcW w:w="1023" w:type="dxa"/>
            <w:gridSpan w:val="2"/>
            <w:tcBorders>
              <w:top w:val="nil"/>
              <w:left w:val="nil"/>
              <w:bottom w:val="nil"/>
              <w:right w:val="nil"/>
            </w:tcBorders>
            <w:shd w:val="clear" w:color="auto" w:fill="auto"/>
            <w:noWrap/>
            <w:vAlign w:val="center"/>
            <w:hideMark/>
          </w:tcPr>
          <w:p w14:paraId="7B43AE0D" w14:textId="256D22D6" w:rsidR="00522965" w:rsidRPr="00722998" w:rsidRDefault="00522965" w:rsidP="00522965">
            <w:pPr>
              <w:spacing w:after="0"/>
              <w:jc w:val="center"/>
              <w:rPr>
                <w:color w:val="000000"/>
                <w:sz w:val="20"/>
              </w:rPr>
            </w:pPr>
            <w:r>
              <w:rPr>
                <w:color w:val="000000"/>
                <w:sz w:val="20"/>
              </w:rPr>
              <w:t>239,024</w:t>
            </w:r>
          </w:p>
        </w:tc>
        <w:tc>
          <w:tcPr>
            <w:tcW w:w="865" w:type="dxa"/>
            <w:tcBorders>
              <w:top w:val="nil"/>
              <w:left w:val="nil"/>
              <w:bottom w:val="nil"/>
              <w:right w:val="nil"/>
            </w:tcBorders>
            <w:shd w:val="clear" w:color="auto" w:fill="auto"/>
            <w:noWrap/>
            <w:vAlign w:val="center"/>
            <w:hideMark/>
          </w:tcPr>
          <w:p w14:paraId="6E791D62" w14:textId="74B65E1D" w:rsidR="00522965" w:rsidRPr="00722998" w:rsidRDefault="00522965" w:rsidP="00522965">
            <w:pPr>
              <w:spacing w:after="0"/>
              <w:jc w:val="center"/>
              <w:rPr>
                <w:color w:val="000000"/>
                <w:sz w:val="20"/>
              </w:rPr>
            </w:pPr>
            <w:r>
              <w:rPr>
                <w:color w:val="000000"/>
                <w:sz w:val="20"/>
              </w:rPr>
              <w:t>55,892</w:t>
            </w:r>
          </w:p>
        </w:tc>
        <w:tc>
          <w:tcPr>
            <w:tcW w:w="953" w:type="dxa"/>
            <w:tcBorders>
              <w:top w:val="nil"/>
              <w:left w:val="nil"/>
              <w:bottom w:val="nil"/>
              <w:right w:val="nil"/>
            </w:tcBorders>
            <w:shd w:val="clear" w:color="auto" w:fill="auto"/>
            <w:noWrap/>
            <w:vAlign w:val="center"/>
            <w:hideMark/>
          </w:tcPr>
          <w:p w14:paraId="376931C3" w14:textId="6A10C1F1" w:rsidR="00522965" w:rsidRPr="00722998" w:rsidRDefault="00522965" w:rsidP="00522965">
            <w:pPr>
              <w:spacing w:after="0"/>
              <w:jc w:val="center"/>
              <w:rPr>
                <w:color w:val="000000"/>
                <w:sz w:val="20"/>
              </w:rPr>
            </w:pPr>
            <w:r>
              <w:rPr>
                <w:color w:val="000000"/>
                <w:sz w:val="20"/>
              </w:rPr>
              <w:t>744,731</w:t>
            </w:r>
          </w:p>
        </w:tc>
        <w:tc>
          <w:tcPr>
            <w:tcW w:w="1011" w:type="dxa"/>
            <w:tcBorders>
              <w:top w:val="nil"/>
              <w:left w:val="nil"/>
              <w:bottom w:val="nil"/>
              <w:right w:val="nil"/>
            </w:tcBorders>
            <w:shd w:val="clear" w:color="auto" w:fill="auto"/>
            <w:noWrap/>
            <w:vAlign w:val="center"/>
            <w:hideMark/>
          </w:tcPr>
          <w:p w14:paraId="59A6D4BD" w14:textId="6958C247" w:rsidR="00522965" w:rsidRPr="00722998" w:rsidRDefault="00522965" w:rsidP="00522965">
            <w:pPr>
              <w:spacing w:after="0"/>
              <w:jc w:val="center"/>
              <w:rPr>
                <w:color w:val="000000"/>
                <w:sz w:val="20"/>
              </w:rPr>
            </w:pPr>
            <w:r>
              <w:rPr>
                <w:color w:val="000000"/>
                <w:sz w:val="20"/>
              </w:rPr>
              <w:t>636,959</w:t>
            </w:r>
          </w:p>
        </w:tc>
        <w:tc>
          <w:tcPr>
            <w:tcW w:w="1022" w:type="dxa"/>
            <w:tcBorders>
              <w:top w:val="nil"/>
              <w:left w:val="nil"/>
              <w:bottom w:val="nil"/>
              <w:right w:val="nil"/>
            </w:tcBorders>
            <w:shd w:val="clear" w:color="auto" w:fill="auto"/>
            <w:noWrap/>
            <w:vAlign w:val="center"/>
            <w:hideMark/>
          </w:tcPr>
          <w:p w14:paraId="703C3AC3" w14:textId="6D285C5F" w:rsidR="00522965" w:rsidRPr="00722998" w:rsidRDefault="00522965" w:rsidP="00522965">
            <w:pPr>
              <w:spacing w:after="0"/>
              <w:jc w:val="center"/>
              <w:rPr>
                <w:color w:val="000000"/>
                <w:sz w:val="20"/>
              </w:rPr>
            </w:pPr>
            <w:r>
              <w:rPr>
                <w:color w:val="000000"/>
                <w:sz w:val="20"/>
              </w:rPr>
              <w:t>440,348</w:t>
            </w:r>
          </w:p>
        </w:tc>
        <w:tc>
          <w:tcPr>
            <w:tcW w:w="1091" w:type="dxa"/>
            <w:tcBorders>
              <w:top w:val="nil"/>
              <w:left w:val="nil"/>
              <w:bottom w:val="nil"/>
              <w:right w:val="nil"/>
            </w:tcBorders>
            <w:shd w:val="clear" w:color="auto" w:fill="auto"/>
            <w:noWrap/>
            <w:vAlign w:val="center"/>
            <w:hideMark/>
          </w:tcPr>
          <w:p w14:paraId="51A73E74" w14:textId="222FB610" w:rsidR="00522965" w:rsidRPr="00722998" w:rsidRDefault="00522965" w:rsidP="00522965">
            <w:pPr>
              <w:spacing w:after="0"/>
              <w:jc w:val="center"/>
              <w:rPr>
                <w:color w:val="000000"/>
                <w:sz w:val="20"/>
              </w:rPr>
            </w:pPr>
            <w:r>
              <w:rPr>
                <w:color w:val="000000"/>
                <w:sz w:val="20"/>
              </w:rPr>
              <w:t>975,291</w:t>
            </w:r>
          </w:p>
        </w:tc>
        <w:tc>
          <w:tcPr>
            <w:tcW w:w="885" w:type="dxa"/>
            <w:tcBorders>
              <w:top w:val="nil"/>
              <w:left w:val="nil"/>
              <w:bottom w:val="nil"/>
              <w:right w:val="nil"/>
            </w:tcBorders>
            <w:shd w:val="clear" w:color="auto" w:fill="auto"/>
            <w:noWrap/>
            <w:vAlign w:val="center"/>
            <w:hideMark/>
          </w:tcPr>
          <w:p w14:paraId="1813CC79" w14:textId="0945F63D" w:rsidR="00522965" w:rsidRPr="00722998" w:rsidRDefault="00522965" w:rsidP="00522965">
            <w:pPr>
              <w:spacing w:after="0"/>
              <w:jc w:val="center"/>
              <w:rPr>
                <w:color w:val="000000"/>
                <w:sz w:val="20"/>
              </w:rPr>
            </w:pPr>
            <w:r>
              <w:rPr>
                <w:color w:val="000000"/>
                <w:sz w:val="20"/>
              </w:rPr>
              <w:t>229,894</w:t>
            </w:r>
          </w:p>
        </w:tc>
        <w:tc>
          <w:tcPr>
            <w:tcW w:w="901" w:type="dxa"/>
            <w:tcBorders>
              <w:top w:val="nil"/>
              <w:left w:val="nil"/>
              <w:bottom w:val="nil"/>
              <w:right w:val="nil"/>
            </w:tcBorders>
            <w:shd w:val="clear" w:color="auto" w:fill="auto"/>
            <w:noWrap/>
            <w:vAlign w:val="center"/>
            <w:hideMark/>
          </w:tcPr>
          <w:p w14:paraId="4A97F9C0" w14:textId="281A64EF" w:rsidR="00522965" w:rsidRPr="00722998" w:rsidRDefault="00522965" w:rsidP="00522965">
            <w:pPr>
              <w:spacing w:after="0"/>
              <w:jc w:val="center"/>
              <w:rPr>
                <w:color w:val="000000"/>
                <w:sz w:val="20"/>
              </w:rPr>
            </w:pPr>
            <w:r>
              <w:rPr>
                <w:color w:val="000000"/>
                <w:sz w:val="20"/>
              </w:rPr>
              <w:t>155,334</w:t>
            </w:r>
          </w:p>
        </w:tc>
        <w:tc>
          <w:tcPr>
            <w:tcW w:w="979" w:type="dxa"/>
            <w:tcBorders>
              <w:top w:val="nil"/>
              <w:left w:val="nil"/>
              <w:bottom w:val="nil"/>
              <w:right w:val="nil"/>
            </w:tcBorders>
            <w:shd w:val="clear" w:color="auto" w:fill="auto"/>
            <w:noWrap/>
            <w:vAlign w:val="center"/>
            <w:hideMark/>
          </w:tcPr>
          <w:p w14:paraId="435512A4" w14:textId="44E267E0" w:rsidR="00522965" w:rsidRPr="00722998" w:rsidRDefault="00522965" w:rsidP="00522965">
            <w:pPr>
              <w:spacing w:after="0"/>
              <w:jc w:val="center"/>
              <w:rPr>
                <w:color w:val="000000"/>
                <w:sz w:val="20"/>
              </w:rPr>
            </w:pPr>
            <w:r>
              <w:rPr>
                <w:color w:val="000000"/>
                <w:sz w:val="20"/>
              </w:rPr>
              <w:t>349,791</w:t>
            </w:r>
          </w:p>
        </w:tc>
      </w:tr>
      <w:tr w:rsidR="00522965" w:rsidRPr="000D0866" w14:paraId="005EE291" w14:textId="77777777" w:rsidTr="00C2517F">
        <w:trPr>
          <w:trHeight w:val="144"/>
        </w:trPr>
        <w:tc>
          <w:tcPr>
            <w:tcW w:w="630" w:type="dxa"/>
            <w:tcBorders>
              <w:top w:val="nil"/>
              <w:left w:val="nil"/>
              <w:right w:val="nil"/>
            </w:tcBorders>
            <w:shd w:val="clear" w:color="auto" w:fill="auto"/>
            <w:noWrap/>
            <w:vAlign w:val="center"/>
            <w:hideMark/>
          </w:tcPr>
          <w:p w14:paraId="20577147" w14:textId="50A96749" w:rsidR="00522965" w:rsidRPr="000D0866" w:rsidRDefault="00522965" w:rsidP="00522965">
            <w:pPr>
              <w:spacing w:after="0"/>
              <w:jc w:val="center"/>
              <w:rPr>
                <w:color w:val="000000"/>
                <w:sz w:val="20"/>
              </w:rPr>
            </w:pPr>
            <w:r>
              <w:rPr>
                <w:color w:val="000000"/>
                <w:sz w:val="20"/>
              </w:rPr>
              <w:t>2019</w:t>
            </w:r>
          </w:p>
        </w:tc>
        <w:tc>
          <w:tcPr>
            <w:tcW w:w="1023" w:type="dxa"/>
            <w:gridSpan w:val="2"/>
            <w:tcBorders>
              <w:top w:val="nil"/>
              <w:left w:val="nil"/>
              <w:right w:val="nil"/>
            </w:tcBorders>
            <w:shd w:val="clear" w:color="auto" w:fill="auto"/>
            <w:noWrap/>
            <w:vAlign w:val="center"/>
            <w:hideMark/>
          </w:tcPr>
          <w:p w14:paraId="55A17547" w14:textId="74DB1F8E" w:rsidR="00522965" w:rsidRPr="00722998" w:rsidRDefault="00522965" w:rsidP="00522965">
            <w:pPr>
              <w:spacing w:after="0"/>
              <w:jc w:val="center"/>
              <w:rPr>
                <w:color w:val="000000"/>
                <w:sz w:val="20"/>
              </w:rPr>
            </w:pPr>
            <w:r>
              <w:rPr>
                <w:color w:val="000000"/>
                <w:sz w:val="20"/>
              </w:rPr>
              <w:t>119,324</w:t>
            </w:r>
          </w:p>
        </w:tc>
        <w:tc>
          <w:tcPr>
            <w:tcW w:w="865" w:type="dxa"/>
            <w:tcBorders>
              <w:top w:val="nil"/>
              <w:left w:val="nil"/>
              <w:right w:val="nil"/>
            </w:tcBorders>
            <w:shd w:val="clear" w:color="auto" w:fill="auto"/>
            <w:noWrap/>
            <w:vAlign w:val="center"/>
            <w:hideMark/>
          </w:tcPr>
          <w:p w14:paraId="2E1CFF62" w14:textId="2FF288ED" w:rsidR="00522965" w:rsidRPr="00722998" w:rsidRDefault="00522965" w:rsidP="00522965">
            <w:pPr>
              <w:spacing w:after="0"/>
              <w:jc w:val="center"/>
              <w:rPr>
                <w:color w:val="000000"/>
                <w:sz w:val="20"/>
              </w:rPr>
            </w:pPr>
            <w:r>
              <w:rPr>
                <w:color w:val="000000"/>
                <w:sz w:val="20"/>
              </w:rPr>
              <w:t>23,832</w:t>
            </w:r>
          </w:p>
        </w:tc>
        <w:tc>
          <w:tcPr>
            <w:tcW w:w="953" w:type="dxa"/>
            <w:tcBorders>
              <w:top w:val="nil"/>
              <w:left w:val="nil"/>
              <w:right w:val="nil"/>
            </w:tcBorders>
            <w:shd w:val="clear" w:color="auto" w:fill="auto"/>
            <w:noWrap/>
            <w:vAlign w:val="center"/>
            <w:hideMark/>
          </w:tcPr>
          <w:p w14:paraId="297E1D3B" w14:textId="5556FA81" w:rsidR="00522965" w:rsidRPr="00722998" w:rsidRDefault="00522965" w:rsidP="00522965">
            <w:pPr>
              <w:spacing w:after="0"/>
              <w:jc w:val="center"/>
              <w:rPr>
                <w:color w:val="000000"/>
                <w:sz w:val="20"/>
              </w:rPr>
            </w:pPr>
            <w:r>
              <w:rPr>
                <w:color w:val="000000"/>
                <w:sz w:val="20"/>
              </w:rPr>
              <w:t>439,368</w:t>
            </w:r>
          </w:p>
        </w:tc>
        <w:tc>
          <w:tcPr>
            <w:tcW w:w="1011" w:type="dxa"/>
            <w:tcBorders>
              <w:top w:val="nil"/>
              <w:left w:val="nil"/>
              <w:right w:val="nil"/>
            </w:tcBorders>
            <w:shd w:val="clear" w:color="auto" w:fill="auto"/>
            <w:noWrap/>
            <w:vAlign w:val="center"/>
            <w:hideMark/>
          </w:tcPr>
          <w:p w14:paraId="663436F9" w14:textId="7D8E0845" w:rsidR="00522965" w:rsidRPr="00722998" w:rsidRDefault="00522965" w:rsidP="00522965">
            <w:pPr>
              <w:spacing w:after="0"/>
              <w:jc w:val="center"/>
              <w:rPr>
                <w:color w:val="000000"/>
                <w:sz w:val="20"/>
              </w:rPr>
            </w:pPr>
            <w:r>
              <w:rPr>
                <w:color w:val="000000"/>
                <w:sz w:val="20"/>
              </w:rPr>
              <w:t>629,149</w:t>
            </w:r>
          </w:p>
        </w:tc>
        <w:tc>
          <w:tcPr>
            <w:tcW w:w="1022" w:type="dxa"/>
            <w:tcBorders>
              <w:top w:val="nil"/>
              <w:left w:val="nil"/>
              <w:right w:val="nil"/>
            </w:tcBorders>
            <w:shd w:val="clear" w:color="auto" w:fill="auto"/>
            <w:noWrap/>
            <w:vAlign w:val="center"/>
            <w:hideMark/>
          </w:tcPr>
          <w:p w14:paraId="7C2DE6CA" w14:textId="526F25CF" w:rsidR="00522965" w:rsidRPr="00722998" w:rsidRDefault="00522965" w:rsidP="00522965">
            <w:pPr>
              <w:spacing w:after="0"/>
              <w:jc w:val="center"/>
              <w:rPr>
                <w:color w:val="000000"/>
                <w:sz w:val="20"/>
              </w:rPr>
            </w:pPr>
            <w:r>
              <w:rPr>
                <w:color w:val="000000"/>
                <w:sz w:val="20"/>
              </w:rPr>
              <w:t>429,278</w:t>
            </w:r>
          </w:p>
        </w:tc>
        <w:tc>
          <w:tcPr>
            <w:tcW w:w="1091" w:type="dxa"/>
            <w:tcBorders>
              <w:top w:val="nil"/>
              <w:left w:val="nil"/>
              <w:right w:val="nil"/>
            </w:tcBorders>
            <w:shd w:val="clear" w:color="auto" w:fill="auto"/>
            <w:noWrap/>
            <w:vAlign w:val="center"/>
            <w:hideMark/>
          </w:tcPr>
          <w:p w14:paraId="07FBC8A6" w14:textId="616AED42" w:rsidR="00522965" w:rsidRPr="00722998" w:rsidRDefault="00522965" w:rsidP="00522965">
            <w:pPr>
              <w:spacing w:after="0"/>
              <w:jc w:val="center"/>
              <w:rPr>
                <w:color w:val="000000"/>
                <w:sz w:val="20"/>
              </w:rPr>
            </w:pPr>
            <w:r>
              <w:rPr>
                <w:color w:val="000000"/>
                <w:sz w:val="20"/>
              </w:rPr>
              <w:t>971,121</w:t>
            </w:r>
          </w:p>
        </w:tc>
        <w:tc>
          <w:tcPr>
            <w:tcW w:w="885" w:type="dxa"/>
            <w:tcBorders>
              <w:top w:val="nil"/>
              <w:left w:val="nil"/>
              <w:right w:val="nil"/>
            </w:tcBorders>
            <w:shd w:val="clear" w:color="auto" w:fill="auto"/>
            <w:noWrap/>
            <w:vAlign w:val="center"/>
            <w:hideMark/>
          </w:tcPr>
          <w:p w14:paraId="614D461E" w14:textId="155B2B3A" w:rsidR="00522965" w:rsidRPr="00722998" w:rsidRDefault="00522965" w:rsidP="00522965">
            <w:pPr>
              <w:spacing w:after="0"/>
              <w:jc w:val="center"/>
              <w:rPr>
                <w:color w:val="000000"/>
                <w:sz w:val="20"/>
              </w:rPr>
            </w:pPr>
            <w:r>
              <w:rPr>
                <w:color w:val="000000"/>
                <w:sz w:val="20"/>
              </w:rPr>
              <w:t>227,341</w:t>
            </w:r>
          </w:p>
        </w:tc>
        <w:tc>
          <w:tcPr>
            <w:tcW w:w="901" w:type="dxa"/>
            <w:tcBorders>
              <w:top w:val="nil"/>
              <w:left w:val="nil"/>
              <w:right w:val="nil"/>
            </w:tcBorders>
            <w:shd w:val="clear" w:color="auto" w:fill="auto"/>
            <w:noWrap/>
            <w:vAlign w:val="center"/>
            <w:hideMark/>
          </w:tcPr>
          <w:p w14:paraId="6C87E77B" w14:textId="4965E8C3" w:rsidR="00522965" w:rsidRPr="00722998" w:rsidRDefault="00522965" w:rsidP="00522965">
            <w:pPr>
              <w:spacing w:after="0"/>
              <w:jc w:val="center"/>
              <w:rPr>
                <w:color w:val="000000"/>
                <w:sz w:val="20"/>
              </w:rPr>
            </w:pPr>
            <w:r>
              <w:rPr>
                <w:color w:val="000000"/>
                <w:sz w:val="20"/>
              </w:rPr>
              <w:t>151,620</w:t>
            </w:r>
          </w:p>
        </w:tc>
        <w:tc>
          <w:tcPr>
            <w:tcW w:w="979" w:type="dxa"/>
            <w:tcBorders>
              <w:top w:val="nil"/>
              <w:left w:val="nil"/>
              <w:right w:val="nil"/>
            </w:tcBorders>
            <w:shd w:val="clear" w:color="auto" w:fill="auto"/>
            <w:noWrap/>
            <w:vAlign w:val="center"/>
            <w:hideMark/>
          </w:tcPr>
          <w:p w14:paraId="34C839D1" w14:textId="2BF9874F" w:rsidR="00522965" w:rsidRPr="00722998" w:rsidRDefault="00522965" w:rsidP="00522965">
            <w:pPr>
              <w:spacing w:after="0"/>
              <w:jc w:val="center"/>
              <w:rPr>
                <w:color w:val="000000"/>
                <w:sz w:val="20"/>
              </w:rPr>
            </w:pPr>
            <w:r>
              <w:rPr>
                <w:color w:val="000000"/>
                <w:sz w:val="20"/>
              </w:rPr>
              <w:t>347,965</w:t>
            </w:r>
          </w:p>
        </w:tc>
      </w:tr>
      <w:tr w:rsidR="00522965" w:rsidRPr="000D0866" w14:paraId="5C303F3D" w14:textId="77777777" w:rsidTr="00C2517F">
        <w:trPr>
          <w:trHeight w:val="144"/>
        </w:trPr>
        <w:tc>
          <w:tcPr>
            <w:tcW w:w="630" w:type="dxa"/>
            <w:tcBorders>
              <w:top w:val="nil"/>
              <w:left w:val="nil"/>
              <w:right w:val="nil"/>
            </w:tcBorders>
            <w:shd w:val="clear" w:color="auto" w:fill="auto"/>
            <w:noWrap/>
            <w:vAlign w:val="center"/>
          </w:tcPr>
          <w:p w14:paraId="394ABEBD" w14:textId="2293A2D4" w:rsidR="00522965" w:rsidRPr="000D0866" w:rsidRDefault="00522965" w:rsidP="00522965">
            <w:pPr>
              <w:spacing w:after="0"/>
              <w:jc w:val="center"/>
              <w:rPr>
                <w:color w:val="000000"/>
                <w:sz w:val="20"/>
              </w:rPr>
            </w:pPr>
            <w:r>
              <w:rPr>
                <w:color w:val="000000"/>
                <w:sz w:val="20"/>
              </w:rPr>
              <w:t>2020</w:t>
            </w:r>
          </w:p>
        </w:tc>
        <w:tc>
          <w:tcPr>
            <w:tcW w:w="1023" w:type="dxa"/>
            <w:gridSpan w:val="2"/>
            <w:tcBorders>
              <w:top w:val="nil"/>
              <w:left w:val="nil"/>
              <w:right w:val="nil"/>
            </w:tcBorders>
            <w:shd w:val="clear" w:color="auto" w:fill="auto"/>
            <w:noWrap/>
            <w:vAlign w:val="center"/>
          </w:tcPr>
          <w:p w14:paraId="03842E4F" w14:textId="13B02740" w:rsidR="00522965" w:rsidRPr="00722998" w:rsidRDefault="00522965" w:rsidP="00522965">
            <w:pPr>
              <w:spacing w:after="0"/>
              <w:jc w:val="center"/>
              <w:rPr>
                <w:color w:val="000000"/>
                <w:sz w:val="20"/>
              </w:rPr>
            </w:pPr>
            <w:r>
              <w:rPr>
                <w:color w:val="000000"/>
                <w:sz w:val="20"/>
              </w:rPr>
              <w:t>84,073</w:t>
            </w:r>
          </w:p>
        </w:tc>
        <w:tc>
          <w:tcPr>
            <w:tcW w:w="865" w:type="dxa"/>
            <w:tcBorders>
              <w:top w:val="nil"/>
              <w:left w:val="nil"/>
              <w:right w:val="nil"/>
            </w:tcBorders>
            <w:shd w:val="clear" w:color="auto" w:fill="auto"/>
            <w:noWrap/>
            <w:vAlign w:val="center"/>
          </w:tcPr>
          <w:p w14:paraId="00F1316B" w14:textId="5E037EF9" w:rsidR="00522965" w:rsidRPr="00722998" w:rsidRDefault="00522965" w:rsidP="00522965">
            <w:pPr>
              <w:spacing w:after="0"/>
              <w:jc w:val="center"/>
              <w:rPr>
                <w:color w:val="000000"/>
                <w:sz w:val="20"/>
              </w:rPr>
            </w:pPr>
            <w:r>
              <w:rPr>
                <w:color w:val="000000"/>
                <w:sz w:val="20"/>
              </w:rPr>
              <w:t>16,253</w:t>
            </w:r>
          </w:p>
        </w:tc>
        <w:tc>
          <w:tcPr>
            <w:tcW w:w="953" w:type="dxa"/>
            <w:tcBorders>
              <w:top w:val="nil"/>
              <w:left w:val="nil"/>
              <w:right w:val="nil"/>
            </w:tcBorders>
            <w:shd w:val="clear" w:color="auto" w:fill="auto"/>
            <w:noWrap/>
            <w:vAlign w:val="center"/>
          </w:tcPr>
          <w:p w14:paraId="4001897F" w14:textId="55378672" w:rsidR="00522965" w:rsidRPr="00722998" w:rsidRDefault="00522965" w:rsidP="00522965">
            <w:pPr>
              <w:spacing w:after="0"/>
              <w:jc w:val="center"/>
              <w:rPr>
                <w:color w:val="000000"/>
                <w:sz w:val="20"/>
              </w:rPr>
            </w:pPr>
            <w:r>
              <w:rPr>
                <w:color w:val="000000"/>
                <w:sz w:val="20"/>
              </w:rPr>
              <w:t>387,443</w:t>
            </w:r>
          </w:p>
        </w:tc>
        <w:tc>
          <w:tcPr>
            <w:tcW w:w="1011" w:type="dxa"/>
            <w:tcBorders>
              <w:top w:val="nil"/>
              <w:left w:val="nil"/>
              <w:right w:val="nil"/>
            </w:tcBorders>
            <w:shd w:val="clear" w:color="auto" w:fill="auto"/>
            <w:noWrap/>
            <w:vAlign w:val="center"/>
          </w:tcPr>
          <w:p w14:paraId="1604ACC0" w14:textId="46B47B42" w:rsidR="00522965" w:rsidRPr="00722998" w:rsidRDefault="00522965" w:rsidP="00522965">
            <w:pPr>
              <w:spacing w:after="0"/>
              <w:jc w:val="center"/>
              <w:rPr>
                <w:color w:val="000000"/>
                <w:sz w:val="20"/>
              </w:rPr>
            </w:pPr>
            <w:r>
              <w:rPr>
                <w:color w:val="000000"/>
                <w:sz w:val="20"/>
              </w:rPr>
              <w:t>620,447</w:t>
            </w:r>
          </w:p>
        </w:tc>
        <w:tc>
          <w:tcPr>
            <w:tcW w:w="1022" w:type="dxa"/>
            <w:tcBorders>
              <w:top w:val="nil"/>
              <w:left w:val="nil"/>
              <w:right w:val="nil"/>
            </w:tcBorders>
            <w:shd w:val="clear" w:color="auto" w:fill="auto"/>
            <w:noWrap/>
            <w:vAlign w:val="center"/>
          </w:tcPr>
          <w:p w14:paraId="4C63F7FF" w14:textId="5CA3E134" w:rsidR="00522965" w:rsidRPr="00722998" w:rsidRDefault="00522965" w:rsidP="00522965">
            <w:pPr>
              <w:spacing w:after="0"/>
              <w:jc w:val="center"/>
              <w:rPr>
                <w:color w:val="000000"/>
                <w:sz w:val="20"/>
              </w:rPr>
            </w:pPr>
            <w:r>
              <w:rPr>
                <w:color w:val="000000"/>
                <w:sz w:val="20"/>
              </w:rPr>
              <w:t>417,554</w:t>
            </w:r>
          </w:p>
        </w:tc>
        <w:tc>
          <w:tcPr>
            <w:tcW w:w="1091" w:type="dxa"/>
            <w:tcBorders>
              <w:top w:val="nil"/>
              <w:left w:val="nil"/>
              <w:right w:val="nil"/>
            </w:tcBorders>
            <w:shd w:val="clear" w:color="auto" w:fill="auto"/>
            <w:noWrap/>
            <w:vAlign w:val="center"/>
          </w:tcPr>
          <w:p w14:paraId="322DDEF5" w14:textId="1F104356" w:rsidR="00522965" w:rsidRPr="00722998" w:rsidRDefault="00522965" w:rsidP="00522965">
            <w:pPr>
              <w:spacing w:after="0"/>
              <w:jc w:val="center"/>
              <w:rPr>
                <w:color w:val="000000"/>
                <w:sz w:val="20"/>
              </w:rPr>
            </w:pPr>
            <w:r>
              <w:rPr>
                <w:color w:val="000000"/>
                <w:sz w:val="20"/>
              </w:rPr>
              <w:t>968,923</w:t>
            </w:r>
          </w:p>
        </w:tc>
        <w:tc>
          <w:tcPr>
            <w:tcW w:w="885" w:type="dxa"/>
            <w:tcBorders>
              <w:top w:val="nil"/>
              <w:left w:val="nil"/>
              <w:right w:val="nil"/>
            </w:tcBorders>
            <w:shd w:val="clear" w:color="auto" w:fill="auto"/>
            <w:noWrap/>
            <w:vAlign w:val="center"/>
          </w:tcPr>
          <w:p w14:paraId="24CF375F" w14:textId="224C9982" w:rsidR="00522965" w:rsidRPr="00A406C9" w:rsidRDefault="00522965" w:rsidP="00522965">
            <w:pPr>
              <w:spacing w:after="0"/>
              <w:jc w:val="center"/>
              <w:rPr>
                <w:color w:val="000000"/>
                <w:sz w:val="20"/>
              </w:rPr>
            </w:pPr>
            <w:r>
              <w:rPr>
                <w:color w:val="000000"/>
                <w:sz w:val="20"/>
              </w:rPr>
              <w:t>213,505</w:t>
            </w:r>
          </w:p>
        </w:tc>
        <w:tc>
          <w:tcPr>
            <w:tcW w:w="901" w:type="dxa"/>
            <w:tcBorders>
              <w:top w:val="nil"/>
              <w:left w:val="nil"/>
              <w:right w:val="nil"/>
            </w:tcBorders>
            <w:shd w:val="clear" w:color="auto" w:fill="auto"/>
            <w:noWrap/>
            <w:vAlign w:val="center"/>
          </w:tcPr>
          <w:p w14:paraId="3C8BED3C" w14:textId="628E567A" w:rsidR="00522965" w:rsidRPr="00722998" w:rsidRDefault="00522965" w:rsidP="00522965">
            <w:pPr>
              <w:spacing w:after="0"/>
              <w:jc w:val="center"/>
              <w:rPr>
                <w:color w:val="000000"/>
                <w:sz w:val="20"/>
              </w:rPr>
            </w:pPr>
            <w:r>
              <w:rPr>
                <w:color w:val="000000"/>
                <w:sz w:val="20"/>
              </w:rPr>
              <w:t>139,117</w:t>
            </w:r>
          </w:p>
        </w:tc>
        <w:tc>
          <w:tcPr>
            <w:tcW w:w="979" w:type="dxa"/>
            <w:tcBorders>
              <w:top w:val="nil"/>
              <w:left w:val="nil"/>
              <w:right w:val="nil"/>
            </w:tcBorders>
            <w:shd w:val="clear" w:color="auto" w:fill="auto"/>
            <w:noWrap/>
            <w:vAlign w:val="center"/>
          </w:tcPr>
          <w:p w14:paraId="5F18F9B3" w14:textId="3A372252" w:rsidR="00522965" w:rsidRPr="00722998" w:rsidRDefault="00522965" w:rsidP="00522965">
            <w:pPr>
              <w:spacing w:after="0"/>
              <w:jc w:val="center"/>
              <w:rPr>
                <w:color w:val="000000"/>
                <w:sz w:val="20"/>
              </w:rPr>
            </w:pPr>
            <w:r>
              <w:rPr>
                <w:color w:val="000000"/>
                <w:sz w:val="20"/>
              </w:rPr>
              <w:t>330,765</w:t>
            </w:r>
          </w:p>
        </w:tc>
      </w:tr>
      <w:tr w:rsidR="00522965" w:rsidRPr="000D0866" w14:paraId="1F53B6BB" w14:textId="77777777" w:rsidTr="00C2517F">
        <w:trPr>
          <w:trHeight w:val="144"/>
        </w:trPr>
        <w:tc>
          <w:tcPr>
            <w:tcW w:w="630" w:type="dxa"/>
            <w:tcBorders>
              <w:left w:val="nil"/>
              <w:right w:val="nil"/>
            </w:tcBorders>
            <w:shd w:val="clear" w:color="auto" w:fill="auto"/>
            <w:noWrap/>
            <w:vAlign w:val="center"/>
          </w:tcPr>
          <w:p w14:paraId="14CB2288" w14:textId="1F0913FE" w:rsidR="00522965" w:rsidRPr="000D0866" w:rsidRDefault="00522965" w:rsidP="00522965">
            <w:pPr>
              <w:spacing w:after="0"/>
              <w:jc w:val="center"/>
              <w:rPr>
                <w:color w:val="000000"/>
                <w:sz w:val="20"/>
              </w:rPr>
            </w:pPr>
            <w:r>
              <w:rPr>
                <w:color w:val="000000"/>
                <w:sz w:val="20"/>
              </w:rPr>
              <w:t>2021</w:t>
            </w:r>
          </w:p>
        </w:tc>
        <w:tc>
          <w:tcPr>
            <w:tcW w:w="1023" w:type="dxa"/>
            <w:gridSpan w:val="2"/>
            <w:tcBorders>
              <w:left w:val="nil"/>
              <w:right w:val="nil"/>
            </w:tcBorders>
            <w:shd w:val="clear" w:color="auto" w:fill="auto"/>
            <w:noWrap/>
            <w:vAlign w:val="center"/>
          </w:tcPr>
          <w:p w14:paraId="4FF865F7" w14:textId="7380B651" w:rsidR="00522965" w:rsidRPr="00722998" w:rsidRDefault="00522965" w:rsidP="00522965">
            <w:pPr>
              <w:spacing w:after="0"/>
              <w:jc w:val="center"/>
              <w:rPr>
                <w:color w:val="000000"/>
                <w:sz w:val="20"/>
              </w:rPr>
            </w:pPr>
            <w:r>
              <w:rPr>
                <w:color w:val="000000"/>
                <w:sz w:val="20"/>
              </w:rPr>
              <w:t>109,759</w:t>
            </w:r>
          </w:p>
        </w:tc>
        <w:tc>
          <w:tcPr>
            <w:tcW w:w="865" w:type="dxa"/>
            <w:tcBorders>
              <w:left w:val="nil"/>
              <w:right w:val="nil"/>
            </w:tcBorders>
            <w:shd w:val="clear" w:color="auto" w:fill="auto"/>
            <w:noWrap/>
            <w:vAlign w:val="center"/>
          </w:tcPr>
          <w:p w14:paraId="076C952B" w14:textId="2C4AAD3D" w:rsidR="00522965" w:rsidRPr="00722998" w:rsidRDefault="00522965" w:rsidP="00522965">
            <w:pPr>
              <w:spacing w:after="0"/>
              <w:jc w:val="center"/>
              <w:rPr>
                <w:color w:val="000000"/>
                <w:sz w:val="20"/>
              </w:rPr>
            </w:pPr>
            <w:r>
              <w:rPr>
                <w:color w:val="000000"/>
                <w:sz w:val="20"/>
              </w:rPr>
              <w:t>22,334</w:t>
            </w:r>
          </w:p>
        </w:tc>
        <w:tc>
          <w:tcPr>
            <w:tcW w:w="953" w:type="dxa"/>
            <w:tcBorders>
              <w:left w:val="nil"/>
              <w:right w:val="nil"/>
            </w:tcBorders>
            <w:shd w:val="clear" w:color="auto" w:fill="auto"/>
            <w:noWrap/>
            <w:vAlign w:val="center"/>
          </w:tcPr>
          <w:p w14:paraId="6BA33D54" w14:textId="31A00698" w:rsidR="00522965" w:rsidRPr="00722998" w:rsidRDefault="00522965" w:rsidP="00522965">
            <w:pPr>
              <w:spacing w:after="0"/>
              <w:jc w:val="center"/>
              <w:rPr>
                <w:color w:val="000000"/>
                <w:sz w:val="20"/>
              </w:rPr>
            </w:pPr>
            <w:r>
              <w:rPr>
                <w:color w:val="000000"/>
                <w:sz w:val="20"/>
              </w:rPr>
              <w:t>382,760</w:t>
            </w:r>
          </w:p>
        </w:tc>
        <w:tc>
          <w:tcPr>
            <w:tcW w:w="1011" w:type="dxa"/>
            <w:tcBorders>
              <w:left w:val="nil"/>
              <w:right w:val="nil"/>
            </w:tcBorders>
            <w:shd w:val="clear" w:color="auto" w:fill="auto"/>
            <w:noWrap/>
            <w:vAlign w:val="center"/>
          </w:tcPr>
          <w:p w14:paraId="7074ADE2" w14:textId="55A02821" w:rsidR="00522965" w:rsidRPr="00722998" w:rsidRDefault="00522965" w:rsidP="00522965">
            <w:pPr>
              <w:spacing w:after="0"/>
              <w:jc w:val="center"/>
              <w:rPr>
                <w:color w:val="000000"/>
                <w:sz w:val="20"/>
              </w:rPr>
            </w:pPr>
            <w:r>
              <w:rPr>
                <w:color w:val="000000"/>
                <w:sz w:val="20"/>
              </w:rPr>
              <w:t>613,260</w:t>
            </w:r>
          </w:p>
        </w:tc>
        <w:tc>
          <w:tcPr>
            <w:tcW w:w="1022" w:type="dxa"/>
            <w:tcBorders>
              <w:left w:val="nil"/>
              <w:right w:val="nil"/>
            </w:tcBorders>
            <w:shd w:val="clear" w:color="auto" w:fill="auto"/>
            <w:noWrap/>
            <w:vAlign w:val="center"/>
          </w:tcPr>
          <w:p w14:paraId="473FA65F" w14:textId="66E1489B" w:rsidR="00522965" w:rsidRPr="00722998" w:rsidRDefault="00522965" w:rsidP="00522965">
            <w:pPr>
              <w:spacing w:after="0"/>
              <w:jc w:val="center"/>
              <w:rPr>
                <w:color w:val="000000"/>
                <w:sz w:val="20"/>
              </w:rPr>
            </w:pPr>
            <w:r>
              <w:rPr>
                <w:color w:val="000000"/>
                <w:sz w:val="20"/>
              </w:rPr>
              <w:t>406,663</w:t>
            </w:r>
          </w:p>
        </w:tc>
        <w:tc>
          <w:tcPr>
            <w:tcW w:w="1091" w:type="dxa"/>
            <w:tcBorders>
              <w:left w:val="nil"/>
              <w:right w:val="nil"/>
            </w:tcBorders>
            <w:shd w:val="clear" w:color="auto" w:fill="auto"/>
            <w:noWrap/>
            <w:vAlign w:val="center"/>
          </w:tcPr>
          <w:p w14:paraId="6FDE5A4F" w14:textId="25F26FAA" w:rsidR="00522965" w:rsidRPr="00722998" w:rsidRDefault="00522965" w:rsidP="00522965">
            <w:pPr>
              <w:spacing w:after="0"/>
              <w:jc w:val="center"/>
              <w:rPr>
                <w:color w:val="000000"/>
                <w:sz w:val="20"/>
              </w:rPr>
            </w:pPr>
            <w:r>
              <w:rPr>
                <w:color w:val="000000"/>
                <w:sz w:val="20"/>
              </w:rPr>
              <w:t>969,213</w:t>
            </w:r>
          </w:p>
        </w:tc>
        <w:tc>
          <w:tcPr>
            <w:tcW w:w="885" w:type="dxa"/>
            <w:tcBorders>
              <w:left w:val="nil"/>
              <w:right w:val="nil"/>
            </w:tcBorders>
            <w:shd w:val="clear" w:color="auto" w:fill="auto"/>
            <w:noWrap/>
            <w:vAlign w:val="center"/>
          </w:tcPr>
          <w:p w14:paraId="403B73B2" w14:textId="3E2A2A39" w:rsidR="00522965" w:rsidRPr="00A406C9" w:rsidRDefault="00522965" w:rsidP="00522965">
            <w:pPr>
              <w:spacing w:after="0"/>
              <w:jc w:val="center"/>
              <w:rPr>
                <w:color w:val="000000"/>
                <w:sz w:val="20"/>
              </w:rPr>
            </w:pPr>
            <w:r>
              <w:rPr>
                <w:color w:val="000000"/>
                <w:sz w:val="20"/>
              </w:rPr>
              <w:t>207,010</w:t>
            </w:r>
          </w:p>
        </w:tc>
        <w:tc>
          <w:tcPr>
            <w:tcW w:w="901" w:type="dxa"/>
            <w:tcBorders>
              <w:left w:val="nil"/>
              <w:right w:val="nil"/>
            </w:tcBorders>
            <w:shd w:val="clear" w:color="auto" w:fill="auto"/>
            <w:noWrap/>
            <w:vAlign w:val="center"/>
          </w:tcPr>
          <w:p w14:paraId="43D25C30" w14:textId="6526D72B" w:rsidR="00522965" w:rsidRPr="00722998" w:rsidRDefault="00522965" w:rsidP="00522965">
            <w:pPr>
              <w:spacing w:after="0"/>
              <w:jc w:val="center"/>
              <w:rPr>
                <w:color w:val="000000"/>
                <w:sz w:val="20"/>
              </w:rPr>
            </w:pPr>
            <w:r>
              <w:rPr>
                <w:color w:val="000000"/>
                <w:sz w:val="20"/>
              </w:rPr>
              <w:t>132,805</w:t>
            </w:r>
          </w:p>
        </w:tc>
        <w:tc>
          <w:tcPr>
            <w:tcW w:w="979" w:type="dxa"/>
            <w:tcBorders>
              <w:left w:val="nil"/>
              <w:right w:val="nil"/>
            </w:tcBorders>
            <w:shd w:val="clear" w:color="auto" w:fill="auto"/>
            <w:noWrap/>
            <w:vAlign w:val="center"/>
          </w:tcPr>
          <w:p w14:paraId="7827862F" w14:textId="509C019B" w:rsidR="00522965" w:rsidRPr="00722998" w:rsidRDefault="00522965" w:rsidP="00522965">
            <w:pPr>
              <w:spacing w:after="0"/>
              <w:jc w:val="center"/>
              <w:rPr>
                <w:color w:val="000000"/>
                <w:sz w:val="20"/>
              </w:rPr>
            </w:pPr>
            <w:r>
              <w:rPr>
                <w:color w:val="000000"/>
                <w:sz w:val="20"/>
              </w:rPr>
              <w:t>320,443</w:t>
            </w:r>
          </w:p>
        </w:tc>
      </w:tr>
      <w:tr w:rsidR="00522965" w:rsidRPr="000D0866" w14:paraId="2393C00F" w14:textId="77777777" w:rsidTr="00C2517F">
        <w:trPr>
          <w:trHeight w:val="144"/>
        </w:trPr>
        <w:tc>
          <w:tcPr>
            <w:tcW w:w="630" w:type="dxa"/>
            <w:tcBorders>
              <w:left w:val="nil"/>
              <w:bottom w:val="single" w:sz="4" w:space="0" w:color="auto"/>
              <w:right w:val="nil"/>
            </w:tcBorders>
            <w:shd w:val="clear" w:color="auto" w:fill="auto"/>
            <w:noWrap/>
            <w:vAlign w:val="center"/>
          </w:tcPr>
          <w:p w14:paraId="616B011B" w14:textId="7ECAE97E" w:rsidR="00522965" w:rsidRDefault="00522965" w:rsidP="00522965">
            <w:pPr>
              <w:spacing w:after="0"/>
              <w:jc w:val="center"/>
              <w:rPr>
                <w:color w:val="000000"/>
                <w:sz w:val="20"/>
              </w:rPr>
            </w:pPr>
            <w:r>
              <w:rPr>
                <w:color w:val="000000"/>
                <w:sz w:val="20"/>
              </w:rPr>
              <w:t>2022</w:t>
            </w:r>
          </w:p>
        </w:tc>
        <w:tc>
          <w:tcPr>
            <w:tcW w:w="1023" w:type="dxa"/>
            <w:gridSpan w:val="2"/>
            <w:tcBorders>
              <w:left w:val="nil"/>
              <w:bottom w:val="single" w:sz="4" w:space="0" w:color="auto"/>
              <w:right w:val="nil"/>
            </w:tcBorders>
            <w:shd w:val="clear" w:color="auto" w:fill="auto"/>
            <w:noWrap/>
            <w:vAlign w:val="center"/>
          </w:tcPr>
          <w:p w14:paraId="611647BE" w14:textId="09C9C02F" w:rsidR="00522965" w:rsidRPr="00722998" w:rsidRDefault="00522965" w:rsidP="00522965">
            <w:pPr>
              <w:spacing w:after="0"/>
              <w:jc w:val="center"/>
              <w:rPr>
                <w:color w:val="000000"/>
                <w:sz w:val="20"/>
              </w:rPr>
            </w:pPr>
            <w:r>
              <w:rPr>
                <w:color w:val="000000"/>
                <w:sz w:val="20"/>
              </w:rPr>
              <w:t>109,759</w:t>
            </w:r>
          </w:p>
        </w:tc>
        <w:tc>
          <w:tcPr>
            <w:tcW w:w="865" w:type="dxa"/>
            <w:tcBorders>
              <w:left w:val="nil"/>
              <w:bottom w:val="single" w:sz="4" w:space="0" w:color="auto"/>
              <w:right w:val="nil"/>
            </w:tcBorders>
            <w:shd w:val="clear" w:color="auto" w:fill="auto"/>
            <w:noWrap/>
            <w:vAlign w:val="center"/>
          </w:tcPr>
          <w:p w14:paraId="2ECB232F" w14:textId="44449AE4" w:rsidR="00522965" w:rsidRPr="00722998" w:rsidRDefault="00522965" w:rsidP="00522965">
            <w:pPr>
              <w:spacing w:after="0"/>
              <w:jc w:val="center"/>
              <w:rPr>
                <w:color w:val="000000"/>
                <w:sz w:val="20"/>
              </w:rPr>
            </w:pPr>
            <w:r>
              <w:rPr>
                <w:color w:val="000000"/>
                <w:sz w:val="20"/>
              </w:rPr>
              <w:t>21,249</w:t>
            </w:r>
          </w:p>
        </w:tc>
        <w:tc>
          <w:tcPr>
            <w:tcW w:w="953" w:type="dxa"/>
            <w:tcBorders>
              <w:left w:val="nil"/>
              <w:bottom w:val="single" w:sz="4" w:space="0" w:color="auto"/>
              <w:right w:val="nil"/>
            </w:tcBorders>
            <w:shd w:val="clear" w:color="auto" w:fill="auto"/>
            <w:noWrap/>
            <w:vAlign w:val="center"/>
          </w:tcPr>
          <w:p w14:paraId="42118FC6" w14:textId="1BC38B66" w:rsidR="00522965" w:rsidRPr="00722998" w:rsidRDefault="00522965" w:rsidP="00522965">
            <w:pPr>
              <w:spacing w:after="0"/>
              <w:jc w:val="center"/>
              <w:rPr>
                <w:color w:val="000000"/>
                <w:sz w:val="20"/>
              </w:rPr>
            </w:pPr>
            <w:r>
              <w:rPr>
                <w:color w:val="000000"/>
                <w:sz w:val="20"/>
              </w:rPr>
              <w:t>375,263</w:t>
            </w:r>
          </w:p>
        </w:tc>
        <w:tc>
          <w:tcPr>
            <w:tcW w:w="1011" w:type="dxa"/>
            <w:tcBorders>
              <w:left w:val="nil"/>
              <w:bottom w:val="single" w:sz="4" w:space="0" w:color="auto"/>
              <w:right w:val="nil"/>
            </w:tcBorders>
            <w:shd w:val="clear" w:color="auto" w:fill="auto"/>
            <w:noWrap/>
            <w:vAlign w:val="center"/>
          </w:tcPr>
          <w:p w14:paraId="36C586A2" w14:textId="7CC94BD5" w:rsidR="00522965" w:rsidRDefault="00522965" w:rsidP="00522965">
            <w:pPr>
              <w:spacing w:after="0"/>
              <w:jc w:val="center"/>
              <w:rPr>
                <w:color w:val="000000"/>
                <w:sz w:val="20"/>
              </w:rPr>
            </w:pPr>
            <w:r>
              <w:rPr>
                <w:color w:val="000000"/>
                <w:sz w:val="20"/>
              </w:rPr>
              <w:t>597,190</w:t>
            </w:r>
          </w:p>
        </w:tc>
        <w:tc>
          <w:tcPr>
            <w:tcW w:w="1022" w:type="dxa"/>
            <w:tcBorders>
              <w:left w:val="nil"/>
              <w:bottom w:val="single" w:sz="4" w:space="0" w:color="auto"/>
              <w:right w:val="nil"/>
            </w:tcBorders>
            <w:shd w:val="clear" w:color="auto" w:fill="auto"/>
            <w:noWrap/>
            <w:vAlign w:val="center"/>
          </w:tcPr>
          <w:p w14:paraId="52CAB750" w14:textId="2DF2C835" w:rsidR="00522965" w:rsidRPr="00722998" w:rsidRDefault="00522965" w:rsidP="00522965">
            <w:pPr>
              <w:spacing w:after="0"/>
              <w:jc w:val="center"/>
              <w:rPr>
                <w:color w:val="000000"/>
                <w:sz w:val="20"/>
              </w:rPr>
            </w:pPr>
            <w:r>
              <w:rPr>
                <w:color w:val="000000"/>
                <w:sz w:val="20"/>
              </w:rPr>
              <w:t>397,806</w:t>
            </w:r>
          </w:p>
        </w:tc>
        <w:tc>
          <w:tcPr>
            <w:tcW w:w="1091" w:type="dxa"/>
            <w:tcBorders>
              <w:left w:val="nil"/>
              <w:bottom w:val="single" w:sz="4" w:space="0" w:color="auto"/>
              <w:right w:val="nil"/>
            </w:tcBorders>
            <w:shd w:val="clear" w:color="auto" w:fill="auto"/>
            <w:noWrap/>
            <w:vAlign w:val="center"/>
          </w:tcPr>
          <w:p w14:paraId="45E75652" w14:textId="112C8FB6" w:rsidR="00522965" w:rsidRPr="00722998" w:rsidRDefault="00522965" w:rsidP="00522965">
            <w:pPr>
              <w:spacing w:after="0"/>
              <w:jc w:val="center"/>
              <w:rPr>
                <w:color w:val="000000"/>
                <w:sz w:val="20"/>
              </w:rPr>
            </w:pPr>
            <w:r>
              <w:rPr>
                <w:color w:val="000000"/>
                <w:sz w:val="20"/>
              </w:rPr>
              <w:t>933,302</w:t>
            </w:r>
          </w:p>
        </w:tc>
        <w:tc>
          <w:tcPr>
            <w:tcW w:w="885" w:type="dxa"/>
            <w:tcBorders>
              <w:left w:val="nil"/>
              <w:bottom w:val="single" w:sz="4" w:space="0" w:color="auto"/>
              <w:right w:val="nil"/>
            </w:tcBorders>
            <w:shd w:val="clear" w:color="auto" w:fill="auto"/>
            <w:noWrap/>
            <w:vAlign w:val="center"/>
          </w:tcPr>
          <w:p w14:paraId="56E774F5" w14:textId="7D954DB4" w:rsidR="00522965" w:rsidRPr="00A406C9" w:rsidRDefault="00522965" w:rsidP="00522965">
            <w:pPr>
              <w:spacing w:after="0"/>
              <w:jc w:val="center"/>
              <w:rPr>
                <w:sz w:val="20"/>
              </w:rPr>
            </w:pPr>
            <w:r>
              <w:rPr>
                <w:color w:val="000000"/>
                <w:sz w:val="20"/>
              </w:rPr>
              <w:t>198,020</w:t>
            </w:r>
          </w:p>
        </w:tc>
        <w:tc>
          <w:tcPr>
            <w:tcW w:w="901" w:type="dxa"/>
            <w:tcBorders>
              <w:left w:val="nil"/>
              <w:bottom w:val="single" w:sz="4" w:space="0" w:color="auto"/>
              <w:right w:val="nil"/>
            </w:tcBorders>
            <w:shd w:val="clear" w:color="auto" w:fill="auto"/>
            <w:noWrap/>
            <w:vAlign w:val="center"/>
          </w:tcPr>
          <w:p w14:paraId="087ECDCC" w14:textId="2B7B67F4" w:rsidR="00522965" w:rsidRPr="00722998" w:rsidRDefault="00522965" w:rsidP="00522965">
            <w:pPr>
              <w:spacing w:after="0"/>
              <w:jc w:val="center"/>
              <w:rPr>
                <w:color w:val="000000"/>
                <w:sz w:val="20"/>
              </w:rPr>
            </w:pPr>
            <w:r>
              <w:rPr>
                <w:color w:val="000000"/>
                <w:sz w:val="20"/>
              </w:rPr>
              <w:t>125,747</w:t>
            </w:r>
          </w:p>
        </w:tc>
        <w:tc>
          <w:tcPr>
            <w:tcW w:w="979" w:type="dxa"/>
            <w:tcBorders>
              <w:left w:val="nil"/>
              <w:bottom w:val="single" w:sz="4" w:space="0" w:color="auto"/>
              <w:right w:val="nil"/>
            </w:tcBorders>
            <w:shd w:val="clear" w:color="auto" w:fill="auto"/>
            <w:noWrap/>
            <w:vAlign w:val="center"/>
          </w:tcPr>
          <w:p w14:paraId="03A9C914" w14:textId="691F8877" w:rsidR="00522965" w:rsidRPr="00722998" w:rsidRDefault="00522965" w:rsidP="00522965">
            <w:pPr>
              <w:spacing w:after="0"/>
              <w:jc w:val="center"/>
              <w:rPr>
                <w:color w:val="000000"/>
                <w:sz w:val="20"/>
              </w:rPr>
            </w:pPr>
            <w:r>
              <w:rPr>
                <w:color w:val="000000"/>
                <w:sz w:val="20"/>
              </w:rPr>
              <w:t>297,959</w:t>
            </w:r>
          </w:p>
        </w:tc>
      </w:tr>
    </w:tbl>
    <w:p w14:paraId="0919A825" w14:textId="77777777" w:rsidR="00A92122" w:rsidRDefault="00A92122" w:rsidP="00A92122">
      <w:pPr>
        <w:spacing w:after="160" w:line="259" w:lineRule="auto"/>
        <w:rPr>
          <w:szCs w:val="22"/>
        </w:rPr>
      </w:pPr>
      <w:r>
        <w:rPr>
          <w:szCs w:val="22"/>
        </w:rPr>
        <w:br w:type="page"/>
      </w:r>
    </w:p>
    <w:p w14:paraId="3749DA0C" w14:textId="5013BA54" w:rsidR="00FB3947" w:rsidRDefault="00FB3947" w:rsidP="00FB3947">
      <w:pPr>
        <w:pStyle w:val="Heading5"/>
        <w:spacing w:after="240"/>
        <w:ind w:left="0" w:firstLine="0"/>
        <w:rPr>
          <w:szCs w:val="22"/>
        </w:rPr>
      </w:pPr>
      <w:r w:rsidRPr="0028093C">
        <w:rPr>
          <w:szCs w:val="22"/>
        </w:rPr>
        <w:lastRenderedPageBreak/>
        <w:t>Table 9-18.</w:t>
      </w:r>
      <w:r w:rsidRPr="001D7668">
        <w:rPr>
          <w:szCs w:val="22"/>
        </w:rPr>
        <w:t xml:space="preserve"> Estimated</w:t>
      </w:r>
      <w:r>
        <w:rPr>
          <w:szCs w:val="22"/>
        </w:rPr>
        <w:t xml:space="preserve"> numbers (thousands) in </w:t>
      </w:r>
      <w:del w:id="1460" w:author="Ben.Williams" w:date="2020-10-29T11:23:00Z">
        <w:r w:rsidDel="00AE3002">
          <w:rPr>
            <w:szCs w:val="22"/>
          </w:rPr>
          <w:delText>2019</w:delText>
        </w:r>
      </w:del>
      <w:ins w:id="1461" w:author="Ben.Williams" w:date="2020-10-29T11:23:00Z">
        <w:r w:rsidR="00AE3002">
          <w:rPr>
            <w:szCs w:val="22"/>
          </w:rPr>
          <w:t>2020</w:t>
        </w:r>
      </w:ins>
      <w:r>
        <w:rPr>
          <w:szCs w:val="22"/>
        </w:rPr>
        <w:t>, fishery selectivity (from the most recent time block), and survey selectivity of POP in the GOA. Also shown are schedules of age specific weight and female maturity.</w:t>
      </w:r>
    </w:p>
    <w:tbl>
      <w:tblPr>
        <w:tblW w:w="5000" w:type="pct"/>
        <w:jc w:val="center"/>
        <w:tblCellMar>
          <w:left w:w="15" w:type="dxa"/>
          <w:right w:w="15" w:type="dxa"/>
        </w:tblCellMar>
        <w:tblLook w:val="0000" w:firstRow="0" w:lastRow="0" w:firstColumn="0" w:lastColumn="0" w:noHBand="0" w:noVBand="0"/>
      </w:tblPr>
      <w:tblGrid>
        <w:gridCol w:w="678"/>
        <w:gridCol w:w="2649"/>
        <w:gridCol w:w="1174"/>
        <w:gridCol w:w="1683"/>
        <w:gridCol w:w="1589"/>
        <w:gridCol w:w="1587"/>
      </w:tblGrid>
      <w:tr w:rsidR="00FB3947" w14:paraId="07C81ED7" w14:textId="77777777" w:rsidTr="00A332A3">
        <w:trPr>
          <w:trHeight w:val="288"/>
          <w:jc w:val="center"/>
        </w:trPr>
        <w:tc>
          <w:tcPr>
            <w:tcW w:w="362" w:type="pct"/>
            <w:tcBorders>
              <w:top w:val="single" w:sz="4" w:space="0" w:color="auto"/>
              <w:left w:val="nil"/>
              <w:bottom w:val="single" w:sz="4" w:space="0" w:color="auto"/>
              <w:right w:val="nil"/>
            </w:tcBorders>
            <w:vAlign w:val="bottom"/>
          </w:tcPr>
          <w:p w14:paraId="273ED32E" w14:textId="77777777" w:rsidR="00FB3947" w:rsidRDefault="00FB3947" w:rsidP="00A332A3">
            <w:pPr>
              <w:keepNext/>
              <w:tabs>
                <w:tab w:val="left" w:pos="0"/>
                <w:tab w:val="left" w:pos="720"/>
                <w:tab w:val="left" w:pos="1440"/>
              </w:tabs>
              <w:spacing w:after="0"/>
              <w:rPr>
                <w:szCs w:val="22"/>
              </w:rPr>
            </w:pPr>
            <w:r>
              <w:rPr>
                <w:szCs w:val="22"/>
              </w:rPr>
              <w:br/>
              <w:t>Age</w:t>
            </w:r>
          </w:p>
        </w:tc>
        <w:tc>
          <w:tcPr>
            <w:tcW w:w="1415" w:type="pct"/>
            <w:tcBorders>
              <w:top w:val="single" w:sz="4" w:space="0" w:color="auto"/>
              <w:left w:val="nil"/>
              <w:bottom w:val="single" w:sz="4" w:space="0" w:color="auto"/>
              <w:right w:val="nil"/>
            </w:tcBorders>
            <w:vAlign w:val="bottom"/>
          </w:tcPr>
          <w:p w14:paraId="303856DE" w14:textId="55817824" w:rsidR="00FB3947" w:rsidRDefault="00FB3947" w:rsidP="00A332A3">
            <w:pPr>
              <w:keepNext/>
              <w:tabs>
                <w:tab w:val="left" w:pos="0"/>
                <w:tab w:val="left" w:pos="720"/>
              </w:tabs>
              <w:spacing w:after="0"/>
              <w:jc w:val="center"/>
              <w:rPr>
                <w:szCs w:val="22"/>
              </w:rPr>
            </w:pPr>
            <w:r>
              <w:rPr>
                <w:szCs w:val="22"/>
              </w:rPr>
              <w:t xml:space="preserve">Numbers in </w:t>
            </w:r>
            <w:del w:id="1462" w:author="Ben.Williams" w:date="2020-10-29T11:24:00Z">
              <w:r w:rsidDel="00AE3002">
                <w:delText>2019</w:delText>
              </w:r>
            </w:del>
            <w:ins w:id="1463" w:author="Ben.Williams" w:date="2020-10-29T11:24:00Z">
              <w:r w:rsidR="00AE3002">
                <w:t>2020</w:t>
              </w:r>
            </w:ins>
          </w:p>
          <w:p w14:paraId="7C693D3D" w14:textId="77777777" w:rsidR="00FB3947" w:rsidRDefault="00FB3947" w:rsidP="00A332A3">
            <w:pPr>
              <w:keepNext/>
              <w:tabs>
                <w:tab w:val="left" w:pos="0"/>
                <w:tab w:val="left" w:pos="720"/>
              </w:tabs>
              <w:spacing w:after="0"/>
              <w:jc w:val="center"/>
              <w:rPr>
                <w:szCs w:val="22"/>
              </w:rPr>
            </w:pPr>
            <w:r>
              <w:rPr>
                <w:szCs w:val="22"/>
              </w:rPr>
              <w:t>(1000's)</w:t>
            </w:r>
          </w:p>
        </w:tc>
        <w:tc>
          <w:tcPr>
            <w:tcW w:w="627" w:type="pct"/>
            <w:tcBorders>
              <w:top w:val="single" w:sz="4" w:space="0" w:color="auto"/>
              <w:left w:val="nil"/>
              <w:bottom w:val="single" w:sz="4" w:space="0" w:color="auto"/>
              <w:right w:val="nil"/>
            </w:tcBorders>
          </w:tcPr>
          <w:p w14:paraId="6C5F4F02" w14:textId="77777777" w:rsidR="00FB3947" w:rsidRDefault="00FB3947" w:rsidP="00A332A3">
            <w:pPr>
              <w:keepNext/>
              <w:tabs>
                <w:tab w:val="left" w:pos="0"/>
                <w:tab w:val="left" w:pos="720"/>
              </w:tabs>
              <w:spacing w:after="0"/>
              <w:jc w:val="center"/>
              <w:rPr>
                <w:szCs w:val="22"/>
              </w:rPr>
            </w:pPr>
            <w:r>
              <w:rPr>
                <w:szCs w:val="22"/>
              </w:rPr>
              <w:t>Maturity (%)</w:t>
            </w:r>
          </w:p>
        </w:tc>
        <w:tc>
          <w:tcPr>
            <w:tcW w:w="899" w:type="pct"/>
            <w:tcBorders>
              <w:top w:val="single" w:sz="4" w:space="0" w:color="auto"/>
              <w:left w:val="nil"/>
              <w:bottom w:val="single" w:sz="4" w:space="0" w:color="auto"/>
              <w:right w:val="nil"/>
            </w:tcBorders>
          </w:tcPr>
          <w:p w14:paraId="1F66F7B0" w14:textId="77777777" w:rsidR="00FB3947" w:rsidRDefault="00FB3947" w:rsidP="00A332A3">
            <w:pPr>
              <w:keepNext/>
              <w:tabs>
                <w:tab w:val="left" w:pos="0"/>
                <w:tab w:val="left" w:pos="720"/>
              </w:tabs>
              <w:spacing w:after="0"/>
              <w:jc w:val="center"/>
              <w:rPr>
                <w:szCs w:val="22"/>
              </w:rPr>
            </w:pPr>
            <w:r>
              <w:rPr>
                <w:szCs w:val="22"/>
              </w:rPr>
              <w:br/>
              <w:t>Weight (g)</w:t>
            </w:r>
          </w:p>
        </w:tc>
        <w:tc>
          <w:tcPr>
            <w:tcW w:w="849" w:type="pct"/>
            <w:tcBorders>
              <w:top w:val="single" w:sz="4" w:space="0" w:color="auto"/>
              <w:left w:val="nil"/>
              <w:bottom w:val="single" w:sz="4" w:space="0" w:color="auto"/>
              <w:right w:val="nil"/>
            </w:tcBorders>
          </w:tcPr>
          <w:p w14:paraId="4C38ED6F" w14:textId="77777777" w:rsidR="00FB3947" w:rsidRDefault="00FB3947" w:rsidP="00A332A3">
            <w:pPr>
              <w:keepNext/>
              <w:tabs>
                <w:tab w:val="left" w:pos="0"/>
                <w:tab w:val="left" w:pos="720"/>
              </w:tabs>
              <w:spacing w:after="0"/>
              <w:jc w:val="center"/>
              <w:rPr>
                <w:szCs w:val="22"/>
              </w:rPr>
            </w:pPr>
            <w:r>
              <w:rPr>
                <w:szCs w:val="22"/>
              </w:rPr>
              <w:t xml:space="preserve">Fishery </w:t>
            </w:r>
            <w:r>
              <w:rPr>
                <w:szCs w:val="22"/>
              </w:rPr>
              <w:br/>
              <w:t>selectivity (%)</w:t>
            </w:r>
          </w:p>
        </w:tc>
        <w:tc>
          <w:tcPr>
            <w:tcW w:w="848" w:type="pct"/>
            <w:tcBorders>
              <w:top w:val="single" w:sz="4" w:space="0" w:color="auto"/>
              <w:left w:val="nil"/>
              <w:bottom w:val="single" w:sz="4" w:space="0" w:color="auto"/>
              <w:right w:val="nil"/>
            </w:tcBorders>
          </w:tcPr>
          <w:p w14:paraId="3EF994A4" w14:textId="77777777" w:rsidR="00FB3947" w:rsidRDefault="00FB3947" w:rsidP="00A332A3">
            <w:pPr>
              <w:keepNext/>
              <w:tabs>
                <w:tab w:val="left" w:pos="0"/>
                <w:tab w:val="left" w:pos="720"/>
              </w:tabs>
              <w:spacing w:after="0"/>
              <w:jc w:val="center"/>
              <w:rPr>
                <w:szCs w:val="22"/>
              </w:rPr>
            </w:pPr>
            <w:r>
              <w:rPr>
                <w:szCs w:val="22"/>
              </w:rPr>
              <w:t xml:space="preserve">Survey </w:t>
            </w:r>
            <w:r>
              <w:rPr>
                <w:szCs w:val="22"/>
              </w:rPr>
              <w:br/>
              <w:t>selectivity (%)</w:t>
            </w:r>
          </w:p>
        </w:tc>
      </w:tr>
      <w:tr w:rsidR="009961FF" w:rsidRPr="00676FC8" w14:paraId="54332525" w14:textId="77777777" w:rsidTr="009961FF">
        <w:trPr>
          <w:trHeight w:hRule="exact" w:val="288"/>
          <w:jc w:val="center"/>
        </w:trPr>
        <w:tc>
          <w:tcPr>
            <w:tcW w:w="362" w:type="pct"/>
            <w:tcBorders>
              <w:top w:val="single" w:sz="4" w:space="0" w:color="auto"/>
              <w:left w:val="nil"/>
              <w:bottom w:val="nil"/>
              <w:right w:val="nil"/>
            </w:tcBorders>
            <w:vAlign w:val="bottom"/>
          </w:tcPr>
          <w:p w14:paraId="2353C79E" w14:textId="77777777" w:rsidR="009961FF" w:rsidRPr="004B22BF" w:rsidRDefault="009961FF" w:rsidP="009961FF">
            <w:r w:rsidRPr="004B22BF">
              <w:t>2</w:t>
            </w:r>
          </w:p>
        </w:tc>
        <w:tc>
          <w:tcPr>
            <w:tcW w:w="1415" w:type="pct"/>
            <w:tcBorders>
              <w:top w:val="single" w:sz="4" w:space="0" w:color="auto"/>
              <w:left w:val="nil"/>
              <w:bottom w:val="nil"/>
              <w:right w:val="nil"/>
            </w:tcBorders>
            <w:vAlign w:val="center"/>
          </w:tcPr>
          <w:p w14:paraId="601DC400" w14:textId="3AC77F3E" w:rsidR="009961FF" w:rsidRPr="009F3365" w:rsidRDefault="009961FF" w:rsidP="009961FF">
            <w:pPr>
              <w:jc w:val="center"/>
              <w:rPr>
                <w:color w:val="000000"/>
                <w:szCs w:val="22"/>
              </w:rPr>
            </w:pPr>
            <w:r>
              <w:rPr>
                <w:color w:val="000000"/>
                <w:szCs w:val="22"/>
              </w:rPr>
              <w:t>84,073</w:t>
            </w:r>
          </w:p>
        </w:tc>
        <w:tc>
          <w:tcPr>
            <w:tcW w:w="627" w:type="pct"/>
            <w:tcBorders>
              <w:top w:val="single" w:sz="4" w:space="0" w:color="auto"/>
              <w:left w:val="nil"/>
              <w:bottom w:val="nil"/>
              <w:right w:val="nil"/>
            </w:tcBorders>
            <w:vAlign w:val="center"/>
          </w:tcPr>
          <w:p w14:paraId="70F51867" w14:textId="77777777" w:rsidR="009961FF" w:rsidRPr="009F3365" w:rsidRDefault="009961FF" w:rsidP="009961FF">
            <w:pPr>
              <w:jc w:val="center"/>
              <w:rPr>
                <w:color w:val="000000"/>
                <w:szCs w:val="22"/>
              </w:rPr>
            </w:pPr>
            <w:r w:rsidRPr="009F3365">
              <w:rPr>
                <w:color w:val="000000"/>
                <w:szCs w:val="22"/>
              </w:rPr>
              <w:t>0.7</w:t>
            </w:r>
          </w:p>
        </w:tc>
        <w:tc>
          <w:tcPr>
            <w:tcW w:w="899" w:type="pct"/>
            <w:tcBorders>
              <w:top w:val="single" w:sz="4" w:space="0" w:color="auto"/>
              <w:left w:val="nil"/>
              <w:bottom w:val="nil"/>
              <w:right w:val="nil"/>
            </w:tcBorders>
            <w:vAlign w:val="center"/>
          </w:tcPr>
          <w:p w14:paraId="05B6108C" w14:textId="0916464A" w:rsidR="009961FF" w:rsidRPr="009F3365" w:rsidRDefault="009961FF" w:rsidP="009961FF">
            <w:pPr>
              <w:jc w:val="center"/>
              <w:rPr>
                <w:color w:val="000000"/>
                <w:szCs w:val="22"/>
              </w:rPr>
            </w:pPr>
            <w:r>
              <w:rPr>
                <w:color w:val="000000"/>
                <w:szCs w:val="22"/>
              </w:rPr>
              <w:t>44</w:t>
            </w:r>
          </w:p>
        </w:tc>
        <w:tc>
          <w:tcPr>
            <w:tcW w:w="849" w:type="pct"/>
            <w:tcBorders>
              <w:top w:val="single" w:sz="4" w:space="0" w:color="auto"/>
              <w:left w:val="nil"/>
              <w:bottom w:val="nil"/>
              <w:right w:val="nil"/>
            </w:tcBorders>
            <w:vAlign w:val="center"/>
          </w:tcPr>
          <w:p w14:paraId="34A57858" w14:textId="0606097F" w:rsidR="009961FF" w:rsidRPr="009F3365" w:rsidRDefault="009961FF" w:rsidP="009961FF">
            <w:pPr>
              <w:jc w:val="center"/>
              <w:rPr>
                <w:color w:val="000000"/>
                <w:szCs w:val="22"/>
              </w:rPr>
            </w:pPr>
            <w:r>
              <w:rPr>
                <w:color w:val="000000"/>
                <w:szCs w:val="22"/>
              </w:rPr>
              <w:t>0.1</w:t>
            </w:r>
          </w:p>
        </w:tc>
        <w:tc>
          <w:tcPr>
            <w:tcW w:w="848" w:type="pct"/>
            <w:tcBorders>
              <w:top w:val="single" w:sz="4" w:space="0" w:color="auto"/>
              <w:left w:val="nil"/>
              <w:bottom w:val="nil"/>
              <w:right w:val="nil"/>
            </w:tcBorders>
            <w:vAlign w:val="center"/>
          </w:tcPr>
          <w:p w14:paraId="4B068542" w14:textId="10C8F59B" w:rsidR="009961FF" w:rsidRPr="009F3365" w:rsidRDefault="009961FF" w:rsidP="009961FF">
            <w:pPr>
              <w:jc w:val="center"/>
              <w:rPr>
                <w:color w:val="000000"/>
                <w:szCs w:val="22"/>
              </w:rPr>
            </w:pPr>
            <w:r>
              <w:rPr>
                <w:color w:val="000000"/>
                <w:szCs w:val="22"/>
              </w:rPr>
              <w:t>9.7</w:t>
            </w:r>
          </w:p>
        </w:tc>
      </w:tr>
      <w:tr w:rsidR="009961FF" w:rsidRPr="00676FC8" w14:paraId="45722EA3" w14:textId="77777777" w:rsidTr="009961FF">
        <w:trPr>
          <w:trHeight w:hRule="exact" w:val="288"/>
          <w:jc w:val="center"/>
        </w:trPr>
        <w:tc>
          <w:tcPr>
            <w:tcW w:w="362" w:type="pct"/>
            <w:tcBorders>
              <w:top w:val="nil"/>
              <w:left w:val="nil"/>
              <w:bottom w:val="nil"/>
              <w:right w:val="nil"/>
            </w:tcBorders>
            <w:vAlign w:val="bottom"/>
          </w:tcPr>
          <w:p w14:paraId="4924D30F" w14:textId="77777777" w:rsidR="009961FF" w:rsidRPr="004B22BF" w:rsidRDefault="009961FF" w:rsidP="009961FF">
            <w:r w:rsidRPr="004B22BF">
              <w:t>3</w:t>
            </w:r>
          </w:p>
        </w:tc>
        <w:tc>
          <w:tcPr>
            <w:tcW w:w="1415" w:type="pct"/>
            <w:tcBorders>
              <w:top w:val="nil"/>
              <w:left w:val="nil"/>
              <w:bottom w:val="nil"/>
              <w:right w:val="nil"/>
            </w:tcBorders>
            <w:vAlign w:val="center"/>
          </w:tcPr>
          <w:p w14:paraId="24C1BF64" w14:textId="6A2320A1" w:rsidR="009961FF" w:rsidRPr="009F3365" w:rsidRDefault="009961FF" w:rsidP="009961FF">
            <w:pPr>
              <w:jc w:val="center"/>
              <w:rPr>
                <w:color w:val="000000"/>
                <w:szCs w:val="22"/>
              </w:rPr>
            </w:pPr>
            <w:r>
              <w:rPr>
                <w:color w:val="000000"/>
                <w:szCs w:val="22"/>
              </w:rPr>
              <w:t>110,602</w:t>
            </w:r>
          </w:p>
        </w:tc>
        <w:tc>
          <w:tcPr>
            <w:tcW w:w="627" w:type="pct"/>
            <w:tcBorders>
              <w:top w:val="nil"/>
              <w:left w:val="nil"/>
              <w:bottom w:val="nil"/>
              <w:right w:val="nil"/>
            </w:tcBorders>
            <w:vAlign w:val="center"/>
          </w:tcPr>
          <w:p w14:paraId="37D82A1B" w14:textId="77777777" w:rsidR="009961FF" w:rsidRPr="009F3365" w:rsidRDefault="009961FF" w:rsidP="009961FF">
            <w:pPr>
              <w:jc w:val="center"/>
              <w:rPr>
                <w:color w:val="000000"/>
                <w:szCs w:val="22"/>
              </w:rPr>
            </w:pPr>
            <w:r w:rsidRPr="009F3365">
              <w:rPr>
                <w:color w:val="000000"/>
                <w:szCs w:val="22"/>
              </w:rPr>
              <w:t>1.3</w:t>
            </w:r>
          </w:p>
        </w:tc>
        <w:tc>
          <w:tcPr>
            <w:tcW w:w="899" w:type="pct"/>
            <w:tcBorders>
              <w:top w:val="nil"/>
              <w:left w:val="nil"/>
              <w:bottom w:val="nil"/>
              <w:right w:val="nil"/>
            </w:tcBorders>
            <w:vAlign w:val="center"/>
          </w:tcPr>
          <w:p w14:paraId="7AD43249" w14:textId="4AFF7AE9" w:rsidR="009961FF" w:rsidRPr="009F3365" w:rsidRDefault="009961FF" w:rsidP="009961FF">
            <w:pPr>
              <w:jc w:val="center"/>
              <w:rPr>
                <w:color w:val="000000"/>
                <w:szCs w:val="22"/>
              </w:rPr>
            </w:pPr>
            <w:r>
              <w:rPr>
                <w:color w:val="000000"/>
                <w:szCs w:val="22"/>
              </w:rPr>
              <w:t>98</w:t>
            </w:r>
          </w:p>
        </w:tc>
        <w:tc>
          <w:tcPr>
            <w:tcW w:w="849" w:type="pct"/>
            <w:tcBorders>
              <w:top w:val="nil"/>
              <w:left w:val="nil"/>
              <w:bottom w:val="nil"/>
              <w:right w:val="nil"/>
            </w:tcBorders>
            <w:vAlign w:val="center"/>
          </w:tcPr>
          <w:p w14:paraId="399A0A9D" w14:textId="13000B00" w:rsidR="009961FF" w:rsidRPr="009F3365" w:rsidRDefault="009961FF" w:rsidP="009961FF">
            <w:pPr>
              <w:jc w:val="center"/>
              <w:rPr>
                <w:color w:val="000000"/>
                <w:szCs w:val="22"/>
              </w:rPr>
            </w:pPr>
            <w:r>
              <w:rPr>
                <w:color w:val="000000"/>
                <w:szCs w:val="22"/>
              </w:rPr>
              <w:t>1.0</w:t>
            </w:r>
          </w:p>
        </w:tc>
        <w:tc>
          <w:tcPr>
            <w:tcW w:w="848" w:type="pct"/>
            <w:tcBorders>
              <w:top w:val="nil"/>
              <w:left w:val="nil"/>
              <w:bottom w:val="nil"/>
              <w:right w:val="nil"/>
            </w:tcBorders>
            <w:vAlign w:val="center"/>
          </w:tcPr>
          <w:p w14:paraId="6595F8AF" w14:textId="233A593E" w:rsidR="009961FF" w:rsidRPr="009F3365" w:rsidRDefault="009961FF" w:rsidP="009961FF">
            <w:pPr>
              <w:jc w:val="center"/>
              <w:rPr>
                <w:color w:val="000000"/>
                <w:szCs w:val="22"/>
              </w:rPr>
            </w:pPr>
            <w:r>
              <w:rPr>
                <w:color w:val="000000"/>
                <w:szCs w:val="22"/>
              </w:rPr>
              <w:t>15.3</w:t>
            </w:r>
          </w:p>
        </w:tc>
      </w:tr>
      <w:tr w:rsidR="009961FF" w:rsidRPr="00676FC8" w14:paraId="12585EAB" w14:textId="77777777" w:rsidTr="009961FF">
        <w:trPr>
          <w:trHeight w:hRule="exact" w:val="288"/>
          <w:jc w:val="center"/>
        </w:trPr>
        <w:tc>
          <w:tcPr>
            <w:tcW w:w="362" w:type="pct"/>
            <w:tcBorders>
              <w:top w:val="nil"/>
              <w:left w:val="nil"/>
              <w:bottom w:val="nil"/>
              <w:right w:val="nil"/>
            </w:tcBorders>
            <w:vAlign w:val="bottom"/>
          </w:tcPr>
          <w:p w14:paraId="4873ED9E" w14:textId="77777777" w:rsidR="009961FF" w:rsidRPr="004B22BF" w:rsidRDefault="009961FF" w:rsidP="009961FF">
            <w:r w:rsidRPr="004B22BF">
              <w:t>4</w:t>
            </w:r>
          </w:p>
        </w:tc>
        <w:tc>
          <w:tcPr>
            <w:tcW w:w="1415" w:type="pct"/>
            <w:tcBorders>
              <w:top w:val="nil"/>
              <w:left w:val="nil"/>
              <w:bottom w:val="nil"/>
              <w:right w:val="nil"/>
            </w:tcBorders>
            <w:vAlign w:val="center"/>
          </w:tcPr>
          <w:p w14:paraId="226FAE67" w14:textId="1D2268CA" w:rsidR="009961FF" w:rsidRPr="009F3365" w:rsidRDefault="009961FF" w:rsidP="009961FF">
            <w:pPr>
              <w:jc w:val="center"/>
              <w:rPr>
                <w:color w:val="000000"/>
                <w:szCs w:val="22"/>
              </w:rPr>
            </w:pPr>
            <w:r>
              <w:rPr>
                <w:color w:val="000000"/>
                <w:szCs w:val="22"/>
              </w:rPr>
              <w:t>205,240</w:t>
            </w:r>
          </w:p>
        </w:tc>
        <w:tc>
          <w:tcPr>
            <w:tcW w:w="627" w:type="pct"/>
            <w:tcBorders>
              <w:top w:val="nil"/>
              <w:left w:val="nil"/>
              <w:bottom w:val="nil"/>
              <w:right w:val="nil"/>
            </w:tcBorders>
            <w:vAlign w:val="center"/>
          </w:tcPr>
          <w:p w14:paraId="31825D64" w14:textId="77777777" w:rsidR="009961FF" w:rsidRPr="009F3365" w:rsidRDefault="009961FF" w:rsidP="009961FF">
            <w:pPr>
              <w:jc w:val="center"/>
              <w:rPr>
                <w:color w:val="000000"/>
                <w:szCs w:val="22"/>
              </w:rPr>
            </w:pPr>
            <w:r w:rsidRPr="009F3365">
              <w:rPr>
                <w:color w:val="000000"/>
                <w:szCs w:val="22"/>
              </w:rPr>
              <w:t>2.5</w:t>
            </w:r>
          </w:p>
        </w:tc>
        <w:tc>
          <w:tcPr>
            <w:tcW w:w="899" w:type="pct"/>
            <w:tcBorders>
              <w:top w:val="nil"/>
              <w:left w:val="nil"/>
              <w:bottom w:val="nil"/>
              <w:right w:val="nil"/>
            </w:tcBorders>
            <w:vAlign w:val="center"/>
          </w:tcPr>
          <w:p w14:paraId="7145931A" w14:textId="17A7CB51" w:rsidR="009961FF" w:rsidRPr="009F3365" w:rsidRDefault="009961FF" w:rsidP="009961FF">
            <w:pPr>
              <w:jc w:val="center"/>
              <w:rPr>
                <w:color w:val="000000"/>
                <w:szCs w:val="22"/>
              </w:rPr>
            </w:pPr>
            <w:r>
              <w:rPr>
                <w:color w:val="000000"/>
                <w:szCs w:val="22"/>
              </w:rPr>
              <w:t>167</w:t>
            </w:r>
          </w:p>
        </w:tc>
        <w:tc>
          <w:tcPr>
            <w:tcW w:w="849" w:type="pct"/>
            <w:tcBorders>
              <w:top w:val="nil"/>
              <w:left w:val="nil"/>
              <w:bottom w:val="nil"/>
              <w:right w:val="nil"/>
            </w:tcBorders>
            <w:vAlign w:val="center"/>
          </w:tcPr>
          <w:p w14:paraId="15293B1E" w14:textId="7CEB1C28" w:rsidR="009961FF" w:rsidRPr="009F3365" w:rsidRDefault="009961FF" w:rsidP="009961FF">
            <w:pPr>
              <w:jc w:val="center"/>
              <w:rPr>
                <w:color w:val="000000"/>
                <w:szCs w:val="22"/>
              </w:rPr>
            </w:pPr>
            <w:r>
              <w:rPr>
                <w:color w:val="000000"/>
                <w:szCs w:val="22"/>
              </w:rPr>
              <w:t>3.7</w:t>
            </w:r>
          </w:p>
        </w:tc>
        <w:tc>
          <w:tcPr>
            <w:tcW w:w="848" w:type="pct"/>
            <w:tcBorders>
              <w:top w:val="nil"/>
              <w:left w:val="nil"/>
              <w:bottom w:val="nil"/>
              <w:right w:val="nil"/>
            </w:tcBorders>
            <w:vAlign w:val="center"/>
          </w:tcPr>
          <w:p w14:paraId="69CDAC50" w14:textId="5DF4829D" w:rsidR="009961FF" w:rsidRPr="009F3365" w:rsidRDefault="009961FF" w:rsidP="009961FF">
            <w:pPr>
              <w:jc w:val="center"/>
              <w:rPr>
                <w:color w:val="000000"/>
                <w:szCs w:val="22"/>
              </w:rPr>
            </w:pPr>
            <w:r>
              <w:rPr>
                <w:color w:val="000000"/>
                <w:szCs w:val="22"/>
              </w:rPr>
              <w:t>23.5</w:t>
            </w:r>
          </w:p>
        </w:tc>
      </w:tr>
      <w:tr w:rsidR="009961FF" w:rsidRPr="00676FC8" w14:paraId="1B2DA07D" w14:textId="77777777" w:rsidTr="009961FF">
        <w:trPr>
          <w:trHeight w:hRule="exact" w:val="288"/>
          <w:jc w:val="center"/>
        </w:trPr>
        <w:tc>
          <w:tcPr>
            <w:tcW w:w="362" w:type="pct"/>
            <w:tcBorders>
              <w:top w:val="nil"/>
              <w:left w:val="nil"/>
              <w:bottom w:val="nil"/>
              <w:right w:val="nil"/>
            </w:tcBorders>
            <w:vAlign w:val="bottom"/>
          </w:tcPr>
          <w:p w14:paraId="63348549" w14:textId="77777777" w:rsidR="009961FF" w:rsidRPr="004B22BF" w:rsidRDefault="009961FF" w:rsidP="009961FF">
            <w:r w:rsidRPr="004B22BF">
              <w:t>5</w:t>
            </w:r>
          </w:p>
        </w:tc>
        <w:tc>
          <w:tcPr>
            <w:tcW w:w="1415" w:type="pct"/>
            <w:tcBorders>
              <w:top w:val="nil"/>
              <w:left w:val="nil"/>
              <w:bottom w:val="nil"/>
              <w:right w:val="nil"/>
            </w:tcBorders>
            <w:vAlign w:val="center"/>
          </w:tcPr>
          <w:p w14:paraId="70EA2014" w14:textId="39208CB3" w:rsidR="009961FF" w:rsidRPr="009F3365" w:rsidRDefault="009961FF" w:rsidP="009961FF">
            <w:pPr>
              <w:jc w:val="center"/>
              <w:rPr>
                <w:color w:val="000000"/>
                <w:szCs w:val="22"/>
              </w:rPr>
            </w:pPr>
            <w:r>
              <w:rPr>
                <w:color w:val="000000"/>
                <w:szCs w:val="22"/>
              </w:rPr>
              <w:t>58,345</w:t>
            </w:r>
          </w:p>
        </w:tc>
        <w:tc>
          <w:tcPr>
            <w:tcW w:w="627" w:type="pct"/>
            <w:tcBorders>
              <w:top w:val="nil"/>
              <w:left w:val="nil"/>
              <w:bottom w:val="nil"/>
              <w:right w:val="nil"/>
            </w:tcBorders>
            <w:vAlign w:val="center"/>
          </w:tcPr>
          <w:p w14:paraId="60DD81F2" w14:textId="77777777" w:rsidR="009961FF" w:rsidRPr="009F3365" w:rsidRDefault="009961FF" w:rsidP="009961FF">
            <w:pPr>
              <w:jc w:val="center"/>
              <w:rPr>
                <w:color w:val="000000"/>
                <w:szCs w:val="22"/>
              </w:rPr>
            </w:pPr>
            <w:r w:rsidRPr="009F3365">
              <w:rPr>
                <w:color w:val="000000"/>
                <w:szCs w:val="22"/>
              </w:rPr>
              <w:t>4.7</w:t>
            </w:r>
          </w:p>
        </w:tc>
        <w:tc>
          <w:tcPr>
            <w:tcW w:w="899" w:type="pct"/>
            <w:tcBorders>
              <w:top w:val="nil"/>
              <w:left w:val="nil"/>
              <w:bottom w:val="nil"/>
              <w:right w:val="nil"/>
            </w:tcBorders>
            <w:vAlign w:val="center"/>
          </w:tcPr>
          <w:p w14:paraId="2CCF034C" w14:textId="0E4591AF" w:rsidR="009961FF" w:rsidRPr="009F3365" w:rsidRDefault="009961FF" w:rsidP="009961FF">
            <w:pPr>
              <w:jc w:val="center"/>
              <w:rPr>
                <w:color w:val="000000"/>
                <w:szCs w:val="22"/>
              </w:rPr>
            </w:pPr>
            <w:r>
              <w:rPr>
                <w:color w:val="000000"/>
                <w:szCs w:val="22"/>
              </w:rPr>
              <w:t>243</w:t>
            </w:r>
          </w:p>
        </w:tc>
        <w:tc>
          <w:tcPr>
            <w:tcW w:w="849" w:type="pct"/>
            <w:tcBorders>
              <w:top w:val="nil"/>
              <w:left w:val="nil"/>
              <w:bottom w:val="nil"/>
              <w:right w:val="nil"/>
            </w:tcBorders>
            <w:vAlign w:val="center"/>
          </w:tcPr>
          <w:p w14:paraId="1CBE410B" w14:textId="4E788682" w:rsidR="009961FF" w:rsidRPr="009F3365" w:rsidRDefault="009961FF" w:rsidP="009961FF">
            <w:pPr>
              <w:jc w:val="center"/>
              <w:rPr>
                <w:color w:val="000000"/>
                <w:szCs w:val="22"/>
              </w:rPr>
            </w:pPr>
            <w:r>
              <w:rPr>
                <w:color w:val="000000"/>
                <w:szCs w:val="22"/>
              </w:rPr>
              <w:t>9.0</w:t>
            </w:r>
          </w:p>
        </w:tc>
        <w:tc>
          <w:tcPr>
            <w:tcW w:w="848" w:type="pct"/>
            <w:tcBorders>
              <w:top w:val="nil"/>
              <w:left w:val="nil"/>
              <w:bottom w:val="nil"/>
              <w:right w:val="nil"/>
            </w:tcBorders>
            <w:vAlign w:val="center"/>
          </w:tcPr>
          <w:p w14:paraId="49D212F2" w14:textId="2517CF5C" w:rsidR="009961FF" w:rsidRPr="009F3365" w:rsidRDefault="009961FF" w:rsidP="009961FF">
            <w:pPr>
              <w:jc w:val="center"/>
              <w:rPr>
                <w:color w:val="000000"/>
                <w:szCs w:val="22"/>
              </w:rPr>
            </w:pPr>
            <w:r>
              <w:rPr>
                <w:color w:val="000000"/>
                <w:szCs w:val="22"/>
              </w:rPr>
              <w:t>34.2</w:t>
            </w:r>
          </w:p>
        </w:tc>
      </w:tr>
      <w:tr w:rsidR="009961FF" w:rsidRPr="00676FC8" w14:paraId="0402F9B3" w14:textId="77777777" w:rsidTr="009961FF">
        <w:trPr>
          <w:trHeight w:hRule="exact" w:val="288"/>
          <w:jc w:val="center"/>
        </w:trPr>
        <w:tc>
          <w:tcPr>
            <w:tcW w:w="362" w:type="pct"/>
            <w:tcBorders>
              <w:top w:val="nil"/>
              <w:left w:val="nil"/>
              <w:bottom w:val="nil"/>
              <w:right w:val="nil"/>
            </w:tcBorders>
            <w:vAlign w:val="bottom"/>
          </w:tcPr>
          <w:p w14:paraId="40729554" w14:textId="77777777" w:rsidR="009961FF" w:rsidRPr="004B22BF" w:rsidRDefault="009961FF" w:rsidP="009961FF">
            <w:r w:rsidRPr="004B22BF">
              <w:t>6</w:t>
            </w:r>
          </w:p>
        </w:tc>
        <w:tc>
          <w:tcPr>
            <w:tcW w:w="1415" w:type="pct"/>
            <w:tcBorders>
              <w:top w:val="nil"/>
              <w:left w:val="nil"/>
              <w:bottom w:val="nil"/>
              <w:right w:val="nil"/>
            </w:tcBorders>
            <w:vAlign w:val="center"/>
          </w:tcPr>
          <w:p w14:paraId="06D7A105" w14:textId="2F8B5B08" w:rsidR="009961FF" w:rsidRPr="009F3365" w:rsidRDefault="009961FF" w:rsidP="009961FF">
            <w:pPr>
              <w:jc w:val="center"/>
              <w:rPr>
                <w:color w:val="000000"/>
                <w:szCs w:val="22"/>
              </w:rPr>
            </w:pPr>
            <w:r>
              <w:rPr>
                <w:color w:val="000000"/>
                <w:szCs w:val="22"/>
              </w:rPr>
              <w:t>79,556</w:t>
            </w:r>
          </w:p>
        </w:tc>
        <w:tc>
          <w:tcPr>
            <w:tcW w:w="627" w:type="pct"/>
            <w:tcBorders>
              <w:top w:val="nil"/>
              <w:left w:val="nil"/>
              <w:bottom w:val="nil"/>
              <w:right w:val="nil"/>
            </w:tcBorders>
            <w:vAlign w:val="center"/>
          </w:tcPr>
          <w:p w14:paraId="1948E6B4" w14:textId="77777777" w:rsidR="009961FF" w:rsidRPr="009F3365" w:rsidRDefault="009961FF" w:rsidP="009961FF">
            <w:pPr>
              <w:jc w:val="center"/>
              <w:rPr>
                <w:color w:val="000000"/>
                <w:szCs w:val="22"/>
              </w:rPr>
            </w:pPr>
            <w:r w:rsidRPr="009F3365">
              <w:rPr>
                <w:color w:val="000000"/>
                <w:szCs w:val="22"/>
              </w:rPr>
              <w:t>8.8</w:t>
            </w:r>
          </w:p>
        </w:tc>
        <w:tc>
          <w:tcPr>
            <w:tcW w:w="899" w:type="pct"/>
            <w:tcBorders>
              <w:top w:val="nil"/>
              <w:left w:val="nil"/>
              <w:bottom w:val="nil"/>
              <w:right w:val="nil"/>
            </w:tcBorders>
            <w:vAlign w:val="center"/>
          </w:tcPr>
          <w:p w14:paraId="1CC74F79" w14:textId="00DB8194" w:rsidR="009961FF" w:rsidRPr="009F3365" w:rsidRDefault="009961FF" w:rsidP="009961FF">
            <w:pPr>
              <w:jc w:val="center"/>
              <w:rPr>
                <w:color w:val="000000"/>
                <w:szCs w:val="22"/>
              </w:rPr>
            </w:pPr>
            <w:r>
              <w:rPr>
                <w:color w:val="000000"/>
                <w:szCs w:val="22"/>
              </w:rPr>
              <w:t>321</w:t>
            </w:r>
          </w:p>
        </w:tc>
        <w:tc>
          <w:tcPr>
            <w:tcW w:w="849" w:type="pct"/>
            <w:tcBorders>
              <w:top w:val="nil"/>
              <w:left w:val="nil"/>
              <w:bottom w:val="nil"/>
              <w:right w:val="nil"/>
            </w:tcBorders>
            <w:vAlign w:val="center"/>
          </w:tcPr>
          <w:p w14:paraId="2540A4C2" w14:textId="5717B106" w:rsidR="009961FF" w:rsidRPr="009F3365" w:rsidRDefault="009961FF" w:rsidP="009961FF">
            <w:pPr>
              <w:jc w:val="center"/>
              <w:rPr>
                <w:color w:val="000000"/>
                <w:szCs w:val="22"/>
              </w:rPr>
            </w:pPr>
            <w:r>
              <w:rPr>
                <w:color w:val="000000"/>
                <w:szCs w:val="22"/>
              </w:rPr>
              <w:t>16.9</w:t>
            </w:r>
          </w:p>
        </w:tc>
        <w:tc>
          <w:tcPr>
            <w:tcW w:w="848" w:type="pct"/>
            <w:tcBorders>
              <w:top w:val="nil"/>
              <w:left w:val="nil"/>
              <w:bottom w:val="nil"/>
              <w:right w:val="nil"/>
            </w:tcBorders>
            <w:vAlign w:val="center"/>
          </w:tcPr>
          <w:p w14:paraId="3BFD6B1D" w14:textId="083C0AE7" w:rsidR="009961FF" w:rsidRPr="009F3365" w:rsidRDefault="009961FF" w:rsidP="009961FF">
            <w:pPr>
              <w:jc w:val="center"/>
              <w:rPr>
                <w:color w:val="000000"/>
                <w:szCs w:val="22"/>
              </w:rPr>
            </w:pPr>
            <w:r>
              <w:rPr>
                <w:color w:val="000000"/>
                <w:szCs w:val="22"/>
              </w:rPr>
              <w:t>46.8</w:t>
            </w:r>
          </w:p>
        </w:tc>
      </w:tr>
      <w:tr w:rsidR="009961FF" w:rsidRPr="00676FC8" w14:paraId="051C05CF" w14:textId="77777777" w:rsidTr="009961FF">
        <w:trPr>
          <w:trHeight w:hRule="exact" w:val="288"/>
          <w:jc w:val="center"/>
        </w:trPr>
        <w:tc>
          <w:tcPr>
            <w:tcW w:w="362" w:type="pct"/>
            <w:tcBorders>
              <w:top w:val="nil"/>
              <w:left w:val="nil"/>
              <w:bottom w:val="nil"/>
              <w:right w:val="nil"/>
            </w:tcBorders>
            <w:vAlign w:val="bottom"/>
          </w:tcPr>
          <w:p w14:paraId="01320A6B" w14:textId="77777777" w:rsidR="009961FF" w:rsidRPr="004B22BF" w:rsidRDefault="009961FF" w:rsidP="009961FF">
            <w:r w:rsidRPr="004B22BF">
              <w:t>7</w:t>
            </w:r>
          </w:p>
        </w:tc>
        <w:tc>
          <w:tcPr>
            <w:tcW w:w="1415" w:type="pct"/>
            <w:tcBorders>
              <w:top w:val="nil"/>
              <w:left w:val="nil"/>
              <w:bottom w:val="nil"/>
              <w:right w:val="nil"/>
            </w:tcBorders>
            <w:vAlign w:val="center"/>
          </w:tcPr>
          <w:p w14:paraId="77C65BCC" w14:textId="1FB3CAED" w:rsidR="009961FF" w:rsidRPr="009F3365" w:rsidRDefault="009961FF" w:rsidP="009961FF">
            <w:pPr>
              <w:jc w:val="center"/>
              <w:rPr>
                <w:color w:val="000000"/>
                <w:szCs w:val="22"/>
              </w:rPr>
            </w:pPr>
            <w:r>
              <w:rPr>
                <w:color w:val="000000"/>
                <w:szCs w:val="22"/>
              </w:rPr>
              <w:t>55,725</w:t>
            </w:r>
          </w:p>
        </w:tc>
        <w:tc>
          <w:tcPr>
            <w:tcW w:w="627" w:type="pct"/>
            <w:tcBorders>
              <w:top w:val="nil"/>
              <w:left w:val="nil"/>
              <w:bottom w:val="nil"/>
              <w:right w:val="nil"/>
            </w:tcBorders>
            <w:vAlign w:val="center"/>
          </w:tcPr>
          <w:p w14:paraId="0FBC9268" w14:textId="77777777" w:rsidR="009961FF" w:rsidRPr="009F3365" w:rsidRDefault="009961FF" w:rsidP="009961FF">
            <w:pPr>
              <w:jc w:val="center"/>
              <w:rPr>
                <w:color w:val="000000"/>
                <w:szCs w:val="22"/>
              </w:rPr>
            </w:pPr>
            <w:r w:rsidRPr="009F3365">
              <w:rPr>
                <w:color w:val="000000"/>
                <w:szCs w:val="22"/>
              </w:rPr>
              <w:t>15.8</w:t>
            </w:r>
          </w:p>
        </w:tc>
        <w:tc>
          <w:tcPr>
            <w:tcW w:w="899" w:type="pct"/>
            <w:tcBorders>
              <w:top w:val="nil"/>
              <w:left w:val="nil"/>
              <w:bottom w:val="nil"/>
              <w:right w:val="nil"/>
            </w:tcBorders>
            <w:vAlign w:val="center"/>
          </w:tcPr>
          <w:p w14:paraId="50495102" w14:textId="1BF9D681" w:rsidR="009961FF" w:rsidRPr="009F3365" w:rsidRDefault="009961FF" w:rsidP="009961FF">
            <w:pPr>
              <w:jc w:val="center"/>
              <w:rPr>
                <w:color w:val="000000"/>
                <w:szCs w:val="22"/>
              </w:rPr>
            </w:pPr>
            <w:r>
              <w:rPr>
                <w:color w:val="000000"/>
                <w:szCs w:val="22"/>
              </w:rPr>
              <w:t>396</w:t>
            </w:r>
          </w:p>
        </w:tc>
        <w:tc>
          <w:tcPr>
            <w:tcW w:w="849" w:type="pct"/>
            <w:tcBorders>
              <w:top w:val="nil"/>
              <w:left w:val="nil"/>
              <w:bottom w:val="nil"/>
              <w:right w:val="nil"/>
            </w:tcBorders>
            <w:vAlign w:val="center"/>
          </w:tcPr>
          <w:p w14:paraId="27B5A088" w14:textId="6929668F" w:rsidR="009961FF" w:rsidRPr="009F3365" w:rsidRDefault="009961FF" w:rsidP="009961FF">
            <w:pPr>
              <w:jc w:val="center"/>
              <w:rPr>
                <w:color w:val="000000"/>
                <w:szCs w:val="22"/>
              </w:rPr>
            </w:pPr>
            <w:r>
              <w:rPr>
                <w:color w:val="000000"/>
                <w:szCs w:val="22"/>
              </w:rPr>
              <w:t>26.9</w:t>
            </w:r>
          </w:p>
        </w:tc>
        <w:tc>
          <w:tcPr>
            <w:tcW w:w="848" w:type="pct"/>
            <w:tcBorders>
              <w:top w:val="nil"/>
              <w:left w:val="nil"/>
              <w:bottom w:val="nil"/>
              <w:right w:val="nil"/>
            </w:tcBorders>
            <w:vAlign w:val="center"/>
          </w:tcPr>
          <w:p w14:paraId="7DDC3CF9" w14:textId="3F825643" w:rsidR="009961FF" w:rsidRPr="009F3365" w:rsidRDefault="009961FF" w:rsidP="009961FF">
            <w:pPr>
              <w:jc w:val="center"/>
              <w:rPr>
                <w:color w:val="000000"/>
                <w:szCs w:val="22"/>
              </w:rPr>
            </w:pPr>
            <w:r>
              <w:rPr>
                <w:color w:val="000000"/>
                <w:szCs w:val="22"/>
              </w:rPr>
              <w:t>59.8</w:t>
            </w:r>
          </w:p>
        </w:tc>
      </w:tr>
      <w:tr w:rsidR="009961FF" w:rsidRPr="00676FC8" w14:paraId="601608FA" w14:textId="77777777" w:rsidTr="009961FF">
        <w:trPr>
          <w:trHeight w:hRule="exact" w:val="288"/>
          <w:jc w:val="center"/>
        </w:trPr>
        <w:tc>
          <w:tcPr>
            <w:tcW w:w="362" w:type="pct"/>
            <w:tcBorders>
              <w:top w:val="nil"/>
              <w:left w:val="nil"/>
              <w:bottom w:val="nil"/>
              <w:right w:val="nil"/>
            </w:tcBorders>
            <w:vAlign w:val="bottom"/>
          </w:tcPr>
          <w:p w14:paraId="1F1798AA" w14:textId="77777777" w:rsidR="009961FF" w:rsidRPr="004B22BF" w:rsidRDefault="009961FF" w:rsidP="009961FF">
            <w:r w:rsidRPr="004B22BF">
              <w:t>8</w:t>
            </w:r>
          </w:p>
        </w:tc>
        <w:tc>
          <w:tcPr>
            <w:tcW w:w="1415" w:type="pct"/>
            <w:tcBorders>
              <w:top w:val="nil"/>
              <w:left w:val="nil"/>
              <w:bottom w:val="nil"/>
              <w:right w:val="nil"/>
            </w:tcBorders>
            <w:vAlign w:val="center"/>
          </w:tcPr>
          <w:p w14:paraId="674869A7" w14:textId="7A2DAD4C" w:rsidR="009961FF" w:rsidRPr="009F3365" w:rsidRDefault="009961FF" w:rsidP="009961FF">
            <w:pPr>
              <w:jc w:val="center"/>
              <w:rPr>
                <w:color w:val="000000"/>
                <w:szCs w:val="22"/>
              </w:rPr>
            </w:pPr>
            <w:r>
              <w:rPr>
                <w:color w:val="000000"/>
                <w:szCs w:val="22"/>
              </w:rPr>
              <w:t>74,157</w:t>
            </w:r>
          </w:p>
        </w:tc>
        <w:tc>
          <w:tcPr>
            <w:tcW w:w="627" w:type="pct"/>
            <w:tcBorders>
              <w:top w:val="nil"/>
              <w:left w:val="nil"/>
              <w:bottom w:val="nil"/>
              <w:right w:val="nil"/>
            </w:tcBorders>
            <w:vAlign w:val="center"/>
          </w:tcPr>
          <w:p w14:paraId="600A18D6" w14:textId="77777777" w:rsidR="009961FF" w:rsidRPr="009F3365" w:rsidRDefault="009961FF" w:rsidP="009961FF">
            <w:pPr>
              <w:jc w:val="center"/>
              <w:rPr>
                <w:color w:val="000000"/>
                <w:szCs w:val="22"/>
              </w:rPr>
            </w:pPr>
            <w:r w:rsidRPr="009F3365">
              <w:rPr>
                <w:color w:val="000000"/>
                <w:szCs w:val="22"/>
              </w:rPr>
              <w:t>26.9</w:t>
            </w:r>
          </w:p>
        </w:tc>
        <w:tc>
          <w:tcPr>
            <w:tcW w:w="899" w:type="pct"/>
            <w:tcBorders>
              <w:top w:val="nil"/>
              <w:left w:val="nil"/>
              <w:bottom w:val="nil"/>
              <w:right w:val="nil"/>
            </w:tcBorders>
            <w:vAlign w:val="center"/>
          </w:tcPr>
          <w:p w14:paraId="7E67BC87" w14:textId="4BF55A4B" w:rsidR="009961FF" w:rsidRPr="009F3365" w:rsidRDefault="009961FF" w:rsidP="009961FF">
            <w:pPr>
              <w:jc w:val="center"/>
              <w:rPr>
                <w:color w:val="000000"/>
                <w:szCs w:val="22"/>
              </w:rPr>
            </w:pPr>
            <w:r>
              <w:rPr>
                <w:color w:val="000000"/>
                <w:szCs w:val="22"/>
              </w:rPr>
              <w:t>466</w:t>
            </w:r>
          </w:p>
        </w:tc>
        <w:tc>
          <w:tcPr>
            <w:tcW w:w="849" w:type="pct"/>
            <w:tcBorders>
              <w:top w:val="nil"/>
              <w:left w:val="nil"/>
              <w:bottom w:val="nil"/>
              <w:right w:val="nil"/>
            </w:tcBorders>
            <w:vAlign w:val="center"/>
          </w:tcPr>
          <w:p w14:paraId="6CB891BC" w14:textId="4EB1F619" w:rsidR="009961FF" w:rsidRPr="009F3365" w:rsidRDefault="009961FF" w:rsidP="009961FF">
            <w:pPr>
              <w:jc w:val="center"/>
              <w:rPr>
                <w:color w:val="000000"/>
                <w:szCs w:val="22"/>
              </w:rPr>
            </w:pPr>
            <w:r>
              <w:rPr>
                <w:color w:val="000000"/>
                <w:szCs w:val="22"/>
              </w:rPr>
              <w:t>38.3</w:t>
            </w:r>
          </w:p>
        </w:tc>
        <w:tc>
          <w:tcPr>
            <w:tcW w:w="848" w:type="pct"/>
            <w:tcBorders>
              <w:top w:val="nil"/>
              <w:left w:val="nil"/>
              <w:bottom w:val="nil"/>
              <w:right w:val="nil"/>
            </w:tcBorders>
            <w:vAlign w:val="center"/>
          </w:tcPr>
          <w:p w14:paraId="7FBBBB86" w14:textId="1AF8D167" w:rsidR="009961FF" w:rsidRPr="009F3365" w:rsidRDefault="009961FF" w:rsidP="009961FF">
            <w:pPr>
              <w:jc w:val="center"/>
              <w:rPr>
                <w:color w:val="000000"/>
                <w:szCs w:val="22"/>
              </w:rPr>
            </w:pPr>
            <w:r>
              <w:rPr>
                <w:color w:val="000000"/>
                <w:szCs w:val="22"/>
              </w:rPr>
              <w:t>71.6</w:t>
            </w:r>
          </w:p>
        </w:tc>
      </w:tr>
      <w:tr w:rsidR="009961FF" w:rsidRPr="00676FC8" w14:paraId="152FEBE0" w14:textId="77777777" w:rsidTr="009961FF">
        <w:trPr>
          <w:trHeight w:hRule="exact" w:val="288"/>
          <w:jc w:val="center"/>
        </w:trPr>
        <w:tc>
          <w:tcPr>
            <w:tcW w:w="362" w:type="pct"/>
            <w:tcBorders>
              <w:top w:val="nil"/>
              <w:left w:val="nil"/>
              <w:bottom w:val="nil"/>
              <w:right w:val="nil"/>
            </w:tcBorders>
            <w:vAlign w:val="bottom"/>
          </w:tcPr>
          <w:p w14:paraId="48633E0E" w14:textId="77777777" w:rsidR="009961FF" w:rsidRPr="004B22BF" w:rsidRDefault="009961FF" w:rsidP="009961FF">
            <w:r w:rsidRPr="004B22BF">
              <w:t>9</w:t>
            </w:r>
          </w:p>
        </w:tc>
        <w:tc>
          <w:tcPr>
            <w:tcW w:w="1415" w:type="pct"/>
            <w:tcBorders>
              <w:top w:val="nil"/>
              <w:left w:val="nil"/>
              <w:bottom w:val="nil"/>
              <w:right w:val="nil"/>
            </w:tcBorders>
            <w:vAlign w:val="center"/>
          </w:tcPr>
          <w:p w14:paraId="225073C2" w14:textId="4789F4C3" w:rsidR="009961FF" w:rsidRPr="009F3365" w:rsidRDefault="009961FF" w:rsidP="009961FF">
            <w:pPr>
              <w:jc w:val="center"/>
              <w:rPr>
                <w:color w:val="000000"/>
                <w:szCs w:val="22"/>
              </w:rPr>
            </w:pPr>
            <w:r>
              <w:rPr>
                <w:color w:val="000000"/>
                <w:szCs w:val="22"/>
              </w:rPr>
              <w:t>28,431</w:t>
            </w:r>
          </w:p>
        </w:tc>
        <w:tc>
          <w:tcPr>
            <w:tcW w:w="627" w:type="pct"/>
            <w:tcBorders>
              <w:top w:val="nil"/>
              <w:left w:val="nil"/>
              <w:bottom w:val="nil"/>
              <w:right w:val="nil"/>
            </w:tcBorders>
            <w:vAlign w:val="center"/>
          </w:tcPr>
          <w:p w14:paraId="037596B2" w14:textId="77777777" w:rsidR="009961FF" w:rsidRPr="009F3365" w:rsidRDefault="009961FF" w:rsidP="009961FF">
            <w:pPr>
              <w:jc w:val="center"/>
              <w:rPr>
                <w:color w:val="000000"/>
                <w:szCs w:val="22"/>
              </w:rPr>
            </w:pPr>
            <w:r w:rsidRPr="009F3365">
              <w:rPr>
                <w:color w:val="000000"/>
                <w:szCs w:val="22"/>
              </w:rPr>
              <w:t>41.8</w:t>
            </w:r>
          </w:p>
        </w:tc>
        <w:tc>
          <w:tcPr>
            <w:tcW w:w="899" w:type="pct"/>
            <w:tcBorders>
              <w:top w:val="nil"/>
              <w:left w:val="nil"/>
              <w:bottom w:val="nil"/>
              <w:right w:val="nil"/>
            </w:tcBorders>
            <w:vAlign w:val="center"/>
          </w:tcPr>
          <w:p w14:paraId="5122ED80" w14:textId="76891D8B" w:rsidR="009961FF" w:rsidRPr="009F3365" w:rsidRDefault="009961FF" w:rsidP="009961FF">
            <w:pPr>
              <w:jc w:val="center"/>
              <w:rPr>
                <w:color w:val="000000"/>
                <w:szCs w:val="22"/>
              </w:rPr>
            </w:pPr>
            <w:r>
              <w:rPr>
                <w:color w:val="000000"/>
                <w:szCs w:val="22"/>
              </w:rPr>
              <w:t>530</w:t>
            </w:r>
          </w:p>
        </w:tc>
        <w:tc>
          <w:tcPr>
            <w:tcW w:w="849" w:type="pct"/>
            <w:tcBorders>
              <w:top w:val="nil"/>
              <w:left w:val="nil"/>
              <w:bottom w:val="nil"/>
              <w:right w:val="nil"/>
            </w:tcBorders>
            <w:vAlign w:val="center"/>
          </w:tcPr>
          <w:p w14:paraId="43FE223D" w14:textId="1E4A7FF5" w:rsidR="009961FF" w:rsidRPr="009F3365" w:rsidRDefault="009961FF" w:rsidP="009961FF">
            <w:pPr>
              <w:jc w:val="center"/>
              <w:rPr>
                <w:color w:val="000000"/>
                <w:szCs w:val="22"/>
              </w:rPr>
            </w:pPr>
            <w:r>
              <w:rPr>
                <w:color w:val="000000"/>
                <w:szCs w:val="22"/>
              </w:rPr>
              <w:t>50.3</w:t>
            </w:r>
          </w:p>
        </w:tc>
        <w:tc>
          <w:tcPr>
            <w:tcW w:w="848" w:type="pct"/>
            <w:tcBorders>
              <w:top w:val="nil"/>
              <w:left w:val="nil"/>
              <w:bottom w:val="nil"/>
              <w:right w:val="nil"/>
            </w:tcBorders>
            <w:vAlign w:val="center"/>
          </w:tcPr>
          <w:p w14:paraId="077456BB" w14:textId="72EE1566" w:rsidR="009961FF" w:rsidRPr="009F3365" w:rsidRDefault="009961FF" w:rsidP="009961FF">
            <w:pPr>
              <w:jc w:val="center"/>
              <w:rPr>
                <w:color w:val="000000"/>
                <w:szCs w:val="22"/>
              </w:rPr>
            </w:pPr>
            <w:r>
              <w:rPr>
                <w:color w:val="000000"/>
                <w:szCs w:val="22"/>
              </w:rPr>
              <w:t>81.0</w:t>
            </w:r>
          </w:p>
        </w:tc>
      </w:tr>
      <w:tr w:rsidR="009961FF" w:rsidRPr="00676FC8" w14:paraId="424AD9F0" w14:textId="77777777" w:rsidTr="009961FF">
        <w:trPr>
          <w:trHeight w:hRule="exact" w:val="288"/>
          <w:jc w:val="center"/>
        </w:trPr>
        <w:tc>
          <w:tcPr>
            <w:tcW w:w="362" w:type="pct"/>
            <w:tcBorders>
              <w:top w:val="nil"/>
              <w:left w:val="nil"/>
              <w:bottom w:val="nil"/>
              <w:right w:val="nil"/>
            </w:tcBorders>
            <w:vAlign w:val="bottom"/>
          </w:tcPr>
          <w:p w14:paraId="6A789CBB" w14:textId="77777777" w:rsidR="009961FF" w:rsidRPr="004B22BF" w:rsidRDefault="009961FF" w:rsidP="009961FF">
            <w:r w:rsidRPr="004B22BF">
              <w:t>10</w:t>
            </w:r>
          </w:p>
        </w:tc>
        <w:tc>
          <w:tcPr>
            <w:tcW w:w="1415" w:type="pct"/>
            <w:tcBorders>
              <w:top w:val="nil"/>
              <w:left w:val="nil"/>
              <w:bottom w:val="nil"/>
              <w:right w:val="nil"/>
            </w:tcBorders>
            <w:vAlign w:val="center"/>
          </w:tcPr>
          <w:p w14:paraId="3021A028" w14:textId="4A14116C" w:rsidR="009961FF" w:rsidRPr="009F3365" w:rsidRDefault="009961FF" w:rsidP="009961FF">
            <w:pPr>
              <w:jc w:val="center"/>
              <w:rPr>
                <w:color w:val="000000"/>
                <w:szCs w:val="22"/>
              </w:rPr>
            </w:pPr>
            <w:r>
              <w:rPr>
                <w:color w:val="000000"/>
                <w:szCs w:val="22"/>
              </w:rPr>
              <w:t>69,644</w:t>
            </w:r>
          </w:p>
        </w:tc>
        <w:tc>
          <w:tcPr>
            <w:tcW w:w="627" w:type="pct"/>
            <w:tcBorders>
              <w:top w:val="nil"/>
              <w:left w:val="nil"/>
              <w:bottom w:val="nil"/>
              <w:right w:val="nil"/>
            </w:tcBorders>
            <w:vAlign w:val="center"/>
          </w:tcPr>
          <w:p w14:paraId="1509D96E" w14:textId="77777777" w:rsidR="009961FF" w:rsidRPr="009F3365" w:rsidRDefault="009961FF" w:rsidP="009961FF">
            <w:pPr>
              <w:jc w:val="center"/>
              <w:rPr>
                <w:color w:val="000000"/>
                <w:szCs w:val="22"/>
              </w:rPr>
            </w:pPr>
            <w:r w:rsidRPr="009F3365">
              <w:rPr>
                <w:color w:val="000000"/>
                <w:szCs w:val="22"/>
              </w:rPr>
              <w:t>58.4</w:t>
            </w:r>
          </w:p>
        </w:tc>
        <w:tc>
          <w:tcPr>
            <w:tcW w:w="899" w:type="pct"/>
            <w:tcBorders>
              <w:top w:val="nil"/>
              <w:left w:val="nil"/>
              <w:bottom w:val="nil"/>
              <w:right w:val="nil"/>
            </w:tcBorders>
            <w:vAlign w:val="center"/>
          </w:tcPr>
          <w:p w14:paraId="35E6FB99" w14:textId="6BE34339" w:rsidR="009961FF" w:rsidRPr="009F3365" w:rsidRDefault="009961FF" w:rsidP="009961FF">
            <w:pPr>
              <w:jc w:val="center"/>
              <w:rPr>
                <w:color w:val="000000"/>
                <w:szCs w:val="22"/>
              </w:rPr>
            </w:pPr>
            <w:r>
              <w:rPr>
                <w:color w:val="000000"/>
                <w:szCs w:val="22"/>
              </w:rPr>
              <w:t>586</w:t>
            </w:r>
          </w:p>
        </w:tc>
        <w:tc>
          <w:tcPr>
            <w:tcW w:w="849" w:type="pct"/>
            <w:tcBorders>
              <w:top w:val="nil"/>
              <w:left w:val="nil"/>
              <w:bottom w:val="nil"/>
              <w:right w:val="nil"/>
            </w:tcBorders>
            <w:vAlign w:val="center"/>
          </w:tcPr>
          <w:p w14:paraId="794EDD9E" w14:textId="5FC1034C" w:rsidR="009961FF" w:rsidRPr="009F3365" w:rsidRDefault="009961FF" w:rsidP="009961FF">
            <w:pPr>
              <w:jc w:val="center"/>
              <w:rPr>
                <w:color w:val="000000"/>
                <w:szCs w:val="22"/>
              </w:rPr>
            </w:pPr>
            <w:r>
              <w:rPr>
                <w:color w:val="000000"/>
                <w:szCs w:val="22"/>
              </w:rPr>
              <w:t>62.0</w:t>
            </w:r>
          </w:p>
        </w:tc>
        <w:tc>
          <w:tcPr>
            <w:tcW w:w="848" w:type="pct"/>
            <w:tcBorders>
              <w:top w:val="nil"/>
              <w:left w:val="nil"/>
              <w:bottom w:val="nil"/>
              <w:right w:val="nil"/>
            </w:tcBorders>
            <w:vAlign w:val="center"/>
          </w:tcPr>
          <w:p w14:paraId="6198E9B6" w14:textId="54C815F7" w:rsidR="009961FF" w:rsidRPr="009F3365" w:rsidRDefault="009961FF" w:rsidP="009961FF">
            <w:pPr>
              <w:jc w:val="center"/>
              <w:rPr>
                <w:color w:val="000000"/>
                <w:szCs w:val="22"/>
              </w:rPr>
            </w:pPr>
            <w:r>
              <w:rPr>
                <w:color w:val="000000"/>
                <w:szCs w:val="22"/>
              </w:rPr>
              <w:t>87.8</w:t>
            </w:r>
          </w:p>
        </w:tc>
      </w:tr>
      <w:tr w:rsidR="009961FF" w:rsidRPr="00676FC8" w14:paraId="1BC57CDE" w14:textId="77777777" w:rsidTr="009961FF">
        <w:trPr>
          <w:trHeight w:hRule="exact" w:val="288"/>
          <w:jc w:val="center"/>
        </w:trPr>
        <w:tc>
          <w:tcPr>
            <w:tcW w:w="362" w:type="pct"/>
            <w:tcBorders>
              <w:top w:val="nil"/>
              <w:left w:val="nil"/>
              <w:bottom w:val="nil"/>
              <w:right w:val="nil"/>
            </w:tcBorders>
            <w:vAlign w:val="bottom"/>
          </w:tcPr>
          <w:p w14:paraId="4C979877" w14:textId="77777777" w:rsidR="009961FF" w:rsidRPr="004B22BF" w:rsidRDefault="009961FF" w:rsidP="009961FF">
            <w:r w:rsidRPr="004B22BF">
              <w:t>11</w:t>
            </w:r>
          </w:p>
        </w:tc>
        <w:tc>
          <w:tcPr>
            <w:tcW w:w="1415" w:type="pct"/>
            <w:tcBorders>
              <w:top w:val="nil"/>
              <w:left w:val="nil"/>
              <w:bottom w:val="nil"/>
              <w:right w:val="nil"/>
            </w:tcBorders>
            <w:vAlign w:val="center"/>
          </w:tcPr>
          <w:p w14:paraId="6EC0E39F" w14:textId="700C085F" w:rsidR="009961FF" w:rsidRPr="009F3365" w:rsidRDefault="009961FF" w:rsidP="009961FF">
            <w:pPr>
              <w:jc w:val="center"/>
              <w:rPr>
                <w:color w:val="000000"/>
                <w:szCs w:val="22"/>
              </w:rPr>
            </w:pPr>
            <w:r>
              <w:rPr>
                <w:color w:val="000000"/>
                <w:szCs w:val="22"/>
              </w:rPr>
              <w:t>31,649</w:t>
            </w:r>
          </w:p>
        </w:tc>
        <w:tc>
          <w:tcPr>
            <w:tcW w:w="627" w:type="pct"/>
            <w:tcBorders>
              <w:top w:val="nil"/>
              <w:left w:val="nil"/>
              <w:bottom w:val="nil"/>
              <w:right w:val="nil"/>
            </w:tcBorders>
            <w:vAlign w:val="center"/>
          </w:tcPr>
          <w:p w14:paraId="78E93528" w14:textId="77777777" w:rsidR="009961FF" w:rsidRPr="009F3365" w:rsidRDefault="009961FF" w:rsidP="009961FF">
            <w:pPr>
              <w:jc w:val="center"/>
              <w:rPr>
                <w:color w:val="000000"/>
                <w:szCs w:val="22"/>
              </w:rPr>
            </w:pPr>
            <w:r w:rsidRPr="009F3365">
              <w:rPr>
                <w:color w:val="000000"/>
                <w:szCs w:val="22"/>
              </w:rPr>
              <w:t>73.3</w:t>
            </w:r>
          </w:p>
        </w:tc>
        <w:tc>
          <w:tcPr>
            <w:tcW w:w="899" w:type="pct"/>
            <w:tcBorders>
              <w:top w:val="nil"/>
              <w:left w:val="nil"/>
              <w:bottom w:val="nil"/>
              <w:right w:val="nil"/>
            </w:tcBorders>
            <w:vAlign w:val="center"/>
          </w:tcPr>
          <w:p w14:paraId="25A93D0A" w14:textId="1B4C48AC" w:rsidR="009961FF" w:rsidRPr="009F3365" w:rsidRDefault="009961FF" w:rsidP="009961FF">
            <w:pPr>
              <w:jc w:val="center"/>
              <w:rPr>
                <w:color w:val="000000"/>
                <w:szCs w:val="22"/>
              </w:rPr>
            </w:pPr>
            <w:r>
              <w:rPr>
                <w:color w:val="000000"/>
                <w:szCs w:val="22"/>
              </w:rPr>
              <w:t>636</w:t>
            </w:r>
          </w:p>
        </w:tc>
        <w:tc>
          <w:tcPr>
            <w:tcW w:w="849" w:type="pct"/>
            <w:tcBorders>
              <w:top w:val="nil"/>
              <w:left w:val="nil"/>
              <w:bottom w:val="nil"/>
              <w:right w:val="nil"/>
            </w:tcBorders>
            <w:vAlign w:val="center"/>
          </w:tcPr>
          <w:p w14:paraId="689765B2" w14:textId="773B0BC1" w:rsidR="009961FF" w:rsidRPr="009F3365" w:rsidRDefault="009961FF" w:rsidP="009961FF">
            <w:pPr>
              <w:jc w:val="center"/>
              <w:rPr>
                <w:color w:val="000000"/>
                <w:szCs w:val="22"/>
              </w:rPr>
            </w:pPr>
            <w:r>
              <w:rPr>
                <w:color w:val="000000"/>
                <w:szCs w:val="22"/>
              </w:rPr>
              <w:t>72.8</w:t>
            </w:r>
          </w:p>
        </w:tc>
        <w:tc>
          <w:tcPr>
            <w:tcW w:w="848" w:type="pct"/>
            <w:tcBorders>
              <w:top w:val="nil"/>
              <w:left w:val="nil"/>
              <w:bottom w:val="nil"/>
              <w:right w:val="nil"/>
            </w:tcBorders>
            <w:vAlign w:val="center"/>
          </w:tcPr>
          <w:p w14:paraId="13255F4B" w14:textId="5A0E7186" w:rsidR="009961FF" w:rsidRPr="009F3365" w:rsidRDefault="009961FF" w:rsidP="009961FF">
            <w:pPr>
              <w:jc w:val="center"/>
              <w:rPr>
                <w:color w:val="000000"/>
                <w:szCs w:val="22"/>
              </w:rPr>
            </w:pPr>
            <w:r>
              <w:rPr>
                <w:color w:val="000000"/>
                <w:szCs w:val="22"/>
              </w:rPr>
              <w:t>92.4</w:t>
            </w:r>
          </w:p>
        </w:tc>
      </w:tr>
      <w:tr w:rsidR="009961FF" w:rsidRPr="00676FC8" w14:paraId="4AA1A9A7" w14:textId="77777777" w:rsidTr="009961FF">
        <w:trPr>
          <w:trHeight w:hRule="exact" w:val="288"/>
          <w:jc w:val="center"/>
        </w:trPr>
        <w:tc>
          <w:tcPr>
            <w:tcW w:w="362" w:type="pct"/>
            <w:tcBorders>
              <w:top w:val="nil"/>
              <w:left w:val="nil"/>
              <w:bottom w:val="nil"/>
              <w:right w:val="nil"/>
            </w:tcBorders>
            <w:vAlign w:val="bottom"/>
          </w:tcPr>
          <w:p w14:paraId="0254021B" w14:textId="77777777" w:rsidR="009961FF" w:rsidRPr="004B22BF" w:rsidRDefault="009961FF" w:rsidP="009961FF">
            <w:r w:rsidRPr="004B22BF">
              <w:t>12</w:t>
            </w:r>
          </w:p>
        </w:tc>
        <w:tc>
          <w:tcPr>
            <w:tcW w:w="1415" w:type="pct"/>
            <w:tcBorders>
              <w:top w:val="nil"/>
              <w:left w:val="nil"/>
              <w:bottom w:val="nil"/>
              <w:right w:val="nil"/>
            </w:tcBorders>
            <w:vAlign w:val="center"/>
          </w:tcPr>
          <w:p w14:paraId="6BE174C9" w14:textId="4DF40468" w:rsidR="009961FF" w:rsidRPr="009F3365" w:rsidRDefault="009961FF" w:rsidP="009961FF">
            <w:pPr>
              <w:jc w:val="center"/>
              <w:rPr>
                <w:color w:val="000000"/>
                <w:szCs w:val="22"/>
              </w:rPr>
            </w:pPr>
            <w:r>
              <w:rPr>
                <w:color w:val="000000"/>
                <w:szCs w:val="22"/>
              </w:rPr>
              <w:t>85,668</w:t>
            </w:r>
          </w:p>
        </w:tc>
        <w:tc>
          <w:tcPr>
            <w:tcW w:w="627" w:type="pct"/>
            <w:tcBorders>
              <w:top w:val="nil"/>
              <w:left w:val="nil"/>
              <w:bottom w:val="nil"/>
              <w:right w:val="nil"/>
            </w:tcBorders>
            <w:vAlign w:val="center"/>
          </w:tcPr>
          <w:p w14:paraId="434A3EF4" w14:textId="77777777" w:rsidR="009961FF" w:rsidRPr="009F3365" w:rsidRDefault="009961FF" w:rsidP="009961FF">
            <w:pPr>
              <w:jc w:val="center"/>
              <w:rPr>
                <w:color w:val="000000"/>
                <w:szCs w:val="22"/>
              </w:rPr>
            </w:pPr>
            <w:r w:rsidRPr="009F3365">
              <w:rPr>
                <w:color w:val="000000"/>
                <w:szCs w:val="22"/>
              </w:rPr>
              <w:t>84.3</w:t>
            </w:r>
          </w:p>
        </w:tc>
        <w:tc>
          <w:tcPr>
            <w:tcW w:w="899" w:type="pct"/>
            <w:tcBorders>
              <w:top w:val="nil"/>
              <w:left w:val="nil"/>
              <w:bottom w:val="nil"/>
              <w:right w:val="nil"/>
            </w:tcBorders>
            <w:vAlign w:val="center"/>
          </w:tcPr>
          <w:p w14:paraId="125DF1D5" w14:textId="296726ED" w:rsidR="009961FF" w:rsidRPr="009F3365" w:rsidRDefault="009961FF" w:rsidP="009961FF">
            <w:pPr>
              <w:jc w:val="center"/>
              <w:rPr>
                <w:color w:val="000000"/>
                <w:szCs w:val="22"/>
              </w:rPr>
            </w:pPr>
            <w:r>
              <w:rPr>
                <w:color w:val="000000"/>
                <w:szCs w:val="22"/>
              </w:rPr>
              <w:t>678</w:t>
            </w:r>
          </w:p>
        </w:tc>
        <w:tc>
          <w:tcPr>
            <w:tcW w:w="849" w:type="pct"/>
            <w:tcBorders>
              <w:top w:val="nil"/>
              <w:left w:val="nil"/>
              <w:bottom w:val="nil"/>
              <w:right w:val="nil"/>
            </w:tcBorders>
            <w:vAlign w:val="center"/>
          </w:tcPr>
          <w:p w14:paraId="39132E07" w14:textId="1D5782D8" w:rsidR="009961FF" w:rsidRPr="009F3365" w:rsidRDefault="009961FF" w:rsidP="009961FF">
            <w:pPr>
              <w:jc w:val="center"/>
              <w:rPr>
                <w:color w:val="000000"/>
                <w:szCs w:val="22"/>
              </w:rPr>
            </w:pPr>
            <w:r>
              <w:rPr>
                <w:color w:val="000000"/>
                <w:szCs w:val="22"/>
              </w:rPr>
              <w:t>82.0</w:t>
            </w:r>
          </w:p>
        </w:tc>
        <w:tc>
          <w:tcPr>
            <w:tcW w:w="848" w:type="pct"/>
            <w:tcBorders>
              <w:top w:val="nil"/>
              <w:left w:val="nil"/>
              <w:bottom w:val="nil"/>
              <w:right w:val="nil"/>
            </w:tcBorders>
            <w:vAlign w:val="center"/>
          </w:tcPr>
          <w:p w14:paraId="2FD99E7B" w14:textId="09B5B1E5" w:rsidR="009961FF" w:rsidRPr="009F3365" w:rsidRDefault="009961FF" w:rsidP="009961FF">
            <w:pPr>
              <w:jc w:val="center"/>
              <w:rPr>
                <w:color w:val="000000"/>
                <w:szCs w:val="22"/>
              </w:rPr>
            </w:pPr>
            <w:r>
              <w:rPr>
                <w:color w:val="000000"/>
                <w:szCs w:val="22"/>
              </w:rPr>
              <w:t>95.4</w:t>
            </w:r>
          </w:p>
        </w:tc>
      </w:tr>
      <w:tr w:rsidR="009961FF" w:rsidRPr="00676FC8" w14:paraId="0813F066" w14:textId="77777777" w:rsidTr="009961FF">
        <w:trPr>
          <w:trHeight w:hRule="exact" w:val="288"/>
          <w:jc w:val="center"/>
        </w:trPr>
        <w:tc>
          <w:tcPr>
            <w:tcW w:w="362" w:type="pct"/>
            <w:tcBorders>
              <w:top w:val="nil"/>
              <w:left w:val="nil"/>
              <w:bottom w:val="nil"/>
              <w:right w:val="nil"/>
            </w:tcBorders>
            <w:vAlign w:val="bottom"/>
          </w:tcPr>
          <w:p w14:paraId="36F644C2" w14:textId="77777777" w:rsidR="009961FF" w:rsidRPr="004B22BF" w:rsidRDefault="009961FF" w:rsidP="009961FF">
            <w:r w:rsidRPr="004B22BF">
              <w:t>13</w:t>
            </w:r>
          </w:p>
        </w:tc>
        <w:tc>
          <w:tcPr>
            <w:tcW w:w="1415" w:type="pct"/>
            <w:tcBorders>
              <w:top w:val="nil"/>
              <w:left w:val="nil"/>
              <w:bottom w:val="nil"/>
              <w:right w:val="nil"/>
            </w:tcBorders>
            <w:vAlign w:val="center"/>
          </w:tcPr>
          <w:p w14:paraId="20B89F32" w14:textId="03A0C665" w:rsidR="009961FF" w:rsidRPr="009F3365" w:rsidRDefault="009961FF" w:rsidP="009961FF">
            <w:pPr>
              <w:jc w:val="center"/>
              <w:rPr>
                <w:color w:val="000000"/>
                <w:szCs w:val="22"/>
              </w:rPr>
            </w:pPr>
            <w:r>
              <w:rPr>
                <w:color w:val="000000"/>
                <w:szCs w:val="22"/>
              </w:rPr>
              <w:t>51,287</w:t>
            </w:r>
          </w:p>
        </w:tc>
        <w:tc>
          <w:tcPr>
            <w:tcW w:w="627" w:type="pct"/>
            <w:tcBorders>
              <w:top w:val="nil"/>
              <w:left w:val="nil"/>
              <w:bottom w:val="nil"/>
              <w:right w:val="nil"/>
            </w:tcBorders>
            <w:vAlign w:val="center"/>
          </w:tcPr>
          <w:p w14:paraId="65BFF709" w14:textId="77777777" w:rsidR="009961FF" w:rsidRPr="009F3365" w:rsidRDefault="009961FF" w:rsidP="009961FF">
            <w:pPr>
              <w:jc w:val="center"/>
              <w:rPr>
                <w:color w:val="000000"/>
                <w:szCs w:val="22"/>
              </w:rPr>
            </w:pPr>
            <w:r w:rsidRPr="009F3365">
              <w:rPr>
                <w:color w:val="000000"/>
                <w:szCs w:val="22"/>
              </w:rPr>
              <w:t>91.3</w:t>
            </w:r>
          </w:p>
        </w:tc>
        <w:tc>
          <w:tcPr>
            <w:tcW w:w="899" w:type="pct"/>
            <w:tcBorders>
              <w:top w:val="nil"/>
              <w:left w:val="nil"/>
              <w:bottom w:val="nil"/>
              <w:right w:val="nil"/>
            </w:tcBorders>
            <w:vAlign w:val="center"/>
          </w:tcPr>
          <w:p w14:paraId="1075051D" w14:textId="27C47F9A" w:rsidR="009961FF" w:rsidRPr="009F3365" w:rsidRDefault="009961FF" w:rsidP="009961FF">
            <w:pPr>
              <w:jc w:val="center"/>
              <w:rPr>
                <w:color w:val="000000"/>
                <w:szCs w:val="22"/>
              </w:rPr>
            </w:pPr>
            <w:r>
              <w:rPr>
                <w:color w:val="000000"/>
                <w:szCs w:val="22"/>
              </w:rPr>
              <w:t>715</w:t>
            </w:r>
          </w:p>
        </w:tc>
        <w:tc>
          <w:tcPr>
            <w:tcW w:w="849" w:type="pct"/>
            <w:tcBorders>
              <w:top w:val="nil"/>
              <w:left w:val="nil"/>
              <w:bottom w:val="nil"/>
              <w:right w:val="nil"/>
            </w:tcBorders>
            <w:vAlign w:val="center"/>
          </w:tcPr>
          <w:p w14:paraId="7451F223" w14:textId="523A813E" w:rsidR="009961FF" w:rsidRPr="009F3365" w:rsidRDefault="009961FF" w:rsidP="009961FF">
            <w:pPr>
              <w:jc w:val="center"/>
              <w:rPr>
                <w:color w:val="000000"/>
                <w:szCs w:val="22"/>
              </w:rPr>
            </w:pPr>
            <w:r>
              <w:rPr>
                <w:color w:val="000000"/>
                <w:szCs w:val="22"/>
              </w:rPr>
              <w:t>89.5</w:t>
            </w:r>
          </w:p>
        </w:tc>
        <w:tc>
          <w:tcPr>
            <w:tcW w:w="848" w:type="pct"/>
            <w:tcBorders>
              <w:top w:val="nil"/>
              <w:left w:val="nil"/>
              <w:bottom w:val="nil"/>
              <w:right w:val="nil"/>
            </w:tcBorders>
            <w:vAlign w:val="center"/>
          </w:tcPr>
          <w:p w14:paraId="06C3294C" w14:textId="471F6AB1" w:rsidR="009961FF" w:rsidRPr="009F3365" w:rsidRDefault="009961FF" w:rsidP="009961FF">
            <w:pPr>
              <w:jc w:val="center"/>
              <w:rPr>
                <w:color w:val="000000"/>
                <w:szCs w:val="22"/>
              </w:rPr>
            </w:pPr>
            <w:r>
              <w:rPr>
                <w:color w:val="000000"/>
                <w:szCs w:val="22"/>
              </w:rPr>
              <w:t>97.2</w:t>
            </w:r>
          </w:p>
        </w:tc>
      </w:tr>
      <w:tr w:rsidR="009961FF" w:rsidRPr="00676FC8" w14:paraId="08721C94" w14:textId="77777777" w:rsidTr="009961FF">
        <w:trPr>
          <w:trHeight w:hRule="exact" w:val="288"/>
          <w:jc w:val="center"/>
        </w:trPr>
        <w:tc>
          <w:tcPr>
            <w:tcW w:w="362" w:type="pct"/>
            <w:tcBorders>
              <w:top w:val="nil"/>
              <w:left w:val="nil"/>
              <w:bottom w:val="nil"/>
              <w:right w:val="nil"/>
            </w:tcBorders>
            <w:vAlign w:val="bottom"/>
          </w:tcPr>
          <w:p w14:paraId="7FFA3DD6" w14:textId="77777777" w:rsidR="009961FF" w:rsidRPr="004B22BF" w:rsidRDefault="009961FF" w:rsidP="009961FF">
            <w:r w:rsidRPr="004B22BF">
              <w:t>14</w:t>
            </w:r>
          </w:p>
        </w:tc>
        <w:tc>
          <w:tcPr>
            <w:tcW w:w="1415" w:type="pct"/>
            <w:tcBorders>
              <w:top w:val="nil"/>
              <w:left w:val="nil"/>
              <w:bottom w:val="nil"/>
              <w:right w:val="nil"/>
            </w:tcBorders>
            <w:vAlign w:val="center"/>
          </w:tcPr>
          <w:p w14:paraId="3E233134" w14:textId="5CDBC617" w:rsidR="009961FF" w:rsidRPr="009F3365" w:rsidRDefault="009961FF" w:rsidP="009961FF">
            <w:pPr>
              <w:jc w:val="center"/>
              <w:rPr>
                <w:color w:val="000000"/>
                <w:szCs w:val="22"/>
              </w:rPr>
            </w:pPr>
            <w:r>
              <w:rPr>
                <w:color w:val="000000"/>
                <w:szCs w:val="22"/>
              </w:rPr>
              <w:t>62,250</w:t>
            </w:r>
          </w:p>
        </w:tc>
        <w:tc>
          <w:tcPr>
            <w:tcW w:w="627" w:type="pct"/>
            <w:tcBorders>
              <w:top w:val="nil"/>
              <w:left w:val="nil"/>
              <w:bottom w:val="nil"/>
              <w:right w:val="nil"/>
            </w:tcBorders>
            <w:vAlign w:val="center"/>
          </w:tcPr>
          <w:p w14:paraId="67237879" w14:textId="77777777" w:rsidR="009961FF" w:rsidRPr="009F3365" w:rsidRDefault="009961FF" w:rsidP="009961FF">
            <w:pPr>
              <w:jc w:val="center"/>
              <w:rPr>
                <w:color w:val="000000"/>
                <w:szCs w:val="22"/>
              </w:rPr>
            </w:pPr>
            <w:r w:rsidRPr="009F3365">
              <w:rPr>
                <w:color w:val="000000"/>
                <w:szCs w:val="22"/>
              </w:rPr>
              <w:t>95.3</w:t>
            </w:r>
          </w:p>
        </w:tc>
        <w:tc>
          <w:tcPr>
            <w:tcW w:w="899" w:type="pct"/>
            <w:tcBorders>
              <w:top w:val="nil"/>
              <w:left w:val="nil"/>
              <w:bottom w:val="nil"/>
              <w:right w:val="nil"/>
            </w:tcBorders>
            <w:vAlign w:val="center"/>
          </w:tcPr>
          <w:p w14:paraId="56D198F7" w14:textId="545A6FC4" w:rsidR="009961FF" w:rsidRPr="009F3365" w:rsidRDefault="009961FF" w:rsidP="009961FF">
            <w:pPr>
              <w:jc w:val="center"/>
              <w:rPr>
                <w:color w:val="000000"/>
                <w:szCs w:val="22"/>
              </w:rPr>
            </w:pPr>
            <w:r>
              <w:rPr>
                <w:color w:val="000000"/>
                <w:szCs w:val="22"/>
              </w:rPr>
              <w:t>746</w:t>
            </w:r>
          </w:p>
        </w:tc>
        <w:tc>
          <w:tcPr>
            <w:tcW w:w="849" w:type="pct"/>
            <w:tcBorders>
              <w:top w:val="nil"/>
              <w:left w:val="nil"/>
              <w:bottom w:val="nil"/>
              <w:right w:val="nil"/>
            </w:tcBorders>
            <w:vAlign w:val="center"/>
          </w:tcPr>
          <w:p w14:paraId="41E621DC" w14:textId="3DA127D3" w:rsidR="009961FF" w:rsidRPr="009F3365" w:rsidRDefault="009961FF" w:rsidP="009961FF">
            <w:pPr>
              <w:jc w:val="center"/>
              <w:rPr>
                <w:color w:val="000000"/>
                <w:szCs w:val="22"/>
              </w:rPr>
            </w:pPr>
            <w:r>
              <w:rPr>
                <w:color w:val="000000"/>
                <w:szCs w:val="22"/>
              </w:rPr>
              <w:t>95.0</w:t>
            </w:r>
          </w:p>
        </w:tc>
        <w:tc>
          <w:tcPr>
            <w:tcW w:w="848" w:type="pct"/>
            <w:tcBorders>
              <w:top w:val="nil"/>
              <w:left w:val="nil"/>
              <w:bottom w:val="nil"/>
              <w:right w:val="nil"/>
            </w:tcBorders>
            <w:vAlign w:val="center"/>
          </w:tcPr>
          <w:p w14:paraId="34ADBE81" w14:textId="6ECE9948" w:rsidR="009961FF" w:rsidRPr="009F3365" w:rsidRDefault="009961FF" w:rsidP="009961FF">
            <w:pPr>
              <w:jc w:val="center"/>
              <w:rPr>
                <w:color w:val="000000"/>
                <w:szCs w:val="22"/>
              </w:rPr>
            </w:pPr>
            <w:r>
              <w:rPr>
                <w:color w:val="000000"/>
                <w:szCs w:val="22"/>
              </w:rPr>
              <w:t>98.3</w:t>
            </w:r>
          </w:p>
        </w:tc>
      </w:tr>
      <w:tr w:rsidR="009961FF" w:rsidRPr="00676FC8" w14:paraId="7C23D4B1" w14:textId="77777777" w:rsidTr="009961FF">
        <w:trPr>
          <w:trHeight w:hRule="exact" w:val="288"/>
          <w:jc w:val="center"/>
        </w:trPr>
        <w:tc>
          <w:tcPr>
            <w:tcW w:w="362" w:type="pct"/>
            <w:tcBorders>
              <w:top w:val="nil"/>
              <w:left w:val="nil"/>
              <w:bottom w:val="nil"/>
              <w:right w:val="nil"/>
            </w:tcBorders>
            <w:vAlign w:val="bottom"/>
          </w:tcPr>
          <w:p w14:paraId="1CBF18B5" w14:textId="77777777" w:rsidR="009961FF" w:rsidRPr="004B22BF" w:rsidRDefault="009961FF" w:rsidP="009961FF">
            <w:r w:rsidRPr="004B22BF">
              <w:t>15</w:t>
            </w:r>
          </w:p>
        </w:tc>
        <w:tc>
          <w:tcPr>
            <w:tcW w:w="1415" w:type="pct"/>
            <w:tcBorders>
              <w:top w:val="nil"/>
              <w:left w:val="nil"/>
              <w:bottom w:val="nil"/>
              <w:right w:val="nil"/>
            </w:tcBorders>
            <w:vAlign w:val="center"/>
          </w:tcPr>
          <w:p w14:paraId="6A23A168" w14:textId="430C5368" w:rsidR="009961FF" w:rsidRPr="009F3365" w:rsidRDefault="009961FF" w:rsidP="009961FF">
            <w:pPr>
              <w:jc w:val="center"/>
              <w:rPr>
                <w:color w:val="000000"/>
                <w:szCs w:val="22"/>
              </w:rPr>
            </w:pPr>
            <w:r>
              <w:rPr>
                <w:color w:val="000000"/>
                <w:szCs w:val="22"/>
              </w:rPr>
              <w:t>23,376</w:t>
            </w:r>
          </w:p>
        </w:tc>
        <w:tc>
          <w:tcPr>
            <w:tcW w:w="627" w:type="pct"/>
            <w:tcBorders>
              <w:top w:val="nil"/>
              <w:left w:val="nil"/>
              <w:bottom w:val="nil"/>
              <w:right w:val="nil"/>
            </w:tcBorders>
            <w:vAlign w:val="center"/>
          </w:tcPr>
          <w:p w14:paraId="73F401D2" w14:textId="77777777" w:rsidR="009961FF" w:rsidRPr="009F3365" w:rsidRDefault="009961FF" w:rsidP="009961FF">
            <w:pPr>
              <w:jc w:val="center"/>
              <w:rPr>
                <w:color w:val="000000"/>
                <w:szCs w:val="22"/>
              </w:rPr>
            </w:pPr>
            <w:r w:rsidRPr="009F3365">
              <w:rPr>
                <w:color w:val="000000"/>
                <w:szCs w:val="22"/>
              </w:rPr>
              <w:t>97.6</w:t>
            </w:r>
          </w:p>
        </w:tc>
        <w:tc>
          <w:tcPr>
            <w:tcW w:w="899" w:type="pct"/>
            <w:tcBorders>
              <w:top w:val="nil"/>
              <w:left w:val="nil"/>
              <w:bottom w:val="nil"/>
              <w:right w:val="nil"/>
            </w:tcBorders>
            <w:vAlign w:val="center"/>
          </w:tcPr>
          <w:p w14:paraId="72F6DCD5" w14:textId="0E538DB9" w:rsidR="009961FF" w:rsidRPr="009F3365" w:rsidRDefault="009961FF" w:rsidP="009961FF">
            <w:pPr>
              <w:jc w:val="center"/>
              <w:rPr>
                <w:color w:val="000000"/>
                <w:szCs w:val="22"/>
              </w:rPr>
            </w:pPr>
            <w:r>
              <w:rPr>
                <w:color w:val="000000"/>
                <w:szCs w:val="22"/>
              </w:rPr>
              <w:t>772</w:t>
            </w:r>
          </w:p>
        </w:tc>
        <w:tc>
          <w:tcPr>
            <w:tcW w:w="849" w:type="pct"/>
            <w:tcBorders>
              <w:top w:val="nil"/>
              <w:left w:val="nil"/>
              <w:bottom w:val="nil"/>
              <w:right w:val="nil"/>
            </w:tcBorders>
            <w:vAlign w:val="center"/>
          </w:tcPr>
          <w:p w14:paraId="0382C7DA" w14:textId="0B80BDE7" w:rsidR="009961FF" w:rsidRPr="009F3365" w:rsidRDefault="009961FF" w:rsidP="009961FF">
            <w:pPr>
              <w:jc w:val="center"/>
              <w:rPr>
                <w:color w:val="000000"/>
                <w:szCs w:val="22"/>
              </w:rPr>
            </w:pPr>
            <w:r>
              <w:rPr>
                <w:color w:val="000000"/>
                <w:szCs w:val="22"/>
              </w:rPr>
              <w:t>98.5</w:t>
            </w:r>
          </w:p>
        </w:tc>
        <w:tc>
          <w:tcPr>
            <w:tcW w:w="848" w:type="pct"/>
            <w:tcBorders>
              <w:top w:val="nil"/>
              <w:left w:val="nil"/>
              <w:bottom w:val="nil"/>
              <w:right w:val="nil"/>
            </w:tcBorders>
            <w:vAlign w:val="center"/>
          </w:tcPr>
          <w:p w14:paraId="4B399C09" w14:textId="295918FF" w:rsidR="009961FF" w:rsidRPr="009F3365" w:rsidRDefault="009961FF" w:rsidP="009961FF">
            <w:pPr>
              <w:jc w:val="center"/>
              <w:rPr>
                <w:color w:val="000000"/>
                <w:szCs w:val="22"/>
              </w:rPr>
            </w:pPr>
            <w:r>
              <w:rPr>
                <w:color w:val="000000"/>
                <w:szCs w:val="22"/>
              </w:rPr>
              <w:t>99.0</w:t>
            </w:r>
          </w:p>
        </w:tc>
      </w:tr>
      <w:tr w:rsidR="009961FF" w:rsidRPr="00676FC8" w14:paraId="32371DB4" w14:textId="77777777" w:rsidTr="009961FF">
        <w:trPr>
          <w:trHeight w:hRule="exact" w:val="288"/>
          <w:jc w:val="center"/>
        </w:trPr>
        <w:tc>
          <w:tcPr>
            <w:tcW w:w="362" w:type="pct"/>
            <w:tcBorders>
              <w:top w:val="nil"/>
              <w:left w:val="nil"/>
              <w:bottom w:val="nil"/>
              <w:right w:val="nil"/>
            </w:tcBorders>
            <w:vAlign w:val="bottom"/>
          </w:tcPr>
          <w:p w14:paraId="05A378D3" w14:textId="77777777" w:rsidR="009961FF" w:rsidRPr="004B22BF" w:rsidRDefault="009961FF" w:rsidP="009961FF">
            <w:r w:rsidRPr="004B22BF">
              <w:t>16</w:t>
            </w:r>
          </w:p>
        </w:tc>
        <w:tc>
          <w:tcPr>
            <w:tcW w:w="1415" w:type="pct"/>
            <w:tcBorders>
              <w:top w:val="nil"/>
              <w:left w:val="nil"/>
              <w:bottom w:val="nil"/>
              <w:right w:val="nil"/>
            </w:tcBorders>
            <w:vAlign w:val="center"/>
          </w:tcPr>
          <w:p w14:paraId="6B5EE721" w14:textId="5A59C73D" w:rsidR="009961FF" w:rsidRPr="009F3365" w:rsidRDefault="009961FF" w:rsidP="009961FF">
            <w:pPr>
              <w:jc w:val="center"/>
              <w:rPr>
                <w:color w:val="000000"/>
                <w:szCs w:val="22"/>
              </w:rPr>
            </w:pPr>
            <w:r>
              <w:rPr>
                <w:color w:val="000000"/>
                <w:szCs w:val="22"/>
              </w:rPr>
              <w:t>27,283</w:t>
            </w:r>
          </w:p>
        </w:tc>
        <w:tc>
          <w:tcPr>
            <w:tcW w:w="627" w:type="pct"/>
            <w:tcBorders>
              <w:top w:val="nil"/>
              <w:left w:val="nil"/>
              <w:bottom w:val="nil"/>
              <w:right w:val="nil"/>
            </w:tcBorders>
            <w:vAlign w:val="center"/>
          </w:tcPr>
          <w:p w14:paraId="32D5CAD6" w14:textId="77777777" w:rsidR="009961FF" w:rsidRPr="009F3365" w:rsidRDefault="009961FF" w:rsidP="009961FF">
            <w:pPr>
              <w:jc w:val="center"/>
              <w:rPr>
                <w:color w:val="000000"/>
                <w:szCs w:val="22"/>
              </w:rPr>
            </w:pPr>
            <w:r w:rsidRPr="009F3365">
              <w:rPr>
                <w:color w:val="000000"/>
                <w:szCs w:val="22"/>
              </w:rPr>
              <w:t>98.7</w:t>
            </w:r>
          </w:p>
        </w:tc>
        <w:tc>
          <w:tcPr>
            <w:tcW w:w="899" w:type="pct"/>
            <w:tcBorders>
              <w:top w:val="nil"/>
              <w:left w:val="nil"/>
              <w:bottom w:val="nil"/>
              <w:right w:val="nil"/>
            </w:tcBorders>
            <w:vAlign w:val="center"/>
          </w:tcPr>
          <w:p w14:paraId="4ED3324F" w14:textId="1AD5F925" w:rsidR="009961FF" w:rsidRPr="009F3365" w:rsidRDefault="009961FF" w:rsidP="009961FF">
            <w:pPr>
              <w:jc w:val="center"/>
              <w:rPr>
                <w:color w:val="000000"/>
                <w:szCs w:val="22"/>
              </w:rPr>
            </w:pPr>
            <w:r>
              <w:rPr>
                <w:color w:val="000000"/>
                <w:szCs w:val="22"/>
              </w:rPr>
              <w:t>794</w:t>
            </w:r>
          </w:p>
        </w:tc>
        <w:tc>
          <w:tcPr>
            <w:tcW w:w="849" w:type="pct"/>
            <w:tcBorders>
              <w:top w:val="nil"/>
              <w:left w:val="nil"/>
              <w:bottom w:val="nil"/>
              <w:right w:val="nil"/>
            </w:tcBorders>
            <w:vAlign w:val="center"/>
          </w:tcPr>
          <w:p w14:paraId="173DCDE1" w14:textId="1B3440BB" w:rsidR="009961FF" w:rsidRPr="009F3365" w:rsidRDefault="009961FF" w:rsidP="009961FF">
            <w:pPr>
              <w:jc w:val="center"/>
              <w:rPr>
                <w:color w:val="000000"/>
                <w:szCs w:val="22"/>
              </w:rPr>
            </w:pPr>
            <w:r>
              <w:rPr>
                <w:color w:val="000000"/>
                <w:szCs w:val="22"/>
              </w:rPr>
              <w:t>100.0</w:t>
            </w:r>
          </w:p>
        </w:tc>
        <w:tc>
          <w:tcPr>
            <w:tcW w:w="848" w:type="pct"/>
            <w:tcBorders>
              <w:top w:val="nil"/>
              <w:left w:val="nil"/>
              <w:bottom w:val="nil"/>
              <w:right w:val="nil"/>
            </w:tcBorders>
            <w:vAlign w:val="center"/>
          </w:tcPr>
          <w:p w14:paraId="390FE7A9" w14:textId="35FCEA66" w:rsidR="009961FF" w:rsidRPr="009F3365" w:rsidRDefault="009961FF" w:rsidP="009961FF">
            <w:pPr>
              <w:jc w:val="center"/>
              <w:rPr>
                <w:color w:val="000000"/>
                <w:szCs w:val="22"/>
              </w:rPr>
            </w:pPr>
            <w:r>
              <w:rPr>
                <w:color w:val="000000"/>
                <w:szCs w:val="22"/>
              </w:rPr>
              <w:t>99.4</w:t>
            </w:r>
          </w:p>
        </w:tc>
      </w:tr>
      <w:tr w:rsidR="009961FF" w:rsidRPr="00676FC8" w14:paraId="1A6ADD96" w14:textId="77777777" w:rsidTr="009961FF">
        <w:trPr>
          <w:trHeight w:hRule="exact" w:val="288"/>
          <w:jc w:val="center"/>
        </w:trPr>
        <w:tc>
          <w:tcPr>
            <w:tcW w:w="362" w:type="pct"/>
            <w:tcBorders>
              <w:top w:val="nil"/>
              <w:left w:val="nil"/>
              <w:bottom w:val="nil"/>
              <w:right w:val="nil"/>
            </w:tcBorders>
            <w:vAlign w:val="bottom"/>
          </w:tcPr>
          <w:p w14:paraId="077B5E08" w14:textId="77777777" w:rsidR="009961FF" w:rsidRPr="004B22BF" w:rsidRDefault="009961FF" w:rsidP="009961FF">
            <w:r w:rsidRPr="004B22BF">
              <w:t>17</w:t>
            </w:r>
          </w:p>
        </w:tc>
        <w:tc>
          <w:tcPr>
            <w:tcW w:w="1415" w:type="pct"/>
            <w:tcBorders>
              <w:top w:val="nil"/>
              <w:left w:val="nil"/>
              <w:bottom w:val="nil"/>
              <w:right w:val="nil"/>
            </w:tcBorders>
            <w:vAlign w:val="center"/>
          </w:tcPr>
          <w:p w14:paraId="22D31201" w14:textId="6A6DB0E8" w:rsidR="009961FF" w:rsidRPr="009F3365" w:rsidRDefault="009961FF" w:rsidP="009961FF">
            <w:pPr>
              <w:jc w:val="center"/>
              <w:rPr>
                <w:color w:val="000000"/>
                <w:szCs w:val="22"/>
              </w:rPr>
            </w:pPr>
            <w:r>
              <w:rPr>
                <w:color w:val="000000"/>
                <w:szCs w:val="22"/>
              </w:rPr>
              <w:t>14,809</w:t>
            </w:r>
          </w:p>
        </w:tc>
        <w:tc>
          <w:tcPr>
            <w:tcW w:w="627" w:type="pct"/>
            <w:tcBorders>
              <w:top w:val="nil"/>
              <w:left w:val="nil"/>
              <w:bottom w:val="nil"/>
              <w:right w:val="nil"/>
            </w:tcBorders>
            <w:vAlign w:val="center"/>
          </w:tcPr>
          <w:p w14:paraId="16667394" w14:textId="77777777" w:rsidR="009961FF" w:rsidRPr="009F3365" w:rsidRDefault="009961FF" w:rsidP="009961FF">
            <w:pPr>
              <w:jc w:val="center"/>
              <w:rPr>
                <w:color w:val="000000"/>
                <w:szCs w:val="22"/>
              </w:rPr>
            </w:pPr>
            <w:r w:rsidRPr="009F3365">
              <w:rPr>
                <w:color w:val="000000"/>
                <w:szCs w:val="22"/>
              </w:rPr>
              <w:t>99.3</w:t>
            </w:r>
          </w:p>
        </w:tc>
        <w:tc>
          <w:tcPr>
            <w:tcW w:w="899" w:type="pct"/>
            <w:tcBorders>
              <w:top w:val="nil"/>
              <w:left w:val="nil"/>
              <w:bottom w:val="nil"/>
              <w:right w:val="nil"/>
            </w:tcBorders>
            <w:vAlign w:val="center"/>
          </w:tcPr>
          <w:p w14:paraId="736CA59E" w14:textId="7A35B4E2" w:rsidR="009961FF" w:rsidRPr="009F3365" w:rsidRDefault="009961FF" w:rsidP="009961FF">
            <w:pPr>
              <w:jc w:val="center"/>
              <w:rPr>
                <w:color w:val="000000"/>
                <w:szCs w:val="22"/>
              </w:rPr>
            </w:pPr>
            <w:r>
              <w:rPr>
                <w:color w:val="000000"/>
                <w:szCs w:val="22"/>
              </w:rPr>
              <w:t>812</w:t>
            </w:r>
          </w:p>
        </w:tc>
        <w:tc>
          <w:tcPr>
            <w:tcW w:w="849" w:type="pct"/>
            <w:tcBorders>
              <w:top w:val="nil"/>
              <w:left w:val="nil"/>
              <w:bottom w:val="nil"/>
              <w:right w:val="nil"/>
            </w:tcBorders>
            <w:vAlign w:val="center"/>
          </w:tcPr>
          <w:p w14:paraId="2A1A88B9" w14:textId="37D43294" w:rsidR="009961FF" w:rsidRPr="009F3365" w:rsidRDefault="009961FF" w:rsidP="009961FF">
            <w:pPr>
              <w:jc w:val="center"/>
              <w:rPr>
                <w:color w:val="000000"/>
                <w:szCs w:val="22"/>
              </w:rPr>
            </w:pPr>
            <w:r>
              <w:rPr>
                <w:color w:val="000000"/>
                <w:szCs w:val="22"/>
              </w:rPr>
              <w:t>99.8</w:t>
            </w:r>
          </w:p>
        </w:tc>
        <w:tc>
          <w:tcPr>
            <w:tcW w:w="848" w:type="pct"/>
            <w:tcBorders>
              <w:top w:val="nil"/>
              <w:left w:val="nil"/>
              <w:bottom w:val="nil"/>
              <w:right w:val="nil"/>
            </w:tcBorders>
            <w:vAlign w:val="center"/>
          </w:tcPr>
          <w:p w14:paraId="56FBF174" w14:textId="539E18CD" w:rsidR="009961FF" w:rsidRPr="009F3365" w:rsidRDefault="009961FF" w:rsidP="009961FF">
            <w:pPr>
              <w:jc w:val="center"/>
              <w:rPr>
                <w:color w:val="000000"/>
                <w:szCs w:val="22"/>
              </w:rPr>
            </w:pPr>
            <w:r>
              <w:rPr>
                <w:color w:val="000000"/>
                <w:szCs w:val="22"/>
              </w:rPr>
              <w:t>99.7</w:t>
            </w:r>
          </w:p>
        </w:tc>
      </w:tr>
      <w:tr w:rsidR="009961FF" w:rsidRPr="00676FC8" w14:paraId="4B11C0B8" w14:textId="77777777" w:rsidTr="009961FF">
        <w:trPr>
          <w:trHeight w:hRule="exact" w:val="288"/>
          <w:jc w:val="center"/>
        </w:trPr>
        <w:tc>
          <w:tcPr>
            <w:tcW w:w="362" w:type="pct"/>
            <w:tcBorders>
              <w:top w:val="nil"/>
              <w:left w:val="nil"/>
              <w:bottom w:val="nil"/>
              <w:right w:val="nil"/>
            </w:tcBorders>
            <w:vAlign w:val="bottom"/>
          </w:tcPr>
          <w:p w14:paraId="10C3934B" w14:textId="77777777" w:rsidR="009961FF" w:rsidRPr="004B22BF" w:rsidRDefault="009961FF" w:rsidP="009961FF">
            <w:r w:rsidRPr="004B22BF">
              <w:t>18</w:t>
            </w:r>
          </w:p>
        </w:tc>
        <w:tc>
          <w:tcPr>
            <w:tcW w:w="1415" w:type="pct"/>
            <w:tcBorders>
              <w:top w:val="nil"/>
              <w:left w:val="nil"/>
              <w:bottom w:val="nil"/>
              <w:right w:val="nil"/>
            </w:tcBorders>
            <w:vAlign w:val="center"/>
          </w:tcPr>
          <w:p w14:paraId="39F668E2" w14:textId="6B7323CE" w:rsidR="009961FF" w:rsidRPr="009F3365" w:rsidRDefault="009961FF" w:rsidP="009961FF">
            <w:pPr>
              <w:jc w:val="center"/>
              <w:rPr>
                <w:color w:val="000000"/>
                <w:szCs w:val="22"/>
              </w:rPr>
            </w:pPr>
            <w:r>
              <w:rPr>
                <w:color w:val="000000"/>
                <w:szCs w:val="22"/>
              </w:rPr>
              <w:t>32,198</w:t>
            </w:r>
          </w:p>
        </w:tc>
        <w:tc>
          <w:tcPr>
            <w:tcW w:w="627" w:type="pct"/>
            <w:tcBorders>
              <w:top w:val="nil"/>
              <w:left w:val="nil"/>
              <w:bottom w:val="nil"/>
              <w:right w:val="nil"/>
            </w:tcBorders>
            <w:vAlign w:val="center"/>
          </w:tcPr>
          <w:p w14:paraId="3D226844" w14:textId="77777777" w:rsidR="009961FF" w:rsidRPr="009F3365" w:rsidRDefault="009961FF" w:rsidP="009961FF">
            <w:pPr>
              <w:jc w:val="center"/>
              <w:rPr>
                <w:color w:val="000000"/>
                <w:szCs w:val="22"/>
              </w:rPr>
            </w:pPr>
            <w:r w:rsidRPr="009F3365">
              <w:rPr>
                <w:color w:val="000000"/>
                <w:szCs w:val="22"/>
              </w:rPr>
              <w:t>99.7</w:t>
            </w:r>
          </w:p>
        </w:tc>
        <w:tc>
          <w:tcPr>
            <w:tcW w:w="899" w:type="pct"/>
            <w:tcBorders>
              <w:top w:val="nil"/>
              <w:left w:val="nil"/>
              <w:bottom w:val="nil"/>
              <w:right w:val="nil"/>
            </w:tcBorders>
            <w:vAlign w:val="center"/>
          </w:tcPr>
          <w:p w14:paraId="6C06BB16" w14:textId="52DA21D8" w:rsidR="009961FF" w:rsidRPr="009F3365" w:rsidRDefault="009961FF" w:rsidP="009961FF">
            <w:pPr>
              <w:jc w:val="center"/>
              <w:rPr>
                <w:color w:val="000000"/>
                <w:szCs w:val="22"/>
              </w:rPr>
            </w:pPr>
            <w:r>
              <w:rPr>
                <w:color w:val="000000"/>
                <w:szCs w:val="22"/>
              </w:rPr>
              <w:t>828</w:t>
            </w:r>
          </w:p>
        </w:tc>
        <w:tc>
          <w:tcPr>
            <w:tcW w:w="849" w:type="pct"/>
            <w:tcBorders>
              <w:top w:val="nil"/>
              <w:left w:val="nil"/>
              <w:bottom w:val="nil"/>
              <w:right w:val="nil"/>
            </w:tcBorders>
            <w:vAlign w:val="center"/>
          </w:tcPr>
          <w:p w14:paraId="594438A5" w14:textId="75F6FE48" w:rsidR="009961FF" w:rsidRPr="009F3365" w:rsidRDefault="009961FF" w:rsidP="009961FF">
            <w:pPr>
              <w:jc w:val="center"/>
              <w:rPr>
                <w:color w:val="000000"/>
                <w:szCs w:val="22"/>
              </w:rPr>
            </w:pPr>
            <w:r>
              <w:rPr>
                <w:color w:val="000000"/>
                <w:szCs w:val="22"/>
              </w:rPr>
              <w:t>98.1</w:t>
            </w:r>
          </w:p>
        </w:tc>
        <w:tc>
          <w:tcPr>
            <w:tcW w:w="848" w:type="pct"/>
            <w:tcBorders>
              <w:top w:val="nil"/>
              <w:left w:val="nil"/>
              <w:bottom w:val="nil"/>
              <w:right w:val="nil"/>
            </w:tcBorders>
            <w:vAlign w:val="center"/>
          </w:tcPr>
          <w:p w14:paraId="293E034F" w14:textId="3BE42908" w:rsidR="009961FF" w:rsidRPr="009F3365" w:rsidRDefault="009961FF" w:rsidP="009961FF">
            <w:pPr>
              <w:jc w:val="center"/>
              <w:rPr>
                <w:color w:val="000000"/>
                <w:szCs w:val="22"/>
              </w:rPr>
            </w:pPr>
            <w:r>
              <w:rPr>
                <w:color w:val="000000"/>
                <w:szCs w:val="22"/>
              </w:rPr>
              <w:t>99.8</w:t>
            </w:r>
          </w:p>
        </w:tc>
      </w:tr>
      <w:tr w:rsidR="009961FF" w:rsidRPr="00676FC8" w14:paraId="123141DE" w14:textId="77777777" w:rsidTr="009961FF">
        <w:trPr>
          <w:trHeight w:hRule="exact" w:val="288"/>
          <w:jc w:val="center"/>
        </w:trPr>
        <w:tc>
          <w:tcPr>
            <w:tcW w:w="362" w:type="pct"/>
            <w:tcBorders>
              <w:top w:val="nil"/>
              <w:left w:val="nil"/>
              <w:bottom w:val="nil"/>
              <w:right w:val="nil"/>
            </w:tcBorders>
            <w:vAlign w:val="bottom"/>
          </w:tcPr>
          <w:p w14:paraId="031B3694" w14:textId="77777777" w:rsidR="009961FF" w:rsidRPr="004B22BF" w:rsidRDefault="009961FF" w:rsidP="009961FF">
            <w:r w:rsidRPr="004B22BF">
              <w:t>19</w:t>
            </w:r>
          </w:p>
        </w:tc>
        <w:tc>
          <w:tcPr>
            <w:tcW w:w="1415" w:type="pct"/>
            <w:tcBorders>
              <w:top w:val="nil"/>
              <w:left w:val="nil"/>
              <w:bottom w:val="nil"/>
              <w:right w:val="nil"/>
            </w:tcBorders>
            <w:vAlign w:val="center"/>
          </w:tcPr>
          <w:p w14:paraId="4609762D" w14:textId="7758DAC2" w:rsidR="009961FF" w:rsidRPr="009F3365" w:rsidRDefault="009961FF" w:rsidP="009961FF">
            <w:pPr>
              <w:jc w:val="center"/>
              <w:rPr>
                <w:color w:val="000000"/>
                <w:szCs w:val="22"/>
              </w:rPr>
            </w:pPr>
            <w:r>
              <w:rPr>
                <w:color w:val="000000"/>
                <w:szCs w:val="22"/>
              </w:rPr>
              <w:t>19,787</w:t>
            </w:r>
          </w:p>
        </w:tc>
        <w:tc>
          <w:tcPr>
            <w:tcW w:w="627" w:type="pct"/>
            <w:tcBorders>
              <w:top w:val="nil"/>
              <w:left w:val="nil"/>
              <w:bottom w:val="nil"/>
              <w:right w:val="nil"/>
            </w:tcBorders>
            <w:vAlign w:val="center"/>
          </w:tcPr>
          <w:p w14:paraId="74076ED8" w14:textId="77777777" w:rsidR="009961FF" w:rsidRPr="009F3365" w:rsidRDefault="009961FF" w:rsidP="009961FF">
            <w:pPr>
              <w:jc w:val="center"/>
              <w:rPr>
                <w:color w:val="000000"/>
                <w:szCs w:val="22"/>
              </w:rPr>
            </w:pPr>
            <w:r w:rsidRPr="009F3365">
              <w:rPr>
                <w:color w:val="000000"/>
                <w:szCs w:val="22"/>
              </w:rPr>
              <w:t>99.8</w:t>
            </w:r>
          </w:p>
        </w:tc>
        <w:tc>
          <w:tcPr>
            <w:tcW w:w="899" w:type="pct"/>
            <w:tcBorders>
              <w:top w:val="nil"/>
              <w:left w:val="nil"/>
              <w:bottom w:val="nil"/>
              <w:right w:val="nil"/>
            </w:tcBorders>
            <w:vAlign w:val="center"/>
          </w:tcPr>
          <w:p w14:paraId="5C3444C9" w14:textId="6A9045AD" w:rsidR="009961FF" w:rsidRPr="009F3365" w:rsidRDefault="009961FF" w:rsidP="009961FF">
            <w:pPr>
              <w:jc w:val="center"/>
              <w:rPr>
                <w:color w:val="000000"/>
                <w:szCs w:val="22"/>
              </w:rPr>
            </w:pPr>
            <w:r>
              <w:rPr>
                <w:color w:val="000000"/>
                <w:szCs w:val="22"/>
              </w:rPr>
              <w:t>840</w:t>
            </w:r>
          </w:p>
        </w:tc>
        <w:tc>
          <w:tcPr>
            <w:tcW w:w="849" w:type="pct"/>
            <w:tcBorders>
              <w:top w:val="nil"/>
              <w:left w:val="nil"/>
              <w:bottom w:val="nil"/>
              <w:right w:val="nil"/>
            </w:tcBorders>
            <w:vAlign w:val="center"/>
          </w:tcPr>
          <w:p w14:paraId="5C3FB7A6" w14:textId="71B07350" w:rsidR="009961FF" w:rsidRPr="009F3365" w:rsidRDefault="009961FF" w:rsidP="009961FF">
            <w:pPr>
              <w:jc w:val="center"/>
              <w:rPr>
                <w:color w:val="000000"/>
                <w:szCs w:val="22"/>
              </w:rPr>
            </w:pPr>
            <w:r>
              <w:rPr>
                <w:color w:val="000000"/>
                <w:szCs w:val="22"/>
              </w:rPr>
              <w:t>95.0</w:t>
            </w:r>
          </w:p>
        </w:tc>
        <w:tc>
          <w:tcPr>
            <w:tcW w:w="848" w:type="pct"/>
            <w:tcBorders>
              <w:top w:val="nil"/>
              <w:left w:val="nil"/>
              <w:bottom w:val="nil"/>
              <w:right w:val="nil"/>
            </w:tcBorders>
            <w:vAlign w:val="center"/>
          </w:tcPr>
          <w:p w14:paraId="137532F9" w14:textId="14863D49" w:rsidR="009961FF" w:rsidRPr="009F3365" w:rsidRDefault="009961FF" w:rsidP="009961FF">
            <w:pPr>
              <w:jc w:val="center"/>
              <w:rPr>
                <w:color w:val="000000"/>
                <w:szCs w:val="22"/>
              </w:rPr>
            </w:pPr>
            <w:r>
              <w:rPr>
                <w:color w:val="000000"/>
                <w:szCs w:val="22"/>
              </w:rPr>
              <w:t>99.9</w:t>
            </w:r>
          </w:p>
        </w:tc>
      </w:tr>
      <w:tr w:rsidR="009961FF" w:rsidRPr="00676FC8" w14:paraId="48880109" w14:textId="77777777" w:rsidTr="009961FF">
        <w:trPr>
          <w:trHeight w:hRule="exact" w:val="288"/>
          <w:jc w:val="center"/>
        </w:trPr>
        <w:tc>
          <w:tcPr>
            <w:tcW w:w="362" w:type="pct"/>
            <w:tcBorders>
              <w:top w:val="nil"/>
              <w:left w:val="nil"/>
              <w:bottom w:val="nil"/>
              <w:right w:val="nil"/>
            </w:tcBorders>
            <w:vAlign w:val="bottom"/>
          </w:tcPr>
          <w:p w14:paraId="06B89919" w14:textId="77777777" w:rsidR="009961FF" w:rsidRPr="004B22BF" w:rsidRDefault="009961FF" w:rsidP="009961FF">
            <w:r w:rsidRPr="004B22BF">
              <w:t>20</w:t>
            </w:r>
          </w:p>
        </w:tc>
        <w:tc>
          <w:tcPr>
            <w:tcW w:w="1415" w:type="pct"/>
            <w:tcBorders>
              <w:top w:val="nil"/>
              <w:left w:val="nil"/>
              <w:bottom w:val="nil"/>
              <w:right w:val="nil"/>
            </w:tcBorders>
            <w:vAlign w:val="center"/>
          </w:tcPr>
          <w:p w14:paraId="72D61771" w14:textId="29A5D1FF" w:rsidR="009961FF" w:rsidRPr="009F3365" w:rsidRDefault="009961FF" w:rsidP="009961FF">
            <w:pPr>
              <w:jc w:val="center"/>
              <w:rPr>
                <w:color w:val="000000"/>
                <w:szCs w:val="22"/>
              </w:rPr>
            </w:pPr>
            <w:r>
              <w:rPr>
                <w:color w:val="000000"/>
                <w:szCs w:val="22"/>
              </w:rPr>
              <w:t>32,349</w:t>
            </w:r>
          </w:p>
        </w:tc>
        <w:tc>
          <w:tcPr>
            <w:tcW w:w="627" w:type="pct"/>
            <w:tcBorders>
              <w:top w:val="nil"/>
              <w:left w:val="nil"/>
              <w:bottom w:val="nil"/>
              <w:right w:val="nil"/>
            </w:tcBorders>
            <w:vAlign w:val="center"/>
          </w:tcPr>
          <w:p w14:paraId="1A4E2F35" w14:textId="77777777" w:rsidR="009961FF" w:rsidRPr="009F3365" w:rsidRDefault="009961FF" w:rsidP="009961FF">
            <w:pPr>
              <w:jc w:val="center"/>
              <w:rPr>
                <w:color w:val="000000"/>
                <w:szCs w:val="22"/>
              </w:rPr>
            </w:pPr>
            <w:r w:rsidRPr="009F3365">
              <w:rPr>
                <w:color w:val="000000"/>
                <w:szCs w:val="22"/>
              </w:rPr>
              <w:t>99.9</w:t>
            </w:r>
          </w:p>
        </w:tc>
        <w:tc>
          <w:tcPr>
            <w:tcW w:w="899" w:type="pct"/>
            <w:tcBorders>
              <w:top w:val="nil"/>
              <w:left w:val="nil"/>
              <w:bottom w:val="nil"/>
              <w:right w:val="nil"/>
            </w:tcBorders>
            <w:vAlign w:val="center"/>
          </w:tcPr>
          <w:p w14:paraId="4475C01F" w14:textId="64CC761B" w:rsidR="009961FF" w:rsidRPr="009F3365" w:rsidRDefault="009961FF" w:rsidP="009961FF">
            <w:pPr>
              <w:jc w:val="center"/>
              <w:rPr>
                <w:color w:val="000000"/>
                <w:szCs w:val="22"/>
              </w:rPr>
            </w:pPr>
            <w:r>
              <w:rPr>
                <w:color w:val="000000"/>
                <w:szCs w:val="22"/>
              </w:rPr>
              <w:t>851</w:t>
            </w:r>
          </w:p>
        </w:tc>
        <w:tc>
          <w:tcPr>
            <w:tcW w:w="849" w:type="pct"/>
            <w:tcBorders>
              <w:top w:val="nil"/>
              <w:left w:val="nil"/>
              <w:bottom w:val="nil"/>
              <w:right w:val="nil"/>
            </w:tcBorders>
            <w:vAlign w:val="center"/>
          </w:tcPr>
          <w:p w14:paraId="7458441E" w14:textId="7AB1FE7C" w:rsidR="009961FF" w:rsidRPr="009F3365" w:rsidRDefault="009961FF" w:rsidP="009961FF">
            <w:pPr>
              <w:jc w:val="center"/>
              <w:rPr>
                <w:color w:val="000000"/>
                <w:szCs w:val="22"/>
              </w:rPr>
            </w:pPr>
            <w:r>
              <w:rPr>
                <w:color w:val="000000"/>
                <w:szCs w:val="22"/>
              </w:rPr>
              <w:t>91.0</w:t>
            </w:r>
          </w:p>
        </w:tc>
        <w:tc>
          <w:tcPr>
            <w:tcW w:w="848" w:type="pct"/>
            <w:tcBorders>
              <w:top w:val="nil"/>
              <w:left w:val="nil"/>
              <w:bottom w:val="nil"/>
              <w:right w:val="nil"/>
            </w:tcBorders>
            <w:vAlign w:val="center"/>
          </w:tcPr>
          <w:p w14:paraId="793A3173" w14:textId="32640D8C" w:rsidR="009961FF" w:rsidRPr="009F3365" w:rsidRDefault="009961FF" w:rsidP="009961FF">
            <w:pPr>
              <w:jc w:val="center"/>
              <w:rPr>
                <w:color w:val="000000"/>
                <w:szCs w:val="22"/>
              </w:rPr>
            </w:pPr>
            <w:r>
              <w:rPr>
                <w:color w:val="000000"/>
                <w:szCs w:val="22"/>
              </w:rPr>
              <w:t>99.9</w:t>
            </w:r>
          </w:p>
        </w:tc>
      </w:tr>
      <w:tr w:rsidR="009961FF" w:rsidRPr="00676FC8" w14:paraId="5EF8652C" w14:textId="77777777" w:rsidTr="009961FF">
        <w:trPr>
          <w:trHeight w:hRule="exact" w:val="288"/>
          <w:jc w:val="center"/>
        </w:trPr>
        <w:tc>
          <w:tcPr>
            <w:tcW w:w="362" w:type="pct"/>
            <w:tcBorders>
              <w:top w:val="nil"/>
              <w:left w:val="nil"/>
              <w:bottom w:val="nil"/>
              <w:right w:val="nil"/>
            </w:tcBorders>
            <w:vAlign w:val="bottom"/>
          </w:tcPr>
          <w:p w14:paraId="249CA4A4" w14:textId="77777777" w:rsidR="009961FF" w:rsidRPr="004B22BF" w:rsidRDefault="009961FF" w:rsidP="009961FF">
            <w:r w:rsidRPr="004B22BF">
              <w:t>21</w:t>
            </w:r>
          </w:p>
        </w:tc>
        <w:tc>
          <w:tcPr>
            <w:tcW w:w="1415" w:type="pct"/>
            <w:tcBorders>
              <w:top w:val="nil"/>
              <w:left w:val="nil"/>
              <w:bottom w:val="nil"/>
              <w:right w:val="nil"/>
            </w:tcBorders>
            <w:vAlign w:val="center"/>
          </w:tcPr>
          <w:p w14:paraId="2864F069" w14:textId="1945DFA6" w:rsidR="009961FF" w:rsidRPr="009F3365" w:rsidRDefault="009961FF" w:rsidP="009961FF">
            <w:pPr>
              <w:jc w:val="center"/>
              <w:rPr>
                <w:color w:val="000000"/>
                <w:szCs w:val="22"/>
              </w:rPr>
            </w:pPr>
            <w:r>
              <w:rPr>
                <w:color w:val="000000"/>
                <w:szCs w:val="22"/>
              </w:rPr>
              <w:t>19,261</w:t>
            </w:r>
          </w:p>
        </w:tc>
        <w:tc>
          <w:tcPr>
            <w:tcW w:w="627" w:type="pct"/>
            <w:tcBorders>
              <w:top w:val="nil"/>
              <w:left w:val="nil"/>
              <w:bottom w:val="nil"/>
              <w:right w:val="nil"/>
            </w:tcBorders>
            <w:vAlign w:val="center"/>
          </w:tcPr>
          <w:p w14:paraId="4367B4E6" w14:textId="77777777" w:rsidR="009961FF" w:rsidRPr="009F3365" w:rsidRDefault="009961FF" w:rsidP="009961FF">
            <w:pPr>
              <w:jc w:val="center"/>
              <w:rPr>
                <w:color w:val="000000"/>
                <w:szCs w:val="22"/>
              </w:rPr>
            </w:pPr>
            <w:r w:rsidRPr="009F3365">
              <w:rPr>
                <w:color w:val="000000"/>
                <w:szCs w:val="22"/>
              </w:rPr>
              <w:t>100</w:t>
            </w:r>
          </w:p>
        </w:tc>
        <w:tc>
          <w:tcPr>
            <w:tcW w:w="899" w:type="pct"/>
            <w:tcBorders>
              <w:top w:val="nil"/>
              <w:left w:val="nil"/>
              <w:bottom w:val="nil"/>
              <w:right w:val="nil"/>
            </w:tcBorders>
            <w:vAlign w:val="center"/>
          </w:tcPr>
          <w:p w14:paraId="7C93C3B4" w14:textId="15A27552" w:rsidR="009961FF" w:rsidRPr="009F3365" w:rsidRDefault="009961FF" w:rsidP="009961FF">
            <w:pPr>
              <w:jc w:val="center"/>
              <w:rPr>
                <w:color w:val="000000"/>
                <w:szCs w:val="22"/>
              </w:rPr>
            </w:pPr>
            <w:r>
              <w:rPr>
                <w:color w:val="000000"/>
                <w:szCs w:val="22"/>
              </w:rPr>
              <w:t>860</w:t>
            </w:r>
          </w:p>
        </w:tc>
        <w:tc>
          <w:tcPr>
            <w:tcW w:w="849" w:type="pct"/>
            <w:tcBorders>
              <w:top w:val="nil"/>
              <w:left w:val="nil"/>
              <w:bottom w:val="nil"/>
              <w:right w:val="nil"/>
            </w:tcBorders>
            <w:vAlign w:val="center"/>
          </w:tcPr>
          <w:p w14:paraId="4BC7BCA9" w14:textId="63563634" w:rsidR="009961FF" w:rsidRPr="009F3365" w:rsidRDefault="009961FF" w:rsidP="009961FF">
            <w:pPr>
              <w:jc w:val="center"/>
              <w:rPr>
                <w:color w:val="000000"/>
                <w:szCs w:val="22"/>
              </w:rPr>
            </w:pPr>
            <w:r>
              <w:rPr>
                <w:color w:val="000000"/>
                <w:szCs w:val="22"/>
              </w:rPr>
              <w:t>86.1</w:t>
            </w:r>
          </w:p>
        </w:tc>
        <w:tc>
          <w:tcPr>
            <w:tcW w:w="848" w:type="pct"/>
            <w:tcBorders>
              <w:top w:val="nil"/>
              <w:left w:val="nil"/>
              <w:bottom w:val="nil"/>
              <w:right w:val="nil"/>
            </w:tcBorders>
            <w:vAlign w:val="center"/>
          </w:tcPr>
          <w:p w14:paraId="489D8B5E" w14:textId="1D8F5803" w:rsidR="009961FF" w:rsidRPr="009F3365" w:rsidRDefault="009961FF" w:rsidP="009961FF">
            <w:pPr>
              <w:jc w:val="center"/>
              <w:rPr>
                <w:color w:val="000000"/>
                <w:szCs w:val="22"/>
              </w:rPr>
            </w:pPr>
            <w:r>
              <w:rPr>
                <w:color w:val="000000"/>
                <w:szCs w:val="22"/>
              </w:rPr>
              <w:t>100.0</w:t>
            </w:r>
          </w:p>
        </w:tc>
      </w:tr>
      <w:tr w:rsidR="009961FF" w:rsidRPr="00676FC8" w14:paraId="52DA60C0" w14:textId="77777777" w:rsidTr="009961FF">
        <w:trPr>
          <w:trHeight w:hRule="exact" w:val="288"/>
          <w:jc w:val="center"/>
        </w:trPr>
        <w:tc>
          <w:tcPr>
            <w:tcW w:w="362" w:type="pct"/>
            <w:tcBorders>
              <w:top w:val="nil"/>
              <w:left w:val="nil"/>
              <w:bottom w:val="nil"/>
              <w:right w:val="nil"/>
            </w:tcBorders>
            <w:vAlign w:val="bottom"/>
          </w:tcPr>
          <w:p w14:paraId="7A4E2285" w14:textId="77777777" w:rsidR="009961FF" w:rsidRPr="004B22BF" w:rsidRDefault="009961FF" w:rsidP="009961FF">
            <w:r w:rsidRPr="004B22BF">
              <w:t>22</w:t>
            </w:r>
          </w:p>
        </w:tc>
        <w:tc>
          <w:tcPr>
            <w:tcW w:w="1415" w:type="pct"/>
            <w:tcBorders>
              <w:top w:val="nil"/>
              <w:left w:val="nil"/>
              <w:bottom w:val="nil"/>
              <w:right w:val="nil"/>
            </w:tcBorders>
            <w:vAlign w:val="center"/>
          </w:tcPr>
          <w:p w14:paraId="228F4AD8" w14:textId="5C418FE2" w:rsidR="009961FF" w:rsidRPr="009F3365" w:rsidRDefault="009961FF" w:rsidP="009961FF">
            <w:pPr>
              <w:jc w:val="center"/>
              <w:rPr>
                <w:color w:val="000000"/>
                <w:szCs w:val="22"/>
              </w:rPr>
            </w:pPr>
            <w:r>
              <w:rPr>
                <w:color w:val="000000"/>
                <w:szCs w:val="22"/>
              </w:rPr>
              <w:t>27,758</w:t>
            </w:r>
          </w:p>
        </w:tc>
        <w:tc>
          <w:tcPr>
            <w:tcW w:w="627" w:type="pct"/>
            <w:tcBorders>
              <w:top w:val="nil"/>
              <w:left w:val="nil"/>
              <w:bottom w:val="nil"/>
              <w:right w:val="nil"/>
            </w:tcBorders>
            <w:vAlign w:val="center"/>
          </w:tcPr>
          <w:p w14:paraId="6E370420" w14:textId="77777777" w:rsidR="009961FF" w:rsidRPr="009F3365" w:rsidRDefault="009961FF" w:rsidP="009961FF">
            <w:pPr>
              <w:jc w:val="center"/>
              <w:rPr>
                <w:color w:val="000000"/>
                <w:szCs w:val="22"/>
              </w:rPr>
            </w:pPr>
            <w:r w:rsidRPr="009F3365">
              <w:rPr>
                <w:color w:val="000000"/>
                <w:szCs w:val="22"/>
              </w:rPr>
              <w:t>100</w:t>
            </w:r>
          </w:p>
        </w:tc>
        <w:tc>
          <w:tcPr>
            <w:tcW w:w="899" w:type="pct"/>
            <w:tcBorders>
              <w:top w:val="nil"/>
              <w:left w:val="nil"/>
              <w:bottom w:val="nil"/>
              <w:right w:val="nil"/>
            </w:tcBorders>
            <w:vAlign w:val="center"/>
          </w:tcPr>
          <w:p w14:paraId="4FA640A7" w14:textId="64735CA9" w:rsidR="009961FF" w:rsidRPr="009F3365" w:rsidRDefault="009961FF" w:rsidP="009961FF">
            <w:pPr>
              <w:jc w:val="center"/>
              <w:rPr>
                <w:color w:val="000000"/>
                <w:szCs w:val="22"/>
              </w:rPr>
            </w:pPr>
            <w:r>
              <w:rPr>
                <w:color w:val="000000"/>
                <w:szCs w:val="22"/>
              </w:rPr>
              <w:t>867</w:t>
            </w:r>
          </w:p>
        </w:tc>
        <w:tc>
          <w:tcPr>
            <w:tcW w:w="849" w:type="pct"/>
            <w:tcBorders>
              <w:top w:val="nil"/>
              <w:left w:val="nil"/>
              <w:bottom w:val="nil"/>
              <w:right w:val="nil"/>
            </w:tcBorders>
            <w:vAlign w:val="center"/>
          </w:tcPr>
          <w:p w14:paraId="380B186A" w14:textId="72BF5862" w:rsidR="009961FF" w:rsidRPr="009F3365" w:rsidRDefault="009961FF" w:rsidP="009961FF">
            <w:pPr>
              <w:jc w:val="center"/>
              <w:rPr>
                <w:color w:val="000000"/>
                <w:szCs w:val="22"/>
              </w:rPr>
            </w:pPr>
            <w:r>
              <w:rPr>
                <w:color w:val="000000"/>
                <w:szCs w:val="22"/>
              </w:rPr>
              <w:t>80.7</w:t>
            </w:r>
          </w:p>
        </w:tc>
        <w:tc>
          <w:tcPr>
            <w:tcW w:w="848" w:type="pct"/>
            <w:tcBorders>
              <w:top w:val="nil"/>
              <w:left w:val="nil"/>
              <w:bottom w:val="nil"/>
              <w:right w:val="nil"/>
            </w:tcBorders>
            <w:vAlign w:val="center"/>
          </w:tcPr>
          <w:p w14:paraId="1CB47ADE" w14:textId="1592A105" w:rsidR="009961FF" w:rsidRPr="009F3365" w:rsidRDefault="009961FF" w:rsidP="009961FF">
            <w:pPr>
              <w:jc w:val="center"/>
              <w:rPr>
                <w:color w:val="000000"/>
                <w:szCs w:val="22"/>
              </w:rPr>
            </w:pPr>
            <w:r>
              <w:rPr>
                <w:color w:val="000000"/>
                <w:szCs w:val="22"/>
              </w:rPr>
              <w:t>100.0</w:t>
            </w:r>
          </w:p>
        </w:tc>
      </w:tr>
      <w:tr w:rsidR="009961FF" w:rsidRPr="00676FC8" w14:paraId="2D7C8AB3" w14:textId="77777777" w:rsidTr="009961FF">
        <w:trPr>
          <w:trHeight w:hRule="exact" w:val="288"/>
          <w:jc w:val="center"/>
        </w:trPr>
        <w:tc>
          <w:tcPr>
            <w:tcW w:w="362" w:type="pct"/>
            <w:tcBorders>
              <w:top w:val="nil"/>
              <w:left w:val="nil"/>
              <w:bottom w:val="nil"/>
              <w:right w:val="nil"/>
            </w:tcBorders>
            <w:vAlign w:val="bottom"/>
          </w:tcPr>
          <w:p w14:paraId="1EBE983E" w14:textId="77777777" w:rsidR="009961FF" w:rsidRPr="004B22BF" w:rsidRDefault="009961FF" w:rsidP="009961FF">
            <w:r w:rsidRPr="004B22BF">
              <w:t>23</w:t>
            </w:r>
          </w:p>
        </w:tc>
        <w:tc>
          <w:tcPr>
            <w:tcW w:w="1415" w:type="pct"/>
            <w:tcBorders>
              <w:top w:val="nil"/>
              <w:left w:val="nil"/>
              <w:bottom w:val="nil"/>
              <w:right w:val="nil"/>
            </w:tcBorders>
            <w:vAlign w:val="center"/>
          </w:tcPr>
          <w:p w14:paraId="10E34AFB" w14:textId="7550A3D4" w:rsidR="009961FF" w:rsidRPr="009F3365" w:rsidRDefault="009961FF" w:rsidP="009961FF">
            <w:pPr>
              <w:jc w:val="center"/>
              <w:rPr>
                <w:color w:val="000000"/>
                <w:szCs w:val="22"/>
              </w:rPr>
            </w:pPr>
            <w:r>
              <w:rPr>
                <w:color w:val="000000"/>
                <w:szCs w:val="22"/>
              </w:rPr>
              <w:t>12,265</w:t>
            </w:r>
          </w:p>
        </w:tc>
        <w:tc>
          <w:tcPr>
            <w:tcW w:w="627" w:type="pct"/>
            <w:tcBorders>
              <w:top w:val="nil"/>
              <w:left w:val="nil"/>
              <w:bottom w:val="nil"/>
              <w:right w:val="nil"/>
            </w:tcBorders>
            <w:vAlign w:val="center"/>
          </w:tcPr>
          <w:p w14:paraId="7AC04B75" w14:textId="77777777" w:rsidR="009961FF" w:rsidRPr="009F3365" w:rsidRDefault="009961FF" w:rsidP="009961FF">
            <w:pPr>
              <w:jc w:val="center"/>
              <w:rPr>
                <w:color w:val="000000"/>
                <w:szCs w:val="22"/>
              </w:rPr>
            </w:pPr>
            <w:r w:rsidRPr="009F3365">
              <w:rPr>
                <w:color w:val="000000"/>
                <w:szCs w:val="22"/>
              </w:rPr>
              <w:t>100</w:t>
            </w:r>
          </w:p>
        </w:tc>
        <w:tc>
          <w:tcPr>
            <w:tcW w:w="899" w:type="pct"/>
            <w:tcBorders>
              <w:top w:val="nil"/>
              <w:left w:val="nil"/>
              <w:bottom w:val="nil"/>
              <w:right w:val="nil"/>
            </w:tcBorders>
            <w:vAlign w:val="center"/>
          </w:tcPr>
          <w:p w14:paraId="3E1BC443" w14:textId="5409B776" w:rsidR="009961FF" w:rsidRPr="009F3365" w:rsidRDefault="009961FF" w:rsidP="009961FF">
            <w:pPr>
              <w:jc w:val="center"/>
              <w:rPr>
                <w:color w:val="000000"/>
                <w:szCs w:val="22"/>
              </w:rPr>
            </w:pPr>
            <w:r>
              <w:rPr>
                <w:color w:val="000000"/>
                <w:szCs w:val="22"/>
              </w:rPr>
              <w:t>873</w:t>
            </w:r>
          </w:p>
        </w:tc>
        <w:tc>
          <w:tcPr>
            <w:tcW w:w="849" w:type="pct"/>
            <w:tcBorders>
              <w:top w:val="nil"/>
              <w:left w:val="nil"/>
              <w:bottom w:val="nil"/>
              <w:right w:val="nil"/>
            </w:tcBorders>
            <w:vAlign w:val="center"/>
          </w:tcPr>
          <w:p w14:paraId="4A450273" w14:textId="14A798BE" w:rsidR="009961FF" w:rsidRPr="009F3365" w:rsidRDefault="009961FF" w:rsidP="009961FF">
            <w:pPr>
              <w:jc w:val="center"/>
              <w:rPr>
                <w:color w:val="000000"/>
                <w:szCs w:val="22"/>
              </w:rPr>
            </w:pPr>
            <w:r>
              <w:rPr>
                <w:color w:val="000000"/>
                <w:szCs w:val="22"/>
              </w:rPr>
              <w:t>75.0</w:t>
            </w:r>
          </w:p>
        </w:tc>
        <w:tc>
          <w:tcPr>
            <w:tcW w:w="848" w:type="pct"/>
            <w:tcBorders>
              <w:top w:val="nil"/>
              <w:left w:val="nil"/>
              <w:bottom w:val="nil"/>
              <w:right w:val="nil"/>
            </w:tcBorders>
            <w:vAlign w:val="center"/>
          </w:tcPr>
          <w:p w14:paraId="547BD3E3" w14:textId="4174179A" w:rsidR="009961FF" w:rsidRPr="009F3365" w:rsidRDefault="009961FF" w:rsidP="009961FF">
            <w:pPr>
              <w:jc w:val="center"/>
              <w:rPr>
                <w:color w:val="000000"/>
                <w:szCs w:val="22"/>
              </w:rPr>
            </w:pPr>
            <w:r>
              <w:rPr>
                <w:color w:val="000000"/>
                <w:szCs w:val="22"/>
              </w:rPr>
              <w:t>100.0</w:t>
            </w:r>
          </w:p>
        </w:tc>
      </w:tr>
      <w:tr w:rsidR="009961FF" w:rsidRPr="00676FC8" w14:paraId="31F93B29" w14:textId="77777777" w:rsidTr="009961FF">
        <w:trPr>
          <w:trHeight w:hRule="exact" w:val="288"/>
          <w:jc w:val="center"/>
        </w:trPr>
        <w:tc>
          <w:tcPr>
            <w:tcW w:w="362" w:type="pct"/>
            <w:tcBorders>
              <w:top w:val="nil"/>
              <w:left w:val="nil"/>
              <w:bottom w:val="nil"/>
              <w:right w:val="nil"/>
            </w:tcBorders>
            <w:vAlign w:val="bottom"/>
          </w:tcPr>
          <w:p w14:paraId="1DE1C9B3" w14:textId="77777777" w:rsidR="009961FF" w:rsidRPr="004B22BF" w:rsidRDefault="009961FF" w:rsidP="009961FF">
            <w:r w:rsidRPr="004B22BF">
              <w:t>24</w:t>
            </w:r>
          </w:p>
        </w:tc>
        <w:tc>
          <w:tcPr>
            <w:tcW w:w="1415" w:type="pct"/>
            <w:tcBorders>
              <w:top w:val="nil"/>
              <w:left w:val="nil"/>
              <w:bottom w:val="nil"/>
              <w:right w:val="nil"/>
            </w:tcBorders>
            <w:vAlign w:val="center"/>
          </w:tcPr>
          <w:p w14:paraId="7A03953E" w14:textId="5D1ED17A" w:rsidR="009961FF" w:rsidRPr="009F3365" w:rsidRDefault="009961FF" w:rsidP="009961FF">
            <w:pPr>
              <w:jc w:val="center"/>
              <w:rPr>
                <w:color w:val="000000"/>
                <w:szCs w:val="22"/>
              </w:rPr>
            </w:pPr>
            <w:r>
              <w:rPr>
                <w:color w:val="000000"/>
                <w:szCs w:val="22"/>
              </w:rPr>
              <w:t>8,875</w:t>
            </w:r>
          </w:p>
        </w:tc>
        <w:tc>
          <w:tcPr>
            <w:tcW w:w="627" w:type="pct"/>
            <w:tcBorders>
              <w:top w:val="nil"/>
              <w:left w:val="nil"/>
              <w:bottom w:val="nil"/>
              <w:right w:val="nil"/>
            </w:tcBorders>
            <w:vAlign w:val="center"/>
          </w:tcPr>
          <w:p w14:paraId="768154B8" w14:textId="77777777" w:rsidR="009961FF" w:rsidRPr="009F3365" w:rsidRDefault="009961FF" w:rsidP="009961FF">
            <w:pPr>
              <w:jc w:val="center"/>
              <w:rPr>
                <w:color w:val="000000"/>
                <w:szCs w:val="22"/>
              </w:rPr>
            </w:pPr>
            <w:r w:rsidRPr="009F3365">
              <w:rPr>
                <w:color w:val="000000"/>
                <w:szCs w:val="22"/>
              </w:rPr>
              <w:t>100</w:t>
            </w:r>
          </w:p>
        </w:tc>
        <w:tc>
          <w:tcPr>
            <w:tcW w:w="899" w:type="pct"/>
            <w:tcBorders>
              <w:top w:val="nil"/>
              <w:left w:val="nil"/>
              <w:bottom w:val="nil"/>
              <w:right w:val="nil"/>
            </w:tcBorders>
            <w:vAlign w:val="center"/>
          </w:tcPr>
          <w:p w14:paraId="5A9C17F2" w14:textId="31A62056" w:rsidR="009961FF" w:rsidRPr="009F3365" w:rsidRDefault="009961FF" w:rsidP="009961FF">
            <w:pPr>
              <w:jc w:val="center"/>
              <w:rPr>
                <w:color w:val="000000"/>
                <w:szCs w:val="22"/>
              </w:rPr>
            </w:pPr>
            <w:r>
              <w:rPr>
                <w:color w:val="000000"/>
                <w:szCs w:val="22"/>
              </w:rPr>
              <w:t>878</w:t>
            </w:r>
          </w:p>
        </w:tc>
        <w:tc>
          <w:tcPr>
            <w:tcW w:w="849" w:type="pct"/>
            <w:tcBorders>
              <w:top w:val="nil"/>
              <w:left w:val="nil"/>
              <w:bottom w:val="nil"/>
              <w:right w:val="nil"/>
            </w:tcBorders>
            <w:vAlign w:val="center"/>
          </w:tcPr>
          <w:p w14:paraId="314F778E" w14:textId="6F4EC0F9" w:rsidR="009961FF" w:rsidRPr="009F3365" w:rsidRDefault="009961FF" w:rsidP="009961FF">
            <w:pPr>
              <w:jc w:val="center"/>
              <w:rPr>
                <w:color w:val="000000"/>
                <w:szCs w:val="22"/>
              </w:rPr>
            </w:pPr>
            <w:r>
              <w:rPr>
                <w:color w:val="000000"/>
                <w:szCs w:val="22"/>
              </w:rPr>
              <w:t>69.1</w:t>
            </w:r>
          </w:p>
        </w:tc>
        <w:tc>
          <w:tcPr>
            <w:tcW w:w="848" w:type="pct"/>
            <w:tcBorders>
              <w:top w:val="nil"/>
              <w:left w:val="nil"/>
              <w:bottom w:val="nil"/>
              <w:right w:val="nil"/>
            </w:tcBorders>
            <w:vAlign w:val="center"/>
          </w:tcPr>
          <w:p w14:paraId="50AA57DB" w14:textId="106FC2B6" w:rsidR="009961FF" w:rsidRPr="009F3365" w:rsidRDefault="009961FF" w:rsidP="009961FF">
            <w:pPr>
              <w:jc w:val="center"/>
              <w:rPr>
                <w:color w:val="000000"/>
                <w:szCs w:val="22"/>
              </w:rPr>
            </w:pPr>
            <w:r>
              <w:rPr>
                <w:color w:val="000000"/>
                <w:szCs w:val="22"/>
              </w:rPr>
              <w:t>100.0</w:t>
            </w:r>
          </w:p>
        </w:tc>
      </w:tr>
      <w:tr w:rsidR="009961FF" w:rsidRPr="00676FC8" w14:paraId="2C5E17BE" w14:textId="77777777" w:rsidTr="009961FF">
        <w:trPr>
          <w:trHeight w:hRule="exact" w:val="288"/>
          <w:jc w:val="center"/>
        </w:trPr>
        <w:tc>
          <w:tcPr>
            <w:tcW w:w="362" w:type="pct"/>
            <w:tcBorders>
              <w:top w:val="nil"/>
              <w:left w:val="nil"/>
              <w:bottom w:val="nil"/>
              <w:right w:val="nil"/>
            </w:tcBorders>
            <w:vAlign w:val="bottom"/>
          </w:tcPr>
          <w:p w14:paraId="415F5C20" w14:textId="77777777" w:rsidR="009961FF" w:rsidRPr="004B22BF" w:rsidRDefault="009961FF" w:rsidP="009961FF">
            <w:r>
              <w:t>25</w:t>
            </w:r>
          </w:p>
        </w:tc>
        <w:tc>
          <w:tcPr>
            <w:tcW w:w="1415" w:type="pct"/>
            <w:tcBorders>
              <w:top w:val="nil"/>
              <w:left w:val="nil"/>
              <w:bottom w:val="nil"/>
              <w:right w:val="nil"/>
            </w:tcBorders>
            <w:vAlign w:val="center"/>
          </w:tcPr>
          <w:p w14:paraId="025E155D" w14:textId="634BEE47" w:rsidR="009961FF" w:rsidRPr="009F3365" w:rsidRDefault="009961FF" w:rsidP="009961FF">
            <w:pPr>
              <w:jc w:val="center"/>
              <w:rPr>
                <w:color w:val="000000"/>
                <w:szCs w:val="22"/>
              </w:rPr>
            </w:pPr>
            <w:r>
              <w:rPr>
                <w:color w:val="000000"/>
                <w:szCs w:val="22"/>
              </w:rPr>
              <w:t>13,530</w:t>
            </w:r>
          </w:p>
        </w:tc>
        <w:tc>
          <w:tcPr>
            <w:tcW w:w="627" w:type="pct"/>
            <w:tcBorders>
              <w:top w:val="nil"/>
              <w:left w:val="nil"/>
              <w:bottom w:val="nil"/>
              <w:right w:val="nil"/>
            </w:tcBorders>
            <w:vAlign w:val="center"/>
          </w:tcPr>
          <w:p w14:paraId="6E664D2D" w14:textId="77777777" w:rsidR="009961FF" w:rsidRPr="009F3365" w:rsidRDefault="009961FF" w:rsidP="009961FF">
            <w:pPr>
              <w:jc w:val="center"/>
              <w:rPr>
                <w:color w:val="000000"/>
                <w:szCs w:val="22"/>
              </w:rPr>
            </w:pPr>
            <w:r w:rsidRPr="009F3365">
              <w:rPr>
                <w:color w:val="000000"/>
                <w:szCs w:val="22"/>
              </w:rPr>
              <w:t>100</w:t>
            </w:r>
          </w:p>
        </w:tc>
        <w:tc>
          <w:tcPr>
            <w:tcW w:w="899" w:type="pct"/>
            <w:tcBorders>
              <w:top w:val="nil"/>
              <w:left w:val="nil"/>
              <w:bottom w:val="nil"/>
              <w:right w:val="nil"/>
            </w:tcBorders>
            <w:vAlign w:val="center"/>
          </w:tcPr>
          <w:p w14:paraId="65ABA09F" w14:textId="44BAD4FE" w:rsidR="009961FF" w:rsidRPr="009F3365" w:rsidRDefault="009961FF" w:rsidP="009961FF">
            <w:pPr>
              <w:jc w:val="center"/>
              <w:rPr>
                <w:color w:val="000000"/>
                <w:szCs w:val="22"/>
              </w:rPr>
            </w:pPr>
            <w:r>
              <w:rPr>
                <w:color w:val="000000"/>
                <w:szCs w:val="22"/>
              </w:rPr>
              <w:t>882</w:t>
            </w:r>
          </w:p>
        </w:tc>
        <w:tc>
          <w:tcPr>
            <w:tcW w:w="849" w:type="pct"/>
            <w:tcBorders>
              <w:top w:val="nil"/>
              <w:left w:val="nil"/>
              <w:bottom w:val="nil"/>
              <w:right w:val="nil"/>
            </w:tcBorders>
            <w:vAlign w:val="center"/>
          </w:tcPr>
          <w:p w14:paraId="043DEC7A" w14:textId="3ABA0DF9" w:rsidR="009961FF" w:rsidRPr="009F3365" w:rsidRDefault="009961FF" w:rsidP="009961FF">
            <w:pPr>
              <w:jc w:val="center"/>
              <w:rPr>
                <w:color w:val="000000"/>
                <w:szCs w:val="22"/>
              </w:rPr>
            </w:pPr>
            <w:r>
              <w:rPr>
                <w:color w:val="000000"/>
                <w:szCs w:val="22"/>
              </w:rPr>
              <w:t>63.2</w:t>
            </w:r>
          </w:p>
        </w:tc>
        <w:tc>
          <w:tcPr>
            <w:tcW w:w="848" w:type="pct"/>
            <w:tcBorders>
              <w:top w:val="nil"/>
              <w:left w:val="nil"/>
              <w:bottom w:val="nil"/>
              <w:right w:val="nil"/>
            </w:tcBorders>
            <w:vAlign w:val="center"/>
          </w:tcPr>
          <w:p w14:paraId="56A5A955" w14:textId="0E05F200" w:rsidR="009961FF" w:rsidRPr="009F3365" w:rsidRDefault="009961FF" w:rsidP="009961FF">
            <w:pPr>
              <w:jc w:val="center"/>
              <w:rPr>
                <w:color w:val="000000"/>
                <w:szCs w:val="22"/>
              </w:rPr>
            </w:pPr>
            <w:r>
              <w:rPr>
                <w:color w:val="000000"/>
                <w:szCs w:val="22"/>
              </w:rPr>
              <w:t>100.0</w:t>
            </w:r>
          </w:p>
        </w:tc>
      </w:tr>
      <w:tr w:rsidR="009961FF" w:rsidRPr="00676FC8" w14:paraId="7B3A3CBD" w14:textId="77777777" w:rsidTr="009961FF">
        <w:trPr>
          <w:trHeight w:hRule="exact" w:val="288"/>
          <w:jc w:val="center"/>
        </w:trPr>
        <w:tc>
          <w:tcPr>
            <w:tcW w:w="362" w:type="pct"/>
            <w:tcBorders>
              <w:top w:val="nil"/>
              <w:left w:val="nil"/>
              <w:bottom w:val="nil"/>
              <w:right w:val="nil"/>
            </w:tcBorders>
            <w:vAlign w:val="bottom"/>
          </w:tcPr>
          <w:p w14:paraId="30C1A326" w14:textId="77777777" w:rsidR="009961FF" w:rsidRPr="004B22BF" w:rsidRDefault="009961FF" w:rsidP="009961FF">
            <w:r>
              <w:t>26</w:t>
            </w:r>
          </w:p>
        </w:tc>
        <w:tc>
          <w:tcPr>
            <w:tcW w:w="1415" w:type="pct"/>
            <w:tcBorders>
              <w:top w:val="nil"/>
              <w:left w:val="nil"/>
              <w:bottom w:val="nil"/>
              <w:right w:val="nil"/>
            </w:tcBorders>
            <w:vAlign w:val="center"/>
          </w:tcPr>
          <w:p w14:paraId="0F9CBB74" w14:textId="0869C131" w:rsidR="009961FF" w:rsidRPr="009F3365" w:rsidRDefault="009961FF" w:rsidP="009961FF">
            <w:pPr>
              <w:jc w:val="center"/>
              <w:rPr>
                <w:color w:val="000000"/>
                <w:szCs w:val="22"/>
              </w:rPr>
            </w:pPr>
            <w:r>
              <w:rPr>
                <w:color w:val="000000"/>
                <w:szCs w:val="22"/>
              </w:rPr>
              <w:t>11,119</w:t>
            </w:r>
          </w:p>
        </w:tc>
        <w:tc>
          <w:tcPr>
            <w:tcW w:w="627" w:type="pct"/>
            <w:tcBorders>
              <w:top w:val="nil"/>
              <w:left w:val="nil"/>
              <w:bottom w:val="nil"/>
              <w:right w:val="nil"/>
            </w:tcBorders>
            <w:vAlign w:val="center"/>
          </w:tcPr>
          <w:p w14:paraId="0AD01208" w14:textId="77777777" w:rsidR="009961FF" w:rsidRPr="009F3365" w:rsidRDefault="009961FF" w:rsidP="009961FF">
            <w:pPr>
              <w:jc w:val="center"/>
              <w:rPr>
                <w:color w:val="000000"/>
                <w:szCs w:val="22"/>
              </w:rPr>
            </w:pPr>
            <w:r w:rsidRPr="009F3365">
              <w:rPr>
                <w:color w:val="000000"/>
                <w:szCs w:val="22"/>
              </w:rPr>
              <w:t>100</w:t>
            </w:r>
          </w:p>
        </w:tc>
        <w:tc>
          <w:tcPr>
            <w:tcW w:w="899" w:type="pct"/>
            <w:tcBorders>
              <w:top w:val="nil"/>
              <w:left w:val="nil"/>
              <w:bottom w:val="nil"/>
              <w:right w:val="nil"/>
            </w:tcBorders>
            <w:vAlign w:val="center"/>
          </w:tcPr>
          <w:p w14:paraId="6B507BEB" w14:textId="1D835492" w:rsidR="009961FF" w:rsidRPr="009F3365" w:rsidRDefault="009961FF" w:rsidP="009961FF">
            <w:pPr>
              <w:jc w:val="center"/>
              <w:rPr>
                <w:color w:val="000000"/>
                <w:szCs w:val="22"/>
              </w:rPr>
            </w:pPr>
            <w:r>
              <w:rPr>
                <w:color w:val="000000"/>
                <w:szCs w:val="22"/>
              </w:rPr>
              <w:t>885</w:t>
            </w:r>
          </w:p>
        </w:tc>
        <w:tc>
          <w:tcPr>
            <w:tcW w:w="849" w:type="pct"/>
            <w:tcBorders>
              <w:top w:val="nil"/>
              <w:left w:val="nil"/>
              <w:bottom w:val="nil"/>
              <w:right w:val="nil"/>
            </w:tcBorders>
            <w:vAlign w:val="center"/>
          </w:tcPr>
          <w:p w14:paraId="09AEDD5C" w14:textId="180CD9DD" w:rsidR="009961FF" w:rsidRPr="009F3365" w:rsidRDefault="009961FF" w:rsidP="009961FF">
            <w:pPr>
              <w:jc w:val="center"/>
              <w:rPr>
                <w:color w:val="000000"/>
                <w:szCs w:val="22"/>
              </w:rPr>
            </w:pPr>
            <w:r>
              <w:rPr>
                <w:color w:val="000000"/>
                <w:szCs w:val="22"/>
              </w:rPr>
              <w:t>57.4</w:t>
            </w:r>
          </w:p>
        </w:tc>
        <w:tc>
          <w:tcPr>
            <w:tcW w:w="848" w:type="pct"/>
            <w:tcBorders>
              <w:top w:val="nil"/>
              <w:left w:val="nil"/>
              <w:bottom w:val="nil"/>
              <w:right w:val="nil"/>
            </w:tcBorders>
            <w:vAlign w:val="center"/>
          </w:tcPr>
          <w:p w14:paraId="146ED6FC" w14:textId="45CB612E" w:rsidR="009961FF" w:rsidRPr="009F3365" w:rsidRDefault="009961FF" w:rsidP="009961FF">
            <w:pPr>
              <w:jc w:val="center"/>
              <w:rPr>
                <w:color w:val="000000"/>
                <w:szCs w:val="22"/>
              </w:rPr>
            </w:pPr>
            <w:r>
              <w:rPr>
                <w:color w:val="000000"/>
                <w:szCs w:val="22"/>
              </w:rPr>
              <w:t>100.0</w:t>
            </w:r>
          </w:p>
        </w:tc>
      </w:tr>
      <w:tr w:rsidR="009961FF" w:rsidRPr="00676FC8" w14:paraId="60CDF6A0" w14:textId="77777777" w:rsidTr="009961FF">
        <w:trPr>
          <w:trHeight w:hRule="exact" w:val="288"/>
          <w:jc w:val="center"/>
        </w:trPr>
        <w:tc>
          <w:tcPr>
            <w:tcW w:w="362" w:type="pct"/>
            <w:tcBorders>
              <w:top w:val="nil"/>
              <w:left w:val="nil"/>
              <w:bottom w:val="nil"/>
              <w:right w:val="nil"/>
            </w:tcBorders>
            <w:vAlign w:val="bottom"/>
          </w:tcPr>
          <w:p w14:paraId="04390B89" w14:textId="77777777" w:rsidR="009961FF" w:rsidRPr="004B22BF" w:rsidRDefault="009961FF" w:rsidP="009961FF">
            <w:r>
              <w:t>27</w:t>
            </w:r>
          </w:p>
        </w:tc>
        <w:tc>
          <w:tcPr>
            <w:tcW w:w="1415" w:type="pct"/>
            <w:tcBorders>
              <w:top w:val="nil"/>
              <w:left w:val="nil"/>
              <w:bottom w:val="nil"/>
              <w:right w:val="nil"/>
            </w:tcBorders>
            <w:vAlign w:val="center"/>
          </w:tcPr>
          <w:p w14:paraId="1B7C3767" w14:textId="18B4FB66" w:rsidR="009961FF" w:rsidRPr="009F3365" w:rsidRDefault="009961FF" w:rsidP="009961FF">
            <w:pPr>
              <w:jc w:val="center"/>
              <w:rPr>
                <w:color w:val="000000"/>
                <w:szCs w:val="22"/>
              </w:rPr>
            </w:pPr>
            <w:r>
              <w:rPr>
                <w:color w:val="000000"/>
                <w:szCs w:val="22"/>
              </w:rPr>
              <w:t>4,418</w:t>
            </w:r>
          </w:p>
        </w:tc>
        <w:tc>
          <w:tcPr>
            <w:tcW w:w="627" w:type="pct"/>
            <w:tcBorders>
              <w:top w:val="nil"/>
              <w:left w:val="nil"/>
              <w:bottom w:val="nil"/>
              <w:right w:val="nil"/>
            </w:tcBorders>
            <w:vAlign w:val="center"/>
          </w:tcPr>
          <w:p w14:paraId="0766197A" w14:textId="77777777" w:rsidR="009961FF" w:rsidRPr="009F3365" w:rsidRDefault="009961FF" w:rsidP="009961FF">
            <w:pPr>
              <w:jc w:val="center"/>
              <w:rPr>
                <w:color w:val="000000"/>
                <w:szCs w:val="22"/>
              </w:rPr>
            </w:pPr>
            <w:r w:rsidRPr="009F3365">
              <w:rPr>
                <w:color w:val="000000"/>
                <w:szCs w:val="22"/>
              </w:rPr>
              <w:t>100</w:t>
            </w:r>
          </w:p>
        </w:tc>
        <w:tc>
          <w:tcPr>
            <w:tcW w:w="899" w:type="pct"/>
            <w:tcBorders>
              <w:top w:val="nil"/>
              <w:left w:val="nil"/>
              <w:bottom w:val="nil"/>
              <w:right w:val="nil"/>
            </w:tcBorders>
            <w:vAlign w:val="center"/>
          </w:tcPr>
          <w:p w14:paraId="72EC137E" w14:textId="67A0BC6A" w:rsidR="009961FF" w:rsidRPr="009F3365" w:rsidRDefault="009961FF" w:rsidP="009961FF">
            <w:pPr>
              <w:jc w:val="center"/>
              <w:rPr>
                <w:color w:val="000000"/>
                <w:szCs w:val="22"/>
              </w:rPr>
            </w:pPr>
            <w:r>
              <w:rPr>
                <w:color w:val="000000"/>
                <w:szCs w:val="22"/>
              </w:rPr>
              <w:t>888</w:t>
            </w:r>
          </w:p>
        </w:tc>
        <w:tc>
          <w:tcPr>
            <w:tcW w:w="849" w:type="pct"/>
            <w:tcBorders>
              <w:top w:val="nil"/>
              <w:left w:val="nil"/>
              <w:bottom w:val="nil"/>
              <w:right w:val="nil"/>
            </w:tcBorders>
            <w:vAlign w:val="center"/>
          </w:tcPr>
          <w:p w14:paraId="65B4AF20" w14:textId="0EAA26CC" w:rsidR="009961FF" w:rsidRPr="009F3365" w:rsidRDefault="009961FF" w:rsidP="009961FF">
            <w:pPr>
              <w:jc w:val="center"/>
              <w:rPr>
                <w:color w:val="000000"/>
                <w:szCs w:val="22"/>
              </w:rPr>
            </w:pPr>
            <w:r>
              <w:rPr>
                <w:color w:val="000000"/>
                <w:szCs w:val="22"/>
              </w:rPr>
              <w:t>51.8</w:t>
            </w:r>
          </w:p>
        </w:tc>
        <w:tc>
          <w:tcPr>
            <w:tcW w:w="848" w:type="pct"/>
            <w:tcBorders>
              <w:top w:val="nil"/>
              <w:left w:val="nil"/>
              <w:bottom w:val="nil"/>
              <w:right w:val="nil"/>
            </w:tcBorders>
            <w:vAlign w:val="center"/>
          </w:tcPr>
          <w:p w14:paraId="5FAF3D42" w14:textId="349701D3" w:rsidR="009961FF" w:rsidRPr="009F3365" w:rsidRDefault="009961FF" w:rsidP="009961FF">
            <w:pPr>
              <w:jc w:val="center"/>
              <w:rPr>
                <w:color w:val="000000"/>
                <w:szCs w:val="22"/>
              </w:rPr>
            </w:pPr>
            <w:r>
              <w:rPr>
                <w:color w:val="000000"/>
                <w:szCs w:val="22"/>
              </w:rPr>
              <w:t>100.0</w:t>
            </w:r>
          </w:p>
        </w:tc>
      </w:tr>
      <w:tr w:rsidR="009961FF" w:rsidRPr="00676FC8" w14:paraId="147A2254" w14:textId="77777777" w:rsidTr="009961FF">
        <w:trPr>
          <w:trHeight w:hRule="exact" w:val="288"/>
          <w:jc w:val="center"/>
        </w:trPr>
        <w:tc>
          <w:tcPr>
            <w:tcW w:w="362" w:type="pct"/>
            <w:tcBorders>
              <w:top w:val="nil"/>
              <w:left w:val="nil"/>
              <w:bottom w:val="nil"/>
              <w:right w:val="nil"/>
            </w:tcBorders>
            <w:vAlign w:val="bottom"/>
          </w:tcPr>
          <w:p w14:paraId="587B364F" w14:textId="77777777" w:rsidR="009961FF" w:rsidRPr="004B22BF" w:rsidRDefault="009961FF" w:rsidP="009961FF">
            <w:r>
              <w:t>28</w:t>
            </w:r>
          </w:p>
        </w:tc>
        <w:tc>
          <w:tcPr>
            <w:tcW w:w="1415" w:type="pct"/>
            <w:tcBorders>
              <w:top w:val="nil"/>
              <w:left w:val="nil"/>
              <w:bottom w:val="nil"/>
              <w:right w:val="nil"/>
            </w:tcBorders>
            <w:vAlign w:val="center"/>
          </w:tcPr>
          <w:p w14:paraId="09DF5AE8" w14:textId="65A8803B" w:rsidR="009961FF" w:rsidRPr="009F3365" w:rsidRDefault="009961FF" w:rsidP="009961FF">
            <w:pPr>
              <w:jc w:val="center"/>
              <w:rPr>
                <w:color w:val="000000"/>
                <w:szCs w:val="22"/>
              </w:rPr>
            </w:pPr>
            <w:r>
              <w:rPr>
                <w:color w:val="000000"/>
                <w:szCs w:val="22"/>
              </w:rPr>
              <w:t>4,928</w:t>
            </w:r>
          </w:p>
        </w:tc>
        <w:tc>
          <w:tcPr>
            <w:tcW w:w="627" w:type="pct"/>
            <w:tcBorders>
              <w:top w:val="nil"/>
              <w:left w:val="nil"/>
              <w:bottom w:val="nil"/>
              <w:right w:val="nil"/>
            </w:tcBorders>
            <w:vAlign w:val="center"/>
          </w:tcPr>
          <w:p w14:paraId="58AF2077" w14:textId="77777777" w:rsidR="009961FF" w:rsidRPr="009F3365" w:rsidRDefault="009961FF" w:rsidP="009961FF">
            <w:pPr>
              <w:jc w:val="center"/>
              <w:rPr>
                <w:color w:val="000000"/>
                <w:szCs w:val="22"/>
              </w:rPr>
            </w:pPr>
            <w:r w:rsidRPr="009F3365">
              <w:rPr>
                <w:color w:val="000000"/>
                <w:szCs w:val="22"/>
              </w:rPr>
              <w:t>100</w:t>
            </w:r>
          </w:p>
        </w:tc>
        <w:tc>
          <w:tcPr>
            <w:tcW w:w="899" w:type="pct"/>
            <w:tcBorders>
              <w:top w:val="nil"/>
              <w:left w:val="nil"/>
              <w:bottom w:val="nil"/>
              <w:right w:val="nil"/>
            </w:tcBorders>
            <w:vAlign w:val="center"/>
          </w:tcPr>
          <w:p w14:paraId="517D592F" w14:textId="06943770" w:rsidR="009961FF" w:rsidRPr="009F3365" w:rsidRDefault="009961FF" w:rsidP="009961FF">
            <w:pPr>
              <w:jc w:val="center"/>
              <w:rPr>
                <w:color w:val="000000"/>
                <w:szCs w:val="22"/>
              </w:rPr>
            </w:pPr>
            <w:r>
              <w:rPr>
                <w:color w:val="000000"/>
                <w:szCs w:val="22"/>
              </w:rPr>
              <w:t>890</w:t>
            </w:r>
          </w:p>
        </w:tc>
        <w:tc>
          <w:tcPr>
            <w:tcW w:w="849" w:type="pct"/>
            <w:tcBorders>
              <w:top w:val="nil"/>
              <w:left w:val="nil"/>
              <w:bottom w:val="nil"/>
              <w:right w:val="nil"/>
            </w:tcBorders>
            <w:vAlign w:val="center"/>
          </w:tcPr>
          <w:p w14:paraId="50D345C0" w14:textId="634EC130" w:rsidR="009961FF" w:rsidRPr="009F3365" w:rsidRDefault="009961FF" w:rsidP="009961FF">
            <w:pPr>
              <w:jc w:val="center"/>
              <w:rPr>
                <w:color w:val="000000"/>
                <w:szCs w:val="22"/>
              </w:rPr>
            </w:pPr>
            <w:r>
              <w:rPr>
                <w:color w:val="000000"/>
                <w:szCs w:val="22"/>
              </w:rPr>
              <w:t>46.5</w:t>
            </w:r>
          </w:p>
        </w:tc>
        <w:tc>
          <w:tcPr>
            <w:tcW w:w="848" w:type="pct"/>
            <w:tcBorders>
              <w:top w:val="nil"/>
              <w:left w:val="nil"/>
              <w:bottom w:val="nil"/>
              <w:right w:val="nil"/>
            </w:tcBorders>
            <w:vAlign w:val="center"/>
          </w:tcPr>
          <w:p w14:paraId="5427C33F" w14:textId="15A3FFA5" w:rsidR="009961FF" w:rsidRPr="009F3365" w:rsidRDefault="009961FF" w:rsidP="009961FF">
            <w:pPr>
              <w:jc w:val="center"/>
              <w:rPr>
                <w:color w:val="000000"/>
                <w:szCs w:val="22"/>
              </w:rPr>
            </w:pPr>
            <w:r>
              <w:rPr>
                <w:color w:val="000000"/>
                <w:szCs w:val="22"/>
              </w:rPr>
              <w:t>100.0</w:t>
            </w:r>
          </w:p>
        </w:tc>
      </w:tr>
      <w:tr w:rsidR="009961FF" w:rsidRPr="00676FC8" w14:paraId="37DABF20" w14:textId="77777777" w:rsidTr="009961FF">
        <w:trPr>
          <w:trHeight w:hRule="exact" w:val="288"/>
          <w:jc w:val="center"/>
        </w:trPr>
        <w:tc>
          <w:tcPr>
            <w:tcW w:w="362" w:type="pct"/>
            <w:tcBorders>
              <w:top w:val="nil"/>
              <w:left w:val="nil"/>
              <w:bottom w:val="single" w:sz="6" w:space="0" w:color="000000"/>
              <w:right w:val="nil"/>
            </w:tcBorders>
            <w:vAlign w:val="bottom"/>
          </w:tcPr>
          <w:p w14:paraId="2C83AD36" w14:textId="77777777" w:rsidR="009961FF" w:rsidRPr="004B22BF" w:rsidRDefault="009961FF" w:rsidP="009961FF">
            <w:r>
              <w:t>29</w:t>
            </w:r>
            <w:r w:rsidRPr="004B22BF">
              <w:t>+</w:t>
            </w:r>
          </w:p>
        </w:tc>
        <w:tc>
          <w:tcPr>
            <w:tcW w:w="1415" w:type="pct"/>
            <w:tcBorders>
              <w:top w:val="nil"/>
              <w:left w:val="nil"/>
              <w:bottom w:val="single" w:sz="6" w:space="0" w:color="000000"/>
              <w:right w:val="nil"/>
            </w:tcBorders>
            <w:vAlign w:val="center"/>
          </w:tcPr>
          <w:p w14:paraId="5298A90A" w14:textId="62FC913D" w:rsidR="009961FF" w:rsidRPr="009F3365" w:rsidRDefault="009961FF" w:rsidP="009961FF">
            <w:pPr>
              <w:jc w:val="center"/>
              <w:rPr>
                <w:color w:val="000000"/>
                <w:szCs w:val="22"/>
              </w:rPr>
            </w:pPr>
            <w:r>
              <w:rPr>
                <w:color w:val="000000"/>
                <w:szCs w:val="22"/>
              </w:rPr>
              <w:t>51,729</w:t>
            </w:r>
          </w:p>
        </w:tc>
        <w:tc>
          <w:tcPr>
            <w:tcW w:w="627" w:type="pct"/>
            <w:tcBorders>
              <w:top w:val="nil"/>
              <w:left w:val="nil"/>
              <w:bottom w:val="single" w:sz="6" w:space="0" w:color="000000"/>
              <w:right w:val="nil"/>
            </w:tcBorders>
            <w:vAlign w:val="center"/>
          </w:tcPr>
          <w:p w14:paraId="4599B5DB" w14:textId="77777777" w:rsidR="009961FF" w:rsidRPr="009F3365" w:rsidRDefault="009961FF" w:rsidP="009961FF">
            <w:pPr>
              <w:jc w:val="center"/>
              <w:rPr>
                <w:color w:val="000000"/>
                <w:szCs w:val="22"/>
              </w:rPr>
            </w:pPr>
            <w:r w:rsidRPr="009F3365">
              <w:rPr>
                <w:color w:val="000000"/>
                <w:szCs w:val="22"/>
              </w:rPr>
              <w:t>100</w:t>
            </w:r>
          </w:p>
        </w:tc>
        <w:tc>
          <w:tcPr>
            <w:tcW w:w="899" w:type="pct"/>
            <w:tcBorders>
              <w:top w:val="nil"/>
              <w:left w:val="nil"/>
              <w:bottom w:val="single" w:sz="6" w:space="0" w:color="000000"/>
              <w:right w:val="nil"/>
            </w:tcBorders>
            <w:vAlign w:val="center"/>
          </w:tcPr>
          <w:p w14:paraId="34E26881" w14:textId="72BE73DC" w:rsidR="009961FF" w:rsidRPr="009F3365" w:rsidRDefault="009961FF" w:rsidP="009961FF">
            <w:pPr>
              <w:jc w:val="center"/>
              <w:rPr>
                <w:color w:val="000000"/>
                <w:szCs w:val="22"/>
              </w:rPr>
            </w:pPr>
            <w:r>
              <w:rPr>
                <w:color w:val="000000"/>
                <w:szCs w:val="22"/>
              </w:rPr>
              <w:t>897</w:t>
            </w:r>
          </w:p>
        </w:tc>
        <w:tc>
          <w:tcPr>
            <w:tcW w:w="849" w:type="pct"/>
            <w:tcBorders>
              <w:top w:val="nil"/>
              <w:left w:val="nil"/>
              <w:bottom w:val="single" w:sz="6" w:space="0" w:color="000000"/>
              <w:right w:val="nil"/>
            </w:tcBorders>
            <w:vAlign w:val="center"/>
          </w:tcPr>
          <w:p w14:paraId="6CCFDD73" w14:textId="07A759B8" w:rsidR="009961FF" w:rsidRPr="009F3365" w:rsidRDefault="009961FF" w:rsidP="009961FF">
            <w:pPr>
              <w:jc w:val="center"/>
              <w:rPr>
                <w:color w:val="000000"/>
                <w:szCs w:val="22"/>
              </w:rPr>
            </w:pPr>
            <w:r>
              <w:rPr>
                <w:color w:val="000000"/>
                <w:szCs w:val="22"/>
              </w:rPr>
              <w:t>41.5</w:t>
            </w:r>
          </w:p>
        </w:tc>
        <w:tc>
          <w:tcPr>
            <w:tcW w:w="848" w:type="pct"/>
            <w:tcBorders>
              <w:top w:val="nil"/>
              <w:left w:val="nil"/>
              <w:bottom w:val="single" w:sz="6" w:space="0" w:color="000000"/>
              <w:right w:val="nil"/>
            </w:tcBorders>
            <w:vAlign w:val="center"/>
          </w:tcPr>
          <w:p w14:paraId="7D6F74A4" w14:textId="57263356" w:rsidR="009961FF" w:rsidRPr="009F3365" w:rsidRDefault="009961FF" w:rsidP="009961FF">
            <w:pPr>
              <w:jc w:val="center"/>
              <w:rPr>
                <w:color w:val="000000"/>
                <w:szCs w:val="22"/>
              </w:rPr>
            </w:pPr>
            <w:r>
              <w:rPr>
                <w:color w:val="000000"/>
                <w:szCs w:val="22"/>
              </w:rPr>
              <w:t>100.0</w:t>
            </w:r>
          </w:p>
        </w:tc>
      </w:tr>
    </w:tbl>
    <w:p w14:paraId="63B49357" w14:textId="77777777" w:rsidR="00FB3947" w:rsidRDefault="00FB3947">
      <w:pPr>
        <w:spacing w:after="0"/>
        <w:rPr>
          <w:szCs w:val="22"/>
        </w:rPr>
      </w:pPr>
      <w:r>
        <w:rPr>
          <w:szCs w:val="22"/>
        </w:rPr>
        <w:br w:type="page"/>
      </w:r>
    </w:p>
    <w:p w14:paraId="385452AF" w14:textId="7D882955" w:rsidR="00A92122" w:rsidRDefault="00A92122" w:rsidP="00A92122">
      <w:pPr>
        <w:pStyle w:val="Heading5"/>
        <w:ind w:left="0" w:firstLine="0"/>
        <w:rPr>
          <w:szCs w:val="22"/>
        </w:rPr>
      </w:pPr>
      <w:r w:rsidRPr="0028093C">
        <w:rPr>
          <w:szCs w:val="22"/>
        </w:rPr>
        <w:lastRenderedPageBreak/>
        <w:t>Table 9-19.</w:t>
      </w:r>
      <w:r w:rsidRPr="001D7668">
        <w:rPr>
          <w:szCs w:val="22"/>
        </w:rPr>
        <w:t xml:space="preserve"> Set</w:t>
      </w:r>
      <w:r>
        <w:rPr>
          <w:szCs w:val="22"/>
        </w:rPr>
        <w:t xml:space="preserve"> of projections of spawning biomass and yield for </w:t>
      </w:r>
      <w:r w:rsidR="009B7831">
        <w:rPr>
          <w:szCs w:val="22"/>
        </w:rPr>
        <w:t>POP</w:t>
      </w:r>
      <w:r>
        <w:rPr>
          <w:szCs w:val="22"/>
        </w:rPr>
        <w:t xml:space="preserve"> in the </w:t>
      </w:r>
      <w:r w:rsidR="009B7831">
        <w:rPr>
          <w:szCs w:val="22"/>
        </w:rPr>
        <w:t>GOA</w:t>
      </w:r>
      <w:r>
        <w:rPr>
          <w:szCs w:val="22"/>
        </w:rPr>
        <w:t xml:space="preserve">. This set of projections encompasses six harvest scenarios designed to satisfy the requirements of Amendment 56, the National Environmental Protection Act, and the Magnuson-Stevens Fishery Conservation and Management Act (MSFCMA). For a description of scenarios see </w:t>
      </w:r>
      <w:r w:rsidRPr="00E20F4A">
        <w:rPr>
          <w:b/>
          <w:i/>
          <w:szCs w:val="22"/>
        </w:rPr>
        <w:t>Projections and Harvest Alternatives</w:t>
      </w:r>
      <w:r>
        <w:rPr>
          <w:szCs w:val="22"/>
        </w:rPr>
        <w:t>. All units in t.</w:t>
      </w:r>
      <w:r>
        <w:t xml:space="preserve"> B</w:t>
      </w:r>
      <w:r>
        <w:rPr>
          <w:vertAlign w:val="subscript"/>
        </w:rPr>
        <w:t xml:space="preserve">40% </w:t>
      </w:r>
      <w:r w:rsidR="00954229">
        <w:t>= 126,814</w:t>
      </w:r>
      <w:r>
        <w:t xml:space="preserve"> t, B</w:t>
      </w:r>
      <w:r>
        <w:rPr>
          <w:vertAlign w:val="subscript"/>
        </w:rPr>
        <w:t>35%</w:t>
      </w:r>
      <w:r w:rsidR="00954229">
        <w:t xml:space="preserve"> = 110,962</w:t>
      </w:r>
      <w:r>
        <w:t xml:space="preserve"> t, F</w:t>
      </w:r>
      <w:r>
        <w:rPr>
          <w:vertAlign w:val="subscript"/>
        </w:rPr>
        <w:t>40%</w:t>
      </w:r>
      <w:r w:rsidR="00954229">
        <w:t xml:space="preserve"> =</w:t>
      </w:r>
      <w:ins w:id="1464" w:author="Ben.Williams" w:date="2020-10-30T14:22:00Z">
        <w:r w:rsidR="00E777C3">
          <w:t xml:space="preserve"> </w:t>
        </w:r>
      </w:ins>
      <w:bookmarkStart w:id="1465" w:name="_GoBack"/>
      <w:bookmarkEnd w:id="1465"/>
      <w:r w:rsidR="00954229">
        <w:t>0.10</w:t>
      </w:r>
      <w:r>
        <w:t>, and F</w:t>
      </w:r>
      <w:r>
        <w:rPr>
          <w:vertAlign w:val="subscript"/>
        </w:rPr>
        <w:t>35%</w:t>
      </w:r>
      <w:r w:rsidR="00954229">
        <w:t xml:space="preserve"> =</w:t>
      </w:r>
      <w:ins w:id="1466" w:author="Ben.Williams" w:date="2020-10-30T14:22:00Z">
        <w:r w:rsidR="00E777C3">
          <w:t xml:space="preserve"> </w:t>
        </w:r>
      </w:ins>
      <w:r w:rsidR="00954229">
        <w:t>0.12</w:t>
      </w:r>
      <w:r>
        <w:t>.</w:t>
      </w:r>
      <w:r>
        <w:rPr>
          <w:szCs w:val="22"/>
        </w:rPr>
        <w:t xml:space="preserve"> </w:t>
      </w:r>
    </w:p>
    <w:tbl>
      <w:tblPr>
        <w:tblW w:w="9406" w:type="dxa"/>
        <w:tblInd w:w="114" w:type="dxa"/>
        <w:tblLayout w:type="fixed"/>
        <w:tblCellMar>
          <w:left w:w="24" w:type="dxa"/>
          <w:right w:w="24" w:type="dxa"/>
        </w:tblCellMar>
        <w:tblLook w:val="0000" w:firstRow="0" w:lastRow="0" w:firstColumn="0" w:lastColumn="0" w:noHBand="0" w:noVBand="0"/>
      </w:tblPr>
      <w:tblGrid>
        <w:gridCol w:w="810"/>
        <w:gridCol w:w="1260"/>
        <w:gridCol w:w="1800"/>
        <w:gridCol w:w="1080"/>
        <w:gridCol w:w="1080"/>
        <w:gridCol w:w="968"/>
        <w:gridCol w:w="1260"/>
        <w:gridCol w:w="1148"/>
      </w:tblGrid>
      <w:tr w:rsidR="00A92122" w:rsidRPr="008E1BAF" w14:paraId="49D23444" w14:textId="77777777" w:rsidTr="00A92122">
        <w:trPr>
          <w:trHeight w:val="20"/>
        </w:trPr>
        <w:tc>
          <w:tcPr>
            <w:tcW w:w="810" w:type="dxa"/>
            <w:tcBorders>
              <w:top w:val="single" w:sz="6" w:space="0" w:color="000000"/>
              <w:left w:val="nil"/>
              <w:bottom w:val="single" w:sz="6" w:space="0" w:color="000000"/>
              <w:right w:val="nil"/>
            </w:tcBorders>
            <w:vAlign w:val="center"/>
          </w:tcPr>
          <w:p w14:paraId="15F4C2BE" w14:textId="77777777" w:rsidR="00A92122" w:rsidRPr="008E1BAF" w:rsidRDefault="00A92122" w:rsidP="00A92122">
            <w:pPr>
              <w:keepNext/>
              <w:tabs>
                <w:tab w:val="left" w:pos="0"/>
                <w:tab w:val="left" w:pos="720"/>
                <w:tab w:val="left" w:pos="1440"/>
              </w:tabs>
              <w:spacing w:after="0"/>
              <w:jc w:val="center"/>
              <w:rPr>
                <w:sz w:val="20"/>
              </w:rPr>
            </w:pPr>
            <w:r w:rsidRPr="008E1BAF">
              <w:rPr>
                <w:sz w:val="20"/>
              </w:rPr>
              <w:t>Year</w:t>
            </w:r>
          </w:p>
        </w:tc>
        <w:tc>
          <w:tcPr>
            <w:tcW w:w="1260" w:type="dxa"/>
            <w:tcBorders>
              <w:top w:val="single" w:sz="6" w:space="0" w:color="000000"/>
              <w:left w:val="nil"/>
              <w:bottom w:val="single" w:sz="6" w:space="0" w:color="000000"/>
              <w:right w:val="nil"/>
            </w:tcBorders>
            <w:vAlign w:val="center"/>
          </w:tcPr>
          <w:p w14:paraId="69DFAB38" w14:textId="77777777" w:rsidR="00A92122" w:rsidRPr="008E1BAF" w:rsidRDefault="00A92122" w:rsidP="00A92122">
            <w:pPr>
              <w:keepNext/>
              <w:tabs>
                <w:tab w:val="left" w:pos="0"/>
                <w:tab w:val="left" w:pos="720"/>
              </w:tabs>
              <w:spacing w:after="0"/>
              <w:jc w:val="center"/>
              <w:rPr>
                <w:sz w:val="20"/>
              </w:rPr>
            </w:pPr>
            <w:r w:rsidRPr="008E1BAF">
              <w:rPr>
                <w:sz w:val="20"/>
              </w:rPr>
              <w:t>Maximum permissible F</w:t>
            </w:r>
          </w:p>
        </w:tc>
        <w:tc>
          <w:tcPr>
            <w:tcW w:w="1800" w:type="dxa"/>
            <w:tcBorders>
              <w:top w:val="single" w:sz="6" w:space="0" w:color="000000"/>
              <w:left w:val="nil"/>
              <w:bottom w:val="single" w:sz="6" w:space="0" w:color="000000"/>
              <w:right w:val="nil"/>
            </w:tcBorders>
            <w:vAlign w:val="center"/>
          </w:tcPr>
          <w:p w14:paraId="44B86606" w14:textId="77777777" w:rsidR="00A92122" w:rsidRPr="008E1BAF" w:rsidRDefault="00A92122" w:rsidP="00A92122">
            <w:pPr>
              <w:keepNext/>
              <w:tabs>
                <w:tab w:val="left" w:pos="0"/>
                <w:tab w:val="left" w:pos="720"/>
              </w:tabs>
              <w:spacing w:after="0"/>
              <w:jc w:val="center"/>
              <w:rPr>
                <w:sz w:val="20"/>
              </w:rPr>
            </w:pPr>
            <w:r w:rsidRPr="008E1BAF">
              <w:rPr>
                <w:sz w:val="20"/>
              </w:rPr>
              <w:t>Author’s F</w:t>
            </w:r>
            <w:r>
              <w:rPr>
                <w:sz w:val="20"/>
              </w:rPr>
              <w:t>*</w:t>
            </w:r>
            <w:r w:rsidRPr="008E1BAF">
              <w:rPr>
                <w:sz w:val="20"/>
              </w:rPr>
              <w:t xml:space="preserve"> (</w:t>
            </w:r>
            <w:proofErr w:type="spellStart"/>
            <w:r>
              <w:rPr>
                <w:sz w:val="20"/>
              </w:rPr>
              <w:t>pre</w:t>
            </w:r>
            <w:r w:rsidRPr="008E1BAF">
              <w:rPr>
                <w:sz w:val="20"/>
              </w:rPr>
              <w:t>specif</w:t>
            </w:r>
            <w:r>
              <w:rPr>
                <w:sz w:val="20"/>
              </w:rPr>
              <w:t>i</w:t>
            </w:r>
            <w:r w:rsidRPr="008E1BAF">
              <w:rPr>
                <w:sz w:val="20"/>
              </w:rPr>
              <w:t>ed</w:t>
            </w:r>
            <w:proofErr w:type="spellEnd"/>
            <w:r w:rsidRPr="008E1BAF">
              <w:rPr>
                <w:sz w:val="20"/>
              </w:rPr>
              <w:t xml:space="preserve"> catch)</w:t>
            </w:r>
          </w:p>
        </w:tc>
        <w:tc>
          <w:tcPr>
            <w:tcW w:w="1080" w:type="dxa"/>
            <w:tcBorders>
              <w:top w:val="single" w:sz="6" w:space="0" w:color="000000"/>
              <w:left w:val="nil"/>
              <w:bottom w:val="single" w:sz="6" w:space="0" w:color="000000"/>
              <w:right w:val="nil"/>
            </w:tcBorders>
            <w:vAlign w:val="center"/>
          </w:tcPr>
          <w:p w14:paraId="712ED67C" w14:textId="77777777" w:rsidR="00A92122" w:rsidRPr="008E1BAF" w:rsidRDefault="00A92122" w:rsidP="00A92122">
            <w:pPr>
              <w:keepNext/>
              <w:tabs>
                <w:tab w:val="left" w:pos="0"/>
                <w:tab w:val="left" w:pos="720"/>
              </w:tabs>
              <w:spacing w:after="0"/>
              <w:jc w:val="center"/>
              <w:rPr>
                <w:sz w:val="20"/>
              </w:rPr>
            </w:pPr>
            <w:r w:rsidRPr="008E1BAF">
              <w:rPr>
                <w:sz w:val="20"/>
              </w:rPr>
              <w:t>Half maximum F</w:t>
            </w:r>
          </w:p>
        </w:tc>
        <w:tc>
          <w:tcPr>
            <w:tcW w:w="1080" w:type="dxa"/>
            <w:tcBorders>
              <w:top w:val="single" w:sz="6" w:space="0" w:color="000000"/>
              <w:left w:val="nil"/>
              <w:bottom w:val="single" w:sz="6" w:space="0" w:color="000000"/>
              <w:right w:val="nil"/>
            </w:tcBorders>
            <w:vAlign w:val="center"/>
          </w:tcPr>
          <w:p w14:paraId="2CE738E0" w14:textId="77777777" w:rsidR="00A92122" w:rsidRPr="008E1BAF" w:rsidRDefault="00A92122" w:rsidP="00A92122">
            <w:pPr>
              <w:keepNext/>
              <w:tabs>
                <w:tab w:val="left" w:pos="0"/>
                <w:tab w:val="left" w:pos="720"/>
              </w:tabs>
              <w:spacing w:after="0"/>
              <w:jc w:val="center"/>
              <w:rPr>
                <w:sz w:val="20"/>
              </w:rPr>
            </w:pPr>
            <w:r w:rsidRPr="008E1BAF">
              <w:rPr>
                <w:sz w:val="20"/>
              </w:rPr>
              <w:t>5-year average F</w:t>
            </w:r>
          </w:p>
        </w:tc>
        <w:tc>
          <w:tcPr>
            <w:tcW w:w="968" w:type="dxa"/>
            <w:tcBorders>
              <w:top w:val="single" w:sz="6" w:space="0" w:color="000000"/>
              <w:left w:val="nil"/>
              <w:bottom w:val="single" w:sz="6" w:space="0" w:color="000000"/>
              <w:right w:val="nil"/>
            </w:tcBorders>
            <w:vAlign w:val="center"/>
          </w:tcPr>
          <w:p w14:paraId="3D7DBD85" w14:textId="77777777" w:rsidR="00A92122" w:rsidRPr="008E1BAF" w:rsidRDefault="00A92122" w:rsidP="00A92122">
            <w:pPr>
              <w:keepNext/>
              <w:tabs>
                <w:tab w:val="left" w:pos="0"/>
                <w:tab w:val="left" w:pos="720"/>
              </w:tabs>
              <w:spacing w:after="0"/>
              <w:jc w:val="center"/>
              <w:rPr>
                <w:sz w:val="20"/>
              </w:rPr>
            </w:pPr>
            <w:r w:rsidRPr="008E1BAF">
              <w:rPr>
                <w:sz w:val="20"/>
              </w:rPr>
              <w:t>No fishing</w:t>
            </w:r>
          </w:p>
        </w:tc>
        <w:tc>
          <w:tcPr>
            <w:tcW w:w="1260" w:type="dxa"/>
            <w:tcBorders>
              <w:top w:val="single" w:sz="6" w:space="0" w:color="000000"/>
              <w:left w:val="nil"/>
              <w:bottom w:val="single" w:sz="6" w:space="0" w:color="000000"/>
              <w:right w:val="nil"/>
            </w:tcBorders>
            <w:vAlign w:val="center"/>
          </w:tcPr>
          <w:p w14:paraId="1BDC707C" w14:textId="77777777" w:rsidR="00A92122" w:rsidRPr="008E1BAF" w:rsidRDefault="00A92122" w:rsidP="00A92122">
            <w:pPr>
              <w:keepNext/>
              <w:tabs>
                <w:tab w:val="left" w:pos="0"/>
                <w:tab w:val="left" w:pos="720"/>
              </w:tabs>
              <w:spacing w:after="0"/>
              <w:jc w:val="center"/>
              <w:rPr>
                <w:sz w:val="20"/>
              </w:rPr>
            </w:pPr>
            <w:r w:rsidRPr="008E1BAF">
              <w:rPr>
                <w:sz w:val="20"/>
              </w:rPr>
              <w:t>Overfished</w:t>
            </w:r>
          </w:p>
        </w:tc>
        <w:tc>
          <w:tcPr>
            <w:tcW w:w="1148" w:type="dxa"/>
            <w:tcBorders>
              <w:top w:val="single" w:sz="6" w:space="0" w:color="000000"/>
              <w:left w:val="nil"/>
              <w:bottom w:val="single" w:sz="6" w:space="0" w:color="000000"/>
              <w:right w:val="nil"/>
            </w:tcBorders>
            <w:vAlign w:val="center"/>
          </w:tcPr>
          <w:p w14:paraId="72D3FE5D" w14:textId="77777777" w:rsidR="00A92122" w:rsidRPr="008E1BAF" w:rsidRDefault="00A92122" w:rsidP="00A92122">
            <w:pPr>
              <w:keepNext/>
              <w:tabs>
                <w:tab w:val="left" w:pos="0"/>
                <w:tab w:val="left" w:pos="720"/>
              </w:tabs>
              <w:spacing w:after="0"/>
              <w:jc w:val="center"/>
              <w:rPr>
                <w:sz w:val="20"/>
              </w:rPr>
            </w:pPr>
            <w:r w:rsidRPr="008E1BAF">
              <w:rPr>
                <w:sz w:val="20"/>
              </w:rPr>
              <w:t>Approaching overfished</w:t>
            </w:r>
          </w:p>
        </w:tc>
      </w:tr>
      <w:tr w:rsidR="00A92122" w:rsidRPr="008E1BAF" w14:paraId="4E2C3608" w14:textId="77777777" w:rsidTr="00A92122">
        <w:trPr>
          <w:trHeight w:val="20"/>
        </w:trPr>
        <w:tc>
          <w:tcPr>
            <w:tcW w:w="9406" w:type="dxa"/>
            <w:gridSpan w:val="8"/>
            <w:tcBorders>
              <w:top w:val="nil"/>
              <w:left w:val="nil"/>
              <w:bottom w:val="nil"/>
              <w:right w:val="nil"/>
            </w:tcBorders>
            <w:vAlign w:val="center"/>
          </w:tcPr>
          <w:p w14:paraId="202BDF8F" w14:textId="77777777" w:rsidR="00A92122" w:rsidRPr="008E1BAF" w:rsidRDefault="00A92122" w:rsidP="00A92122">
            <w:pPr>
              <w:keepNext/>
              <w:tabs>
                <w:tab w:val="left" w:pos="0"/>
                <w:tab w:val="left" w:pos="720"/>
              </w:tabs>
              <w:spacing w:after="0"/>
              <w:jc w:val="center"/>
              <w:rPr>
                <w:sz w:val="20"/>
              </w:rPr>
            </w:pPr>
            <w:r w:rsidRPr="008E1BAF">
              <w:rPr>
                <w:sz w:val="20"/>
              </w:rPr>
              <w:t>Spawning biomass (t)</w:t>
            </w:r>
          </w:p>
        </w:tc>
      </w:tr>
      <w:tr w:rsidR="009961FF" w:rsidRPr="00225D9E" w14:paraId="160A77B0" w14:textId="77777777" w:rsidTr="009961FF">
        <w:trPr>
          <w:trHeight w:hRule="exact" w:val="230"/>
        </w:trPr>
        <w:tc>
          <w:tcPr>
            <w:tcW w:w="810" w:type="dxa"/>
            <w:tcBorders>
              <w:top w:val="nil"/>
              <w:left w:val="nil"/>
              <w:bottom w:val="nil"/>
              <w:right w:val="nil"/>
            </w:tcBorders>
            <w:vAlign w:val="center"/>
          </w:tcPr>
          <w:p w14:paraId="1121BCE2" w14:textId="34C7E77F" w:rsidR="009961FF" w:rsidRPr="009961FF" w:rsidRDefault="009961FF" w:rsidP="009961FF">
            <w:pPr>
              <w:jc w:val="center"/>
              <w:rPr>
                <w:sz w:val="18"/>
                <w:szCs w:val="18"/>
              </w:rPr>
            </w:pPr>
            <w:r w:rsidRPr="009961FF">
              <w:rPr>
                <w:sz w:val="18"/>
                <w:szCs w:val="18"/>
              </w:rPr>
              <w:t>2020</w:t>
            </w:r>
          </w:p>
        </w:tc>
        <w:tc>
          <w:tcPr>
            <w:tcW w:w="1260" w:type="dxa"/>
            <w:tcBorders>
              <w:top w:val="nil"/>
              <w:left w:val="nil"/>
              <w:bottom w:val="nil"/>
              <w:right w:val="nil"/>
            </w:tcBorders>
            <w:vAlign w:val="center"/>
          </w:tcPr>
          <w:p w14:paraId="5657D3C3" w14:textId="0CA752CB" w:rsidR="009961FF" w:rsidRPr="009961FF" w:rsidRDefault="009961FF" w:rsidP="009961FF">
            <w:pPr>
              <w:jc w:val="center"/>
              <w:rPr>
                <w:sz w:val="18"/>
                <w:szCs w:val="18"/>
              </w:rPr>
            </w:pPr>
            <w:r w:rsidRPr="009961FF">
              <w:rPr>
                <w:sz w:val="18"/>
                <w:szCs w:val="18"/>
              </w:rPr>
              <w:t>213,530</w:t>
            </w:r>
          </w:p>
        </w:tc>
        <w:tc>
          <w:tcPr>
            <w:tcW w:w="1800" w:type="dxa"/>
            <w:tcBorders>
              <w:top w:val="nil"/>
              <w:left w:val="nil"/>
              <w:bottom w:val="nil"/>
              <w:right w:val="nil"/>
            </w:tcBorders>
            <w:vAlign w:val="center"/>
          </w:tcPr>
          <w:p w14:paraId="0263B962" w14:textId="07D263E5" w:rsidR="009961FF" w:rsidRPr="009961FF" w:rsidRDefault="009961FF" w:rsidP="009961FF">
            <w:pPr>
              <w:jc w:val="center"/>
              <w:rPr>
                <w:sz w:val="18"/>
                <w:szCs w:val="18"/>
              </w:rPr>
            </w:pPr>
            <w:r w:rsidRPr="009961FF">
              <w:rPr>
                <w:sz w:val="18"/>
                <w:szCs w:val="18"/>
              </w:rPr>
              <w:t>213,530</w:t>
            </w:r>
          </w:p>
        </w:tc>
        <w:tc>
          <w:tcPr>
            <w:tcW w:w="1080" w:type="dxa"/>
            <w:tcBorders>
              <w:top w:val="nil"/>
              <w:left w:val="nil"/>
              <w:bottom w:val="nil"/>
              <w:right w:val="nil"/>
            </w:tcBorders>
            <w:vAlign w:val="center"/>
          </w:tcPr>
          <w:p w14:paraId="46CB9A66" w14:textId="4CF3BFF2" w:rsidR="009961FF" w:rsidRPr="009961FF" w:rsidRDefault="009961FF" w:rsidP="009961FF">
            <w:pPr>
              <w:jc w:val="center"/>
              <w:rPr>
                <w:sz w:val="18"/>
                <w:szCs w:val="18"/>
              </w:rPr>
            </w:pPr>
            <w:r w:rsidRPr="009961FF">
              <w:rPr>
                <w:sz w:val="18"/>
                <w:szCs w:val="18"/>
              </w:rPr>
              <w:t>213,530</w:t>
            </w:r>
          </w:p>
        </w:tc>
        <w:tc>
          <w:tcPr>
            <w:tcW w:w="1080" w:type="dxa"/>
            <w:tcBorders>
              <w:top w:val="nil"/>
              <w:left w:val="nil"/>
              <w:bottom w:val="nil"/>
              <w:right w:val="nil"/>
            </w:tcBorders>
            <w:vAlign w:val="center"/>
          </w:tcPr>
          <w:p w14:paraId="0BEF24EF" w14:textId="24FE5172" w:rsidR="009961FF" w:rsidRPr="009961FF" w:rsidRDefault="009961FF" w:rsidP="009961FF">
            <w:pPr>
              <w:jc w:val="center"/>
              <w:rPr>
                <w:sz w:val="18"/>
                <w:szCs w:val="18"/>
              </w:rPr>
            </w:pPr>
            <w:r w:rsidRPr="009961FF">
              <w:rPr>
                <w:sz w:val="18"/>
                <w:szCs w:val="18"/>
              </w:rPr>
              <w:t>213,530</w:t>
            </w:r>
          </w:p>
        </w:tc>
        <w:tc>
          <w:tcPr>
            <w:tcW w:w="968" w:type="dxa"/>
            <w:tcBorders>
              <w:top w:val="nil"/>
              <w:left w:val="nil"/>
              <w:bottom w:val="nil"/>
              <w:right w:val="nil"/>
            </w:tcBorders>
            <w:vAlign w:val="center"/>
          </w:tcPr>
          <w:p w14:paraId="7068A230" w14:textId="1EFCE88D" w:rsidR="009961FF" w:rsidRPr="009961FF" w:rsidRDefault="009961FF" w:rsidP="009961FF">
            <w:pPr>
              <w:jc w:val="center"/>
              <w:rPr>
                <w:sz w:val="18"/>
                <w:szCs w:val="18"/>
              </w:rPr>
            </w:pPr>
            <w:r w:rsidRPr="009961FF">
              <w:rPr>
                <w:sz w:val="18"/>
                <w:szCs w:val="18"/>
              </w:rPr>
              <w:t>213,530</w:t>
            </w:r>
          </w:p>
        </w:tc>
        <w:tc>
          <w:tcPr>
            <w:tcW w:w="1260" w:type="dxa"/>
            <w:tcBorders>
              <w:top w:val="nil"/>
              <w:left w:val="nil"/>
              <w:bottom w:val="nil"/>
              <w:right w:val="nil"/>
            </w:tcBorders>
            <w:vAlign w:val="center"/>
          </w:tcPr>
          <w:p w14:paraId="79230292" w14:textId="232229E7" w:rsidR="009961FF" w:rsidRPr="009961FF" w:rsidRDefault="009961FF" w:rsidP="009961FF">
            <w:pPr>
              <w:jc w:val="center"/>
              <w:rPr>
                <w:sz w:val="18"/>
                <w:szCs w:val="18"/>
              </w:rPr>
            </w:pPr>
            <w:r w:rsidRPr="009961FF">
              <w:rPr>
                <w:sz w:val="18"/>
                <w:szCs w:val="18"/>
              </w:rPr>
              <w:t>213,530</w:t>
            </w:r>
          </w:p>
        </w:tc>
        <w:tc>
          <w:tcPr>
            <w:tcW w:w="1148" w:type="dxa"/>
            <w:tcBorders>
              <w:top w:val="nil"/>
              <w:left w:val="nil"/>
              <w:bottom w:val="nil"/>
              <w:right w:val="nil"/>
            </w:tcBorders>
            <w:vAlign w:val="center"/>
          </w:tcPr>
          <w:p w14:paraId="4F26940C" w14:textId="6ACA9FED" w:rsidR="009961FF" w:rsidRPr="009961FF" w:rsidRDefault="009961FF" w:rsidP="009961FF">
            <w:pPr>
              <w:jc w:val="center"/>
              <w:rPr>
                <w:sz w:val="18"/>
                <w:szCs w:val="18"/>
              </w:rPr>
            </w:pPr>
            <w:r w:rsidRPr="009961FF">
              <w:rPr>
                <w:sz w:val="18"/>
                <w:szCs w:val="18"/>
              </w:rPr>
              <w:t>213,530</w:t>
            </w:r>
          </w:p>
        </w:tc>
      </w:tr>
      <w:tr w:rsidR="009961FF" w:rsidRPr="00225D9E" w14:paraId="5685A70B" w14:textId="77777777" w:rsidTr="009961FF">
        <w:trPr>
          <w:trHeight w:hRule="exact" w:val="230"/>
        </w:trPr>
        <w:tc>
          <w:tcPr>
            <w:tcW w:w="810" w:type="dxa"/>
            <w:tcBorders>
              <w:top w:val="nil"/>
              <w:left w:val="nil"/>
              <w:bottom w:val="nil"/>
              <w:right w:val="nil"/>
            </w:tcBorders>
            <w:vAlign w:val="center"/>
          </w:tcPr>
          <w:p w14:paraId="2A9E60EC" w14:textId="3B9462BA" w:rsidR="009961FF" w:rsidRPr="009961FF" w:rsidRDefault="009961FF" w:rsidP="009961FF">
            <w:pPr>
              <w:jc w:val="center"/>
              <w:rPr>
                <w:sz w:val="18"/>
                <w:szCs w:val="18"/>
              </w:rPr>
            </w:pPr>
            <w:r w:rsidRPr="009961FF">
              <w:rPr>
                <w:sz w:val="18"/>
                <w:szCs w:val="18"/>
              </w:rPr>
              <w:t>2021</w:t>
            </w:r>
          </w:p>
        </w:tc>
        <w:tc>
          <w:tcPr>
            <w:tcW w:w="1260" w:type="dxa"/>
            <w:tcBorders>
              <w:top w:val="nil"/>
              <w:left w:val="nil"/>
              <w:bottom w:val="nil"/>
              <w:right w:val="nil"/>
            </w:tcBorders>
            <w:vAlign w:val="center"/>
          </w:tcPr>
          <w:p w14:paraId="18F90A3D" w14:textId="764FB3C7" w:rsidR="009961FF" w:rsidRPr="009961FF" w:rsidRDefault="009961FF" w:rsidP="009961FF">
            <w:pPr>
              <w:jc w:val="center"/>
              <w:rPr>
                <w:sz w:val="18"/>
                <w:szCs w:val="18"/>
              </w:rPr>
            </w:pPr>
            <w:r w:rsidRPr="009961FF">
              <w:rPr>
                <w:sz w:val="18"/>
                <w:szCs w:val="18"/>
              </w:rPr>
              <w:t>206,607</w:t>
            </w:r>
          </w:p>
        </w:tc>
        <w:tc>
          <w:tcPr>
            <w:tcW w:w="1800" w:type="dxa"/>
            <w:tcBorders>
              <w:top w:val="nil"/>
              <w:left w:val="nil"/>
              <w:bottom w:val="nil"/>
              <w:right w:val="nil"/>
            </w:tcBorders>
            <w:vAlign w:val="center"/>
          </w:tcPr>
          <w:p w14:paraId="250A8B19" w14:textId="1E52665A" w:rsidR="009961FF" w:rsidRPr="009961FF" w:rsidRDefault="009961FF" w:rsidP="009961FF">
            <w:pPr>
              <w:jc w:val="center"/>
              <w:rPr>
                <w:sz w:val="18"/>
                <w:szCs w:val="18"/>
              </w:rPr>
            </w:pPr>
            <w:r w:rsidRPr="009961FF">
              <w:rPr>
                <w:sz w:val="18"/>
                <w:szCs w:val="18"/>
              </w:rPr>
              <w:t>207,096</w:t>
            </w:r>
          </w:p>
        </w:tc>
        <w:tc>
          <w:tcPr>
            <w:tcW w:w="1080" w:type="dxa"/>
            <w:tcBorders>
              <w:top w:val="nil"/>
              <w:left w:val="nil"/>
              <w:bottom w:val="nil"/>
              <w:right w:val="nil"/>
            </w:tcBorders>
            <w:vAlign w:val="center"/>
          </w:tcPr>
          <w:p w14:paraId="2086F5C2" w14:textId="152CCA5B" w:rsidR="009961FF" w:rsidRPr="009961FF" w:rsidRDefault="009961FF" w:rsidP="009961FF">
            <w:pPr>
              <w:jc w:val="center"/>
              <w:rPr>
                <w:sz w:val="18"/>
                <w:szCs w:val="18"/>
              </w:rPr>
            </w:pPr>
            <w:r w:rsidRPr="009961FF">
              <w:rPr>
                <w:sz w:val="18"/>
                <w:szCs w:val="18"/>
              </w:rPr>
              <w:t>209,297</w:t>
            </w:r>
          </w:p>
        </w:tc>
        <w:tc>
          <w:tcPr>
            <w:tcW w:w="1080" w:type="dxa"/>
            <w:tcBorders>
              <w:top w:val="nil"/>
              <w:left w:val="nil"/>
              <w:bottom w:val="nil"/>
              <w:right w:val="nil"/>
            </w:tcBorders>
            <w:vAlign w:val="center"/>
          </w:tcPr>
          <w:p w14:paraId="748EC560" w14:textId="471EAAC6" w:rsidR="009961FF" w:rsidRPr="009961FF" w:rsidRDefault="009961FF" w:rsidP="009961FF">
            <w:pPr>
              <w:jc w:val="center"/>
              <w:rPr>
                <w:sz w:val="18"/>
                <w:szCs w:val="18"/>
              </w:rPr>
            </w:pPr>
            <w:r w:rsidRPr="009961FF">
              <w:rPr>
                <w:sz w:val="18"/>
                <w:szCs w:val="18"/>
              </w:rPr>
              <w:t>208,657</w:t>
            </w:r>
          </w:p>
        </w:tc>
        <w:tc>
          <w:tcPr>
            <w:tcW w:w="968" w:type="dxa"/>
            <w:tcBorders>
              <w:top w:val="nil"/>
              <w:left w:val="nil"/>
              <w:bottom w:val="nil"/>
              <w:right w:val="nil"/>
            </w:tcBorders>
            <w:vAlign w:val="center"/>
          </w:tcPr>
          <w:p w14:paraId="2436F308" w14:textId="19326AC7" w:rsidR="009961FF" w:rsidRPr="009961FF" w:rsidRDefault="009961FF" w:rsidP="009961FF">
            <w:pPr>
              <w:jc w:val="center"/>
              <w:rPr>
                <w:sz w:val="18"/>
                <w:szCs w:val="18"/>
              </w:rPr>
            </w:pPr>
            <w:r w:rsidRPr="009961FF">
              <w:rPr>
                <w:sz w:val="18"/>
                <w:szCs w:val="18"/>
              </w:rPr>
              <w:t>212,031</w:t>
            </w:r>
          </w:p>
        </w:tc>
        <w:tc>
          <w:tcPr>
            <w:tcW w:w="1260" w:type="dxa"/>
            <w:tcBorders>
              <w:top w:val="nil"/>
              <w:left w:val="nil"/>
              <w:bottom w:val="nil"/>
              <w:right w:val="nil"/>
            </w:tcBorders>
            <w:vAlign w:val="center"/>
          </w:tcPr>
          <w:p w14:paraId="6B1636D2" w14:textId="60A4DD10" w:rsidR="009961FF" w:rsidRPr="009961FF" w:rsidRDefault="009961FF" w:rsidP="009961FF">
            <w:pPr>
              <w:jc w:val="center"/>
              <w:rPr>
                <w:sz w:val="18"/>
                <w:szCs w:val="18"/>
              </w:rPr>
            </w:pPr>
            <w:r w:rsidRPr="009961FF">
              <w:rPr>
                <w:sz w:val="18"/>
                <w:szCs w:val="18"/>
              </w:rPr>
              <w:t>205,556</w:t>
            </w:r>
          </w:p>
        </w:tc>
        <w:tc>
          <w:tcPr>
            <w:tcW w:w="1148" w:type="dxa"/>
            <w:tcBorders>
              <w:top w:val="nil"/>
              <w:left w:val="nil"/>
              <w:bottom w:val="nil"/>
              <w:right w:val="nil"/>
            </w:tcBorders>
            <w:vAlign w:val="center"/>
          </w:tcPr>
          <w:p w14:paraId="4E4209FA" w14:textId="329DD28F" w:rsidR="009961FF" w:rsidRPr="009961FF" w:rsidRDefault="009961FF" w:rsidP="009961FF">
            <w:pPr>
              <w:jc w:val="center"/>
              <w:rPr>
                <w:sz w:val="18"/>
                <w:szCs w:val="18"/>
              </w:rPr>
            </w:pPr>
            <w:r w:rsidRPr="009961FF">
              <w:rPr>
                <w:sz w:val="18"/>
                <w:szCs w:val="18"/>
              </w:rPr>
              <w:t>206,607</w:t>
            </w:r>
          </w:p>
        </w:tc>
      </w:tr>
      <w:tr w:rsidR="009961FF" w:rsidRPr="00225D9E" w14:paraId="0B690E7E" w14:textId="77777777" w:rsidTr="009961FF">
        <w:trPr>
          <w:trHeight w:hRule="exact" w:val="230"/>
        </w:trPr>
        <w:tc>
          <w:tcPr>
            <w:tcW w:w="810" w:type="dxa"/>
            <w:tcBorders>
              <w:top w:val="nil"/>
              <w:left w:val="nil"/>
              <w:bottom w:val="nil"/>
              <w:right w:val="nil"/>
            </w:tcBorders>
            <w:vAlign w:val="center"/>
          </w:tcPr>
          <w:p w14:paraId="60662810" w14:textId="7CE346A3" w:rsidR="009961FF" w:rsidRPr="009961FF" w:rsidRDefault="009961FF" w:rsidP="009961FF">
            <w:pPr>
              <w:jc w:val="center"/>
              <w:rPr>
                <w:sz w:val="18"/>
                <w:szCs w:val="18"/>
              </w:rPr>
            </w:pPr>
            <w:r w:rsidRPr="009961FF">
              <w:rPr>
                <w:sz w:val="18"/>
                <w:szCs w:val="18"/>
              </w:rPr>
              <w:t>2022</w:t>
            </w:r>
          </w:p>
        </w:tc>
        <w:tc>
          <w:tcPr>
            <w:tcW w:w="1260" w:type="dxa"/>
            <w:tcBorders>
              <w:top w:val="nil"/>
              <w:left w:val="nil"/>
              <w:bottom w:val="nil"/>
              <w:right w:val="nil"/>
            </w:tcBorders>
            <w:vAlign w:val="center"/>
          </w:tcPr>
          <w:p w14:paraId="4A1BCA33" w14:textId="19D2604F" w:rsidR="009961FF" w:rsidRPr="009961FF" w:rsidRDefault="009961FF" w:rsidP="009961FF">
            <w:pPr>
              <w:jc w:val="center"/>
              <w:rPr>
                <w:sz w:val="18"/>
                <w:szCs w:val="18"/>
              </w:rPr>
            </w:pPr>
            <w:r w:rsidRPr="009961FF">
              <w:rPr>
                <w:sz w:val="18"/>
                <w:szCs w:val="18"/>
              </w:rPr>
              <w:t>196,331</w:t>
            </w:r>
          </w:p>
        </w:tc>
        <w:tc>
          <w:tcPr>
            <w:tcW w:w="1800" w:type="dxa"/>
            <w:tcBorders>
              <w:top w:val="nil"/>
              <w:left w:val="nil"/>
              <w:bottom w:val="nil"/>
              <w:right w:val="nil"/>
            </w:tcBorders>
            <w:vAlign w:val="center"/>
          </w:tcPr>
          <w:p w14:paraId="2728DEF2" w14:textId="5108152E" w:rsidR="009961FF" w:rsidRPr="009961FF" w:rsidRDefault="009961FF" w:rsidP="009961FF">
            <w:pPr>
              <w:jc w:val="center"/>
              <w:rPr>
                <w:sz w:val="18"/>
                <w:szCs w:val="18"/>
              </w:rPr>
            </w:pPr>
            <w:r w:rsidRPr="009961FF">
              <w:rPr>
                <w:sz w:val="18"/>
                <w:szCs w:val="18"/>
              </w:rPr>
              <w:t>198,179</w:t>
            </w:r>
          </w:p>
        </w:tc>
        <w:tc>
          <w:tcPr>
            <w:tcW w:w="1080" w:type="dxa"/>
            <w:tcBorders>
              <w:top w:val="nil"/>
              <w:left w:val="nil"/>
              <w:bottom w:val="nil"/>
              <w:right w:val="nil"/>
            </w:tcBorders>
            <w:vAlign w:val="center"/>
          </w:tcPr>
          <w:p w14:paraId="65FDAA47" w14:textId="218C53B3" w:rsidR="009961FF" w:rsidRPr="009961FF" w:rsidRDefault="009961FF" w:rsidP="009961FF">
            <w:pPr>
              <w:jc w:val="center"/>
              <w:rPr>
                <w:sz w:val="18"/>
                <w:szCs w:val="18"/>
              </w:rPr>
            </w:pPr>
            <w:r w:rsidRPr="009961FF">
              <w:rPr>
                <w:sz w:val="18"/>
                <w:szCs w:val="18"/>
              </w:rPr>
              <w:t>206,488</w:t>
            </w:r>
          </w:p>
        </w:tc>
        <w:tc>
          <w:tcPr>
            <w:tcW w:w="1080" w:type="dxa"/>
            <w:tcBorders>
              <w:top w:val="nil"/>
              <w:left w:val="nil"/>
              <w:bottom w:val="nil"/>
              <w:right w:val="nil"/>
            </w:tcBorders>
            <w:vAlign w:val="center"/>
          </w:tcPr>
          <w:p w14:paraId="4F7A40C1" w14:textId="34C294CD" w:rsidR="009961FF" w:rsidRPr="009961FF" w:rsidRDefault="009961FF" w:rsidP="009961FF">
            <w:pPr>
              <w:jc w:val="center"/>
              <w:rPr>
                <w:sz w:val="18"/>
                <w:szCs w:val="18"/>
              </w:rPr>
            </w:pPr>
            <w:r w:rsidRPr="009961FF">
              <w:rPr>
                <w:sz w:val="18"/>
                <w:szCs w:val="18"/>
              </w:rPr>
              <w:t>204,032</w:t>
            </w:r>
          </w:p>
        </w:tc>
        <w:tc>
          <w:tcPr>
            <w:tcW w:w="968" w:type="dxa"/>
            <w:tcBorders>
              <w:top w:val="nil"/>
              <w:left w:val="nil"/>
              <w:bottom w:val="nil"/>
              <w:right w:val="nil"/>
            </w:tcBorders>
            <w:vAlign w:val="center"/>
          </w:tcPr>
          <w:p w14:paraId="20131996" w14:textId="720D67F2" w:rsidR="009961FF" w:rsidRPr="009961FF" w:rsidRDefault="009961FF" w:rsidP="009961FF">
            <w:pPr>
              <w:jc w:val="center"/>
              <w:rPr>
                <w:sz w:val="18"/>
                <w:szCs w:val="18"/>
              </w:rPr>
            </w:pPr>
            <w:r w:rsidRPr="009961FF">
              <w:rPr>
                <w:sz w:val="18"/>
                <w:szCs w:val="18"/>
              </w:rPr>
              <w:t>217,233</w:t>
            </w:r>
          </w:p>
        </w:tc>
        <w:tc>
          <w:tcPr>
            <w:tcW w:w="1260" w:type="dxa"/>
            <w:tcBorders>
              <w:top w:val="nil"/>
              <w:left w:val="nil"/>
              <w:bottom w:val="nil"/>
              <w:right w:val="nil"/>
            </w:tcBorders>
            <w:vAlign w:val="center"/>
          </w:tcPr>
          <w:p w14:paraId="17C9516F" w14:textId="16B402D1" w:rsidR="009961FF" w:rsidRPr="009961FF" w:rsidRDefault="009961FF" w:rsidP="009961FF">
            <w:pPr>
              <w:jc w:val="center"/>
              <w:rPr>
                <w:sz w:val="18"/>
                <w:szCs w:val="18"/>
              </w:rPr>
            </w:pPr>
            <w:r w:rsidRPr="009961FF">
              <w:rPr>
                <w:sz w:val="18"/>
                <w:szCs w:val="18"/>
              </w:rPr>
              <w:t>192,478</w:t>
            </w:r>
          </w:p>
        </w:tc>
        <w:tc>
          <w:tcPr>
            <w:tcW w:w="1148" w:type="dxa"/>
            <w:tcBorders>
              <w:top w:val="nil"/>
              <w:left w:val="nil"/>
              <w:bottom w:val="nil"/>
              <w:right w:val="nil"/>
            </w:tcBorders>
            <w:vAlign w:val="center"/>
          </w:tcPr>
          <w:p w14:paraId="2145BCCF" w14:textId="3D1A1C63" w:rsidR="009961FF" w:rsidRPr="009961FF" w:rsidRDefault="009961FF" w:rsidP="009961FF">
            <w:pPr>
              <w:jc w:val="center"/>
              <w:rPr>
                <w:sz w:val="18"/>
                <w:szCs w:val="18"/>
              </w:rPr>
            </w:pPr>
            <w:r w:rsidRPr="009961FF">
              <w:rPr>
                <w:sz w:val="18"/>
                <w:szCs w:val="18"/>
              </w:rPr>
              <w:t>196,331</w:t>
            </w:r>
          </w:p>
        </w:tc>
      </w:tr>
      <w:tr w:rsidR="009961FF" w:rsidRPr="00225D9E" w14:paraId="2ED4F76E" w14:textId="77777777" w:rsidTr="009961FF">
        <w:trPr>
          <w:trHeight w:hRule="exact" w:val="230"/>
        </w:trPr>
        <w:tc>
          <w:tcPr>
            <w:tcW w:w="810" w:type="dxa"/>
            <w:tcBorders>
              <w:top w:val="nil"/>
              <w:left w:val="nil"/>
              <w:bottom w:val="nil"/>
              <w:right w:val="nil"/>
            </w:tcBorders>
            <w:vAlign w:val="center"/>
          </w:tcPr>
          <w:p w14:paraId="585DC194" w14:textId="346E9EDD" w:rsidR="009961FF" w:rsidRPr="009961FF" w:rsidRDefault="009961FF" w:rsidP="009961FF">
            <w:pPr>
              <w:jc w:val="center"/>
              <w:rPr>
                <w:sz w:val="18"/>
                <w:szCs w:val="18"/>
              </w:rPr>
            </w:pPr>
            <w:r w:rsidRPr="009961FF">
              <w:rPr>
                <w:sz w:val="18"/>
                <w:szCs w:val="18"/>
              </w:rPr>
              <w:t>2023</w:t>
            </w:r>
          </w:p>
        </w:tc>
        <w:tc>
          <w:tcPr>
            <w:tcW w:w="1260" w:type="dxa"/>
            <w:tcBorders>
              <w:top w:val="nil"/>
              <w:left w:val="nil"/>
              <w:bottom w:val="nil"/>
              <w:right w:val="nil"/>
            </w:tcBorders>
            <w:vAlign w:val="center"/>
          </w:tcPr>
          <w:p w14:paraId="1FD82163" w14:textId="01ED07A4" w:rsidR="009961FF" w:rsidRPr="009961FF" w:rsidRDefault="009961FF" w:rsidP="009961FF">
            <w:pPr>
              <w:jc w:val="center"/>
              <w:rPr>
                <w:sz w:val="18"/>
                <w:szCs w:val="18"/>
              </w:rPr>
            </w:pPr>
            <w:r w:rsidRPr="009961FF">
              <w:rPr>
                <w:sz w:val="18"/>
                <w:szCs w:val="18"/>
              </w:rPr>
              <w:t>187,468</w:t>
            </w:r>
          </w:p>
        </w:tc>
        <w:tc>
          <w:tcPr>
            <w:tcW w:w="1800" w:type="dxa"/>
            <w:tcBorders>
              <w:top w:val="nil"/>
              <w:left w:val="nil"/>
              <w:bottom w:val="nil"/>
              <w:right w:val="nil"/>
            </w:tcBorders>
            <w:vAlign w:val="center"/>
          </w:tcPr>
          <w:p w14:paraId="4185858B" w14:textId="3B690940" w:rsidR="009961FF" w:rsidRPr="009961FF" w:rsidRDefault="009961FF" w:rsidP="009961FF">
            <w:pPr>
              <w:jc w:val="center"/>
              <w:rPr>
                <w:sz w:val="18"/>
                <w:szCs w:val="18"/>
              </w:rPr>
            </w:pPr>
            <w:r w:rsidRPr="009961FF">
              <w:rPr>
                <w:sz w:val="18"/>
                <w:szCs w:val="18"/>
              </w:rPr>
              <w:t>190,068</w:t>
            </w:r>
          </w:p>
        </w:tc>
        <w:tc>
          <w:tcPr>
            <w:tcW w:w="1080" w:type="dxa"/>
            <w:tcBorders>
              <w:top w:val="nil"/>
              <w:left w:val="nil"/>
              <w:bottom w:val="nil"/>
              <w:right w:val="nil"/>
            </w:tcBorders>
            <w:vAlign w:val="center"/>
          </w:tcPr>
          <w:p w14:paraId="3A60F046" w14:textId="2F42A038" w:rsidR="009961FF" w:rsidRPr="009961FF" w:rsidRDefault="009961FF" w:rsidP="009961FF">
            <w:pPr>
              <w:jc w:val="center"/>
              <w:rPr>
                <w:sz w:val="18"/>
                <w:szCs w:val="18"/>
              </w:rPr>
            </w:pPr>
            <w:r w:rsidRPr="009961FF">
              <w:rPr>
                <w:sz w:val="18"/>
                <w:szCs w:val="18"/>
              </w:rPr>
              <w:t>204,237</w:t>
            </w:r>
          </w:p>
        </w:tc>
        <w:tc>
          <w:tcPr>
            <w:tcW w:w="1080" w:type="dxa"/>
            <w:tcBorders>
              <w:top w:val="nil"/>
              <w:left w:val="nil"/>
              <w:bottom w:val="nil"/>
              <w:right w:val="nil"/>
            </w:tcBorders>
            <w:vAlign w:val="center"/>
          </w:tcPr>
          <w:p w14:paraId="33EE91E9" w14:textId="417824E3" w:rsidR="009961FF" w:rsidRPr="009961FF" w:rsidRDefault="009961FF" w:rsidP="009961FF">
            <w:pPr>
              <w:jc w:val="center"/>
              <w:rPr>
                <w:sz w:val="18"/>
                <w:szCs w:val="18"/>
              </w:rPr>
            </w:pPr>
            <w:r w:rsidRPr="009961FF">
              <w:rPr>
                <w:sz w:val="18"/>
                <w:szCs w:val="18"/>
              </w:rPr>
              <w:t>200,128</w:t>
            </w:r>
          </w:p>
        </w:tc>
        <w:tc>
          <w:tcPr>
            <w:tcW w:w="968" w:type="dxa"/>
            <w:tcBorders>
              <w:top w:val="nil"/>
              <w:left w:val="nil"/>
              <w:bottom w:val="nil"/>
              <w:right w:val="nil"/>
            </w:tcBorders>
            <w:vAlign w:val="center"/>
          </w:tcPr>
          <w:p w14:paraId="6260615F" w14:textId="67FB14FC" w:rsidR="009961FF" w:rsidRPr="009961FF" w:rsidRDefault="009961FF" w:rsidP="009961FF">
            <w:pPr>
              <w:jc w:val="center"/>
              <w:rPr>
                <w:sz w:val="18"/>
                <w:szCs w:val="18"/>
              </w:rPr>
            </w:pPr>
            <w:r w:rsidRPr="009961FF">
              <w:rPr>
                <w:sz w:val="18"/>
                <w:szCs w:val="18"/>
              </w:rPr>
              <w:t>222,726</w:t>
            </w:r>
          </w:p>
        </w:tc>
        <w:tc>
          <w:tcPr>
            <w:tcW w:w="1260" w:type="dxa"/>
            <w:tcBorders>
              <w:top w:val="nil"/>
              <w:left w:val="nil"/>
              <w:bottom w:val="nil"/>
              <w:right w:val="nil"/>
            </w:tcBorders>
            <w:vAlign w:val="center"/>
          </w:tcPr>
          <w:p w14:paraId="26846F87" w14:textId="72AFAB37" w:rsidR="009961FF" w:rsidRPr="009961FF" w:rsidRDefault="009961FF" w:rsidP="009961FF">
            <w:pPr>
              <w:jc w:val="center"/>
              <w:rPr>
                <w:sz w:val="18"/>
                <w:szCs w:val="18"/>
              </w:rPr>
            </w:pPr>
            <w:r w:rsidRPr="009961FF">
              <w:rPr>
                <w:sz w:val="18"/>
                <w:szCs w:val="18"/>
              </w:rPr>
              <w:t>181,278</w:t>
            </w:r>
          </w:p>
        </w:tc>
        <w:tc>
          <w:tcPr>
            <w:tcW w:w="1148" w:type="dxa"/>
            <w:tcBorders>
              <w:top w:val="nil"/>
              <w:left w:val="nil"/>
              <w:bottom w:val="nil"/>
              <w:right w:val="nil"/>
            </w:tcBorders>
            <w:vAlign w:val="center"/>
          </w:tcPr>
          <w:p w14:paraId="41B744BE" w14:textId="671B14A3" w:rsidR="009961FF" w:rsidRPr="009961FF" w:rsidRDefault="009961FF" w:rsidP="009961FF">
            <w:pPr>
              <w:jc w:val="center"/>
              <w:rPr>
                <w:sz w:val="18"/>
                <w:szCs w:val="18"/>
              </w:rPr>
            </w:pPr>
            <w:r w:rsidRPr="009961FF">
              <w:rPr>
                <w:sz w:val="18"/>
                <w:szCs w:val="18"/>
              </w:rPr>
              <w:t>186,538</w:t>
            </w:r>
          </w:p>
        </w:tc>
      </w:tr>
      <w:tr w:rsidR="009961FF" w:rsidRPr="00225D9E" w14:paraId="539C1C64" w14:textId="77777777" w:rsidTr="009961FF">
        <w:trPr>
          <w:trHeight w:hRule="exact" w:val="230"/>
        </w:trPr>
        <w:tc>
          <w:tcPr>
            <w:tcW w:w="810" w:type="dxa"/>
            <w:tcBorders>
              <w:top w:val="nil"/>
              <w:left w:val="nil"/>
              <w:bottom w:val="nil"/>
              <w:right w:val="nil"/>
            </w:tcBorders>
            <w:vAlign w:val="center"/>
          </w:tcPr>
          <w:p w14:paraId="3B24F899" w14:textId="5E7DC601" w:rsidR="009961FF" w:rsidRPr="009961FF" w:rsidRDefault="009961FF" w:rsidP="009961FF">
            <w:pPr>
              <w:jc w:val="center"/>
              <w:rPr>
                <w:sz w:val="18"/>
                <w:szCs w:val="18"/>
              </w:rPr>
            </w:pPr>
            <w:r w:rsidRPr="009961FF">
              <w:rPr>
                <w:sz w:val="18"/>
                <w:szCs w:val="18"/>
              </w:rPr>
              <w:t>2024</w:t>
            </w:r>
          </w:p>
        </w:tc>
        <w:tc>
          <w:tcPr>
            <w:tcW w:w="1260" w:type="dxa"/>
            <w:tcBorders>
              <w:top w:val="nil"/>
              <w:left w:val="nil"/>
              <w:bottom w:val="nil"/>
              <w:right w:val="nil"/>
            </w:tcBorders>
            <w:vAlign w:val="center"/>
          </w:tcPr>
          <w:p w14:paraId="1461E3EB" w14:textId="27C0F8C1" w:rsidR="009961FF" w:rsidRPr="009961FF" w:rsidRDefault="009961FF" w:rsidP="009961FF">
            <w:pPr>
              <w:jc w:val="center"/>
              <w:rPr>
                <w:sz w:val="18"/>
                <w:szCs w:val="18"/>
              </w:rPr>
            </w:pPr>
            <w:r w:rsidRPr="009961FF">
              <w:rPr>
                <w:sz w:val="18"/>
                <w:szCs w:val="18"/>
              </w:rPr>
              <w:t>180,465</w:t>
            </w:r>
          </w:p>
        </w:tc>
        <w:tc>
          <w:tcPr>
            <w:tcW w:w="1800" w:type="dxa"/>
            <w:tcBorders>
              <w:top w:val="nil"/>
              <w:left w:val="nil"/>
              <w:bottom w:val="nil"/>
              <w:right w:val="nil"/>
            </w:tcBorders>
            <w:vAlign w:val="center"/>
          </w:tcPr>
          <w:p w14:paraId="0A717C26" w14:textId="620B8D40" w:rsidR="009961FF" w:rsidRPr="009961FF" w:rsidRDefault="009961FF" w:rsidP="009961FF">
            <w:pPr>
              <w:jc w:val="center"/>
              <w:rPr>
                <w:sz w:val="18"/>
                <w:szCs w:val="18"/>
              </w:rPr>
            </w:pPr>
            <w:r w:rsidRPr="009961FF">
              <w:rPr>
                <w:sz w:val="18"/>
                <w:szCs w:val="18"/>
              </w:rPr>
              <w:t>182,821</w:t>
            </w:r>
          </w:p>
        </w:tc>
        <w:tc>
          <w:tcPr>
            <w:tcW w:w="1080" w:type="dxa"/>
            <w:tcBorders>
              <w:top w:val="nil"/>
              <w:left w:val="nil"/>
              <w:bottom w:val="nil"/>
              <w:right w:val="nil"/>
            </w:tcBorders>
            <w:vAlign w:val="center"/>
          </w:tcPr>
          <w:p w14:paraId="3EB4861C" w14:textId="7F9A7E52" w:rsidR="009961FF" w:rsidRPr="009961FF" w:rsidRDefault="009961FF" w:rsidP="009961FF">
            <w:pPr>
              <w:jc w:val="center"/>
              <w:rPr>
                <w:sz w:val="18"/>
                <w:szCs w:val="18"/>
              </w:rPr>
            </w:pPr>
            <w:r w:rsidRPr="009961FF">
              <w:rPr>
                <w:sz w:val="18"/>
                <w:szCs w:val="18"/>
              </w:rPr>
              <w:t>203,044</w:t>
            </w:r>
          </w:p>
        </w:tc>
        <w:tc>
          <w:tcPr>
            <w:tcW w:w="1080" w:type="dxa"/>
            <w:tcBorders>
              <w:top w:val="nil"/>
              <w:left w:val="nil"/>
              <w:bottom w:val="nil"/>
              <w:right w:val="nil"/>
            </w:tcBorders>
            <w:vAlign w:val="center"/>
          </w:tcPr>
          <w:p w14:paraId="2E89C4E0" w14:textId="759C943E" w:rsidR="009961FF" w:rsidRPr="009961FF" w:rsidRDefault="009961FF" w:rsidP="009961FF">
            <w:pPr>
              <w:jc w:val="center"/>
              <w:rPr>
                <w:sz w:val="18"/>
                <w:szCs w:val="18"/>
              </w:rPr>
            </w:pPr>
            <w:r w:rsidRPr="009961FF">
              <w:rPr>
                <w:sz w:val="18"/>
                <w:szCs w:val="18"/>
              </w:rPr>
              <w:t>197,451</w:t>
            </w:r>
          </w:p>
        </w:tc>
        <w:tc>
          <w:tcPr>
            <w:tcW w:w="968" w:type="dxa"/>
            <w:tcBorders>
              <w:top w:val="nil"/>
              <w:left w:val="nil"/>
              <w:bottom w:val="nil"/>
              <w:right w:val="nil"/>
            </w:tcBorders>
            <w:vAlign w:val="center"/>
          </w:tcPr>
          <w:p w14:paraId="7652A402" w14:textId="1BB746AC" w:rsidR="009961FF" w:rsidRPr="009961FF" w:rsidRDefault="009961FF" w:rsidP="009961FF">
            <w:pPr>
              <w:jc w:val="center"/>
              <w:rPr>
                <w:sz w:val="18"/>
                <w:szCs w:val="18"/>
              </w:rPr>
            </w:pPr>
            <w:r w:rsidRPr="009961FF">
              <w:rPr>
                <w:sz w:val="18"/>
                <w:szCs w:val="18"/>
              </w:rPr>
              <w:t>228,976</w:t>
            </w:r>
          </w:p>
        </w:tc>
        <w:tc>
          <w:tcPr>
            <w:tcW w:w="1260" w:type="dxa"/>
            <w:tcBorders>
              <w:top w:val="nil"/>
              <w:left w:val="nil"/>
              <w:bottom w:val="nil"/>
              <w:right w:val="nil"/>
            </w:tcBorders>
            <w:vAlign w:val="center"/>
          </w:tcPr>
          <w:p w14:paraId="5B6ACA60" w14:textId="7A3CB3F5" w:rsidR="009961FF" w:rsidRPr="009961FF" w:rsidRDefault="009961FF" w:rsidP="009961FF">
            <w:pPr>
              <w:jc w:val="center"/>
              <w:rPr>
                <w:sz w:val="18"/>
                <w:szCs w:val="18"/>
              </w:rPr>
            </w:pPr>
            <w:r w:rsidRPr="009961FF">
              <w:rPr>
                <w:sz w:val="18"/>
                <w:szCs w:val="18"/>
              </w:rPr>
              <w:t>172,342</w:t>
            </w:r>
          </w:p>
        </w:tc>
        <w:tc>
          <w:tcPr>
            <w:tcW w:w="1148" w:type="dxa"/>
            <w:tcBorders>
              <w:top w:val="nil"/>
              <w:left w:val="nil"/>
              <w:bottom w:val="nil"/>
              <w:right w:val="nil"/>
            </w:tcBorders>
            <w:vAlign w:val="center"/>
          </w:tcPr>
          <w:p w14:paraId="2AE2A336" w14:textId="33C4ACF0" w:rsidR="009961FF" w:rsidRPr="009961FF" w:rsidRDefault="009961FF" w:rsidP="009961FF">
            <w:pPr>
              <w:jc w:val="center"/>
              <w:rPr>
                <w:sz w:val="18"/>
                <w:szCs w:val="18"/>
              </w:rPr>
            </w:pPr>
            <w:r w:rsidRPr="009961FF">
              <w:rPr>
                <w:sz w:val="18"/>
                <w:szCs w:val="18"/>
              </w:rPr>
              <w:t>177,035</w:t>
            </w:r>
          </w:p>
        </w:tc>
      </w:tr>
      <w:tr w:rsidR="009961FF" w:rsidRPr="00225D9E" w14:paraId="4DEEF543" w14:textId="77777777" w:rsidTr="009961FF">
        <w:trPr>
          <w:trHeight w:hRule="exact" w:val="230"/>
        </w:trPr>
        <w:tc>
          <w:tcPr>
            <w:tcW w:w="810" w:type="dxa"/>
            <w:tcBorders>
              <w:top w:val="nil"/>
              <w:left w:val="nil"/>
              <w:bottom w:val="nil"/>
              <w:right w:val="nil"/>
            </w:tcBorders>
            <w:vAlign w:val="center"/>
          </w:tcPr>
          <w:p w14:paraId="26FA1700" w14:textId="634BA459" w:rsidR="009961FF" w:rsidRPr="009961FF" w:rsidRDefault="009961FF" w:rsidP="009961FF">
            <w:pPr>
              <w:jc w:val="center"/>
              <w:rPr>
                <w:sz w:val="18"/>
                <w:szCs w:val="18"/>
              </w:rPr>
            </w:pPr>
            <w:r w:rsidRPr="009961FF">
              <w:rPr>
                <w:sz w:val="18"/>
                <w:szCs w:val="18"/>
              </w:rPr>
              <w:t>2025</w:t>
            </w:r>
          </w:p>
        </w:tc>
        <w:tc>
          <w:tcPr>
            <w:tcW w:w="1260" w:type="dxa"/>
            <w:tcBorders>
              <w:top w:val="nil"/>
              <w:left w:val="nil"/>
              <w:bottom w:val="nil"/>
              <w:right w:val="nil"/>
            </w:tcBorders>
            <w:vAlign w:val="center"/>
          </w:tcPr>
          <w:p w14:paraId="63511957" w14:textId="03EEDDFA" w:rsidR="009961FF" w:rsidRPr="009961FF" w:rsidRDefault="009961FF" w:rsidP="009961FF">
            <w:pPr>
              <w:jc w:val="center"/>
              <w:rPr>
                <w:sz w:val="18"/>
                <w:szCs w:val="18"/>
              </w:rPr>
            </w:pPr>
            <w:r w:rsidRPr="009961FF">
              <w:rPr>
                <w:sz w:val="18"/>
                <w:szCs w:val="18"/>
              </w:rPr>
              <w:t>175,302</w:t>
            </w:r>
          </w:p>
        </w:tc>
        <w:tc>
          <w:tcPr>
            <w:tcW w:w="1800" w:type="dxa"/>
            <w:tcBorders>
              <w:top w:val="nil"/>
              <w:left w:val="nil"/>
              <w:bottom w:val="nil"/>
              <w:right w:val="nil"/>
            </w:tcBorders>
            <w:vAlign w:val="center"/>
          </w:tcPr>
          <w:p w14:paraId="3945FD3E" w14:textId="3F5C3223" w:rsidR="009961FF" w:rsidRPr="009961FF" w:rsidRDefault="009961FF" w:rsidP="009961FF">
            <w:pPr>
              <w:jc w:val="center"/>
              <w:rPr>
                <w:sz w:val="18"/>
                <w:szCs w:val="18"/>
              </w:rPr>
            </w:pPr>
            <w:r w:rsidRPr="009961FF">
              <w:rPr>
                <w:sz w:val="18"/>
                <w:szCs w:val="18"/>
              </w:rPr>
              <w:t>177,423</w:t>
            </w:r>
          </w:p>
        </w:tc>
        <w:tc>
          <w:tcPr>
            <w:tcW w:w="1080" w:type="dxa"/>
            <w:tcBorders>
              <w:top w:val="nil"/>
              <w:left w:val="nil"/>
              <w:bottom w:val="nil"/>
              <w:right w:val="nil"/>
            </w:tcBorders>
            <w:vAlign w:val="center"/>
          </w:tcPr>
          <w:p w14:paraId="4D10F6CF" w14:textId="3F66C9B0" w:rsidR="009961FF" w:rsidRPr="009961FF" w:rsidRDefault="009961FF" w:rsidP="009961FF">
            <w:pPr>
              <w:jc w:val="center"/>
              <w:rPr>
                <w:sz w:val="18"/>
                <w:szCs w:val="18"/>
              </w:rPr>
            </w:pPr>
            <w:r w:rsidRPr="009961FF">
              <w:rPr>
                <w:sz w:val="18"/>
                <w:szCs w:val="18"/>
              </w:rPr>
              <w:t>203,004</w:t>
            </w:r>
          </w:p>
        </w:tc>
        <w:tc>
          <w:tcPr>
            <w:tcW w:w="1080" w:type="dxa"/>
            <w:tcBorders>
              <w:top w:val="nil"/>
              <w:left w:val="nil"/>
              <w:bottom w:val="nil"/>
              <w:right w:val="nil"/>
            </w:tcBorders>
            <w:vAlign w:val="center"/>
          </w:tcPr>
          <w:p w14:paraId="1ED94163" w14:textId="6C32A760" w:rsidR="009961FF" w:rsidRPr="009961FF" w:rsidRDefault="009961FF" w:rsidP="009961FF">
            <w:pPr>
              <w:jc w:val="center"/>
              <w:rPr>
                <w:sz w:val="18"/>
                <w:szCs w:val="18"/>
              </w:rPr>
            </w:pPr>
            <w:r w:rsidRPr="009961FF">
              <w:rPr>
                <w:sz w:val="18"/>
                <w:szCs w:val="18"/>
              </w:rPr>
              <w:t>196,088</w:t>
            </w:r>
          </w:p>
        </w:tc>
        <w:tc>
          <w:tcPr>
            <w:tcW w:w="968" w:type="dxa"/>
            <w:tcBorders>
              <w:top w:val="nil"/>
              <w:left w:val="nil"/>
              <w:bottom w:val="nil"/>
              <w:right w:val="nil"/>
            </w:tcBorders>
            <w:vAlign w:val="center"/>
          </w:tcPr>
          <w:p w14:paraId="0FAE32CF" w14:textId="75D9319D" w:rsidR="009961FF" w:rsidRPr="009961FF" w:rsidRDefault="009961FF" w:rsidP="009961FF">
            <w:pPr>
              <w:jc w:val="center"/>
              <w:rPr>
                <w:sz w:val="18"/>
                <w:szCs w:val="18"/>
              </w:rPr>
            </w:pPr>
            <w:r w:rsidRPr="009961FF">
              <w:rPr>
                <w:sz w:val="18"/>
                <w:szCs w:val="18"/>
              </w:rPr>
              <w:t>236,121</w:t>
            </w:r>
          </w:p>
        </w:tc>
        <w:tc>
          <w:tcPr>
            <w:tcW w:w="1260" w:type="dxa"/>
            <w:tcBorders>
              <w:top w:val="nil"/>
              <w:left w:val="nil"/>
              <w:bottom w:val="nil"/>
              <w:right w:val="nil"/>
            </w:tcBorders>
            <w:vAlign w:val="center"/>
          </w:tcPr>
          <w:p w14:paraId="28DFD963" w14:textId="52FCBB33" w:rsidR="009961FF" w:rsidRPr="009961FF" w:rsidRDefault="009961FF" w:rsidP="009961FF">
            <w:pPr>
              <w:jc w:val="center"/>
              <w:rPr>
                <w:sz w:val="18"/>
                <w:szCs w:val="18"/>
              </w:rPr>
            </w:pPr>
            <w:r w:rsidRPr="009961FF">
              <w:rPr>
                <w:sz w:val="18"/>
                <w:szCs w:val="18"/>
              </w:rPr>
              <w:t>165,568</w:t>
            </w:r>
          </w:p>
        </w:tc>
        <w:tc>
          <w:tcPr>
            <w:tcW w:w="1148" w:type="dxa"/>
            <w:tcBorders>
              <w:top w:val="nil"/>
              <w:left w:val="nil"/>
              <w:bottom w:val="nil"/>
              <w:right w:val="nil"/>
            </w:tcBorders>
            <w:vAlign w:val="center"/>
          </w:tcPr>
          <w:p w14:paraId="2EA3688F" w14:textId="4125D0A8" w:rsidR="009961FF" w:rsidRPr="009961FF" w:rsidRDefault="009961FF" w:rsidP="009961FF">
            <w:pPr>
              <w:jc w:val="center"/>
              <w:rPr>
                <w:sz w:val="18"/>
                <w:szCs w:val="18"/>
              </w:rPr>
            </w:pPr>
            <w:r w:rsidRPr="009961FF">
              <w:rPr>
                <w:sz w:val="18"/>
                <w:szCs w:val="18"/>
              </w:rPr>
              <w:t>169,727</w:t>
            </w:r>
          </w:p>
        </w:tc>
      </w:tr>
      <w:tr w:rsidR="009961FF" w:rsidRPr="00225D9E" w14:paraId="04BF83DB" w14:textId="77777777" w:rsidTr="009961FF">
        <w:trPr>
          <w:trHeight w:hRule="exact" w:val="230"/>
        </w:trPr>
        <w:tc>
          <w:tcPr>
            <w:tcW w:w="810" w:type="dxa"/>
            <w:tcBorders>
              <w:top w:val="nil"/>
              <w:left w:val="nil"/>
              <w:bottom w:val="nil"/>
              <w:right w:val="nil"/>
            </w:tcBorders>
            <w:vAlign w:val="center"/>
          </w:tcPr>
          <w:p w14:paraId="6343F7D6" w14:textId="5B9BF7C8" w:rsidR="009961FF" w:rsidRPr="009961FF" w:rsidRDefault="009961FF" w:rsidP="009961FF">
            <w:pPr>
              <w:jc w:val="center"/>
              <w:rPr>
                <w:sz w:val="18"/>
                <w:szCs w:val="18"/>
              </w:rPr>
            </w:pPr>
            <w:r w:rsidRPr="009961FF">
              <w:rPr>
                <w:sz w:val="18"/>
                <w:szCs w:val="18"/>
              </w:rPr>
              <w:t>2026</w:t>
            </w:r>
          </w:p>
        </w:tc>
        <w:tc>
          <w:tcPr>
            <w:tcW w:w="1260" w:type="dxa"/>
            <w:tcBorders>
              <w:top w:val="nil"/>
              <w:left w:val="nil"/>
              <w:bottom w:val="nil"/>
              <w:right w:val="nil"/>
            </w:tcBorders>
            <w:vAlign w:val="center"/>
          </w:tcPr>
          <w:p w14:paraId="4187A72E" w14:textId="3192E856" w:rsidR="009961FF" w:rsidRPr="009961FF" w:rsidRDefault="009961FF" w:rsidP="009961FF">
            <w:pPr>
              <w:jc w:val="center"/>
              <w:rPr>
                <w:sz w:val="18"/>
                <w:szCs w:val="18"/>
              </w:rPr>
            </w:pPr>
            <w:r w:rsidRPr="009961FF">
              <w:rPr>
                <w:sz w:val="18"/>
                <w:szCs w:val="18"/>
              </w:rPr>
              <w:t>171,382</w:t>
            </w:r>
          </w:p>
        </w:tc>
        <w:tc>
          <w:tcPr>
            <w:tcW w:w="1800" w:type="dxa"/>
            <w:tcBorders>
              <w:top w:val="nil"/>
              <w:left w:val="nil"/>
              <w:bottom w:val="nil"/>
              <w:right w:val="nil"/>
            </w:tcBorders>
            <w:vAlign w:val="center"/>
          </w:tcPr>
          <w:p w14:paraId="0C2572C5" w14:textId="3AFE9781" w:rsidR="009961FF" w:rsidRPr="009961FF" w:rsidRDefault="009961FF" w:rsidP="009961FF">
            <w:pPr>
              <w:jc w:val="center"/>
              <w:rPr>
                <w:sz w:val="18"/>
                <w:szCs w:val="18"/>
              </w:rPr>
            </w:pPr>
            <w:r w:rsidRPr="009961FF">
              <w:rPr>
                <w:sz w:val="18"/>
                <w:szCs w:val="18"/>
              </w:rPr>
              <w:t>173,277</w:t>
            </w:r>
          </w:p>
        </w:tc>
        <w:tc>
          <w:tcPr>
            <w:tcW w:w="1080" w:type="dxa"/>
            <w:tcBorders>
              <w:top w:val="nil"/>
              <w:left w:val="nil"/>
              <w:bottom w:val="nil"/>
              <w:right w:val="nil"/>
            </w:tcBorders>
            <w:vAlign w:val="center"/>
          </w:tcPr>
          <w:p w14:paraId="13B0A7FE" w14:textId="2E3142DF" w:rsidR="009961FF" w:rsidRPr="009961FF" w:rsidRDefault="009961FF" w:rsidP="009961FF">
            <w:pPr>
              <w:jc w:val="center"/>
              <w:rPr>
                <w:sz w:val="18"/>
                <w:szCs w:val="18"/>
              </w:rPr>
            </w:pPr>
            <w:r w:rsidRPr="009961FF">
              <w:rPr>
                <w:sz w:val="18"/>
                <w:szCs w:val="18"/>
              </w:rPr>
              <w:t>203,640</w:t>
            </w:r>
          </w:p>
        </w:tc>
        <w:tc>
          <w:tcPr>
            <w:tcW w:w="1080" w:type="dxa"/>
            <w:tcBorders>
              <w:top w:val="nil"/>
              <w:left w:val="nil"/>
              <w:bottom w:val="nil"/>
              <w:right w:val="nil"/>
            </w:tcBorders>
            <w:vAlign w:val="center"/>
          </w:tcPr>
          <w:p w14:paraId="7B296621" w14:textId="39A900CC" w:rsidR="009961FF" w:rsidRPr="009961FF" w:rsidRDefault="009961FF" w:rsidP="009961FF">
            <w:pPr>
              <w:jc w:val="center"/>
              <w:rPr>
                <w:sz w:val="18"/>
                <w:szCs w:val="18"/>
              </w:rPr>
            </w:pPr>
            <w:r w:rsidRPr="009961FF">
              <w:rPr>
                <w:sz w:val="18"/>
                <w:szCs w:val="18"/>
              </w:rPr>
              <w:t>195,552</w:t>
            </w:r>
          </w:p>
        </w:tc>
        <w:tc>
          <w:tcPr>
            <w:tcW w:w="968" w:type="dxa"/>
            <w:tcBorders>
              <w:top w:val="nil"/>
              <w:left w:val="nil"/>
              <w:bottom w:val="nil"/>
              <w:right w:val="nil"/>
            </w:tcBorders>
            <w:vAlign w:val="center"/>
          </w:tcPr>
          <w:p w14:paraId="7E3FFC4A" w14:textId="7816C919" w:rsidR="009961FF" w:rsidRPr="009961FF" w:rsidRDefault="009961FF" w:rsidP="009961FF">
            <w:pPr>
              <w:jc w:val="center"/>
              <w:rPr>
                <w:sz w:val="18"/>
                <w:szCs w:val="18"/>
              </w:rPr>
            </w:pPr>
            <w:r w:rsidRPr="009961FF">
              <w:rPr>
                <w:sz w:val="18"/>
                <w:szCs w:val="18"/>
              </w:rPr>
              <w:t>243,752</w:t>
            </w:r>
          </w:p>
        </w:tc>
        <w:tc>
          <w:tcPr>
            <w:tcW w:w="1260" w:type="dxa"/>
            <w:tcBorders>
              <w:top w:val="nil"/>
              <w:left w:val="nil"/>
              <w:bottom w:val="nil"/>
              <w:right w:val="nil"/>
            </w:tcBorders>
            <w:vAlign w:val="center"/>
          </w:tcPr>
          <w:p w14:paraId="77BEB045" w14:textId="00C16B68" w:rsidR="009961FF" w:rsidRPr="009961FF" w:rsidRDefault="009961FF" w:rsidP="009961FF">
            <w:pPr>
              <w:jc w:val="center"/>
              <w:rPr>
                <w:sz w:val="18"/>
                <w:szCs w:val="18"/>
              </w:rPr>
            </w:pPr>
            <w:r w:rsidRPr="009961FF">
              <w:rPr>
                <w:sz w:val="18"/>
                <w:szCs w:val="18"/>
              </w:rPr>
              <w:t>160,281</w:t>
            </w:r>
          </w:p>
        </w:tc>
        <w:tc>
          <w:tcPr>
            <w:tcW w:w="1148" w:type="dxa"/>
            <w:tcBorders>
              <w:top w:val="nil"/>
              <w:left w:val="nil"/>
              <w:bottom w:val="nil"/>
              <w:right w:val="nil"/>
            </w:tcBorders>
            <w:vAlign w:val="center"/>
          </w:tcPr>
          <w:p w14:paraId="697D3DFA" w14:textId="60E6D3F3" w:rsidR="009961FF" w:rsidRPr="009961FF" w:rsidRDefault="009961FF" w:rsidP="009961FF">
            <w:pPr>
              <w:jc w:val="center"/>
              <w:rPr>
                <w:sz w:val="18"/>
                <w:szCs w:val="18"/>
              </w:rPr>
            </w:pPr>
            <w:r w:rsidRPr="009961FF">
              <w:rPr>
                <w:sz w:val="18"/>
                <w:szCs w:val="18"/>
              </w:rPr>
              <w:t>163,943</w:t>
            </w:r>
          </w:p>
        </w:tc>
      </w:tr>
      <w:tr w:rsidR="009961FF" w:rsidRPr="00225D9E" w14:paraId="4ED7262F" w14:textId="77777777" w:rsidTr="009961FF">
        <w:trPr>
          <w:trHeight w:hRule="exact" w:val="230"/>
        </w:trPr>
        <w:tc>
          <w:tcPr>
            <w:tcW w:w="810" w:type="dxa"/>
            <w:tcBorders>
              <w:top w:val="nil"/>
              <w:left w:val="nil"/>
              <w:bottom w:val="nil"/>
              <w:right w:val="nil"/>
            </w:tcBorders>
            <w:vAlign w:val="center"/>
          </w:tcPr>
          <w:p w14:paraId="4232087A" w14:textId="39665035" w:rsidR="009961FF" w:rsidRPr="009961FF" w:rsidRDefault="009961FF" w:rsidP="009961FF">
            <w:pPr>
              <w:jc w:val="center"/>
              <w:rPr>
                <w:sz w:val="18"/>
                <w:szCs w:val="18"/>
              </w:rPr>
            </w:pPr>
            <w:r w:rsidRPr="009961FF">
              <w:rPr>
                <w:sz w:val="18"/>
                <w:szCs w:val="18"/>
              </w:rPr>
              <w:t>2027</w:t>
            </w:r>
          </w:p>
        </w:tc>
        <w:tc>
          <w:tcPr>
            <w:tcW w:w="1260" w:type="dxa"/>
            <w:tcBorders>
              <w:top w:val="nil"/>
              <w:left w:val="nil"/>
              <w:bottom w:val="nil"/>
              <w:right w:val="nil"/>
            </w:tcBorders>
            <w:vAlign w:val="center"/>
          </w:tcPr>
          <w:p w14:paraId="147C18B3" w14:textId="531C2E45" w:rsidR="009961FF" w:rsidRPr="009961FF" w:rsidRDefault="009961FF" w:rsidP="009961FF">
            <w:pPr>
              <w:jc w:val="center"/>
              <w:rPr>
                <w:sz w:val="18"/>
                <w:szCs w:val="18"/>
              </w:rPr>
            </w:pPr>
            <w:r w:rsidRPr="009961FF">
              <w:rPr>
                <w:sz w:val="18"/>
                <w:szCs w:val="18"/>
              </w:rPr>
              <w:t>167,830</w:t>
            </w:r>
          </w:p>
        </w:tc>
        <w:tc>
          <w:tcPr>
            <w:tcW w:w="1800" w:type="dxa"/>
            <w:tcBorders>
              <w:top w:val="nil"/>
              <w:left w:val="nil"/>
              <w:bottom w:val="nil"/>
              <w:right w:val="nil"/>
            </w:tcBorders>
            <w:vAlign w:val="center"/>
          </w:tcPr>
          <w:p w14:paraId="77CC3F79" w14:textId="43623482" w:rsidR="009961FF" w:rsidRPr="009961FF" w:rsidRDefault="009961FF" w:rsidP="009961FF">
            <w:pPr>
              <w:jc w:val="center"/>
              <w:rPr>
                <w:sz w:val="18"/>
                <w:szCs w:val="18"/>
              </w:rPr>
            </w:pPr>
            <w:r w:rsidRPr="009961FF">
              <w:rPr>
                <w:sz w:val="18"/>
                <w:szCs w:val="18"/>
              </w:rPr>
              <w:t>169,513</w:t>
            </w:r>
          </w:p>
        </w:tc>
        <w:tc>
          <w:tcPr>
            <w:tcW w:w="1080" w:type="dxa"/>
            <w:tcBorders>
              <w:top w:val="nil"/>
              <w:left w:val="nil"/>
              <w:bottom w:val="nil"/>
              <w:right w:val="nil"/>
            </w:tcBorders>
            <w:vAlign w:val="center"/>
          </w:tcPr>
          <w:p w14:paraId="71AC0ADA" w14:textId="756FA3EA" w:rsidR="009961FF" w:rsidRPr="009961FF" w:rsidRDefault="009961FF" w:rsidP="009961FF">
            <w:pPr>
              <w:jc w:val="center"/>
              <w:rPr>
                <w:sz w:val="18"/>
                <w:szCs w:val="18"/>
              </w:rPr>
            </w:pPr>
            <w:r w:rsidRPr="009961FF">
              <w:rPr>
                <w:sz w:val="18"/>
                <w:szCs w:val="18"/>
              </w:rPr>
              <w:t>204,086</w:t>
            </w:r>
          </w:p>
        </w:tc>
        <w:tc>
          <w:tcPr>
            <w:tcW w:w="1080" w:type="dxa"/>
            <w:tcBorders>
              <w:top w:val="nil"/>
              <w:left w:val="nil"/>
              <w:bottom w:val="nil"/>
              <w:right w:val="nil"/>
            </w:tcBorders>
            <w:vAlign w:val="center"/>
          </w:tcPr>
          <w:p w14:paraId="70293DCF" w14:textId="5C06463E" w:rsidR="009961FF" w:rsidRPr="009961FF" w:rsidRDefault="009961FF" w:rsidP="009961FF">
            <w:pPr>
              <w:jc w:val="center"/>
              <w:rPr>
                <w:sz w:val="18"/>
                <w:szCs w:val="18"/>
              </w:rPr>
            </w:pPr>
            <w:r w:rsidRPr="009961FF">
              <w:rPr>
                <w:sz w:val="18"/>
                <w:szCs w:val="18"/>
              </w:rPr>
              <w:t>195,022</w:t>
            </w:r>
          </w:p>
        </w:tc>
        <w:tc>
          <w:tcPr>
            <w:tcW w:w="968" w:type="dxa"/>
            <w:tcBorders>
              <w:top w:val="nil"/>
              <w:left w:val="nil"/>
              <w:bottom w:val="nil"/>
              <w:right w:val="nil"/>
            </w:tcBorders>
            <w:vAlign w:val="center"/>
          </w:tcPr>
          <w:p w14:paraId="79352EB3" w14:textId="57B42FFB" w:rsidR="009961FF" w:rsidRPr="009961FF" w:rsidRDefault="009961FF" w:rsidP="009961FF">
            <w:pPr>
              <w:jc w:val="center"/>
              <w:rPr>
                <w:sz w:val="18"/>
                <w:szCs w:val="18"/>
              </w:rPr>
            </w:pPr>
            <w:r w:rsidRPr="009961FF">
              <w:rPr>
                <w:sz w:val="18"/>
                <w:szCs w:val="18"/>
              </w:rPr>
              <w:t>251,052</w:t>
            </w:r>
          </w:p>
        </w:tc>
        <w:tc>
          <w:tcPr>
            <w:tcW w:w="1260" w:type="dxa"/>
            <w:tcBorders>
              <w:top w:val="nil"/>
              <w:left w:val="nil"/>
              <w:bottom w:val="nil"/>
              <w:right w:val="nil"/>
            </w:tcBorders>
            <w:vAlign w:val="center"/>
          </w:tcPr>
          <w:p w14:paraId="084D76A7" w14:textId="7288A830" w:rsidR="009961FF" w:rsidRPr="009961FF" w:rsidRDefault="009961FF" w:rsidP="009961FF">
            <w:pPr>
              <w:jc w:val="center"/>
              <w:rPr>
                <w:sz w:val="18"/>
                <w:szCs w:val="18"/>
              </w:rPr>
            </w:pPr>
            <w:r w:rsidRPr="009961FF">
              <w:rPr>
                <w:sz w:val="18"/>
                <w:szCs w:val="18"/>
              </w:rPr>
              <w:t>155,565</w:t>
            </w:r>
          </w:p>
        </w:tc>
        <w:tc>
          <w:tcPr>
            <w:tcW w:w="1148" w:type="dxa"/>
            <w:tcBorders>
              <w:top w:val="nil"/>
              <w:left w:val="nil"/>
              <w:bottom w:val="nil"/>
              <w:right w:val="nil"/>
            </w:tcBorders>
            <w:vAlign w:val="center"/>
          </w:tcPr>
          <w:p w14:paraId="1ECD8E41" w14:textId="1893EBA8" w:rsidR="009961FF" w:rsidRPr="009961FF" w:rsidRDefault="009961FF" w:rsidP="009961FF">
            <w:pPr>
              <w:jc w:val="center"/>
              <w:rPr>
                <w:sz w:val="18"/>
                <w:szCs w:val="18"/>
              </w:rPr>
            </w:pPr>
            <w:r w:rsidRPr="009961FF">
              <w:rPr>
                <w:sz w:val="18"/>
                <w:szCs w:val="18"/>
              </w:rPr>
              <w:t>158,769</w:t>
            </w:r>
          </w:p>
        </w:tc>
      </w:tr>
      <w:tr w:rsidR="009961FF" w:rsidRPr="00225D9E" w14:paraId="01462F1D" w14:textId="77777777" w:rsidTr="009961FF">
        <w:trPr>
          <w:trHeight w:hRule="exact" w:val="230"/>
        </w:trPr>
        <w:tc>
          <w:tcPr>
            <w:tcW w:w="810" w:type="dxa"/>
            <w:tcBorders>
              <w:top w:val="nil"/>
              <w:left w:val="nil"/>
              <w:bottom w:val="nil"/>
              <w:right w:val="nil"/>
            </w:tcBorders>
            <w:vAlign w:val="center"/>
          </w:tcPr>
          <w:p w14:paraId="2EE0B95C" w14:textId="7006CA64" w:rsidR="009961FF" w:rsidRPr="009961FF" w:rsidRDefault="009961FF" w:rsidP="009961FF">
            <w:pPr>
              <w:jc w:val="center"/>
              <w:rPr>
                <w:sz w:val="18"/>
                <w:szCs w:val="18"/>
              </w:rPr>
            </w:pPr>
            <w:r w:rsidRPr="009961FF">
              <w:rPr>
                <w:sz w:val="18"/>
                <w:szCs w:val="18"/>
              </w:rPr>
              <w:t>2028</w:t>
            </w:r>
          </w:p>
        </w:tc>
        <w:tc>
          <w:tcPr>
            <w:tcW w:w="1260" w:type="dxa"/>
            <w:tcBorders>
              <w:top w:val="nil"/>
              <w:left w:val="nil"/>
              <w:bottom w:val="nil"/>
              <w:right w:val="nil"/>
            </w:tcBorders>
            <w:vAlign w:val="center"/>
          </w:tcPr>
          <w:p w14:paraId="7E33C18E" w14:textId="4938E404" w:rsidR="009961FF" w:rsidRPr="009961FF" w:rsidRDefault="009961FF" w:rsidP="009961FF">
            <w:pPr>
              <w:jc w:val="center"/>
              <w:rPr>
                <w:sz w:val="18"/>
                <w:szCs w:val="18"/>
              </w:rPr>
            </w:pPr>
            <w:r w:rsidRPr="009961FF">
              <w:rPr>
                <w:sz w:val="18"/>
                <w:szCs w:val="18"/>
              </w:rPr>
              <w:t>164,104</w:t>
            </w:r>
          </w:p>
        </w:tc>
        <w:tc>
          <w:tcPr>
            <w:tcW w:w="1800" w:type="dxa"/>
            <w:tcBorders>
              <w:top w:val="nil"/>
              <w:left w:val="nil"/>
              <w:bottom w:val="nil"/>
              <w:right w:val="nil"/>
            </w:tcBorders>
            <w:vAlign w:val="center"/>
          </w:tcPr>
          <w:p w14:paraId="22955B33" w14:textId="09286D1E" w:rsidR="009961FF" w:rsidRPr="009961FF" w:rsidRDefault="009961FF" w:rsidP="009961FF">
            <w:pPr>
              <w:jc w:val="center"/>
              <w:rPr>
                <w:sz w:val="18"/>
                <w:szCs w:val="18"/>
              </w:rPr>
            </w:pPr>
            <w:r w:rsidRPr="009961FF">
              <w:rPr>
                <w:sz w:val="18"/>
                <w:szCs w:val="18"/>
              </w:rPr>
              <w:t>165,590</w:t>
            </w:r>
          </w:p>
        </w:tc>
        <w:tc>
          <w:tcPr>
            <w:tcW w:w="1080" w:type="dxa"/>
            <w:tcBorders>
              <w:top w:val="nil"/>
              <w:left w:val="nil"/>
              <w:bottom w:val="nil"/>
              <w:right w:val="nil"/>
            </w:tcBorders>
            <w:vAlign w:val="center"/>
          </w:tcPr>
          <w:p w14:paraId="56D87BAF" w14:textId="5C053C23" w:rsidR="009961FF" w:rsidRPr="009961FF" w:rsidRDefault="009961FF" w:rsidP="009961FF">
            <w:pPr>
              <w:jc w:val="center"/>
              <w:rPr>
                <w:sz w:val="18"/>
                <w:szCs w:val="18"/>
              </w:rPr>
            </w:pPr>
            <w:r w:rsidRPr="009961FF">
              <w:rPr>
                <w:sz w:val="18"/>
                <w:szCs w:val="18"/>
              </w:rPr>
              <w:t>203,762</w:t>
            </w:r>
          </w:p>
        </w:tc>
        <w:tc>
          <w:tcPr>
            <w:tcW w:w="1080" w:type="dxa"/>
            <w:tcBorders>
              <w:top w:val="nil"/>
              <w:left w:val="nil"/>
              <w:bottom w:val="nil"/>
              <w:right w:val="nil"/>
            </w:tcBorders>
            <w:vAlign w:val="center"/>
          </w:tcPr>
          <w:p w14:paraId="4A0DBF57" w14:textId="04D1C90D" w:rsidR="009961FF" w:rsidRPr="009961FF" w:rsidRDefault="009961FF" w:rsidP="009961FF">
            <w:pPr>
              <w:jc w:val="center"/>
              <w:rPr>
                <w:sz w:val="18"/>
                <w:szCs w:val="18"/>
              </w:rPr>
            </w:pPr>
            <w:r w:rsidRPr="009961FF">
              <w:rPr>
                <w:sz w:val="18"/>
                <w:szCs w:val="18"/>
              </w:rPr>
              <w:t>193,947</w:t>
            </w:r>
          </w:p>
        </w:tc>
        <w:tc>
          <w:tcPr>
            <w:tcW w:w="968" w:type="dxa"/>
            <w:tcBorders>
              <w:top w:val="nil"/>
              <w:left w:val="nil"/>
              <w:bottom w:val="nil"/>
              <w:right w:val="nil"/>
            </w:tcBorders>
            <w:vAlign w:val="center"/>
          </w:tcPr>
          <w:p w14:paraId="0C72537C" w14:textId="3CA25B26" w:rsidR="009961FF" w:rsidRPr="009961FF" w:rsidRDefault="009961FF" w:rsidP="009961FF">
            <w:pPr>
              <w:jc w:val="center"/>
              <w:rPr>
                <w:sz w:val="18"/>
                <w:szCs w:val="18"/>
              </w:rPr>
            </w:pPr>
            <w:r w:rsidRPr="009961FF">
              <w:rPr>
                <w:sz w:val="18"/>
                <w:szCs w:val="18"/>
              </w:rPr>
              <w:t>257,383</w:t>
            </w:r>
          </w:p>
        </w:tc>
        <w:tc>
          <w:tcPr>
            <w:tcW w:w="1260" w:type="dxa"/>
            <w:tcBorders>
              <w:top w:val="nil"/>
              <w:left w:val="nil"/>
              <w:bottom w:val="nil"/>
              <w:right w:val="nil"/>
            </w:tcBorders>
            <w:vAlign w:val="center"/>
          </w:tcPr>
          <w:p w14:paraId="18F97E96" w14:textId="0EC50246" w:rsidR="009961FF" w:rsidRPr="009961FF" w:rsidRDefault="009961FF" w:rsidP="009961FF">
            <w:pPr>
              <w:jc w:val="center"/>
              <w:rPr>
                <w:sz w:val="18"/>
                <w:szCs w:val="18"/>
              </w:rPr>
            </w:pPr>
            <w:r w:rsidRPr="009961FF">
              <w:rPr>
                <w:sz w:val="18"/>
                <w:szCs w:val="18"/>
              </w:rPr>
              <w:t>150,870</w:t>
            </w:r>
          </w:p>
        </w:tc>
        <w:tc>
          <w:tcPr>
            <w:tcW w:w="1148" w:type="dxa"/>
            <w:tcBorders>
              <w:top w:val="nil"/>
              <w:left w:val="nil"/>
              <w:bottom w:val="nil"/>
              <w:right w:val="nil"/>
            </w:tcBorders>
            <w:vAlign w:val="center"/>
          </w:tcPr>
          <w:p w14:paraId="3679FF5C" w14:textId="6C0FE185" w:rsidR="009961FF" w:rsidRPr="009961FF" w:rsidRDefault="009961FF" w:rsidP="009961FF">
            <w:pPr>
              <w:jc w:val="center"/>
              <w:rPr>
                <w:sz w:val="18"/>
                <w:szCs w:val="18"/>
              </w:rPr>
            </w:pPr>
            <w:r w:rsidRPr="009961FF">
              <w:rPr>
                <w:sz w:val="18"/>
                <w:szCs w:val="18"/>
              </w:rPr>
              <w:t>153,658</w:t>
            </w:r>
          </w:p>
        </w:tc>
      </w:tr>
      <w:tr w:rsidR="009961FF" w:rsidRPr="00225D9E" w14:paraId="6B753446" w14:textId="77777777" w:rsidTr="009961FF">
        <w:trPr>
          <w:trHeight w:hRule="exact" w:val="230"/>
        </w:trPr>
        <w:tc>
          <w:tcPr>
            <w:tcW w:w="810" w:type="dxa"/>
            <w:tcBorders>
              <w:top w:val="nil"/>
              <w:left w:val="nil"/>
              <w:bottom w:val="nil"/>
              <w:right w:val="nil"/>
            </w:tcBorders>
            <w:vAlign w:val="center"/>
          </w:tcPr>
          <w:p w14:paraId="7C8A11F8" w14:textId="49A3E334" w:rsidR="009961FF" w:rsidRPr="009961FF" w:rsidRDefault="009961FF" w:rsidP="009961FF">
            <w:pPr>
              <w:jc w:val="center"/>
              <w:rPr>
                <w:sz w:val="18"/>
                <w:szCs w:val="18"/>
              </w:rPr>
            </w:pPr>
            <w:r w:rsidRPr="009961FF">
              <w:rPr>
                <w:sz w:val="18"/>
                <w:szCs w:val="18"/>
              </w:rPr>
              <w:t>2029</w:t>
            </w:r>
          </w:p>
        </w:tc>
        <w:tc>
          <w:tcPr>
            <w:tcW w:w="1260" w:type="dxa"/>
            <w:tcBorders>
              <w:top w:val="nil"/>
              <w:left w:val="nil"/>
              <w:bottom w:val="nil"/>
              <w:right w:val="nil"/>
            </w:tcBorders>
            <w:vAlign w:val="center"/>
          </w:tcPr>
          <w:p w14:paraId="57E05E44" w14:textId="2D02E09A" w:rsidR="009961FF" w:rsidRPr="009961FF" w:rsidRDefault="009961FF" w:rsidP="009961FF">
            <w:pPr>
              <w:jc w:val="center"/>
              <w:rPr>
                <w:sz w:val="18"/>
                <w:szCs w:val="18"/>
              </w:rPr>
            </w:pPr>
            <w:r w:rsidRPr="009961FF">
              <w:rPr>
                <w:sz w:val="18"/>
                <w:szCs w:val="18"/>
              </w:rPr>
              <w:t>160,259</w:t>
            </w:r>
          </w:p>
        </w:tc>
        <w:tc>
          <w:tcPr>
            <w:tcW w:w="1800" w:type="dxa"/>
            <w:tcBorders>
              <w:top w:val="nil"/>
              <w:left w:val="nil"/>
              <w:bottom w:val="nil"/>
              <w:right w:val="nil"/>
            </w:tcBorders>
            <w:vAlign w:val="center"/>
          </w:tcPr>
          <w:p w14:paraId="558D2FCB" w14:textId="609DE57F" w:rsidR="009961FF" w:rsidRPr="009961FF" w:rsidRDefault="009961FF" w:rsidP="009961FF">
            <w:pPr>
              <w:jc w:val="center"/>
              <w:rPr>
                <w:sz w:val="18"/>
                <w:szCs w:val="18"/>
              </w:rPr>
            </w:pPr>
            <w:r w:rsidRPr="009961FF">
              <w:rPr>
                <w:sz w:val="18"/>
                <w:szCs w:val="18"/>
              </w:rPr>
              <w:t>161,564</w:t>
            </w:r>
          </w:p>
        </w:tc>
        <w:tc>
          <w:tcPr>
            <w:tcW w:w="1080" w:type="dxa"/>
            <w:tcBorders>
              <w:top w:val="nil"/>
              <w:left w:val="nil"/>
              <w:bottom w:val="nil"/>
              <w:right w:val="nil"/>
            </w:tcBorders>
            <w:vAlign w:val="center"/>
          </w:tcPr>
          <w:p w14:paraId="246F5777" w14:textId="7AB26CEE" w:rsidR="009961FF" w:rsidRPr="009961FF" w:rsidRDefault="009961FF" w:rsidP="009961FF">
            <w:pPr>
              <w:jc w:val="center"/>
              <w:rPr>
                <w:sz w:val="18"/>
                <w:szCs w:val="18"/>
              </w:rPr>
            </w:pPr>
            <w:r w:rsidRPr="009961FF">
              <w:rPr>
                <w:sz w:val="18"/>
                <w:szCs w:val="18"/>
              </w:rPr>
              <w:t>202,700</w:t>
            </w:r>
          </w:p>
        </w:tc>
        <w:tc>
          <w:tcPr>
            <w:tcW w:w="1080" w:type="dxa"/>
            <w:tcBorders>
              <w:top w:val="nil"/>
              <w:left w:val="nil"/>
              <w:bottom w:val="nil"/>
              <w:right w:val="nil"/>
            </w:tcBorders>
            <w:vAlign w:val="center"/>
          </w:tcPr>
          <w:p w14:paraId="5E7B261A" w14:textId="55426333" w:rsidR="009961FF" w:rsidRPr="009961FF" w:rsidRDefault="009961FF" w:rsidP="009961FF">
            <w:pPr>
              <w:jc w:val="center"/>
              <w:rPr>
                <w:sz w:val="18"/>
                <w:szCs w:val="18"/>
              </w:rPr>
            </w:pPr>
            <w:r w:rsidRPr="009961FF">
              <w:rPr>
                <w:sz w:val="18"/>
                <w:szCs w:val="18"/>
              </w:rPr>
              <w:t>192,378</w:t>
            </w:r>
          </w:p>
        </w:tc>
        <w:tc>
          <w:tcPr>
            <w:tcW w:w="968" w:type="dxa"/>
            <w:tcBorders>
              <w:top w:val="nil"/>
              <w:left w:val="nil"/>
              <w:bottom w:val="nil"/>
              <w:right w:val="nil"/>
            </w:tcBorders>
            <w:vAlign w:val="center"/>
          </w:tcPr>
          <w:p w14:paraId="3571A44A" w14:textId="51685B6D" w:rsidR="009961FF" w:rsidRPr="009961FF" w:rsidRDefault="009961FF" w:rsidP="009961FF">
            <w:pPr>
              <w:jc w:val="center"/>
              <w:rPr>
                <w:sz w:val="18"/>
                <w:szCs w:val="18"/>
              </w:rPr>
            </w:pPr>
            <w:r w:rsidRPr="009961FF">
              <w:rPr>
                <w:sz w:val="18"/>
                <w:szCs w:val="18"/>
              </w:rPr>
              <w:t>262,720</w:t>
            </w:r>
          </w:p>
        </w:tc>
        <w:tc>
          <w:tcPr>
            <w:tcW w:w="1260" w:type="dxa"/>
            <w:tcBorders>
              <w:top w:val="nil"/>
              <w:left w:val="nil"/>
              <w:bottom w:val="nil"/>
              <w:right w:val="nil"/>
            </w:tcBorders>
            <w:vAlign w:val="center"/>
          </w:tcPr>
          <w:p w14:paraId="63B8737D" w14:textId="2673CD7B" w:rsidR="009961FF" w:rsidRPr="009961FF" w:rsidRDefault="009961FF" w:rsidP="009961FF">
            <w:pPr>
              <w:jc w:val="center"/>
              <w:rPr>
                <w:sz w:val="18"/>
                <w:szCs w:val="18"/>
              </w:rPr>
            </w:pPr>
            <w:r w:rsidRPr="009961FF">
              <w:rPr>
                <w:sz w:val="18"/>
                <w:szCs w:val="18"/>
              </w:rPr>
              <w:t>146,245</w:t>
            </w:r>
          </w:p>
        </w:tc>
        <w:tc>
          <w:tcPr>
            <w:tcW w:w="1148" w:type="dxa"/>
            <w:tcBorders>
              <w:top w:val="nil"/>
              <w:left w:val="nil"/>
              <w:bottom w:val="nil"/>
              <w:right w:val="nil"/>
            </w:tcBorders>
            <w:vAlign w:val="center"/>
          </w:tcPr>
          <w:p w14:paraId="36335CA0" w14:textId="3873B164" w:rsidR="009961FF" w:rsidRPr="009961FF" w:rsidRDefault="009961FF" w:rsidP="009961FF">
            <w:pPr>
              <w:jc w:val="center"/>
              <w:rPr>
                <w:sz w:val="18"/>
                <w:szCs w:val="18"/>
              </w:rPr>
            </w:pPr>
            <w:r w:rsidRPr="009961FF">
              <w:rPr>
                <w:sz w:val="18"/>
                <w:szCs w:val="18"/>
              </w:rPr>
              <w:t>148,661</w:t>
            </w:r>
          </w:p>
        </w:tc>
      </w:tr>
      <w:tr w:rsidR="009961FF" w:rsidRPr="00225D9E" w14:paraId="3864F7F7" w14:textId="77777777" w:rsidTr="009961FF">
        <w:trPr>
          <w:trHeight w:hRule="exact" w:val="230"/>
        </w:trPr>
        <w:tc>
          <w:tcPr>
            <w:tcW w:w="810" w:type="dxa"/>
            <w:tcBorders>
              <w:top w:val="nil"/>
              <w:left w:val="nil"/>
              <w:bottom w:val="nil"/>
              <w:right w:val="nil"/>
            </w:tcBorders>
            <w:vAlign w:val="center"/>
          </w:tcPr>
          <w:p w14:paraId="0A634C95" w14:textId="62CA2B08" w:rsidR="009961FF" w:rsidRPr="009961FF" w:rsidRDefault="009961FF" w:rsidP="009961FF">
            <w:pPr>
              <w:jc w:val="center"/>
              <w:rPr>
                <w:sz w:val="18"/>
                <w:szCs w:val="18"/>
              </w:rPr>
            </w:pPr>
            <w:r w:rsidRPr="009961FF">
              <w:rPr>
                <w:sz w:val="18"/>
                <w:szCs w:val="18"/>
              </w:rPr>
              <w:t>2030</w:t>
            </w:r>
          </w:p>
        </w:tc>
        <w:tc>
          <w:tcPr>
            <w:tcW w:w="1260" w:type="dxa"/>
            <w:tcBorders>
              <w:top w:val="nil"/>
              <w:left w:val="nil"/>
              <w:bottom w:val="nil"/>
              <w:right w:val="nil"/>
            </w:tcBorders>
            <w:vAlign w:val="center"/>
          </w:tcPr>
          <w:p w14:paraId="1E7D9A04" w14:textId="6E527B5D" w:rsidR="009961FF" w:rsidRPr="009961FF" w:rsidRDefault="009961FF" w:rsidP="009961FF">
            <w:pPr>
              <w:jc w:val="center"/>
              <w:rPr>
                <w:sz w:val="18"/>
                <w:szCs w:val="18"/>
              </w:rPr>
            </w:pPr>
            <w:r w:rsidRPr="009961FF">
              <w:rPr>
                <w:sz w:val="18"/>
                <w:szCs w:val="18"/>
              </w:rPr>
              <w:t>156,522</w:t>
            </w:r>
          </w:p>
        </w:tc>
        <w:tc>
          <w:tcPr>
            <w:tcW w:w="1800" w:type="dxa"/>
            <w:tcBorders>
              <w:top w:val="nil"/>
              <w:left w:val="nil"/>
              <w:bottom w:val="nil"/>
              <w:right w:val="nil"/>
            </w:tcBorders>
            <w:vAlign w:val="center"/>
          </w:tcPr>
          <w:p w14:paraId="538A5389" w14:textId="3AE1FA63" w:rsidR="009961FF" w:rsidRPr="009961FF" w:rsidRDefault="009961FF" w:rsidP="009961FF">
            <w:pPr>
              <w:jc w:val="center"/>
              <w:rPr>
                <w:sz w:val="18"/>
                <w:szCs w:val="18"/>
              </w:rPr>
            </w:pPr>
            <w:r w:rsidRPr="009961FF">
              <w:rPr>
                <w:sz w:val="18"/>
                <w:szCs w:val="18"/>
              </w:rPr>
              <w:t>157,665</w:t>
            </w:r>
          </w:p>
        </w:tc>
        <w:tc>
          <w:tcPr>
            <w:tcW w:w="1080" w:type="dxa"/>
            <w:tcBorders>
              <w:top w:val="nil"/>
              <w:left w:val="nil"/>
              <w:bottom w:val="nil"/>
              <w:right w:val="nil"/>
            </w:tcBorders>
            <w:vAlign w:val="center"/>
          </w:tcPr>
          <w:p w14:paraId="7CB37E91" w14:textId="27C906C9" w:rsidR="009961FF" w:rsidRPr="009961FF" w:rsidRDefault="009961FF" w:rsidP="009961FF">
            <w:pPr>
              <w:jc w:val="center"/>
              <w:rPr>
                <w:sz w:val="18"/>
                <w:szCs w:val="18"/>
              </w:rPr>
            </w:pPr>
            <w:r w:rsidRPr="009961FF">
              <w:rPr>
                <w:sz w:val="18"/>
                <w:szCs w:val="18"/>
              </w:rPr>
              <w:t>201,763</w:t>
            </w:r>
          </w:p>
        </w:tc>
        <w:tc>
          <w:tcPr>
            <w:tcW w:w="1080" w:type="dxa"/>
            <w:tcBorders>
              <w:top w:val="nil"/>
              <w:left w:val="nil"/>
              <w:bottom w:val="nil"/>
              <w:right w:val="nil"/>
            </w:tcBorders>
            <w:vAlign w:val="center"/>
          </w:tcPr>
          <w:p w14:paraId="0D0B6BAD" w14:textId="776DFF2A" w:rsidR="009961FF" w:rsidRPr="009961FF" w:rsidRDefault="009961FF" w:rsidP="009961FF">
            <w:pPr>
              <w:jc w:val="center"/>
              <w:rPr>
                <w:sz w:val="18"/>
                <w:szCs w:val="18"/>
              </w:rPr>
            </w:pPr>
            <w:r w:rsidRPr="009961FF">
              <w:rPr>
                <w:sz w:val="18"/>
                <w:szCs w:val="18"/>
              </w:rPr>
              <w:t>190,559</w:t>
            </w:r>
          </w:p>
        </w:tc>
        <w:tc>
          <w:tcPr>
            <w:tcW w:w="968" w:type="dxa"/>
            <w:tcBorders>
              <w:top w:val="nil"/>
              <w:left w:val="nil"/>
              <w:bottom w:val="nil"/>
              <w:right w:val="nil"/>
            </w:tcBorders>
            <w:vAlign w:val="center"/>
          </w:tcPr>
          <w:p w14:paraId="0A2E8E03" w14:textId="0913FFEE" w:rsidR="009961FF" w:rsidRPr="009961FF" w:rsidRDefault="009961FF" w:rsidP="009961FF">
            <w:pPr>
              <w:jc w:val="center"/>
              <w:rPr>
                <w:sz w:val="18"/>
                <w:szCs w:val="18"/>
              </w:rPr>
            </w:pPr>
            <w:r w:rsidRPr="009961FF">
              <w:rPr>
                <w:sz w:val="18"/>
                <w:szCs w:val="18"/>
              </w:rPr>
              <w:t>267,265</w:t>
            </w:r>
          </w:p>
        </w:tc>
        <w:tc>
          <w:tcPr>
            <w:tcW w:w="1260" w:type="dxa"/>
            <w:tcBorders>
              <w:top w:val="nil"/>
              <w:left w:val="nil"/>
              <w:bottom w:val="nil"/>
              <w:right w:val="nil"/>
            </w:tcBorders>
            <w:vAlign w:val="center"/>
          </w:tcPr>
          <w:p w14:paraId="370ACB7A" w14:textId="4DF9EF32" w:rsidR="009961FF" w:rsidRPr="009961FF" w:rsidRDefault="009961FF" w:rsidP="009961FF">
            <w:pPr>
              <w:jc w:val="center"/>
              <w:rPr>
                <w:sz w:val="18"/>
                <w:szCs w:val="18"/>
              </w:rPr>
            </w:pPr>
            <w:r w:rsidRPr="009961FF">
              <w:rPr>
                <w:sz w:val="18"/>
                <w:szCs w:val="18"/>
              </w:rPr>
              <w:t>141,899</w:t>
            </w:r>
          </w:p>
        </w:tc>
        <w:tc>
          <w:tcPr>
            <w:tcW w:w="1148" w:type="dxa"/>
            <w:tcBorders>
              <w:top w:val="nil"/>
              <w:left w:val="nil"/>
              <w:bottom w:val="nil"/>
              <w:right w:val="nil"/>
            </w:tcBorders>
            <w:vAlign w:val="center"/>
          </w:tcPr>
          <w:p w14:paraId="342CDE9D" w14:textId="07A3665B" w:rsidR="009961FF" w:rsidRPr="009961FF" w:rsidRDefault="009961FF" w:rsidP="009961FF">
            <w:pPr>
              <w:jc w:val="center"/>
              <w:rPr>
                <w:sz w:val="18"/>
                <w:szCs w:val="18"/>
              </w:rPr>
            </w:pPr>
            <w:r w:rsidRPr="009961FF">
              <w:rPr>
                <w:sz w:val="18"/>
                <w:szCs w:val="18"/>
              </w:rPr>
              <w:t>143,986</w:t>
            </w:r>
          </w:p>
        </w:tc>
      </w:tr>
      <w:tr w:rsidR="009961FF" w:rsidRPr="00225D9E" w14:paraId="799F27EB" w14:textId="77777777" w:rsidTr="009961FF">
        <w:trPr>
          <w:trHeight w:hRule="exact" w:val="230"/>
        </w:trPr>
        <w:tc>
          <w:tcPr>
            <w:tcW w:w="810" w:type="dxa"/>
            <w:tcBorders>
              <w:top w:val="nil"/>
              <w:left w:val="nil"/>
              <w:bottom w:val="nil"/>
              <w:right w:val="nil"/>
            </w:tcBorders>
            <w:vAlign w:val="center"/>
          </w:tcPr>
          <w:p w14:paraId="14898AC9" w14:textId="18D044C7" w:rsidR="009961FF" w:rsidRPr="009961FF" w:rsidRDefault="009961FF" w:rsidP="009961FF">
            <w:pPr>
              <w:jc w:val="center"/>
              <w:rPr>
                <w:sz w:val="18"/>
                <w:szCs w:val="18"/>
              </w:rPr>
            </w:pPr>
            <w:r w:rsidRPr="009961FF">
              <w:rPr>
                <w:sz w:val="18"/>
                <w:szCs w:val="18"/>
              </w:rPr>
              <w:t>2031</w:t>
            </w:r>
          </w:p>
        </w:tc>
        <w:tc>
          <w:tcPr>
            <w:tcW w:w="1260" w:type="dxa"/>
            <w:tcBorders>
              <w:top w:val="nil"/>
              <w:left w:val="nil"/>
              <w:bottom w:val="nil"/>
              <w:right w:val="nil"/>
            </w:tcBorders>
            <w:vAlign w:val="center"/>
          </w:tcPr>
          <w:p w14:paraId="7B9E0281" w14:textId="47A037DC" w:rsidR="009961FF" w:rsidRPr="009961FF" w:rsidRDefault="009961FF" w:rsidP="009961FF">
            <w:pPr>
              <w:jc w:val="center"/>
              <w:rPr>
                <w:sz w:val="18"/>
                <w:szCs w:val="18"/>
              </w:rPr>
            </w:pPr>
            <w:r w:rsidRPr="009961FF">
              <w:rPr>
                <w:sz w:val="18"/>
                <w:szCs w:val="18"/>
              </w:rPr>
              <w:t>153,086</w:t>
            </w:r>
          </w:p>
        </w:tc>
        <w:tc>
          <w:tcPr>
            <w:tcW w:w="1800" w:type="dxa"/>
            <w:tcBorders>
              <w:top w:val="nil"/>
              <w:left w:val="nil"/>
              <w:bottom w:val="nil"/>
              <w:right w:val="nil"/>
            </w:tcBorders>
            <w:vAlign w:val="center"/>
          </w:tcPr>
          <w:p w14:paraId="77D3059F" w14:textId="59012691" w:rsidR="009961FF" w:rsidRPr="009961FF" w:rsidRDefault="009961FF" w:rsidP="009961FF">
            <w:pPr>
              <w:jc w:val="center"/>
              <w:rPr>
                <w:sz w:val="18"/>
                <w:szCs w:val="18"/>
              </w:rPr>
            </w:pPr>
            <w:r w:rsidRPr="009961FF">
              <w:rPr>
                <w:sz w:val="18"/>
                <w:szCs w:val="18"/>
              </w:rPr>
              <w:t>154,086</w:t>
            </w:r>
          </w:p>
        </w:tc>
        <w:tc>
          <w:tcPr>
            <w:tcW w:w="1080" w:type="dxa"/>
            <w:tcBorders>
              <w:top w:val="nil"/>
              <w:left w:val="nil"/>
              <w:bottom w:val="nil"/>
              <w:right w:val="nil"/>
            </w:tcBorders>
            <w:vAlign w:val="center"/>
          </w:tcPr>
          <w:p w14:paraId="758BA137" w14:textId="303AF57E" w:rsidR="009961FF" w:rsidRPr="009961FF" w:rsidRDefault="009961FF" w:rsidP="009961FF">
            <w:pPr>
              <w:jc w:val="center"/>
              <w:rPr>
                <w:sz w:val="18"/>
                <w:szCs w:val="18"/>
              </w:rPr>
            </w:pPr>
            <w:r w:rsidRPr="009961FF">
              <w:rPr>
                <w:sz w:val="18"/>
                <w:szCs w:val="18"/>
              </w:rPr>
              <w:t>200,710</w:t>
            </w:r>
          </w:p>
        </w:tc>
        <w:tc>
          <w:tcPr>
            <w:tcW w:w="1080" w:type="dxa"/>
            <w:tcBorders>
              <w:top w:val="nil"/>
              <w:left w:val="nil"/>
              <w:bottom w:val="nil"/>
              <w:right w:val="nil"/>
            </w:tcBorders>
            <w:vAlign w:val="center"/>
          </w:tcPr>
          <w:p w14:paraId="08B4AFF2" w14:textId="5B5C476C" w:rsidR="009961FF" w:rsidRPr="009961FF" w:rsidRDefault="009961FF" w:rsidP="009961FF">
            <w:pPr>
              <w:jc w:val="center"/>
              <w:rPr>
                <w:sz w:val="18"/>
                <w:szCs w:val="18"/>
              </w:rPr>
            </w:pPr>
            <w:r w:rsidRPr="009961FF">
              <w:rPr>
                <w:sz w:val="18"/>
                <w:szCs w:val="18"/>
              </w:rPr>
              <w:t>188,729</w:t>
            </w:r>
          </w:p>
        </w:tc>
        <w:tc>
          <w:tcPr>
            <w:tcW w:w="968" w:type="dxa"/>
            <w:tcBorders>
              <w:top w:val="nil"/>
              <w:left w:val="nil"/>
              <w:bottom w:val="nil"/>
              <w:right w:val="nil"/>
            </w:tcBorders>
            <w:vAlign w:val="center"/>
          </w:tcPr>
          <w:p w14:paraId="16CE9F39" w14:textId="1A37FE69" w:rsidR="009961FF" w:rsidRPr="009961FF" w:rsidRDefault="009961FF" w:rsidP="009961FF">
            <w:pPr>
              <w:jc w:val="center"/>
              <w:rPr>
                <w:sz w:val="18"/>
                <w:szCs w:val="18"/>
              </w:rPr>
            </w:pPr>
            <w:r w:rsidRPr="009961FF">
              <w:rPr>
                <w:sz w:val="18"/>
                <w:szCs w:val="18"/>
              </w:rPr>
              <w:t>271,278</w:t>
            </w:r>
          </w:p>
        </w:tc>
        <w:tc>
          <w:tcPr>
            <w:tcW w:w="1260" w:type="dxa"/>
            <w:tcBorders>
              <w:top w:val="nil"/>
              <w:left w:val="nil"/>
              <w:bottom w:val="nil"/>
              <w:right w:val="nil"/>
            </w:tcBorders>
            <w:vAlign w:val="center"/>
          </w:tcPr>
          <w:p w14:paraId="0FBF0C0D" w14:textId="1EAB4131" w:rsidR="009961FF" w:rsidRPr="009961FF" w:rsidRDefault="009961FF" w:rsidP="009961FF">
            <w:pPr>
              <w:jc w:val="center"/>
              <w:rPr>
                <w:sz w:val="18"/>
                <w:szCs w:val="18"/>
              </w:rPr>
            </w:pPr>
            <w:r w:rsidRPr="009961FF">
              <w:rPr>
                <w:sz w:val="18"/>
                <w:szCs w:val="18"/>
              </w:rPr>
              <w:t>138,001</w:t>
            </w:r>
          </w:p>
        </w:tc>
        <w:tc>
          <w:tcPr>
            <w:tcW w:w="1148" w:type="dxa"/>
            <w:tcBorders>
              <w:top w:val="nil"/>
              <w:left w:val="nil"/>
              <w:bottom w:val="nil"/>
              <w:right w:val="nil"/>
            </w:tcBorders>
            <w:vAlign w:val="center"/>
          </w:tcPr>
          <w:p w14:paraId="2F3E06FF" w14:textId="6DC4F9D7" w:rsidR="009961FF" w:rsidRPr="009961FF" w:rsidRDefault="009961FF" w:rsidP="009961FF">
            <w:pPr>
              <w:jc w:val="center"/>
              <w:rPr>
                <w:sz w:val="18"/>
                <w:szCs w:val="18"/>
              </w:rPr>
            </w:pPr>
            <w:r w:rsidRPr="009961FF">
              <w:rPr>
                <w:sz w:val="18"/>
                <w:szCs w:val="18"/>
              </w:rPr>
              <w:t>139,800</w:t>
            </w:r>
          </w:p>
        </w:tc>
      </w:tr>
      <w:tr w:rsidR="009961FF" w:rsidRPr="00225D9E" w14:paraId="7AFA3F4F" w14:textId="77777777" w:rsidTr="009961FF">
        <w:trPr>
          <w:trHeight w:hRule="exact" w:val="230"/>
        </w:trPr>
        <w:tc>
          <w:tcPr>
            <w:tcW w:w="810" w:type="dxa"/>
            <w:tcBorders>
              <w:top w:val="nil"/>
              <w:left w:val="nil"/>
              <w:bottom w:val="nil"/>
              <w:right w:val="nil"/>
            </w:tcBorders>
            <w:vAlign w:val="center"/>
          </w:tcPr>
          <w:p w14:paraId="69CB66EB" w14:textId="1335C2BE" w:rsidR="009961FF" w:rsidRPr="009961FF" w:rsidRDefault="009961FF" w:rsidP="009961FF">
            <w:pPr>
              <w:jc w:val="center"/>
              <w:rPr>
                <w:sz w:val="18"/>
                <w:szCs w:val="18"/>
              </w:rPr>
            </w:pPr>
            <w:r w:rsidRPr="009961FF">
              <w:rPr>
                <w:sz w:val="18"/>
                <w:szCs w:val="18"/>
              </w:rPr>
              <w:t>2032</w:t>
            </w:r>
          </w:p>
        </w:tc>
        <w:tc>
          <w:tcPr>
            <w:tcW w:w="1260" w:type="dxa"/>
            <w:tcBorders>
              <w:top w:val="nil"/>
              <w:left w:val="nil"/>
              <w:bottom w:val="nil"/>
              <w:right w:val="nil"/>
            </w:tcBorders>
            <w:vAlign w:val="center"/>
          </w:tcPr>
          <w:p w14:paraId="3B382BA6" w14:textId="1A739E02" w:rsidR="009961FF" w:rsidRPr="009961FF" w:rsidRDefault="009961FF" w:rsidP="009961FF">
            <w:pPr>
              <w:jc w:val="center"/>
              <w:rPr>
                <w:sz w:val="18"/>
                <w:szCs w:val="18"/>
              </w:rPr>
            </w:pPr>
            <w:r w:rsidRPr="009961FF">
              <w:rPr>
                <w:sz w:val="18"/>
                <w:szCs w:val="18"/>
              </w:rPr>
              <w:t>150,015</w:t>
            </w:r>
          </w:p>
        </w:tc>
        <w:tc>
          <w:tcPr>
            <w:tcW w:w="1800" w:type="dxa"/>
            <w:tcBorders>
              <w:top w:val="nil"/>
              <w:left w:val="nil"/>
              <w:bottom w:val="nil"/>
              <w:right w:val="nil"/>
            </w:tcBorders>
            <w:vAlign w:val="center"/>
          </w:tcPr>
          <w:p w14:paraId="74EF56D1" w14:textId="6273A572" w:rsidR="009961FF" w:rsidRPr="009961FF" w:rsidRDefault="009961FF" w:rsidP="009961FF">
            <w:pPr>
              <w:jc w:val="center"/>
              <w:rPr>
                <w:sz w:val="18"/>
                <w:szCs w:val="18"/>
              </w:rPr>
            </w:pPr>
            <w:r w:rsidRPr="009961FF">
              <w:rPr>
                <w:sz w:val="18"/>
                <w:szCs w:val="18"/>
              </w:rPr>
              <w:t>150,890</w:t>
            </w:r>
          </w:p>
        </w:tc>
        <w:tc>
          <w:tcPr>
            <w:tcW w:w="1080" w:type="dxa"/>
            <w:tcBorders>
              <w:top w:val="nil"/>
              <w:left w:val="nil"/>
              <w:bottom w:val="nil"/>
              <w:right w:val="nil"/>
            </w:tcBorders>
            <w:vAlign w:val="center"/>
          </w:tcPr>
          <w:p w14:paraId="1CE29620" w14:textId="2FF6C4D0" w:rsidR="009961FF" w:rsidRPr="009961FF" w:rsidRDefault="009961FF" w:rsidP="009961FF">
            <w:pPr>
              <w:jc w:val="center"/>
              <w:rPr>
                <w:sz w:val="18"/>
                <w:szCs w:val="18"/>
              </w:rPr>
            </w:pPr>
            <w:r w:rsidRPr="009961FF">
              <w:rPr>
                <w:sz w:val="18"/>
                <w:szCs w:val="18"/>
              </w:rPr>
              <w:t>199,279</w:t>
            </w:r>
          </w:p>
        </w:tc>
        <w:tc>
          <w:tcPr>
            <w:tcW w:w="1080" w:type="dxa"/>
            <w:tcBorders>
              <w:top w:val="nil"/>
              <w:left w:val="nil"/>
              <w:bottom w:val="nil"/>
              <w:right w:val="nil"/>
            </w:tcBorders>
            <w:vAlign w:val="center"/>
          </w:tcPr>
          <w:p w14:paraId="3BA60964" w14:textId="1232C54C" w:rsidR="009961FF" w:rsidRPr="009961FF" w:rsidRDefault="009961FF" w:rsidP="009961FF">
            <w:pPr>
              <w:jc w:val="center"/>
              <w:rPr>
                <w:sz w:val="18"/>
                <w:szCs w:val="18"/>
              </w:rPr>
            </w:pPr>
            <w:r w:rsidRPr="009961FF">
              <w:rPr>
                <w:sz w:val="18"/>
                <w:szCs w:val="18"/>
              </w:rPr>
              <w:t>186,996</w:t>
            </w:r>
          </w:p>
        </w:tc>
        <w:tc>
          <w:tcPr>
            <w:tcW w:w="968" w:type="dxa"/>
            <w:tcBorders>
              <w:top w:val="nil"/>
              <w:left w:val="nil"/>
              <w:bottom w:val="nil"/>
              <w:right w:val="nil"/>
            </w:tcBorders>
            <w:vAlign w:val="center"/>
          </w:tcPr>
          <w:p w14:paraId="6BC30AE8" w14:textId="47AA789A" w:rsidR="009961FF" w:rsidRPr="009961FF" w:rsidRDefault="009961FF" w:rsidP="009961FF">
            <w:pPr>
              <w:jc w:val="center"/>
              <w:rPr>
                <w:sz w:val="18"/>
                <w:szCs w:val="18"/>
              </w:rPr>
            </w:pPr>
            <w:r w:rsidRPr="009961FF">
              <w:rPr>
                <w:sz w:val="18"/>
                <w:szCs w:val="18"/>
              </w:rPr>
              <w:t>274,887</w:t>
            </w:r>
          </w:p>
        </w:tc>
        <w:tc>
          <w:tcPr>
            <w:tcW w:w="1260" w:type="dxa"/>
            <w:tcBorders>
              <w:top w:val="nil"/>
              <w:left w:val="nil"/>
              <w:bottom w:val="nil"/>
              <w:right w:val="nil"/>
            </w:tcBorders>
            <w:vAlign w:val="center"/>
          </w:tcPr>
          <w:p w14:paraId="34864E5C" w14:textId="74A25882" w:rsidR="009961FF" w:rsidRPr="009961FF" w:rsidRDefault="009961FF" w:rsidP="009961FF">
            <w:pPr>
              <w:jc w:val="center"/>
              <w:rPr>
                <w:sz w:val="18"/>
                <w:szCs w:val="18"/>
              </w:rPr>
            </w:pPr>
            <w:r w:rsidRPr="009961FF">
              <w:rPr>
                <w:sz w:val="18"/>
                <w:szCs w:val="18"/>
              </w:rPr>
              <w:t>134,620</w:t>
            </w:r>
          </w:p>
        </w:tc>
        <w:tc>
          <w:tcPr>
            <w:tcW w:w="1148" w:type="dxa"/>
            <w:tcBorders>
              <w:top w:val="nil"/>
              <w:left w:val="nil"/>
              <w:bottom w:val="nil"/>
              <w:right w:val="nil"/>
            </w:tcBorders>
            <w:vAlign w:val="center"/>
          </w:tcPr>
          <w:p w14:paraId="1F78DE70" w14:textId="5AF1FEDE" w:rsidR="009961FF" w:rsidRPr="009961FF" w:rsidRDefault="009961FF" w:rsidP="009961FF">
            <w:pPr>
              <w:jc w:val="center"/>
              <w:rPr>
                <w:sz w:val="18"/>
                <w:szCs w:val="18"/>
              </w:rPr>
            </w:pPr>
            <w:r w:rsidRPr="009961FF">
              <w:rPr>
                <w:sz w:val="18"/>
                <w:szCs w:val="18"/>
              </w:rPr>
              <w:t>136,157</w:t>
            </w:r>
          </w:p>
        </w:tc>
      </w:tr>
      <w:tr w:rsidR="009961FF" w:rsidRPr="00225D9E" w14:paraId="41F8F882" w14:textId="77777777" w:rsidTr="009961FF">
        <w:trPr>
          <w:trHeight w:hRule="exact" w:val="230"/>
        </w:trPr>
        <w:tc>
          <w:tcPr>
            <w:tcW w:w="810" w:type="dxa"/>
            <w:tcBorders>
              <w:top w:val="nil"/>
              <w:left w:val="nil"/>
              <w:bottom w:val="nil"/>
              <w:right w:val="nil"/>
            </w:tcBorders>
            <w:vAlign w:val="center"/>
          </w:tcPr>
          <w:p w14:paraId="6D5BA49F" w14:textId="66F1B489" w:rsidR="009961FF" w:rsidRPr="009961FF" w:rsidRDefault="009961FF" w:rsidP="009961FF">
            <w:pPr>
              <w:jc w:val="center"/>
              <w:rPr>
                <w:sz w:val="18"/>
                <w:szCs w:val="18"/>
              </w:rPr>
            </w:pPr>
            <w:r w:rsidRPr="009961FF">
              <w:rPr>
                <w:sz w:val="18"/>
                <w:szCs w:val="18"/>
              </w:rPr>
              <w:t>2033</w:t>
            </w:r>
          </w:p>
        </w:tc>
        <w:tc>
          <w:tcPr>
            <w:tcW w:w="1260" w:type="dxa"/>
            <w:tcBorders>
              <w:top w:val="nil"/>
              <w:left w:val="nil"/>
              <w:bottom w:val="nil"/>
              <w:right w:val="nil"/>
            </w:tcBorders>
            <w:vAlign w:val="center"/>
          </w:tcPr>
          <w:p w14:paraId="6FC74964" w14:textId="7F993DB5" w:rsidR="009961FF" w:rsidRPr="009961FF" w:rsidRDefault="009961FF" w:rsidP="009961FF">
            <w:pPr>
              <w:jc w:val="center"/>
              <w:rPr>
                <w:sz w:val="18"/>
                <w:szCs w:val="18"/>
              </w:rPr>
            </w:pPr>
            <w:r w:rsidRPr="009961FF">
              <w:rPr>
                <w:sz w:val="18"/>
                <w:szCs w:val="18"/>
              </w:rPr>
              <w:t>147,337</w:t>
            </w:r>
          </w:p>
        </w:tc>
        <w:tc>
          <w:tcPr>
            <w:tcW w:w="1800" w:type="dxa"/>
            <w:tcBorders>
              <w:top w:val="nil"/>
              <w:left w:val="nil"/>
              <w:bottom w:val="nil"/>
              <w:right w:val="nil"/>
            </w:tcBorders>
            <w:vAlign w:val="center"/>
          </w:tcPr>
          <w:p w14:paraId="4B57753E" w14:textId="402922A7" w:rsidR="009961FF" w:rsidRPr="009961FF" w:rsidRDefault="009961FF" w:rsidP="009961FF">
            <w:pPr>
              <w:jc w:val="center"/>
              <w:rPr>
                <w:sz w:val="18"/>
                <w:szCs w:val="18"/>
              </w:rPr>
            </w:pPr>
            <w:r w:rsidRPr="009961FF">
              <w:rPr>
                <w:sz w:val="18"/>
                <w:szCs w:val="18"/>
              </w:rPr>
              <w:t>148,103</w:t>
            </w:r>
          </w:p>
        </w:tc>
        <w:tc>
          <w:tcPr>
            <w:tcW w:w="1080" w:type="dxa"/>
            <w:tcBorders>
              <w:top w:val="nil"/>
              <w:left w:val="nil"/>
              <w:bottom w:val="nil"/>
              <w:right w:val="nil"/>
            </w:tcBorders>
            <w:vAlign w:val="center"/>
          </w:tcPr>
          <w:p w14:paraId="7539A55C" w14:textId="33128434" w:rsidR="009961FF" w:rsidRPr="009961FF" w:rsidRDefault="009961FF" w:rsidP="009961FF">
            <w:pPr>
              <w:jc w:val="center"/>
              <w:rPr>
                <w:sz w:val="18"/>
                <w:szCs w:val="18"/>
              </w:rPr>
            </w:pPr>
            <w:r w:rsidRPr="009961FF">
              <w:rPr>
                <w:sz w:val="18"/>
                <w:szCs w:val="18"/>
              </w:rPr>
              <w:t>198,118</w:t>
            </w:r>
          </w:p>
        </w:tc>
        <w:tc>
          <w:tcPr>
            <w:tcW w:w="1080" w:type="dxa"/>
            <w:tcBorders>
              <w:top w:val="nil"/>
              <w:left w:val="nil"/>
              <w:bottom w:val="nil"/>
              <w:right w:val="nil"/>
            </w:tcBorders>
            <w:vAlign w:val="center"/>
          </w:tcPr>
          <w:p w14:paraId="3F89B275" w14:textId="3F8017D3" w:rsidR="009961FF" w:rsidRPr="009961FF" w:rsidRDefault="009961FF" w:rsidP="009961FF">
            <w:pPr>
              <w:jc w:val="center"/>
              <w:rPr>
                <w:sz w:val="18"/>
                <w:szCs w:val="18"/>
              </w:rPr>
            </w:pPr>
            <w:r w:rsidRPr="009961FF">
              <w:rPr>
                <w:sz w:val="18"/>
                <w:szCs w:val="18"/>
              </w:rPr>
              <w:t>185,434</w:t>
            </w:r>
          </w:p>
        </w:tc>
        <w:tc>
          <w:tcPr>
            <w:tcW w:w="968" w:type="dxa"/>
            <w:tcBorders>
              <w:top w:val="nil"/>
              <w:left w:val="nil"/>
              <w:bottom w:val="nil"/>
              <w:right w:val="nil"/>
            </w:tcBorders>
            <w:vAlign w:val="center"/>
          </w:tcPr>
          <w:p w14:paraId="20900C0C" w14:textId="2BEBE032" w:rsidR="009961FF" w:rsidRPr="009961FF" w:rsidRDefault="009961FF" w:rsidP="009961FF">
            <w:pPr>
              <w:jc w:val="center"/>
              <w:rPr>
                <w:sz w:val="18"/>
                <w:szCs w:val="18"/>
              </w:rPr>
            </w:pPr>
            <w:r w:rsidRPr="009961FF">
              <w:rPr>
                <w:sz w:val="18"/>
                <w:szCs w:val="18"/>
              </w:rPr>
              <w:t>278,214</w:t>
            </w:r>
          </w:p>
        </w:tc>
        <w:tc>
          <w:tcPr>
            <w:tcW w:w="1260" w:type="dxa"/>
            <w:tcBorders>
              <w:top w:val="nil"/>
              <w:left w:val="nil"/>
              <w:bottom w:val="nil"/>
              <w:right w:val="nil"/>
            </w:tcBorders>
            <w:vAlign w:val="center"/>
          </w:tcPr>
          <w:p w14:paraId="512ADE28" w14:textId="325F6639" w:rsidR="009961FF" w:rsidRPr="009961FF" w:rsidRDefault="009961FF" w:rsidP="009961FF">
            <w:pPr>
              <w:jc w:val="center"/>
              <w:rPr>
                <w:sz w:val="18"/>
                <w:szCs w:val="18"/>
              </w:rPr>
            </w:pPr>
            <w:r w:rsidRPr="009961FF">
              <w:rPr>
                <w:sz w:val="18"/>
                <w:szCs w:val="18"/>
              </w:rPr>
              <w:t>131,790</w:t>
            </w:r>
          </w:p>
        </w:tc>
        <w:tc>
          <w:tcPr>
            <w:tcW w:w="1148" w:type="dxa"/>
            <w:tcBorders>
              <w:top w:val="nil"/>
              <w:left w:val="nil"/>
              <w:bottom w:val="nil"/>
              <w:right w:val="nil"/>
            </w:tcBorders>
            <w:vAlign w:val="center"/>
          </w:tcPr>
          <w:p w14:paraId="74998E67" w14:textId="33F156A9" w:rsidR="009961FF" w:rsidRPr="009961FF" w:rsidRDefault="009961FF" w:rsidP="009961FF">
            <w:pPr>
              <w:jc w:val="center"/>
              <w:rPr>
                <w:sz w:val="18"/>
                <w:szCs w:val="18"/>
              </w:rPr>
            </w:pPr>
            <w:r w:rsidRPr="009961FF">
              <w:rPr>
                <w:sz w:val="18"/>
                <w:szCs w:val="18"/>
              </w:rPr>
              <w:t>133,090</w:t>
            </w:r>
          </w:p>
        </w:tc>
      </w:tr>
      <w:tr w:rsidR="00A92122" w:rsidRPr="008E1BAF" w14:paraId="65FEF6D8" w14:textId="77777777" w:rsidTr="00A92122">
        <w:trPr>
          <w:trHeight w:val="230"/>
        </w:trPr>
        <w:tc>
          <w:tcPr>
            <w:tcW w:w="9406" w:type="dxa"/>
            <w:gridSpan w:val="8"/>
            <w:tcBorders>
              <w:top w:val="nil"/>
              <w:left w:val="nil"/>
              <w:bottom w:val="nil"/>
              <w:right w:val="nil"/>
            </w:tcBorders>
            <w:vAlign w:val="center"/>
          </w:tcPr>
          <w:p w14:paraId="07626D12" w14:textId="77777777" w:rsidR="00A92122" w:rsidRPr="008E1BAF" w:rsidRDefault="00A92122" w:rsidP="00A92122">
            <w:pPr>
              <w:keepNext/>
              <w:tabs>
                <w:tab w:val="left" w:pos="0"/>
                <w:tab w:val="left" w:pos="720"/>
              </w:tabs>
              <w:spacing w:after="0"/>
              <w:jc w:val="center"/>
              <w:rPr>
                <w:sz w:val="20"/>
              </w:rPr>
            </w:pPr>
            <w:r w:rsidRPr="008E1BAF">
              <w:rPr>
                <w:sz w:val="20"/>
              </w:rPr>
              <w:t>Fishing mortality</w:t>
            </w:r>
          </w:p>
        </w:tc>
      </w:tr>
      <w:tr w:rsidR="00954229" w:rsidRPr="008E1BAF" w14:paraId="68E4C040" w14:textId="77777777" w:rsidTr="00954229">
        <w:trPr>
          <w:trHeight w:hRule="exact" w:val="230"/>
        </w:trPr>
        <w:tc>
          <w:tcPr>
            <w:tcW w:w="810" w:type="dxa"/>
            <w:tcBorders>
              <w:top w:val="nil"/>
              <w:left w:val="nil"/>
              <w:bottom w:val="nil"/>
              <w:right w:val="nil"/>
            </w:tcBorders>
            <w:vAlign w:val="center"/>
          </w:tcPr>
          <w:p w14:paraId="0150BC3A" w14:textId="6500DEC0" w:rsidR="00954229" w:rsidRDefault="00954229" w:rsidP="00954229">
            <w:pPr>
              <w:jc w:val="center"/>
              <w:rPr>
                <w:sz w:val="18"/>
                <w:szCs w:val="18"/>
              </w:rPr>
            </w:pPr>
            <w:r>
              <w:rPr>
                <w:sz w:val="18"/>
                <w:szCs w:val="18"/>
              </w:rPr>
              <w:t>2020</w:t>
            </w:r>
          </w:p>
        </w:tc>
        <w:tc>
          <w:tcPr>
            <w:tcW w:w="1260" w:type="dxa"/>
            <w:tcBorders>
              <w:top w:val="nil"/>
              <w:left w:val="nil"/>
              <w:bottom w:val="nil"/>
              <w:right w:val="nil"/>
            </w:tcBorders>
            <w:vAlign w:val="center"/>
          </w:tcPr>
          <w:p w14:paraId="1151A4EF" w14:textId="3B4DD992" w:rsidR="00954229" w:rsidRDefault="00954229" w:rsidP="00954229">
            <w:pPr>
              <w:jc w:val="center"/>
              <w:rPr>
                <w:sz w:val="18"/>
                <w:szCs w:val="18"/>
              </w:rPr>
            </w:pPr>
            <w:r>
              <w:rPr>
                <w:sz w:val="18"/>
                <w:szCs w:val="18"/>
              </w:rPr>
              <w:t>0.064</w:t>
            </w:r>
          </w:p>
        </w:tc>
        <w:tc>
          <w:tcPr>
            <w:tcW w:w="1800" w:type="dxa"/>
            <w:tcBorders>
              <w:top w:val="nil"/>
              <w:left w:val="nil"/>
              <w:bottom w:val="nil"/>
              <w:right w:val="nil"/>
            </w:tcBorders>
            <w:vAlign w:val="center"/>
          </w:tcPr>
          <w:p w14:paraId="04313095" w14:textId="0D1E8F09" w:rsidR="00954229" w:rsidRDefault="00954229" w:rsidP="00954229">
            <w:pPr>
              <w:jc w:val="center"/>
              <w:rPr>
                <w:sz w:val="18"/>
                <w:szCs w:val="18"/>
              </w:rPr>
            </w:pPr>
            <w:r>
              <w:rPr>
                <w:sz w:val="18"/>
                <w:szCs w:val="18"/>
              </w:rPr>
              <w:t>0.064</w:t>
            </w:r>
          </w:p>
        </w:tc>
        <w:tc>
          <w:tcPr>
            <w:tcW w:w="1080" w:type="dxa"/>
            <w:tcBorders>
              <w:top w:val="nil"/>
              <w:left w:val="nil"/>
              <w:bottom w:val="nil"/>
              <w:right w:val="nil"/>
            </w:tcBorders>
            <w:vAlign w:val="center"/>
          </w:tcPr>
          <w:p w14:paraId="6E21753E" w14:textId="153DB5CD" w:rsidR="00954229" w:rsidRDefault="00954229" w:rsidP="00954229">
            <w:pPr>
              <w:jc w:val="center"/>
              <w:rPr>
                <w:sz w:val="18"/>
                <w:szCs w:val="18"/>
              </w:rPr>
            </w:pPr>
            <w:r>
              <w:rPr>
                <w:sz w:val="18"/>
                <w:szCs w:val="18"/>
              </w:rPr>
              <w:t>0.064</w:t>
            </w:r>
          </w:p>
        </w:tc>
        <w:tc>
          <w:tcPr>
            <w:tcW w:w="1080" w:type="dxa"/>
            <w:tcBorders>
              <w:top w:val="nil"/>
              <w:left w:val="nil"/>
              <w:bottom w:val="nil"/>
              <w:right w:val="nil"/>
            </w:tcBorders>
            <w:vAlign w:val="center"/>
          </w:tcPr>
          <w:p w14:paraId="149BBB0F" w14:textId="3212C1C7" w:rsidR="00954229" w:rsidRDefault="00954229" w:rsidP="00954229">
            <w:pPr>
              <w:jc w:val="center"/>
              <w:rPr>
                <w:sz w:val="18"/>
                <w:szCs w:val="18"/>
              </w:rPr>
            </w:pPr>
            <w:r>
              <w:rPr>
                <w:sz w:val="18"/>
                <w:szCs w:val="18"/>
              </w:rPr>
              <w:t>0.064</w:t>
            </w:r>
          </w:p>
        </w:tc>
        <w:tc>
          <w:tcPr>
            <w:tcW w:w="968" w:type="dxa"/>
            <w:tcBorders>
              <w:top w:val="nil"/>
              <w:left w:val="nil"/>
              <w:bottom w:val="nil"/>
              <w:right w:val="nil"/>
            </w:tcBorders>
            <w:vAlign w:val="center"/>
          </w:tcPr>
          <w:p w14:paraId="3563DD21" w14:textId="7836E4AD" w:rsidR="00954229" w:rsidRDefault="00954229" w:rsidP="00954229">
            <w:pPr>
              <w:jc w:val="center"/>
              <w:rPr>
                <w:sz w:val="18"/>
                <w:szCs w:val="18"/>
              </w:rPr>
            </w:pPr>
            <w:r>
              <w:rPr>
                <w:sz w:val="18"/>
                <w:szCs w:val="18"/>
              </w:rPr>
              <w:t>0.064</w:t>
            </w:r>
          </w:p>
        </w:tc>
        <w:tc>
          <w:tcPr>
            <w:tcW w:w="1260" w:type="dxa"/>
            <w:tcBorders>
              <w:top w:val="nil"/>
              <w:left w:val="nil"/>
              <w:bottom w:val="nil"/>
              <w:right w:val="nil"/>
            </w:tcBorders>
            <w:vAlign w:val="center"/>
          </w:tcPr>
          <w:p w14:paraId="53271B0C" w14:textId="4152C990" w:rsidR="00954229" w:rsidRDefault="00954229" w:rsidP="00954229">
            <w:pPr>
              <w:jc w:val="center"/>
              <w:rPr>
                <w:sz w:val="18"/>
                <w:szCs w:val="18"/>
              </w:rPr>
            </w:pPr>
            <w:r>
              <w:rPr>
                <w:sz w:val="18"/>
                <w:szCs w:val="18"/>
              </w:rPr>
              <w:t>0.064</w:t>
            </w:r>
          </w:p>
        </w:tc>
        <w:tc>
          <w:tcPr>
            <w:tcW w:w="1148" w:type="dxa"/>
            <w:tcBorders>
              <w:top w:val="nil"/>
              <w:left w:val="nil"/>
              <w:bottom w:val="nil"/>
              <w:right w:val="nil"/>
            </w:tcBorders>
            <w:vAlign w:val="center"/>
          </w:tcPr>
          <w:p w14:paraId="1E456FF5" w14:textId="6F4553C1" w:rsidR="00954229" w:rsidRDefault="00954229" w:rsidP="00954229">
            <w:pPr>
              <w:jc w:val="center"/>
              <w:rPr>
                <w:sz w:val="18"/>
                <w:szCs w:val="18"/>
              </w:rPr>
            </w:pPr>
            <w:r>
              <w:rPr>
                <w:sz w:val="18"/>
                <w:szCs w:val="18"/>
              </w:rPr>
              <w:t>0.064</w:t>
            </w:r>
          </w:p>
        </w:tc>
      </w:tr>
      <w:tr w:rsidR="00954229" w:rsidRPr="008E1BAF" w14:paraId="6F7FDF3D" w14:textId="77777777" w:rsidTr="00954229">
        <w:trPr>
          <w:trHeight w:hRule="exact" w:val="230"/>
        </w:trPr>
        <w:tc>
          <w:tcPr>
            <w:tcW w:w="810" w:type="dxa"/>
            <w:tcBorders>
              <w:top w:val="nil"/>
              <w:left w:val="nil"/>
              <w:bottom w:val="nil"/>
              <w:right w:val="nil"/>
            </w:tcBorders>
            <w:vAlign w:val="center"/>
          </w:tcPr>
          <w:p w14:paraId="2AB04492" w14:textId="2B055CB1" w:rsidR="00954229" w:rsidRDefault="00954229" w:rsidP="00954229">
            <w:pPr>
              <w:jc w:val="center"/>
              <w:rPr>
                <w:sz w:val="18"/>
                <w:szCs w:val="18"/>
              </w:rPr>
            </w:pPr>
            <w:r>
              <w:rPr>
                <w:sz w:val="18"/>
                <w:szCs w:val="18"/>
              </w:rPr>
              <w:t>2021</w:t>
            </w:r>
          </w:p>
        </w:tc>
        <w:tc>
          <w:tcPr>
            <w:tcW w:w="1260" w:type="dxa"/>
            <w:tcBorders>
              <w:top w:val="nil"/>
              <w:left w:val="nil"/>
              <w:bottom w:val="nil"/>
              <w:right w:val="nil"/>
            </w:tcBorders>
            <w:vAlign w:val="center"/>
          </w:tcPr>
          <w:p w14:paraId="47436F67" w14:textId="2E740D43" w:rsidR="00954229" w:rsidRDefault="00954229" w:rsidP="00954229">
            <w:pPr>
              <w:jc w:val="center"/>
              <w:rPr>
                <w:sz w:val="18"/>
                <w:szCs w:val="18"/>
              </w:rPr>
            </w:pPr>
            <w:r>
              <w:rPr>
                <w:sz w:val="18"/>
                <w:szCs w:val="18"/>
              </w:rPr>
              <w:t>0.100</w:t>
            </w:r>
          </w:p>
        </w:tc>
        <w:tc>
          <w:tcPr>
            <w:tcW w:w="1800" w:type="dxa"/>
            <w:tcBorders>
              <w:top w:val="nil"/>
              <w:left w:val="nil"/>
              <w:bottom w:val="nil"/>
              <w:right w:val="nil"/>
            </w:tcBorders>
            <w:vAlign w:val="center"/>
          </w:tcPr>
          <w:p w14:paraId="01159E82" w14:textId="32021EBD" w:rsidR="00954229" w:rsidRDefault="00954229" w:rsidP="00954229">
            <w:pPr>
              <w:jc w:val="center"/>
              <w:rPr>
                <w:sz w:val="18"/>
                <w:szCs w:val="18"/>
              </w:rPr>
            </w:pPr>
            <w:r>
              <w:rPr>
                <w:sz w:val="18"/>
                <w:szCs w:val="18"/>
              </w:rPr>
              <w:t>0.091</w:t>
            </w:r>
          </w:p>
        </w:tc>
        <w:tc>
          <w:tcPr>
            <w:tcW w:w="1080" w:type="dxa"/>
            <w:tcBorders>
              <w:top w:val="nil"/>
              <w:left w:val="nil"/>
              <w:bottom w:val="nil"/>
              <w:right w:val="nil"/>
            </w:tcBorders>
            <w:vAlign w:val="center"/>
          </w:tcPr>
          <w:p w14:paraId="356E9DC5" w14:textId="4844CE83" w:rsidR="00954229" w:rsidRDefault="00954229" w:rsidP="00954229">
            <w:pPr>
              <w:jc w:val="center"/>
              <w:rPr>
                <w:sz w:val="18"/>
                <w:szCs w:val="18"/>
              </w:rPr>
            </w:pPr>
            <w:r>
              <w:rPr>
                <w:sz w:val="18"/>
                <w:szCs w:val="18"/>
              </w:rPr>
              <w:t>0.050</w:t>
            </w:r>
          </w:p>
        </w:tc>
        <w:tc>
          <w:tcPr>
            <w:tcW w:w="1080" w:type="dxa"/>
            <w:tcBorders>
              <w:top w:val="nil"/>
              <w:left w:val="nil"/>
              <w:bottom w:val="nil"/>
              <w:right w:val="nil"/>
            </w:tcBorders>
            <w:vAlign w:val="center"/>
          </w:tcPr>
          <w:p w14:paraId="6FA75F6A" w14:textId="05478F20" w:rsidR="00954229" w:rsidRDefault="00954229" w:rsidP="00954229">
            <w:pPr>
              <w:jc w:val="center"/>
              <w:rPr>
                <w:sz w:val="18"/>
                <w:szCs w:val="18"/>
              </w:rPr>
            </w:pPr>
            <w:r>
              <w:rPr>
                <w:sz w:val="18"/>
                <w:szCs w:val="18"/>
              </w:rPr>
              <w:t>0.062</w:t>
            </w:r>
          </w:p>
        </w:tc>
        <w:tc>
          <w:tcPr>
            <w:tcW w:w="968" w:type="dxa"/>
            <w:tcBorders>
              <w:top w:val="nil"/>
              <w:left w:val="nil"/>
              <w:bottom w:val="nil"/>
              <w:right w:val="nil"/>
            </w:tcBorders>
            <w:vAlign w:val="center"/>
          </w:tcPr>
          <w:p w14:paraId="03044A71" w14:textId="367DA4CC" w:rsidR="00954229" w:rsidRDefault="00954229" w:rsidP="00954229">
            <w:pPr>
              <w:jc w:val="center"/>
              <w:rPr>
                <w:sz w:val="18"/>
                <w:szCs w:val="18"/>
              </w:rPr>
            </w:pPr>
            <w:r>
              <w:rPr>
                <w:sz w:val="18"/>
                <w:szCs w:val="18"/>
              </w:rPr>
              <w:t>-</w:t>
            </w:r>
          </w:p>
        </w:tc>
        <w:tc>
          <w:tcPr>
            <w:tcW w:w="1260" w:type="dxa"/>
            <w:tcBorders>
              <w:top w:val="nil"/>
              <w:left w:val="nil"/>
              <w:bottom w:val="nil"/>
              <w:right w:val="nil"/>
            </w:tcBorders>
            <w:vAlign w:val="center"/>
          </w:tcPr>
          <w:p w14:paraId="56A877F0" w14:textId="4F7C6283" w:rsidR="00954229" w:rsidRDefault="00954229" w:rsidP="00954229">
            <w:pPr>
              <w:jc w:val="center"/>
              <w:rPr>
                <w:sz w:val="18"/>
                <w:szCs w:val="18"/>
              </w:rPr>
            </w:pPr>
            <w:r>
              <w:rPr>
                <w:sz w:val="18"/>
                <w:szCs w:val="18"/>
              </w:rPr>
              <w:t>0.120</w:t>
            </w:r>
          </w:p>
        </w:tc>
        <w:tc>
          <w:tcPr>
            <w:tcW w:w="1148" w:type="dxa"/>
            <w:tcBorders>
              <w:top w:val="nil"/>
              <w:left w:val="nil"/>
              <w:bottom w:val="nil"/>
              <w:right w:val="nil"/>
            </w:tcBorders>
            <w:vAlign w:val="center"/>
          </w:tcPr>
          <w:p w14:paraId="180E1672" w14:textId="2639EB96" w:rsidR="00954229" w:rsidRDefault="00954229" w:rsidP="00954229">
            <w:pPr>
              <w:jc w:val="center"/>
              <w:rPr>
                <w:sz w:val="18"/>
                <w:szCs w:val="18"/>
              </w:rPr>
            </w:pPr>
            <w:r>
              <w:rPr>
                <w:sz w:val="18"/>
                <w:szCs w:val="18"/>
              </w:rPr>
              <w:t>0.120</w:t>
            </w:r>
          </w:p>
        </w:tc>
      </w:tr>
      <w:tr w:rsidR="00954229" w:rsidRPr="008E1BAF" w14:paraId="37C67F7A" w14:textId="77777777" w:rsidTr="00954229">
        <w:trPr>
          <w:trHeight w:hRule="exact" w:val="230"/>
        </w:trPr>
        <w:tc>
          <w:tcPr>
            <w:tcW w:w="810" w:type="dxa"/>
            <w:tcBorders>
              <w:top w:val="nil"/>
              <w:left w:val="nil"/>
              <w:bottom w:val="nil"/>
              <w:right w:val="nil"/>
            </w:tcBorders>
            <w:vAlign w:val="center"/>
          </w:tcPr>
          <w:p w14:paraId="17A42079" w14:textId="4FAD5D91" w:rsidR="00954229" w:rsidRDefault="00954229" w:rsidP="00954229">
            <w:pPr>
              <w:jc w:val="center"/>
              <w:rPr>
                <w:sz w:val="18"/>
                <w:szCs w:val="18"/>
              </w:rPr>
            </w:pPr>
            <w:r>
              <w:rPr>
                <w:sz w:val="18"/>
                <w:szCs w:val="18"/>
              </w:rPr>
              <w:t>2022</w:t>
            </w:r>
          </w:p>
        </w:tc>
        <w:tc>
          <w:tcPr>
            <w:tcW w:w="1260" w:type="dxa"/>
            <w:tcBorders>
              <w:top w:val="nil"/>
              <w:left w:val="nil"/>
              <w:bottom w:val="nil"/>
              <w:right w:val="nil"/>
            </w:tcBorders>
            <w:vAlign w:val="center"/>
          </w:tcPr>
          <w:p w14:paraId="0E7E786F" w14:textId="0C29B7B1" w:rsidR="00954229" w:rsidRDefault="00954229" w:rsidP="00954229">
            <w:pPr>
              <w:jc w:val="center"/>
              <w:rPr>
                <w:sz w:val="18"/>
                <w:szCs w:val="18"/>
              </w:rPr>
            </w:pPr>
            <w:r>
              <w:rPr>
                <w:sz w:val="18"/>
                <w:szCs w:val="18"/>
              </w:rPr>
              <w:t>0.100</w:t>
            </w:r>
          </w:p>
        </w:tc>
        <w:tc>
          <w:tcPr>
            <w:tcW w:w="1800" w:type="dxa"/>
            <w:tcBorders>
              <w:top w:val="nil"/>
              <w:left w:val="nil"/>
              <w:bottom w:val="nil"/>
              <w:right w:val="nil"/>
            </w:tcBorders>
            <w:vAlign w:val="center"/>
          </w:tcPr>
          <w:p w14:paraId="24DEEFD3" w14:textId="2E993280" w:rsidR="00954229" w:rsidRDefault="00954229" w:rsidP="00954229">
            <w:pPr>
              <w:jc w:val="center"/>
              <w:rPr>
                <w:sz w:val="18"/>
                <w:szCs w:val="18"/>
              </w:rPr>
            </w:pPr>
            <w:r>
              <w:rPr>
                <w:sz w:val="18"/>
                <w:szCs w:val="18"/>
              </w:rPr>
              <w:t>0.090</w:t>
            </w:r>
          </w:p>
        </w:tc>
        <w:tc>
          <w:tcPr>
            <w:tcW w:w="1080" w:type="dxa"/>
            <w:tcBorders>
              <w:top w:val="nil"/>
              <w:left w:val="nil"/>
              <w:bottom w:val="nil"/>
              <w:right w:val="nil"/>
            </w:tcBorders>
            <w:vAlign w:val="center"/>
          </w:tcPr>
          <w:p w14:paraId="17A33FA8" w14:textId="30453D26" w:rsidR="00954229" w:rsidRDefault="00954229" w:rsidP="00954229">
            <w:pPr>
              <w:jc w:val="center"/>
              <w:rPr>
                <w:sz w:val="18"/>
                <w:szCs w:val="18"/>
              </w:rPr>
            </w:pPr>
            <w:r>
              <w:rPr>
                <w:sz w:val="18"/>
                <w:szCs w:val="18"/>
              </w:rPr>
              <w:t>0.050</w:t>
            </w:r>
          </w:p>
        </w:tc>
        <w:tc>
          <w:tcPr>
            <w:tcW w:w="1080" w:type="dxa"/>
            <w:tcBorders>
              <w:top w:val="nil"/>
              <w:left w:val="nil"/>
              <w:bottom w:val="nil"/>
              <w:right w:val="nil"/>
            </w:tcBorders>
            <w:vAlign w:val="center"/>
          </w:tcPr>
          <w:p w14:paraId="6CCDC6E0" w14:textId="356ED7B5" w:rsidR="00954229" w:rsidRDefault="00954229" w:rsidP="00954229">
            <w:pPr>
              <w:jc w:val="center"/>
              <w:rPr>
                <w:sz w:val="18"/>
                <w:szCs w:val="18"/>
              </w:rPr>
            </w:pPr>
            <w:r>
              <w:rPr>
                <w:sz w:val="18"/>
                <w:szCs w:val="18"/>
              </w:rPr>
              <w:t>0.062</w:t>
            </w:r>
          </w:p>
        </w:tc>
        <w:tc>
          <w:tcPr>
            <w:tcW w:w="968" w:type="dxa"/>
            <w:tcBorders>
              <w:top w:val="nil"/>
              <w:left w:val="nil"/>
              <w:bottom w:val="nil"/>
              <w:right w:val="nil"/>
            </w:tcBorders>
            <w:vAlign w:val="center"/>
          </w:tcPr>
          <w:p w14:paraId="2D537E15" w14:textId="154A8BF8" w:rsidR="00954229" w:rsidRDefault="00954229" w:rsidP="00954229">
            <w:pPr>
              <w:jc w:val="center"/>
              <w:rPr>
                <w:sz w:val="18"/>
                <w:szCs w:val="18"/>
              </w:rPr>
            </w:pPr>
            <w:r>
              <w:rPr>
                <w:sz w:val="18"/>
                <w:szCs w:val="18"/>
              </w:rPr>
              <w:t>-</w:t>
            </w:r>
          </w:p>
        </w:tc>
        <w:tc>
          <w:tcPr>
            <w:tcW w:w="1260" w:type="dxa"/>
            <w:tcBorders>
              <w:top w:val="nil"/>
              <w:left w:val="nil"/>
              <w:bottom w:val="nil"/>
              <w:right w:val="nil"/>
            </w:tcBorders>
            <w:vAlign w:val="center"/>
          </w:tcPr>
          <w:p w14:paraId="7718A519" w14:textId="58BE1881" w:rsidR="00954229" w:rsidRDefault="00954229" w:rsidP="00954229">
            <w:pPr>
              <w:jc w:val="center"/>
              <w:rPr>
                <w:sz w:val="18"/>
                <w:szCs w:val="18"/>
              </w:rPr>
            </w:pPr>
            <w:r>
              <w:rPr>
                <w:sz w:val="18"/>
                <w:szCs w:val="18"/>
              </w:rPr>
              <w:t>0.120</w:t>
            </w:r>
          </w:p>
        </w:tc>
        <w:tc>
          <w:tcPr>
            <w:tcW w:w="1148" w:type="dxa"/>
            <w:tcBorders>
              <w:top w:val="nil"/>
              <w:left w:val="nil"/>
              <w:bottom w:val="nil"/>
              <w:right w:val="nil"/>
            </w:tcBorders>
            <w:vAlign w:val="center"/>
          </w:tcPr>
          <w:p w14:paraId="07829623" w14:textId="28AE2430" w:rsidR="00954229" w:rsidRDefault="00954229" w:rsidP="00954229">
            <w:pPr>
              <w:jc w:val="center"/>
              <w:rPr>
                <w:sz w:val="18"/>
                <w:szCs w:val="18"/>
              </w:rPr>
            </w:pPr>
            <w:r>
              <w:rPr>
                <w:sz w:val="18"/>
                <w:szCs w:val="18"/>
              </w:rPr>
              <w:t>0.120</w:t>
            </w:r>
          </w:p>
        </w:tc>
      </w:tr>
      <w:tr w:rsidR="00954229" w:rsidRPr="008E1BAF" w14:paraId="363AC611" w14:textId="77777777" w:rsidTr="00954229">
        <w:trPr>
          <w:trHeight w:hRule="exact" w:val="230"/>
        </w:trPr>
        <w:tc>
          <w:tcPr>
            <w:tcW w:w="810" w:type="dxa"/>
            <w:tcBorders>
              <w:top w:val="nil"/>
              <w:left w:val="nil"/>
              <w:bottom w:val="nil"/>
              <w:right w:val="nil"/>
            </w:tcBorders>
            <w:vAlign w:val="center"/>
          </w:tcPr>
          <w:p w14:paraId="55153F17" w14:textId="43DD6BAE" w:rsidR="00954229" w:rsidRDefault="00954229" w:rsidP="00954229">
            <w:pPr>
              <w:jc w:val="center"/>
              <w:rPr>
                <w:sz w:val="18"/>
                <w:szCs w:val="18"/>
              </w:rPr>
            </w:pPr>
            <w:r>
              <w:rPr>
                <w:sz w:val="18"/>
                <w:szCs w:val="18"/>
              </w:rPr>
              <w:t>2023</w:t>
            </w:r>
          </w:p>
        </w:tc>
        <w:tc>
          <w:tcPr>
            <w:tcW w:w="1260" w:type="dxa"/>
            <w:tcBorders>
              <w:top w:val="nil"/>
              <w:left w:val="nil"/>
              <w:bottom w:val="nil"/>
              <w:right w:val="nil"/>
            </w:tcBorders>
            <w:vAlign w:val="center"/>
          </w:tcPr>
          <w:p w14:paraId="2B22320B" w14:textId="52813FB1" w:rsidR="00954229" w:rsidRDefault="00954229" w:rsidP="00954229">
            <w:pPr>
              <w:jc w:val="center"/>
              <w:rPr>
                <w:sz w:val="18"/>
                <w:szCs w:val="18"/>
              </w:rPr>
            </w:pPr>
            <w:r>
              <w:rPr>
                <w:sz w:val="18"/>
                <w:szCs w:val="18"/>
              </w:rPr>
              <w:t>0.100</w:t>
            </w:r>
          </w:p>
        </w:tc>
        <w:tc>
          <w:tcPr>
            <w:tcW w:w="1800" w:type="dxa"/>
            <w:tcBorders>
              <w:top w:val="nil"/>
              <w:left w:val="nil"/>
              <w:bottom w:val="nil"/>
              <w:right w:val="nil"/>
            </w:tcBorders>
            <w:vAlign w:val="center"/>
          </w:tcPr>
          <w:p w14:paraId="59E69DEC" w14:textId="04868ECA" w:rsidR="00954229" w:rsidRDefault="00954229" w:rsidP="00954229">
            <w:pPr>
              <w:jc w:val="center"/>
              <w:rPr>
                <w:sz w:val="18"/>
                <w:szCs w:val="18"/>
              </w:rPr>
            </w:pPr>
            <w:r>
              <w:rPr>
                <w:sz w:val="18"/>
                <w:szCs w:val="18"/>
              </w:rPr>
              <w:t>0.100</w:t>
            </w:r>
          </w:p>
        </w:tc>
        <w:tc>
          <w:tcPr>
            <w:tcW w:w="1080" w:type="dxa"/>
            <w:tcBorders>
              <w:top w:val="nil"/>
              <w:left w:val="nil"/>
              <w:bottom w:val="nil"/>
              <w:right w:val="nil"/>
            </w:tcBorders>
            <w:vAlign w:val="center"/>
          </w:tcPr>
          <w:p w14:paraId="7F453CF9" w14:textId="303529AF" w:rsidR="00954229" w:rsidRDefault="00954229" w:rsidP="00954229">
            <w:pPr>
              <w:jc w:val="center"/>
              <w:rPr>
                <w:sz w:val="18"/>
                <w:szCs w:val="18"/>
              </w:rPr>
            </w:pPr>
            <w:r>
              <w:rPr>
                <w:sz w:val="18"/>
                <w:szCs w:val="18"/>
              </w:rPr>
              <w:t>0.050</w:t>
            </w:r>
          </w:p>
        </w:tc>
        <w:tc>
          <w:tcPr>
            <w:tcW w:w="1080" w:type="dxa"/>
            <w:tcBorders>
              <w:top w:val="nil"/>
              <w:left w:val="nil"/>
              <w:bottom w:val="nil"/>
              <w:right w:val="nil"/>
            </w:tcBorders>
            <w:vAlign w:val="center"/>
          </w:tcPr>
          <w:p w14:paraId="1E411F49" w14:textId="717F7614" w:rsidR="00954229" w:rsidRDefault="00954229" w:rsidP="00954229">
            <w:pPr>
              <w:jc w:val="center"/>
              <w:rPr>
                <w:sz w:val="18"/>
                <w:szCs w:val="18"/>
              </w:rPr>
            </w:pPr>
            <w:r>
              <w:rPr>
                <w:sz w:val="18"/>
                <w:szCs w:val="18"/>
              </w:rPr>
              <w:t>0.062</w:t>
            </w:r>
          </w:p>
        </w:tc>
        <w:tc>
          <w:tcPr>
            <w:tcW w:w="968" w:type="dxa"/>
            <w:tcBorders>
              <w:top w:val="nil"/>
              <w:left w:val="nil"/>
              <w:bottom w:val="nil"/>
              <w:right w:val="nil"/>
            </w:tcBorders>
            <w:vAlign w:val="center"/>
          </w:tcPr>
          <w:p w14:paraId="4359ECB1" w14:textId="0FC97AFB" w:rsidR="00954229" w:rsidRDefault="00954229" w:rsidP="00954229">
            <w:pPr>
              <w:jc w:val="center"/>
              <w:rPr>
                <w:sz w:val="18"/>
                <w:szCs w:val="18"/>
              </w:rPr>
            </w:pPr>
            <w:r>
              <w:rPr>
                <w:sz w:val="18"/>
                <w:szCs w:val="18"/>
              </w:rPr>
              <w:t>-</w:t>
            </w:r>
          </w:p>
        </w:tc>
        <w:tc>
          <w:tcPr>
            <w:tcW w:w="1260" w:type="dxa"/>
            <w:tcBorders>
              <w:top w:val="nil"/>
              <w:left w:val="nil"/>
              <w:bottom w:val="nil"/>
              <w:right w:val="nil"/>
            </w:tcBorders>
            <w:vAlign w:val="center"/>
          </w:tcPr>
          <w:p w14:paraId="6BDA0C7A" w14:textId="1F5C15E3" w:rsidR="00954229" w:rsidRDefault="00954229" w:rsidP="00954229">
            <w:pPr>
              <w:jc w:val="center"/>
              <w:rPr>
                <w:sz w:val="18"/>
                <w:szCs w:val="18"/>
              </w:rPr>
            </w:pPr>
            <w:r>
              <w:rPr>
                <w:sz w:val="18"/>
                <w:szCs w:val="18"/>
              </w:rPr>
              <w:t>0.120</w:t>
            </w:r>
          </w:p>
        </w:tc>
        <w:tc>
          <w:tcPr>
            <w:tcW w:w="1148" w:type="dxa"/>
            <w:tcBorders>
              <w:top w:val="nil"/>
              <w:left w:val="nil"/>
              <w:bottom w:val="nil"/>
              <w:right w:val="nil"/>
            </w:tcBorders>
            <w:vAlign w:val="center"/>
          </w:tcPr>
          <w:p w14:paraId="271D9DC8" w14:textId="3234AF4C" w:rsidR="00954229" w:rsidRDefault="00954229" w:rsidP="00954229">
            <w:pPr>
              <w:jc w:val="center"/>
              <w:rPr>
                <w:sz w:val="18"/>
                <w:szCs w:val="18"/>
              </w:rPr>
            </w:pPr>
            <w:r>
              <w:rPr>
                <w:sz w:val="18"/>
                <w:szCs w:val="18"/>
              </w:rPr>
              <w:t>0.120</w:t>
            </w:r>
          </w:p>
        </w:tc>
      </w:tr>
      <w:tr w:rsidR="00954229" w:rsidRPr="008E1BAF" w14:paraId="605579B8" w14:textId="77777777" w:rsidTr="00954229">
        <w:trPr>
          <w:trHeight w:hRule="exact" w:val="230"/>
        </w:trPr>
        <w:tc>
          <w:tcPr>
            <w:tcW w:w="810" w:type="dxa"/>
            <w:tcBorders>
              <w:top w:val="nil"/>
              <w:left w:val="nil"/>
              <w:bottom w:val="nil"/>
              <w:right w:val="nil"/>
            </w:tcBorders>
            <w:vAlign w:val="center"/>
          </w:tcPr>
          <w:p w14:paraId="07CD4DCD" w14:textId="6E3435D1" w:rsidR="00954229" w:rsidRDefault="00954229" w:rsidP="00954229">
            <w:pPr>
              <w:jc w:val="center"/>
              <w:rPr>
                <w:sz w:val="18"/>
                <w:szCs w:val="18"/>
              </w:rPr>
            </w:pPr>
            <w:r>
              <w:rPr>
                <w:sz w:val="18"/>
                <w:szCs w:val="18"/>
              </w:rPr>
              <w:t>2024</w:t>
            </w:r>
          </w:p>
        </w:tc>
        <w:tc>
          <w:tcPr>
            <w:tcW w:w="1260" w:type="dxa"/>
            <w:tcBorders>
              <w:top w:val="nil"/>
              <w:left w:val="nil"/>
              <w:bottom w:val="nil"/>
              <w:right w:val="nil"/>
            </w:tcBorders>
            <w:vAlign w:val="center"/>
          </w:tcPr>
          <w:p w14:paraId="6A2E59DB" w14:textId="2973A1D0" w:rsidR="00954229" w:rsidRDefault="00954229" w:rsidP="00954229">
            <w:pPr>
              <w:jc w:val="center"/>
              <w:rPr>
                <w:sz w:val="18"/>
                <w:szCs w:val="18"/>
              </w:rPr>
            </w:pPr>
            <w:r>
              <w:rPr>
                <w:sz w:val="18"/>
                <w:szCs w:val="18"/>
              </w:rPr>
              <w:t>0.100</w:t>
            </w:r>
          </w:p>
        </w:tc>
        <w:tc>
          <w:tcPr>
            <w:tcW w:w="1800" w:type="dxa"/>
            <w:tcBorders>
              <w:top w:val="nil"/>
              <w:left w:val="nil"/>
              <w:bottom w:val="nil"/>
              <w:right w:val="nil"/>
            </w:tcBorders>
            <w:vAlign w:val="center"/>
          </w:tcPr>
          <w:p w14:paraId="0F3A2318" w14:textId="06FDCEF4" w:rsidR="00954229" w:rsidRDefault="00954229" w:rsidP="00954229">
            <w:pPr>
              <w:jc w:val="center"/>
              <w:rPr>
                <w:sz w:val="18"/>
                <w:szCs w:val="18"/>
              </w:rPr>
            </w:pPr>
            <w:r>
              <w:rPr>
                <w:sz w:val="18"/>
                <w:szCs w:val="18"/>
              </w:rPr>
              <w:t>0.100</w:t>
            </w:r>
          </w:p>
        </w:tc>
        <w:tc>
          <w:tcPr>
            <w:tcW w:w="1080" w:type="dxa"/>
            <w:tcBorders>
              <w:top w:val="nil"/>
              <w:left w:val="nil"/>
              <w:bottom w:val="nil"/>
              <w:right w:val="nil"/>
            </w:tcBorders>
            <w:vAlign w:val="center"/>
          </w:tcPr>
          <w:p w14:paraId="4460FED9" w14:textId="5CCA9E4D" w:rsidR="00954229" w:rsidRDefault="00954229" w:rsidP="00954229">
            <w:pPr>
              <w:jc w:val="center"/>
              <w:rPr>
                <w:sz w:val="18"/>
                <w:szCs w:val="18"/>
              </w:rPr>
            </w:pPr>
            <w:r>
              <w:rPr>
                <w:sz w:val="18"/>
                <w:szCs w:val="18"/>
              </w:rPr>
              <w:t>0.050</w:t>
            </w:r>
          </w:p>
        </w:tc>
        <w:tc>
          <w:tcPr>
            <w:tcW w:w="1080" w:type="dxa"/>
            <w:tcBorders>
              <w:top w:val="nil"/>
              <w:left w:val="nil"/>
              <w:bottom w:val="nil"/>
              <w:right w:val="nil"/>
            </w:tcBorders>
            <w:vAlign w:val="center"/>
          </w:tcPr>
          <w:p w14:paraId="581DAE56" w14:textId="680284E0" w:rsidR="00954229" w:rsidRDefault="00954229" w:rsidP="00954229">
            <w:pPr>
              <w:jc w:val="center"/>
              <w:rPr>
                <w:sz w:val="18"/>
                <w:szCs w:val="18"/>
              </w:rPr>
            </w:pPr>
            <w:r>
              <w:rPr>
                <w:sz w:val="18"/>
                <w:szCs w:val="18"/>
              </w:rPr>
              <w:t>0.062</w:t>
            </w:r>
          </w:p>
        </w:tc>
        <w:tc>
          <w:tcPr>
            <w:tcW w:w="968" w:type="dxa"/>
            <w:tcBorders>
              <w:top w:val="nil"/>
              <w:left w:val="nil"/>
              <w:bottom w:val="nil"/>
              <w:right w:val="nil"/>
            </w:tcBorders>
            <w:vAlign w:val="center"/>
          </w:tcPr>
          <w:p w14:paraId="05B5FB7A" w14:textId="63B9CAB0" w:rsidR="00954229" w:rsidRDefault="00954229" w:rsidP="00954229">
            <w:pPr>
              <w:jc w:val="center"/>
              <w:rPr>
                <w:sz w:val="18"/>
                <w:szCs w:val="18"/>
              </w:rPr>
            </w:pPr>
            <w:r>
              <w:rPr>
                <w:sz w:val="18"/>
                <w:szCs w:val="18"/>
              </w:rPr>
              <w:t>-</w:t>
            </w:r>
          </w:p>
        </w:tc>
        <w:tc>
          <w:tcPr>
            <w:tcW w:w="1260" w:type="dxa"/>
            <w:tcBorders>
              <w:top w:val="nil"/>
              <w:left w:val="nil"/>
              <w:bottom w:val="nil"/>
              <w:right w:val="nil"/>
            </w:tcBorders>
            <w:vAlign w:val="center"/>
          </w:tcPr>
          <w:p w14:paraId="317D2FD1" w14:textId="7C73DE53" w:rsidR="00954229" w:rsidRDefault="00954229" w:rsidP="00954229">
            <w:pPr>
              <w:jc w:val="center"/>
              <w:rPr>
                <w:sz w:val="18"/>
                <w:szCs w:val="18"/>
              </w:rPr>
            </w:pPr>
            <w:r>
              <w:rPr>
                <w:sz w:val="18"/>
                <w:szCs w:val="18"/>
              </w:rPr>
              <w:t>0.120</w:t>
            </w:r>
          </w:p>
        </w:tc>
        <w:tc>
          <w:tcPr>
            <w:tcW w:w="1148" w:type="dxa"/>
            <w:tcBorders>
              <w:top w:val="nil"/>
              <w:left w:val="nil"/>
              <w:bottom w:val="nil"/>
              <w:right w:val="nil"/>
            </w:tcBorders>
            <w:vAlign w:val="center"/>
          </w:tcPr>
          <w:p w14:paraId="2AA03D1E" w14:textId="1F614104" w:rsidR="00954229" w:rsidRDefault="00954229" w:rsidP="00954229">
            <w:pPr>
              <w:jc w:val="center"/>
              <w:rPr>
                <w:sz w:val="18"/>
                <w:szCs w:val="18"/>
              </w:rPr>
            </w:pPr>
            <w:r>
              <w:rPr>
                <w:sz w:val="18"/>
                <w:szCs w:val="18"/>
              </w:rPr>
              <w:t>0.120</w:t>
            </w:r>
          </w:p>
        </w:tc>
      </w:tr>
      <w:tr w:rsidR="00954229" w:rsidRPr="008E1BAF" w14:paraId="44EE895E" w14:textId="77777777" w:rsidTr="00954229">
        <w:trPr>
          <w:trHeight w:hRule="exact" w:val="230"/>
        </w:trPr>
        <w:tc>
          <w:tcPr>
            <w:tcW w:w="810" w:type="dxa"/>
            <w:tcBorders>
              <w:top w:val="nil"/>
              <w:left w:val="nil"/>
              <w:bottom w:val="nil"/>
              <w:right w:val="nil"/>
            </w:tcBorders>
            <w:vAlign w:val="center"/>
          </w:tcPr>
          <w:p w14:paraId="4A2B6F2B" w14:textId="5935AF28" w:rsidR="00954229" w:rsidRDefault="00954229" w:rsidP="00954229">
            <w:pPr>
              <w:jc w:val="center"/>
              <w:rPr>
                <w:sz w:val="18"/>
                <w:szCs w:val="18"/>
              </w:rPr>
            </w:pPr>
            <w:r>
              <w:rPr>
                <w:sz w:val="18"/>
                <w:szCs w:val="18"/>
              </w:rPr>
              <w:t>2025</w:t>
            </w:r>
          </w:p>
        </w:tc>
        <w:tc>
          <w:tcPr>
            <w:tcW w:w="1260" w:type="dxa"/>
            <w:tcBorders>
              <w:top w:val="nil"/>
              <w:left w:val="nil"/>
              <w:bottom w:val="nil"/>
              <w:right w:val="nil"/>
            </w:tcBorders>
            <w:vAlign w:val="center"/>
          </w:tcPr>
          <w:p w14:paraId="7F54B0F7" w14:textId="7BB3294D" w:rsidR="00954229" w:rsidRDefault="00954229" w:rsidP="00954229">
            <w:pPr>
              <w:jc w:val="center"/>
              <w:rPr>
                <w:sz w:val="18"/>
                <w:szCs w:val="18"/>
              </w:rPr>
            </w:pPr>
            <w:r>
              <w:rPr>
                <w:sz w:val="18"/>
                <w:szCs w:val="18"/>
              </w:rPr>
              <w:t>0.100</w:t>
            </w:r>
          </w:p>
        </w:tc>
        <w:tc>
          <w:tcPr>
            <w:tcW w:w="1800" w:type="dxa"/>
            <w:tcBorders>
              <w:top w:val="nil"/>
              <w:left w:val="nil"/>
              <w:bottom w:val="nil"/>
              <w:right w:val="nil"/>
            </w:tcBorders>
            <w:vAlign w:val="center"/>
          </w:tcPr>
          <w:p w14:paraId="6F15E698" w14:textId="1210F29E" w:rsidR="00954229" w:rsidRDefault="00954229" w:rsidP="00954229">
            <w:pPr>
              <w:jc w:val="center"/>
              <w:rPr>
                <w:sz w:val="18"/>
                <w:szCs w:val="18"/>
              </w:rPr>
            </w:pPr>
            <w:r>
              <w:rPr>
                <w:sz w:val="18"/>
                <w:szCs w:val="18"/>
              </w:rPr>
              <w:t>0.100</w:t>
            </w:r>
          </w:p>
        </w:tc>
        <w:tc>
          <w:tcPr>
            <w:tcW w:w="1080" w:type="dxa"/>
            <w:tcBorders>
              <w:top w:val="nil"/>
              <w:left w:val="nil"/>
              <w:bottom w:val="nil"/>
              <w:right w:val="nil"/>
            </w:tcBorders>
            <w:vAlign w:val="center"/>
          </w:tcPr>
          <w:p w14:paraId="363C4098" w14:textId="1DF6610A" w:rsidR="00954229" w:rsidRDefault="00954229" w:rsidP="00954229">
            <w:pPr>
              <w:jc w:val="center"/>
              <w:rPr>
                <w:sz w:val="18"/>
                <w:szCs w:val="18"/>
              </w:rPr>
            </w:pPr>
            <w:r>
              <w:rPr>
                <w:sz w:val="18"/>
                <w:szCs w:val="18"/>
              </w:rPr>
              <w:t>0.050</w:t>
            </w:r>
          </w:p>
        </w:tc>
        <w:tc>
          <w:tcPr>
            <w:tcW w:w="1080" w:type="dxa"/>
            <w:tcBorders>
              <w:top w:val="nil"/>
              <w:left w:val="nil"/>
              <w:bottom w:val="nil"/>
              <w:right w:val="nil"/>
            </w:tcBorders>
            <w:vAlign w:val="center"/>
          </w:tcPr>
          <w:p w14:paraId="4086C5EF" w14:textId="59A36842" w:rsidR="00954229" w:rsidRDefault="00954229" w:rsidP="00954229">
            <w:pPr>
              <w:jc w:val="center"/>
              <w:rPr>
                <w:sz w:val="18"/>
                <w:szCs w:val="18"/>
              </w:rPr>
            </w:pPr>
            <w:r>
              <w:rPr>
                <w:sz w:val="18"/>
                <w:szCs w:val="18"/>
              </w:rPr>
              <w:t>0.062</w:t>
            </w:r>
          </w:p>
        </w:tc>
        <w:tc>
          <w:tcPr>
            <w:tcW w:w="968" w:type="dxa"/>
            <w:tcBorders>
              <w:top w:val="nil"/>
              <w:left w:val="nil"/>
              <w:bottom w:val="nil"/>
              <w:right w:val="nil"/>
            </w:tcBorders>
            <w:vAlign w:val="center"/>
          </w:tcPr>
          <w:p w14:paraId="0D643CF1" w14:textId="7417E07A" w:rsidR="00954229" w:rsidRDefault="00954229" w:rsidP="00954229">
            <w:pPr>
              <w:jc w:val="center"/>
              <w:rPr>
                <w:sz w:val="18"/>
                <w:szCs w:val="18"/>
              </w:rPr>
            </w:pPr>
            <w:r>
              <w:rPr>
                <w:sz w:val="18"/>
                <w:szCs w:val="18"/>
              </w:rPr>
              <w:t>-</w:t>
            </w:r>
          </w:p>
        </w:tc>
        <w:tc>
          <w:tcPr>
            <w:tcW w:w="1260" w:type="dxa"/>
            <w:tcBorders>
              <w:top w:val="nil"/>
              <w:left w:val="nil"/>
              <w:bottom w:val="nil"/>
              <w:right w:val="nil"/>
            </w:tcBorders>
            <w:vAlign w:val="center"/>
          </w:tcPr>
          <w:p w14:paraId="5982983B" w14:textId="7F924257" w:rsidR="00954229" w:rsidRDefault="00954229" w:rsidP="00954229">
            <w:pPr>
              <w:jc w:val="center"/>
              <w:rPr>
                <w:sz w:val="18"/>
                <w:szCs w:val="18"/>
              </w:rPr>
            </w:pPr>
            <w:r>
              <w:rPr>
                <w:sz w:val="18"/>
                <w:szCs w:val="18"/>
              </w:rPr>
              <w:t>0.120</w:t>
            </w:r>
          </w:p>
        </w:tc>
        <w:tc>
          <w:tcPr>
            <w:tcW w:w="1148" w:type="dxa"/>
            <w:tcBorders>
              <w:top w:val="nil"/>
              <w:left w:val="nil"/>
              <w:bottom w:val="nil"/>
              <w:right w:val="nil"/>
            </w:tcBorders>
            <w:vAlign w:val="center"/>
          </w:tcPr>
          <w:p w14:paraId="0216EF7F" w14:textId="31E060E2" w:rsidR="00954229" w:rsidRDefault="00954229" w:rsidP="00954229">
            <w:pPr>
              <w:jc w:val="center"/>
              <w:rPr>
                <w:sz w:val="18"/>
                <w:szCs w:val="18"/>
              </w:rPr>
            </w:pPr>
            <w:r>
              <w:rPr>
                <w:sz w:val="18"/>
                <w:szCs w:val="18"/>
              </w:rPr>
              <w:t>0.120</w:t>
            </w:r>
          </w:p>
        </w:tc>
      </w:tr>
      <w:tr w:rsidR="00954229" w:rsidRPr="008E1BAF" w14:paraId="3C78A573" w14:textId="77777777" w:rsidTr="00954229">
        <w:trPr>
          <w:trHeight w:hRule="exact" w:val="230"/>
        </w:trPr>
        <w:tc>
          <w:tcPr>
            <w:tcW w:w="810" w:type="dxa"/>
            <w:tcBorders>
              <w:top w:val="nil"/>
              <w:left w:val="nil"/>
              <w:bottom w:val="nil"/>
              <w:right w:val="nil"/>
            </w:tcBorders>
            <w:vAlign w:val="center"/>
          </w:tcPr>
          <w:p w14:paraId="0E18B7C4" w14:textId="5919F8D6" w:rsidR="00954229" w:rsidRDefault="00954229" w:rsidP="00954229">
            <w:pPr>
              <w:jc w:val="center"/>
              <w:rPr>
                <w:sz w:val="18"/>
                <w:szCs w:val="18"/>
              </w:rPr>
            </w:pPr>
            <w:r>
              <w:rPr>
                <w:sz w:val="18"/>
                <w:szCs w:val="18"/>
              </w:rPr>
              <w:t>2026</w:t>
            </w:r>
          </w:p>
        </w:tc>
        <w:tc>
          <w:tcPr>
            <w:tcW w:w="1260" w:type="dxa"/>
            <w:tcBorders>
              <w:top w:val="nil"/>
              <w:left w:val="nil"/>
              <w:bottom w:val="nil"/>
              <w:right w:val="nil"/>
            </w:tcBorders>
            <w:vAlign w:val="center"/>
          </w:tcPr>
          <w:p w14:paraId="654E91CC" w14:textId="4F8D1465" w:rsidR="00954229" w:rsidRDefault="00954229" w:rsidP="00954229">
            <w:pPr>
              <w:jc w:val="center"/>
              <w:rPr>
                <w:sz w:val="18"/>
                <w:szCs w:val="18"/>
              </w:rPr>
            </w:pPr>
            <w:r>
              <w:rPr>
                <w:sz w:val="18"/>
                <w:szCs w:val="18"/>
              </w:rPr>
              <w:t>0.100</w:t>
            </w:r>
          </w:p>
        </w:tc>
        <w:tc>
          <w:tcPr>
            <w:tcW w:w="1800" w:type="dxa"/>
            <w:tcBorders>
              <w:top w:val="nil"/>
              <w:left w:val="nil"/>
              <w:bottom w:val="nil"/>
              <w:right w:val="nil"/>
            </w:tcBorders>
            <w:vAlign w:val="center"/>
          </w:tcPr>
          <w:p w14:paraId="123C36C6" w14:textId="254512B1" w:rsidR="00954229" w:rsidRDefault="00954229" w:rsidP="00954229">
            <w:pPr>
              <w:jc w:val="center"/>
              <w:rPr>
                <w:sz w:val="18"/>
                <w:szCs w:val="18"/>
              </w:rPr>
            </w:pPr>
            <w:r>
              <w:rPr>
                <w:sz w:val="18"/>
                <w:szCs w:val="18"/>
              </w:rPr>
              <w:t>0.100</w:t>
            </w:r>
          </w:p>
        </w:tc>
        <w:tc>
          <w:tcPr>
            <w:tcW w:w="1080" w:type="dxa"/>
            <w:tcBorders>
              <w:top w:val="nil"/>
              <w:left w:val="nil"/>
              <w:bottom w:val="nil"/>
              <w:right w:val="nil"/>
            </w:tcBorders>
            <w:vAlign w:val="center"/>
          </w:tcPr>
          <w:p w14:paraId="2B0E007B" w14:textId="7E3C8EBB" w:rsidR="00954229" w:rsidRDefault="00954229" w:rsidP="00954229">
            <w:pPr>
              <w:jc w:val="center"/>
              <w:rPr>
                <w:sz w:val="18"/>
                <w:szCs w:val="18"/>
              </w:rPr>
            </w:pPr>
            <w:r>
              <w:rPr>
                <w:sz w:val="18"/>
                <w:szCs w:val="18"/>
              </w:rPr>
              <w:t>0.050</w:t>
            </w:r>
          </w:p>
        </w:tc>
        <w:tc>
          <w:tcPr>
            <w:tcW w:w="1080" w:type="dxa"/>
            <w:tcBorders>
              <w:top w:val="nil"/>
              <w:left w:val="nil"/>
              <w:bottom w:val="nil"/>
              <w:right w:val="nil"/>
            </w:tcBorders>
            <w:vAlign w:val="center"/>
          </w:tcPr>
          <w:p w14:paraId="53352B26" w14:textId="55AEABE8" w:rsidR="00954229" w:rsidRDefault="00954229" w:rsidP="00954229">
            <w:pPr>
              <w:jc w:val="center"/>
              <w:rPr>
                <w:sz w:val="18"/>
                <w:szCs w:val="18"/>
              </w:rPr>
            </w:pPr>
            <w:r>
              <w:rPr>
                <w:sz w:val="18"/>
                <w:szCs w:val="18"/>
              </w:rPr>
              <w:t>0.062</w:t>
            </w:r>
          </w:p>
        </w:tc>
        <w:tc>
          <w:tcPr>
            <w:tcW w:w="968" w:type="dxa"/>
            <w:tcBorders>
              <w:top w:val="nil"/>
              <w:left w:val="nil"/>
              <w:bottom w:val="nil"/>
              <w:right w:val="nil"/>
            </w:tcBorders>
            <w:vAlign w:val="center"/>
          </w:tcPr>
          <w:p w14:paraId="39C5410C" w14:textId="5EA203FF" w:rsidR="00954229" w:rsidRDefault="00954229" w:rsidP="00954229">
            <w:pPr>
              <w:jc w:val="center"/>
              <w:rPr>
                <w:sz w:val="18"/>
                <w:szCs w:val="18"/>
              </w:rPr>
            </w:pPr>
            <w:r>
              <w:rPr>
                <w:sz w:val="18"/>
                <w:szCs w:val="18"/>
              </w:rPr>
              <w:t>-</w:t>
            </w:r>
          </w:p>
        </w:tc>
        <w:tc>
          <w:tcPr>
            <w:tcW w:w="1260" w:type="dxa"/>
            <w:tcBorders>
              <w:top w:val="nil"/>
              <w:left w:val="nil"/>
              <w:bottom w:val="nil"/>
              <w:right w:val="nil"/>
            </w:tcBorders>
            <w:vAlign w:val="center"/>
          </w:tcPr>
          <w:p w14:paraId="5F5D46F1" w14:textId="3BFAD101" w:rsidR="00954229" w:rsidRDefault="00954229" w:rsidP="00954229">
            <w:pPr>
              <w:jc w:val="center"/>
              <w:rPr>
                <w:sz w:val="18"/>
                <w:szCs w:val="18"/>
              </w:rPr>
            </w:pPr>
            <w:r>
              <w:rPr>
                <w:sz w:val="18"/>
                <w:szCs w:val="18"/>
              </w:rPr>
              <w:t>0.120</w:t>
            </w:r>
          </w:p>
        </w:tc>
        <w:tc>
          <w:tcPr>
            <w:tcW w:w="1148" w:type="dxa"/>
            <w:tcBorders>
              <w:top w:val="nil"/>
              <w:left w:val="nil"/>
              <w:bottom w:val="nil"/>
              <w:right w:val="nil"/>
            </w:tcBorders>
            <w:vAlign w:val="center"/>
          </w:tcPr>
          <w:p w14:paraId="187786BC" w14:textId="0EE94280" w:rsidR="00954229" w:rsidRDefault="00954229" w:rsidP="00954229">
            <w:pPr>
              <w:jc w:val="center"/>
              <w:rPr>
                <w:sz w:val="18"/>
                <w:szCs w:val="18"/>
              </w:rPr>
            </w:pPr>
            <w:r>
              <w:rPr>
                <w:sz w:val="18"/>
                <w:szCs w:val="18"/>
              </w:rPr>
              <w:t>0.120</w:t>
            </w:r>
          </w:p>
        </w:tc>
      </w:tr>
      <w:tr w:rsidR="00954229" w:rsidRPr="008E1BAF" w14:paraId="099044BE" w14:textId="77777777" w:rsidTr="00954229">
        <w:trPr>
          <w:trHeight w:hRule="exact" w:val="230"/>
        </w:trPr>
        <w:tc>
          <w:tcPr>
            <w:tcW w:w="810" w:type="dxa"/>
            <w:tcBorders>
              <w:top w:val="nil"/>
              <w:left w:val="nil"/>
              <w:bottom w:val="nil"/>
              <w:right w:val="nil"/>
            </w:tcBorders>
            <w:vAlign w:val="center"/>
          </w:tcPr>
          <w:p w14:paraId="7B700DBB" w14:textId="587F2957" w:rsidR="00954229" w:rsidRDefault="00954229" w:rsidP="00954229">
            <w:pPr>
              <w:jc w:val="center"/>
              <w:rPr>
                <w:sz w:val="18"/>
                <w:szCs w:val="18"/>
              </w:rPr>
            </w:pPr>
            <w:r>
              <w:rPr>
                <w:sz w:val="18"/>
                <w:szCs w:val="18"/>
              </w:rPr>
              <w:t>2027</w:t>
            </w:r>
          </w:p>
        </w:tc>
        <w:tc>
          <w:tcPr>
            <w:tcW w:w="1260" w:type="dxa"/>
            <w:tcBorders>
              <w:top w:val="nil"/>
              <w:left w:val="nil"/>
              <w:bottom w:val="nil"/>
              <w:right w:val="nil"/>
            </w:tcBorders>
            <w:vAlign w:val="center"/>
          </w:tcPr>
          <w:p w14:paraId="14CBC0CA" w14:textId="3E3F9B80" w:rsidR="00954229" w:rsidRDefault="00954229" w:rsidP="00954229">
            <w:pPr>
              <w:jc w:val="center"/>
              <w:rPr>
                <w:sz w:val="18"/>
                <w:szCs w:val="18"/>
              </w:rPr>
            </w:pPr>
            <w:r>
              <w:rPr>
                <w:sz w:val="18"/>
                <w:szCs w:val="18"/>
              </w:rPr>
              <w:t>0.100</w:t>
            </w:r>
          </w:p>
        </w:tc>
        <w:tc>
          <w:tcPr>
            <w:tcW w:w="1800" w:type="dxa"/>
            <w:tcBorders>
              <w:top w:val="nil"/>
              <w:left w:val="nil"/>
              <w:bottom w:val="nil"/>
              <w:right w:val="nil"/>
            </w:tcBorders>
            <w:vAlign w:val="center"/>
          </w:tcPr>
          <w:p w14:paraId="67AFB09D" w14:textId="3307225D" w:rsidR="00954229" w:rsidRDefault="00954229" w:rsidP="00954229">
            <w:pPr>
              <w:jc w:val="center"/>
              <w:rPr>
                <w:sz w:val="18"/>
                <w:szCs w:val="18"/>
              </w:rPr>
            </w:pPr>
            <w:r>
              <w:rPr>
                <w:sz w:val="18"/>
                <w:szCs w:val="18"/>
              </w:rPr>
              <w:t>0.100</w:t>
            </w:r>
          </w:p>
        </w:tc>
        <w:tc>
          <w:tcPr>
            <w:tcW w:w="1080" w:type="dxa"/>
            <w:tcBorders>
              <w:top w:val="nil"/>
              <w:left w:val="nil"/>
              <w:bottom w:val="nil"/>
              <w:right w:val="nil"/>
            </w:tcBorders>
            <w:vAlign w:val="center"/>
          </w:tcPr>
          <w:p w14:paraId="5A176FD1" w14:textId="1D392787" w:rsidR="00954229" w:rsidRDefault="00954229" w:rsidP="00954229">
            <w:pPr>
              <w:jc w:val="center"/>
              <w:rPr>
                <w:sz w:val="18"/>
                <w:szCs w:val="18"/>
              </w:rPr>
            </w:pPr>
            <w:r>
              <w:rPr>
                <w:sz w:val="18"/>
                <w:szCs w:val="18"/>
              </w:rPr>
              <w:t>0.050</w:t>
            </w:r>
          </w:p>
        </w:tc>
        <w:tc>
          <w:tcPr>
            <w:tcW w:w="1080" w:type="dxa"/>
            <w:tcBorders>
              <w:top w:val="nil"/>
              <w:left w:val="nil"/>
              <w:bottom w:val="nil"/>
              <w:right w:val="nil"/>
            </w:tcBorders>
            <w:vAlign w:val="center"/>
          </w:tcPr>
          <w:p w14:paraId="50299DA2" w14:textId="18EFF424" w:rsidR="00954229" w:rsidRDefault="00954229" w:rsidP="00954229">
            <w:pPr>
              <w:jc w:val="center"/>
              <w:rPr>
                <w:sz w:val="18"/>
                <w:szCs w:val="18"/>
              </w:rPr>
            </w:pPr>
            <w:r>
              <w:rPr>
                <w:sz w:val="18"/>
                <w:szCs w:val="18"/>
              </w:rPr>
              <w:t>0.062</w:t>
            </w:r>
          </w:p>
        </w:tc>
        <w:tc>
          <w:tcPr>
            <w:tcW w:w="968" w:type="dxa"/>
            <w:tcBorders>
              <w:top w:val="nil"/>
              <w:left w:val="nil"/>
              <w:bottom w:val="nil"/>
              <w:right w:val="nil"/>
            </w:tcBorders>
            <w:vAlign w:val="center"/>
          </w:tcPr>
          <w:p w14:paraId="67914197" w14:textId="6BDA36B3" w:rsidR="00954229" w:rsidRDefault="00954229" w:rsidP="00954229">
            <w:pPr>
              <w:jc w:val="center"/>
              <w:rPr>
                <w:sz w:val="18"/>
                <w:szCs w:val="18"/>
              </w:rPr>
            </w:pPr>
            <w:r>
              <w:rPr>
                <w:sz w:val="18"/>
                <w:szCs w:val="18"/>
              </w:rPr>
              <w:t>-</w:t>
            </w:r>
          </w:p>
        </w:tc>
        <w:tc>
          <w:tcPr>
            <w:tcW w:w="1260" w:type="dxa"/>
            <w:tcBorders>
              <w:top w:val="nil"/>
              <w:left w:val="nil"/>
              <w:bottom w:val="nil"/>
              <w:right w:val="nil"/>
            </w:tcBorders>
            <w:vAlign w:val="center"/>
          </w:tcPr>
          <w:p w14:paraId="4A8E33B8" w14:textId="7023A371" w:rsidR="00954229" w:rsidRDefault="00954229" w:rsidP="00954229">
            <w:pPr>
              <w:jc w:val="center"/>
              <w:rPr>
                <w:sz w:val="18"/>
                <w:szCs w:val="18"/>
              </w:rPr>
            </w:pPr>
            <w:r>
              <w:rPr>
                <w:sz w:val="18"/>
                <w:szCs w:val="18"/>
              </w:rPr>
              <w:t>0.120</w:t>
            </w:r>
          </w:p>
        </w:tc>
        <w:tc>
          <w:tcPr>
            <w:tcW w:w="1148" w:type="dxa"/>
            <w:tcBorders>
              <w:top w:val="nil"/>
              <w:left w:val="nil"/>
              <w:bottom w:val="nil"/>
              <w:right w:val="nil"/>
            </w:tcBorders>
            <w:vAlign w:val="center"/>
          </w:tcPr>
          <w:p w14:paraId="4C62E8F8" w14:textId="5D6C4CAC" w:rsidR="00954229" w:rsidRDefault="00954229" w:rsidP="00954229">
            <w:pPr>
              <w:jc w:val="center"/>
              <w:rPr>
                <w:sz w:val="18"/>
                <w:szCs w:val="18"/>
              </w:rPr>
            </w:pPr>
            <w:r>
              <w:rPr>
                <w:sz w:val="18"/>
                <w:szCs w:val="18"/>
              </w:rPr>
              <w:t>0.120</w:t>
            </w:r>
          </w:p>
        </w:tc>
      </w:tr>
      <w:tr w:rsidR="00954229" w:rsidRPr="008E1BAF" w14:paraId="7CD662E3" w14:textId="77777777" w:rsidTr="00954229">
        <w:trPr>
          <w:trHeight w:hRule="exact" w:val="230"/>
        </w:trPr>
        <w:tc>
          <w:tcPr>
            <w:tcW w:w="810" w:type="dxa"/>
            <w:tcBorders>
              <w:top w:val="nil"/>
              <w:left w:val="nil"/>
              <w:bottom w:val="nil"/>
              <w:right w:val="nil"/>
            </w:tcBorders>
            <w:vAlign w:val="center"/>
          </w:tcPr>
          <w:p w14:paraId="7EA9EDE8" w14:textId="3A747ABE" w:rsidR="00954229" w:rsidRDefault="00954229" w:rsidP="00954229">
            <w:pPr>
              <w:jc w:val="center"/>
              <w:rPr>
                <w:sz w:val="18"/>
                <w:szCs w:val="18"/>
              </w:rPr>
            </w:pPr>
            <w:r>
              <w:rPr>
                <w:sz w:val="18"/>
                <w:szCs w:val="18"/>
              </w:rPr>
              <w:t>2028</w:t>
            </w:r>
          </w:p>
        </w:tc>
        <w:tc>
          <w:tcPr>
            <w:tcW w:w="1260" w:type="dxa"/>
            <w:tcBorders>
              <w:top w:val="nil"/>
              <w:left w:val="nil"/>
              <w:bottom w:val="nil"/>
              <w:right w:val="nil"/>
            </w:tcBorders>
            <w:vAlign w:val="center"/>
          </w:tcPr>
          <w:p w14:paraId="5818E905" w14:textId="02560151" w:rsidR="00954229" w:rsidRDefault="00954229" w:rsidP="00954229">
            <w:pPr>
              <w:jc w:val="center"/>
              <w:rPr>
                <w:sz w:val="18"/>
                <w:szCs w:val="18"/>
              </w:rPr>
            </w:pPr>
            <w:r>
              <w:rPr>
                <w:sz w:val="18"/>
                <w:szCs w:val="18"/>
              </w:rPr>
              <w:t>0.100</w:t>
            </w:r>
          </w:p>
        </w:tc>
        <w:tc>
          <w:tcPr>
            <w:tcW w:w="1800" w:type="dxa"/>
            <w:tcBorders>
              <w:top w:val="nil"/>
              <w:left w:val="nil"/>
              <w:bottom w:val="nil"/>
              <w:right w:val="nil"/>
            </w:tcBorders>
            <w:vAlign w:val="center"/>
          </w:tcPr>
          <w:p w14:paraId="4EB05BE0" w14:textId="3861FDE4" w:rsidR="00954229" w:rsidRDefault="00954229" w:rsidP="00954229">
            <w:pPr>
              <w:jc w:val="center"/>
              <w:rPr>
                <w:sz w:val="18"/>
                <w:szCs w:val="18"/>
              </w:rPr>
            </w:pPr>
            <w:r>
              <w:rPr>
                <w:sz w:val="18"/>
                <w:szCs w:val="18"/>
              </w:rPr>
              <w:t>0.100</w:t>
            </w:r>
          </w:p>
        </w:tc>
        <w:tc>
          <w:tcPr>
            <w:tcW w:w="1080" w:type="dxa"/>
            <w:tcBorders>
              <w:top w:val="nil"/>
              <w:left w:val="nil"/>
              <w:bottom w:val="nil"/>
              <w:right w:val="nil"/>
            </w:tcBorders>
            <w:vAlign w:val="center"/>
          </w:tcPr>
          <w:p w14:paraId="5EC19244" w14:textId="55F30623" w:rsidR="00954229" w:rsidRDefault="00954229" w:rsidP="00954229">
            <w:pPr>
              <w:jc w:val="center"/>
              <w:rPr>
                <w:sz w:val="18"/>
                <w:szCs w:val="18"/>
              </w:rPr>
            </w:pPr>
            <w:r>
              <w:rPr>
                <w:sz w:val="18"/>
                <w:szCs w:val="18"/>
              </w:rPr>
              <w:t>0.050</w:t>
            </w:r>
          </w:p>
        </w:tc>
        <w:tc>
          <w:tcPr>
            <w:tcW w:w="1080" w:type="dxa"/>
            <w:tcBorders>
              <w:top w:val="nil"/>
              <w:left w:val="nil"/>
              <w:bottom w:val="nil"/>
              <w:right w:val="nil"/>
            </w:tcBorders>
            <w:vAlign w:val="center"/>
          </w:tcPr>
          <w:p w14:paraId="43151824" w14:textId="0234BF3E" w:rsidR="00954229" w:rsidRDefault="00954229" w:rsidP="00954229">
            <w:pPr>
              <w:jc w:val="center"/>
              <w:rPr>
                <w:sz w:val="18"/>
                <w:szCs w:val="18"/>
              </w:rPr>
            </w:pPr>
            <w:r>
              <w:rPr>
                <w:sz w:val="18"/>
                <w:szCs w:val="18"/>
              </w:rPr>
              <w:t>0.062</w:t>
            </w:r>
          </w:p>
        </w:tc>
        <w:tc>
          <w:tcPr>
            <w:tcW w:w="968" w:type="dxa"/>
            <w:tcBorders>
              <w:top w:val="nil"/>
              <w:left w:val="nil"/>
              <w:bottom w:val="nil"/>
              <w:right w:val="nil"/>
            </w:tcBorders>
            <w:vAlign w:val="center"/>
          </w:tcPr>
          <w:p w14:paraId="1B4BE3F6" w14:textId="650DF8F2" w:rsidR="00954229" w:rsidRDefault="00954229" w:rsidP="00954229">
            <w:pPr>
              <w:jc w:val="center"/>
              <w:rPr>
                <w:sz w:val="18"/>
                <w:szCs w:val="18"/>
              </w:rPr>
            </w:pPr>
            <w:r>
              <w:rPr>
                <w:sz w:val="18"/>
                <w:szCs w:val="18"/>
              </w:rPr>
              <w:t>-</w:t>
            </w:r>
          </w:p>
        </w:tc>
        <w:tc>
          <w:tcPr>
            <w:tcW w:w="1260" w:type="dxa"/>
            <w:tcBorders>
              <w:top w:val="nil"/>
              <w:left w:val="nil"/>
              <w:bottom w:val="nil"/>
              <w:right w:val="nil"/>
            </w:tcBorders>
            <w:vAlign w:val="center"/>
          </w:tcPr>
          <w:p w14:paraId="497527C3" w14:textId="797B3AF5" w:rsidR="00954229" w:rsidRDefault="00954229" w:rsidP="00954229">
            <w:pPr>
              <w:jc w:val="center"/>
              <w:rPr>
                <w:sz w:val="18"/>
                <w:szCs w:val="18"/>
              </w:rPr>
            </w:pPr>
            <w:r>
              <w:rPr>
                <w:sz w:val="18"/>
                <w:szCs w:val="18"/>
              </w:rPr>
              <w:t>0.120</w:t>
            </w:r>
          </w:p>
        </w:tc>
        <w:tc>
          <w:tcPr>
            <w:tcW w:w="1148" w:type="dxa"/>
            <w:tcBorders>
              <w:top w:val="nil"/>
              <w:left w:val="nil"/>
              <w:bottom w:val="nil"/>
              <w:right w:val="nil"/>
            </w:tcBorders>
            <w:vAlign w:val="center"/>
          </w:tcPr>
          <w:p w14:paraId="2E83440D" w14:textId="0036D8B1" w:rsidR="00954229" w:rsidRDefault="00954229" w:rsidP="00954229">
            <w:pPr>
              <w:jc w:val="center"/>
              <w:rPr>
                <w:sz w:val="18"/>
                <w:szCs w:val="18"/>
              </w:rPr>
            </w:pPr>
            <w:r>
              <w:rPr>
                <w:sz w:val="18"/>
                <w:szCs w:val="18"/>
              </w:rPr>
              <w:t>0.120</w:t>
            </w:r>
          </w:p>
        </w:tc>
      </w:tr>
      <w:tr w:rsidR="00954229" w:rsidRPr="008E1BAF" w14:paraId="26207FF1" w14:textId="77777777" w:rsidTr="00954229">
        <w:trPr>
          <w:trHeight w:hRule="exact" w:val="230"/>
        </w:trPr>
        <w:tc>
          <w:tcPr>
            <w:tcW w:w="810" w:type="dxa"/>
            <w:tcBorders>
              <w:top w:val="nil"/>
              <w:left w:val="nil"/>
              <w:bottom w:val="nil"/>
              <w:right w:val="nil"/>
            </w:tcBorders>
            <w:vAlign w:val="center"/>
          </w:tcPr>
          <w:p w14:paraId="479C9932" w14:textId="18ECAD8D" w:rsidR="00954229" w:rsidRDefault="00954229" w:rsidP="00954229">
            <w:pPr>
              <w:jc w:val="center"/>
              <w:rPr>
                <w:sz w:val="18"/>
                <w:szCs w:val="18"/>
              </w:rPr>
            </w:pPr>
            <w:r>
              <w:rPr>
                <w:sz w:val="18"/>
                <w:szCs w:val="18"/>
              </w:rPr>
              <w:t>2029</w:t>
            </w:r>
          </w:p>
        </w:tc>
        <w:tc>
          <w:tcPr>
            <w:tcW w:w="1260" w:type="dxa"/>
            <w:tcBorders>
              <w:top w:val="nil"/>
              <w:left w:val="nil"/>
              <w:bottom w:val="nil"/>
              <w:right w:val="nil"/>
            </w:tcBorders>
            <w:vAlign w:val="center"/>
          </w:tcPr>
          <w:p w14:paraId="5DAE0162" w14:textId="5D0ED6D8" w:rsidR="00954229" w:rsidRDefault="00954229" w:rsidP="00954229">
            <w:pPr>
              <w:jc w:val="center"/>
              <w:rPr>
                <w:sz w:val="18"/>
                <w:szCs w:val="18"/>
              </w:rPr>
            </w:pPr>
            <w:r>
              <w:rPr>
                <w:sz w:val="18"/>
                <w:szCs w:val="18"/>
              </w:rPr>
              <w:t>0.100</w:t>
            </w:r>
          </w:p>
        </w:tc>
        <w:tc>
          <w:tcPr>
            <w:tcW w:w="1800" w:type="dxa"/>
            <w:tcBorders>
              <w:top w:val="nil"/>
              <w:left w:val="nil"/>
              <w:bottom w:val="nil"/>
              <w:right w:val="nil"/>
            </w:tcBorders>
            <w:vAlign w:val="center"/>
          </w:tcPr>
          <w:p w14:paraId="7777EDDB" w14:textId="612C12D7" w:rsidR="00954229" w:rsidRDefault="00954229" w:rsidP="00954229">
            <w:pPr>
              <w:jc w:val="center"/>
              <w:rPr>
                <w:sz w:val="18"/>
                <w:szCs w:val="18"/>
              </w:rPr>
            </w:pPr>
            <w:r>
              <w:rPr>
                <w:sz w:val="18"/>
                <w:szCs w:val="18"/>
              </w:rPr>
              <w:t>0.100</w:t>
            </w:r>
          </w:p>
        </w:tc>
        <w:tc>
          <w:tcPr>
            <w:tcW w:w="1080" w:type="dxa"/>
            <w:tcBorders>
              <w:top w:val="nil"/>
              <w:left w:val="nil"/>
              <w:bottom w:val="nil"/>
              <w:right w:val="nil"/>
            </w:tcBorders>
            <w:vAlign w:val="center"/>
          </w:tcPr>
          <w:p w14:paraId="4EECE1EB" w14:textId="726411C2" w:rsidR="00954229" w:rsidRDefault="00954229" w:rsidP="00954229">
            <w:pPr>
              <w:jc w:val="center"/>
              <w:rPr>
                <w:sz w:val="18"/>
                <w:szCs w:val="18"/>
              </w:rPr>
            </w:pPr>
            <w:r>
              <w:rPr>
                <w:sz w:val="18"/>
                <w:szCs w:val="18"/>
              </w:rPr>
              <w:t>0.050</w:t>
            </w:r>
          </w:p>
        </w:tc>
        <w:tc>
          <w:tcPr>
            <w:tcW w:w="1080" w:type="dxa"/>
            <w:tcBorders>
              <w:top w:val="nil"/>
              <w:left w:val="nil"/>
              <w:bottom w:val="nil"/>
              <w:right w:val="nil"/>
            </w:tcBorders>
            <w:vAlign w:val="center"/>
          </w:tcPr>
          <w:p w14:paraId="70A3DBD8" w14:textId="16EC56F6" w:rsidR="00954229" w:rsidRDefault="00954229" w:rsidP="00954229">
            <w:pPr>
              <w:jc w:val="center"/>
              <w:rPr>
                <w:sz w:val="18"/>
                <w:szCs w:val="18"/>
              </w:rPr>
            </w:pPr>
            <w:r>
              <w:rPr>
                <w:sz w:val="18"/>
                <w:szCs w:val="18"/>
              </w:rPr>
              <w:t>0.062</w:t>
            </w:r>
          </w:p>
        </w:tc>
        <w:tc>
          <w:tcPr>
            <w:tcW w:w="968" w:type="dxa"/>
            <w:tcBorders>
              <w:top w:val="nil"/>
              <w:left w:val="nil"/>
              <w:bottom w:val="nil"/>
              <w:right w:val="nil"/>
            </w:tcBorders>
            <w:vAlign w:val="center"/>
          </w:tcPr>
          <w:p w14:paraId="5935E7C0" w14:textId="003C7C5F" w:rsidR="00954229" w:rsidRDefault="00954229" w:rsidP="00954229">
            <w:pPr>
              <w:jc w:val="center"/>
              <w:rPr>
                <w:sz w:val="18"/>
                <w:szCs w:val="18"/>
              </w:rPr>
            </w:pPr>
            <w:r>
              <w:rPr>
                <w:sz w:val="18"/>
                <w:szCs w:val="18"/>
              </w:rPr>
              <w:t>-</w:t>
            </w:r>
          </w:p>
        </w:tc>
        <w:tc>
          <w:tcPr>
            <w:tcW w:w="1260" w:type="dxa"/>
            <w:tcBorders>
              <w:top w:val="nil"/>
              <w:left w:val="nil"/>
              <w:bottom w:val="nil"/>
              <w:right w:val="nil"/>
            </w:tcBorders>
            <w:vAlign w:val="center"/>
          </w:tcPr>
          <w:p w14:paraId="04089B60" w14:textId="502B3750" w:rsidR="00954229" w:rsidRDefault="00954229" w:rsidP="00954229">
            <w:pPr>
              <w:jc w:val="center"/>
              <w:rPr>
                <w:sz w:val="18"/>
                <w:szCs w:val="18"/>
              </w:rPr>
            </w:pPr>
            <w:r>
              <w:rPr>
                <w:sz w:val="18"/>
                <w:szCs w:val="18"/>
              </w:rPr>
              <w:t>0.120</w:t>
            </w:r>
          </w:p>
        </w:tc>
        <w:tc>
          <w:tcPr>
            <w:tcW w:w="1148" w:type="dxa"/>
            <w:tcBorders>
              <w:top w:val="nil"/>
              <w:left w:val="nil"/>
              <w:bottom w:val="nil"/>
              <w:right w:val="nil"/>
            </w:tcBorders>
            <w:vAlign w:val="center"/>
          </w:tcPr>
          <w:p w14:paraId="593D778F" w14:textId="079064ED" w:rsidR="00954229" w:rsidRDefault="00954229" w:rsidP="00954229">
            <w:pPr>
              <w:jc w:val="center"/>
              <w:rPr>
                <w:sz w:val="18"/>
                <w:szCs w:val="18"/>
              </w:rPr>
            </w:pPr>
            <w:r>
              <w:rPr>
                <w:sz w:val="18"/>
                <w:szCs w:val="18"/>
              </w:rPr>
              <w:t>0.120</w:t>
            </w:r>
          </w:p>
        </w:tc>
      </w:tr>
      <w:tr w:rsidR="00954229" w:rsidRPr="008E1BAF" w14:paraId="7646B6F2" w14:textId="77777777" w:rsidTr="00954229">
        <w:trPr>
          <w:trHeight w:hRule="exact" w:val="230"/>
        </w:trPr>
        <w:tc>
          <w:tcPr>
            <w:tcW w:w="810" w:type="dxa"/>
            <w:tcBorders>
              <w:top w:val="nil"/>
              <w:left w:val="nil"/>
              <w:bottom w:val="nil"/>
              <w:right w:val="nil"/>
            </w:tcBorders>
            <w:vAlign w:val="center"/>
          </w:tcPr>
          <w:p w14:paraId="47D915F8" w14:textId="4BE92238" w:rsidR="00954229" w:rsidRDefault="00954229" w:rsidP="00954229">
            <w:pPr>
              <w:jc w:val="center"/>
              <w:rPr>
                <w:sz w:val="18"/>
                <w:szCs w:val="18"/>
              </w:rPr>
            </w:pPr>
            <w:r>
              <w:rPr>
                <w:sz w:val="18"/>
                <w:szCs w:val="18"/>
              </w:rPr>
              <w:t>2030</w:t>
            </w:r>
          </w:p>
        </w:tc>
        <w:tc>
          <w:tcPr>
            <w:tcW w:w="1260" w:type="dxa"/>
            <w:tcBorders>
              <w:top w:val="nil"/>
              <w:left w:val="nil"/>
              <w:bottom w:val="nil"/>
              <w:right w:val="nil"/>
            </w:tcBorders>
            <w:vAlign w:val="center"/>
          </w:tcPr>
          <w:p w14:paraId="6E2CA7A1" w14:textId="2E30BFBD" w:rsidR="00954229" w:rsidRDefault="00954229" w:rsidP="00954229">
            <w:pPr>
              <w:jc w:val="center"/>
              <w:rPr>
                <w:sz w:val="18"/>
                <w:szCs w:val="18"/>
              </w:rPr>
            </w:pPr>
            <w:r>
              <w:rPr>
                <w:sz w:val="18"/>
                <w:szCs w:val="18"/>
              </w:rPr>
              <w:t>0.100</w:t>
            </w:r>
          </w:p>
        </w:tc>
        <w:tc>
          <w:tcPr>
            <w:tcW w:w="1800" w:type="dxa"/>
            <w:tcBorders>
              <w:top w:val="nil"/>
              <w:left w:val="nil"/>
              <w:bottom w:val="nil"/>
              <w:right w:val="nil"/>
            </w:tcBorders>
            <w:vAlign w:val="center"/>
          </w:tcPr>
          <w:p w14:paraId="4227B1D7" w14:textId="58954B48" w:rsidR="00954229" w:rsidRDefault="00954229" w:rsidP="00954229">
            <w:pPr>
              <w:jc w:val="center"/>
              <w:rPr>
                <w:sz w:val="18"/>
                <w:szCs w:val="18"/>
              </w:rPr>
            </w:pPr>
            <w:r>
              <w:rPr>
                <w:sz w:val="18"/>
                <w:szCs w:val="18"/>
              </w:rPr>
              <w:t>0.100</w:t>
            </w:r>
          </w:p>
        </w:tc>
        <w:tc>
          <w:tcPr>
            <w:tcW w:w="1080" w:type="dxa"/>
            <w:tcBorders>
              <w:top w:val="nil"/>
              <w:left w:val="nil"/>
              <w:bottom w:val="nil"/>
              <w:right w:val="nil"/>
            </w:tcBorders>
            <w:vAlign w:val="center"/>
          </w:tcPr>
          <w:p w14:paraId="07DE63BE" w14:textId="32132578" w:rsidR="00954229" w:rsidRDefault="00954229" w:rsidP="00954229">
            <w:pPr>
              <w:jc w:val="center"/>
              <w:rPr>
                <w:sz w:val="18"/>
                <w:szCs w:val="18"/>
              </w:rPr>
            </w:pPr>
            <w:r>
              <w:rPr>
                <w:sz w:val="18"/>
                <w:szCs w:val="18"/>
              </w:rPr>
              <w:t>0.050</w:t>
            </w:r>
          </w:p>
        </w:tc>
        <w:tc>
          <w:tcPr>
            <w:tcW w:w="1080" w:type="dxa"/>
            <w:tcBorders>
              <w:top w:val="nil"/>
              <w:left w:val="nil"/>
              <w:bottom w:val="nil"/>
              <w:right w:val="nil"/>
            </w:tcBorders>
            <w:vAlign w:val="center"/>
          </w:tcPr>
          <w:p w14:paraId="79A5334E" w14:textId="177B9FAC" w:rsidR="00954229" w:rsidRDefault="00954229" w:rsidP="00954229">
            <w:pPr>
              <w:jc w:val="center"/>
              <w:rPr>
                <w:sz w:val="18"/>
                <w:szCs w:val="18"/>
              </w:rPr>
            </w:pPr>
            <w:r>
              <w:rPr>
                <w:sz w:val="18"/>
                <w:szCs w:val="18"/>
              </w:rPr>
              <w:t>0.062</w:t>
            </w:r>
          </w:p>
        </w:tc>
        <w:tc>
          <w:tcPr>
            <w:tcW w:w="968" w:type="dxa"/>
            <w:tcBorders>
              <w:top w:val="nil"/>
              <w:left w:val="nil"/>
              <w:bottom w:val="nil"/>
              <w:right w:val="nil"/>
            </w:tcBorders>
            <w:vAlign w:val="center"/>
          </w:tcPr>
          <w:p w14:paraId="51AE3BE2" w14:textId="03E4F76C" w:rsidR="00954229" w:rsidRDefault="00954229" w:rsidP="00954229">
            <w:pPr>
              <w:jc w:val="center"/>
              <w:rPr>
                <w:sz w:val="18"/>
                <w:szCs w:val="18"/>
              </w:rPr>
            </w:pPr>
            <w:r>
              <w:rPr>
                <w:sz w:val="18"/>
                <w:szCs w:val="18"/>
              </w:rPr>
              <w:t>-</w:t>
            </w:r>
          </w:p>
        </w:tc>
        <w:tc>
          <w:tcPr>
            <w:tcW w:w="1260" w:type="dxa"/>
            <w:tcBorders>
              <w:top w:val="nil"/>
              <w:left w:val="nil"/>
              <w:bottom w:val="nil"/>
              <w:right w:val="nil"/>
            </w:tcBorders>
            <w:vAlign w:val="center"/>
          </w:tcPr>
          <w:p w14:paraId="243C3361" w14:textId="203C21D3" w:rsidR="00954229" w:rsidRDefault="00954229" w:rsidP="00954229">
            <w:pPr>
              <w:jc w:val="center"/>
              <w:rPr>
                <w:sz w:val="18"/>
                <w:szCs w:val="18"/>
              </w:rPr>
            </w:pPr>
            <w:r>
              <w:rPr>
                <w:sz w:val="18"/>
                <w:szCs w:val="18"/>
              </w:rPr>
              <w:t>0.120</w:t>
            </w:r>
          </w:p>
        </w:tc>
        <w:tc>
          <w:tcPr>
            <w:tcW w:w="1148" w:type="dxa"/>
            <w:tcBorders>
              <w:top w:val="nil"/>
              <w:left w:val="nil"/>
              <w:bottom w:val="nil"/>
              <w:right w:val="nil"/>
            </w:tcBorders>
            <w:vAlign w:val="center"/>
          </w:tcPr>
          <w:p w14:paraId="348BE7C1" w14:textId="65CA1589" w:rsidR="00954229" w:rsidRDefault="00954229" w:rsidP="00954229">
            <w:pPr>
              <w:jc w:val="center"/>
              <w:rPr>
                <w:sz w:val="18"/>
                <w:szCs w:val="18"/>
              </w:rPr>
            </w:pPr>
            <w:r>
              <w:rPr>
                <w:sz w:val="18"/>
                <w:szCs w:val="18"/>
              </w:rPr>
              <w:t>0.120</w:t>
            </w:r>
          </w:p>
        </w:tc>
      </w:tr>
      <w:tr w:rsidR="00954229" w:rsidRPr="008E1BAF" w14:paraId="57FEDBC5" w14:textId="77777777" w:rsidTr="00954229">
        <w:trPr>
          <w:trHeight w:hRule="exact" w:val="230"/>
        </w:trPr>
        <w:tc>
          <w:tcPr>
            <w:tcW w:w="810" w:type="dxa"/>
            <w:tcBorders>
              <w:top w:val="nil"/>
              <w:left w:val="nil"/>
              <w:bottom w:val="nil"/>
              <w:right w:val="nil"/>
            </w:tcBorders>
            <w:vAlign w:val="center"/>
          </w:tcPr>
          <w:p w14:paraId="11E547F8" w14:textId="339683AE" w:rsidR="00954229" w:rsidRDefault="00954229" w:rsidP="00954229">
            <w:pPr>
              <w:jc w:val="center"/>
              <w:rPr>
                <w:sz w:val="18"/>
                <w:szCs w:val="18"/>
              </w:rPr>
            </w:pPr>
            <w:r>
              <w:rPr>
                <w:sz w:val="18"/>
                <w:szCs w:val="18"/>
              </w:rPr>
              <w:t>2031</w:t>
            </w:r>
          </w:p>
        </w:tc>
        <w:tc>
          <w:tcPr>
            <w:tcW w:w="1260" w:type="dxa"/>
            <w:tcBorders>
              <w:top w:val="nil"/>
              <w:left w:val="nil"/>
              <w:bottom w:val="nil"/>
              <w:right w:val="nil"/>
            </w:tcBorders>
            <w:vAlign w:val="center"/>
          </w:tcPr>
          <w:p w14:paraId="2406B7DB" w14:textId="1B11263C" w:rsidR="00954229" w:rsidRDefault="00954229" w:rsidP="00954229">
            <w:pPr>
              <w:jc w:val="center"/>
              <w:rPr>
                <w:sz w:val="18"/>
                <w:szCs w:val="18"/>
              </w:rPr>
            </w:pPr>
            <w:r>
              <w:rPr>
                <w:sz w:val="18"/>
                <w:szCs w:val="18"/>
              </w:rPr>
              <w:t>0.100</w:t>
            </w:r>
          </w:p>
        </w:tc>
        <w:tc>
          <w:tcPr>
            <w:tcW w:w="1800" w:type="dxa"/>
            <w:tcBorders>
              <w:top w:val="nil"/>
              <w:left w:val="nil"/>
              <w:bottom w:val="nil"/>
              <w:right w:val="nil"/>
            </w:tcBorders>
            <w:vAlign w:val="center"/>
          </w:tcPr>
          <w:p w14:paraId="30C82054" w14:textId="70897228" w:rsidR="00954229" w:rsidRDefault="00954229" w:rsidP="00954229">
            <w:pPr>
              <w:jc w:val="center"/>
              <w:rPr>
                <w:sz w:val="18"/>
                <w:szCs w:val="18"/>
              </w:rPr>
            </w:pPr>
            <w:r>
              <w:rPr>
                <w:sz w:val="18"/>
                <w:szCs w:val="18"/>
              </w:rPr>
              <w:t>0.100</w:t>
            </w:r>
          </w:p>
        </w:tc>
        <w:tc>
          <w:tcPr>
            <w:tcW w:w="1080" w:type="dxa"/>
            <w:tcBorders>
              <w:top w:val="nil"/>
              <w:left w:val="nil"/>
              <w:bottom w:val="nil"/>
              <w:right w:val="nil"/>
            </w:tcBorders>
            <w:vAlign w:val="center"/>
          </w:tcPr>
          <w:p w14:paraId="088D1335" w14:textId="22B8AA00" w:rsidR="00954229" w:rsidRDefault="00954229" w:rsidP="00954229">
            <w:pPr>
              <w:jc w:val="center"/>
              <w:rPr>
                <w:sz w:val="18"/>
                <w:szCs w:val="18"/>
              </w:rPr>
            </w:pPr>
            <w:r>
              <w:rPr>
                <w:sz w:val="18"/>
                <w:szCs w:val="18"/>
              </w:rPr>
              <w:t>0.050</w:t>
            </w:r>
          </w:p>
        </w:tc>
        <w:tc>
          <w:tcPr>
            <w:tcW w:w="1080" w:type="dxa"/>
            <w:tcBorders>
              <w:top w:val="nil"/>
              <w:left w:val="nil"/>
              <w:bottom w:val="nil"/>
              <w:right w:val="nil"/>
            </w:tcBorders>
            <w:vAlign w:val="center"/>
          </w:tcPr>
          <w:p w14:paraId="27267FD1" w14:textId="3FFE78CB" w:rsidR="00954229" w:rsidRDefault="00954229" w:rsidP="00954229">
            <w:pPr>
              <w:jc w:val="center"/>
              <w:rPr>
                <w:sz w:val="18"/>
                <w:szCs w:val="18"/>
              </w:rPr>
            </w:pPr>
            <w:r>
              <w:rPr>
                <w:sz w:val="18"/>
                <w:szCs w:val="18"/>
              </w:rPr>
              <w:t>0.062</w:t>
            </w:r>
          </w:p>
        </w:tc>
        <w:tc>
          <w:tcPr>
            <w:tcW w:w="968" w:type="dxa"/>
            <w:tcBorders>
              <w:top w:val="nil"/>
              <w:left w:val="nil"/>
              <w:bottom w:val="nil"/>
              <w:right w:val="nil"/>
            </w:tcBorders>
            <w:vAlign w:val="center"/>
          </w:tcPr>
          <w:p w14:paraId="0B024B2C" w14:textId="0C6C2A6F" w:rsidR="00954229" w:rsidRDefault="00954229" w:rsidP="00954229">
            <w:pPr>
              <w:jc w:val="center"/>
              <w:rPr>
                <w:sz w:val="18"/>
                <w:szCs w:val="18"/>
              </w:rPr>
            </w:pPr>
            <w:r>
              <w:rPr>
                <w:sz w:val="18"/>
                <w:szCs w:val="18"/>
              </w:rPr>
              <w:t>-</w:t>
            </w:r>
          </w:p>
        </w:tc>
        <w:tc>
          <w:tcPr>
            <w:tcW w:w="1260" w:type="dxa"/>
            <w:tcBorders>
              <w:top w:val="nil"/>
              <w:left w:val="nil"/>
              <w:bottom w:val="nil"/>
              <w:right w:val="nil"/>
            </w:tcBorders>
            <w:vAlign w:val="center"/>
          </w:tcPr>
          <w:p w14:paraId="720A8D14" w14:textId="41CAC05C" w:rsidR="00954229" w:rsidRDefault="00954229" w:rsidP="00954229">
            <w:pPr>
              <w:jc w:val="center"/>
              <w:rPr>
                <w:sz w:val="18"/>
                <w:szCs w:val="18"/>
              </w:rPr>
            </w:pPr>
            <w:r>
              <w:rPr>
                <w:sz w:val="18"/>
                <w:szCs w:val="18"/>
              </w:rPr>
              <w:t>0.120</w:t>
            </w:r>
          </w:p>
        </w:tc>
        <w:tc>
          <w:tcPr>
            <w:tcW w:w="1148" w:type="dxa"/>
            <w:tcBorders>
              <w:top w:val="nil"/>
              <w:left w:val="nil"/>
              <w:bottom w:val="nil"/>
              <w:right w:val="nil"/>
            </w:tcBorders>
            <w:vAlign w:val="center"/>
          </w:tcPr>
          <w:p w14:paraId="19D33E04" w14:textId="7FFAF21A" w:rsidR="00954229" w:rsidRDefault="00954229" w:rsidP="00954229">
            <w:pPr>
              <w:jc w:val="center"/>
              <w:rPr>
                <w:sz w:val="18"/>
                <w:szCs w:val="18"/>
              </w:rPr>
            </w:pPr>
            <w:r>
              <w:rPr>
                <w:sz w:val="18"/>
                <w:szCs w:val="18"/>
              </w:rPr>
              <w:t>0.120</w:t>
            </w:r>
          </w:p>
        </w:tc>
      </w:tr>
      <w:tr w:rsidR="00954229" w:rsidRPr="008E1BAF" w14:paraId="3AD2E2FC" w14:textId="77777777" w:rsidTr="00954229">
        <w:trPr>
          <w:trHeight w:hRule="exact" w:val="230"/>
        </w:trPr>
        <w:tc>
          <w:tcPr>
            <w:tcW w:w="810" w:type="dxa"/>
            <w:tcBorders>
              <w:top w:val="nil"/>
              <w:left w:val="nil"/>
              <w:bottom w:val="nil"/>
              <w:right w:val="nil"/>
            </w:tcBorders>
            <w:vAlign w:val="center"/>
          </w:tcPr>
          <w:p w14:paraId="6741F6DF" w14:textId="4254B554" w:rsidR="00954229" w:rsidRDefault="00954229" w:rsidP="00954229">
            <w:pPr>
              <w:jc w:val="center"/>
              <w:rPr>
                <w:sz w:val="18"/>
                <w:szCs w:val="18"/>
              </w:rPr>
            </w:pPr>
            <w:r>
              <w:rPr>
                <w:sz w:val="18"/>
                <w:szCs w:val="18"/>
              </w:rPr>
              <w:t>2032</w:t>
            </w:r>
          </w:p>
        </w:tc>
        <w:tc>
          <w:tcPr>
            <w:tcW w:w="1260" w:type="dxa"/>
            <w:tcBorders>
              <w:top w:val="nil"/>
              <w:left w:val="nil"/>
              <w:bottom w:val="nil"/>
              <w:right w:val="nil"/>
            </w:tcBorders>
            <w:vAlign w:val="center"/>
          </w:tcPr>
          <w:p w14:paraId="68A8AED6" w14:textId="630CE260" w:rsidR="00954229" w:rsidRDefault="00954229" w:rsidP="00954229">
            <w:pPr>
              <w:jc w:val="center"/>
              <w:rPr>
                <w:sz w:val="18"/>
                <w:szCs w:val="18"/>
              </w:rPr>
            </w:pPr>
            <w:r>
              <w:rPr>
                <w:sz w:val="18"/>
                <w:szCs w:val="18"/>
              </w:rPr>
              <w:t>0.100</w:t>
            </w:r>
          </w:p>
        </w:tc>
        <w:tc>
          <w:tcPr>
            <w:tcW w:w="1800" w:type="dxa"/>
            <w:tcBorders>
              <w:top w:val="nil"/>
              <w:left w:val="nil"/>
              <w:bottom w:val="nil"/>
              <w:right w:val="nil"/>
            </w:tcBorders>
            <w:vAlign w:val="center"/>
          </w:tcPr>
          <w:p w14:paraId="2A48422D" w14:textId="67F1B95D" w:rsidR="00954229" w:rsidRDefault="00954229" w:rsidP="00954229">
            <w:pPr>
              <w:jc w:val="center"/>
              <w:rPr>
                <w:sz w:val="18"/>
                <w:szCs w:val="18"/>
              </w:rPr>
            </w:pPr>
            <w:r>
              <w:rPr>
                <w:sz w:val="18"/>
                <w:szCs w:val="18"/>
              </w:rPr>
              <w:t>0.100</w:t>
            </w:r>
          </w:p>
        </w:tc>
        <w:tc>
          <w:tcPr>
            <w:tcW w:w="1080" w:type="dxa"/>
            <w:tcBorders>
              <w:top w:val="nil"/>
              <w:left w:val="nil"/>
              <w:bottom w:val="nil"/>
              <w:right w:val="nil"/>
            </w:tcBorders>
            <w:vAlign w:val="center"/>
          </w:tcPr>
          <w:p w14:paraId="311F8A8C" w14:textId="079C3A1C" w:rsidR="00954229" w:rsidRDefault="00954229" w:rsidP="00954229">
            <w:pPr>
              <w:jc w:val="center"/>
              <w:rPr>
                <w:sz w:val="18"/>
                <w:szCs w:val="18"/>
              </w:rPr>
            </w:pPr>
            <w:r>
              <w:rPr>
                <w:sz w:val="18"/>
                <w:szCs w:val="18"/>
              </w:rPr>
              <w:t>0.050</w:t>
            </w:r>
          </w:p>
        </w:tc>
        <w:tc>
          <w:tcPr>
            <w:tcW w:w="1080" w:type="dxa"/>
            <w:tcBorders>
              <w:top w:val="nil"/>
              <w:left w:val="nil"/>
              <w:bottom w:val="nil"/>
              <w:right w:val="nil"/>
            </w:tcBorders>
            <w:vAlign w:val="center"/>
          </w:tcPr>
          <w:p w14:paraId="2212DA4D" w14:textId="07B15944" w:rsidR="00954229" w:rsidRDefault="00954229" w:rsidP="00954229">
            <w:pPr>
              <w:jc w:val="center"/>
              <w:rPr>
                <w:sz w:val="18"/>
                <w:szCs w:val="18"/>
              </w:rPr>
            </w:pPr>
            <w:r>
              <w:rPr>
                <w:sz w:val="18"/>
                <w:szCs w:val="18"/>
              </w:rPr>
              <w:t>0.062</w:t>
            </w:r>
          </w:p>
        </w:tc>
        <w:tc>
          <w:tcPr>
            <w:tcW w:w="968" w:type="dxa"/>
            <w:tcBorders>
              <w:top w:val="nil"/>
              <w:left w:val="nil"/>
              <w:bottom w:val="nil"/>
              <w:right w:val="nil"/>
            </w:tcBorders>
            <w:vAlign w:val="center"/>
          </w:tcPr>
          <w:p w14:paraId="484D93B7" w14:textId="394CFE95" w:rsidR="00954229" w:rsidRDefault="00954229" w:rsidP="00954229">
            <w:pPr>
              <w:jc w:val="center"/>
              <w:rPr>
                <w:sz w:val="18"/>
                <w:szCs w:val="18"/>
              </w:rPr>
            </w:pPr>
            <w:r>
              <w:rPr>
                <w:sz w:val="18"/>
                <w:szCs w:val="18"/>
              </w:rPr>
              <w:t>-</w:t>
            </w:r>
          </w:p>
        </w:tc>
        <w:tc>
          <w:tcPr>
            <w:tcW w:w="1260" w:type="dxa"/>
            <w:tcBorders>
              <w:top w:val="nil"/>
              <w:left w:val="nil"/>
              <w:bottom w:val="nil"/>
              <w:right w:val="nil"/>
            </w:tcBorders>
            <w:vAlign w:val="center"/>
          </w:tcPr>
          <w:p w14:paraId="6328A1DB" w14:textId="02E94D94" w:rsidR="00954229" w:rsidRDefault="00954229" w:rsidP="00954229">
            <w:pPr>
              <w:jc w:val="center"/>
              <w:rPr>
                <w:sz w:val="18"/>
                <w:szCs w:val="18"/>
              </w:rPr>
            </w:pPr>
            <w:r>
              <w:rPr>
                <w:sz w:val="18"/>
                <w:szCs w:val="18"/>
              </w:rPr>
              <w:t>0.119</w:t>
            </w:r>
          </w:p>
        </w:tc>
        <w:tc>
          <w:tcPr>
            <w:tcW w:w="1148" w:type="dxa"/>
            <w:tcBorders>
              <w:top w:val="nil"/>
              <w:left w:val="nil"/>
              <w:bottom w:val="nil"/>
              <w:right w:val="nil"/>
            </w:tcBorders>
            <w:vAlign w:val="center"/>
          </w:tcPr>
          <w:p w14:paraId="28D62840" w14:textId="1B908C55" w:rsidR="00954229" w:rsidRDefault="00954229" w:rsidP="00954229">
            <w:pPr>
              <w:jc w:val="center"/>
              <w:rPr>
                <w:sz w:val="18"/>
                <w:szCs w:val="18"/>
              </w:rPr>
            </w:pPr>
            <w:r>
              <w:rPr>
                <w:sz w:val="18"/>
                <w:szCs w:val="18"/>
              </w:rPr>
              <w:t>0.119</w:t>
            </w:r>
          </w:p>
        </w:tc>
      </w:tr>
      <w:tr w:rsidR="00954229" w:rsidRPr="008E1BAF" w14:paraId="33A8A975" w14:textId="77777777" w:rsidTr="00954229">
        <w:trPr>
          <w:trHeight w:hRule="exact" w:val="230"/>
        </w:trPr>
        <w:tc>
          <w:tcPr>
            <w:tcW w:w="810" w:type="dxa"/>
            <w:tcBorders>
              <w:top w:val="nil"/>
              <w:left w:val="nil"/>
              <w:bottom w:val="nil"/>
              <w:right w:val="nil"/>
            </w:tcBorders>
            <w:vAlign w:val="center"/>
          </w:tcPr>
          <w:p w14:paraId="475ABF2E" w14:textId="0D5E67DE" w:rsidR="00954229" w:rsidRDefault="00954229" w:rsidP="00954229">
            <w:pPr>
              <w:jc w:val="center"/>
              <w:rPr>
                <w:sz w:val="18"/>
                <w:szCs w:val="18"/>
              </w:rPr>
            </w:pPr>
            <w:r>
              <w:rPr>
                <w:sz w:val="18"/>
                <w:szCs w:val="18"/>
              </w:rPr>
              <w:t>2033</w:t>
            </w:r>
          </w:p>
        </w:tc>
        <w:tc>
          <w:tcPr>
            <w:tcW w:w="1260" w:type="dxa"/>
            <w:tcBorders>
              <w:top w:val="nil"/>
              <w:left w:val="nil"/>
              <w:bottom w:val="nil"/>
              <w:right w:val="nil"/>
            </w:tcBorders>
            <w:vAlign w:val="center"/>
          </w:tcPr>
          <w:p w14:paraId="7F65152F" w14:textId="57FDD173" w:rsidR="00954229" w:rsidRDefault="00954229" w:rsidP="00954229">
            <w:pPr>
              <w:jc w:val="center"/>
              <w:rPr>
                <w:sz w:val="18"/>
                <w:szCs w:val="18"/>
              </w:rPr>
            </w:pPr>
            <w:r>
              <w:rPr>
                <w:sz w:val="18"/>
                <w:szCs w:val="18"/>
              </w:rPr>
              <w:t>0.100</w:t>
            </w:r>
          </w:p>
        </w:tc>
        <w:tc>
          <w:tcPr>
            <w:tcW w:w="1800" w:type="dxa"/>
            <w:tcBorders>
              <w:top w:val="nil"/>
              <w:left w:val="nil"/>
              <w:bottom w:val="nil"/>
              <w:right w:val="nil"/>
            </w:tcBorders>
            <w:vAlign w:val="center"/>
          </w:tcPr>
          <w:p w14:paraId="63EAA53B" w14:textId="585E0FAF" w:rsidR="00954229" w:rsidRDefault="00954229" w:rsidP="00954229">
            <w:pPr>
              <w:jc w:val="center"/>
              <w:rPr>
                <w:sz w:val="18"/>
                <w:szCs w:val="18"/>
              </w:rPr>
            </w:pPr>
            <w:r>
              <w:rPr>
                <w:sz w:val="18"/>
                <w:szCs w:val="18"/>
              </w:rPr>
              <w:t>0.100</w:t>
            </w:r>
          </w:p>
        </w:tc>
        <w:tc>
          <w:tcPr>
            <w:tcW w:w="1080" w:type="dxa"/>
            <w:tcBorders>
              <w:top w:val="nil"/>
              <w:left w:val="nil"/>
              <w:bottom w:val="nil"/>
              <w:right w:val="nil"/>
            </w:tcBorders>
            <w:vAlign w:val="center"/>
          </w:tcPr>
          <w:p w14:paraId="3BD1BDB2" w14:textId="4C93F992" w:rsidR="00954229" w:rsidRDefault="00954229" w:rsidP="00954229">
            <w:pPr>
              <w:jc w:val="center"/>
              <w:rPr>
                <w:sz w:val="18"/>
                <w:szCs w:val="18"/>
              </w:rPr>
            </w:pPr>
            <w:r>
              <w:rPr>
                <w:sz w:val="18"/>
                <w:szCs w:val="18"/>
              </w:rPr>
              <w:t>0.050</w:t>
            </w:r>
          </w:p>
        </w:tc>
        <w:tc>
          <w:tcPr>
            <w:tcW w:w="1080" w:type="dxa"/>
            <w:tcBorders>
              <w:top w:val="nil"/>
              <w:left w:val="nil"/>
              <w:bottom w:val="nil"/>
              <w:right w:val="nil"/>
            </w:tcBorders>
            <w:vAlign w:val="center"/>
          </w:tcPr>
          <w:p w14:paraId="786739C4" w14:textId="45E70B57" w:rsidR="00954229" w:rsidRDefault="00954229" w:rsidP="00954229">
            <w:pPr>
              <w:jc w:val="center"/>
              <w:rPr>
                <w:sz w:val="18"/>
                <w:szCs w:val="18"/>
              </w:rPr>
            </w:pPr>
            <w:r>
              <w:rPr>
                <w:sz w:val="18"/>
                <w:szCs w:val="18"/>
              </w:rPr>
              <w:t>0.062</w:t>
            </w:r>
          </w:p>
        </w:tc>
        <w:tc>
          <w:tcPr>
            <w:tcW w:w="968" w:type="dxa"/>
            <w:tcBorders>
              <w:top w:val="nil"/>
              <w:left w:val="nil"/>
              <w:bottom w:val="nil"/>
              <w:right w:val="nil"/>
            </w:tcBorders>
            <w:vAlign w:val="center"/>
          </w:tcPr>
          <w:p w14:paraId="2B2007D2" w14:textId="74A44DC2" w:rsidR="00954229" w:rsidRDefault="00954229" w:rsidP="00954229">
            <w:pPr>
              <w:jc w:val="center"/>
              <w:rPr>
                <w:sz w:val="18"/>
                <w:szCs w:val="18"/>
              </w:rPr>
            </w:pPr>
            <w:r>
              <w:rPr>
                <w:sz w:val="18"/>
                <w:szCs w:val="18"/>
              </w:rPr>
              <w:t>-</w:t>
            </w:r>
          </w:p>
        </w:tc>
        <w:tc>
          <w:tcPr>
            <w:tcW w:w="1260" w:type="dxa"/>
            <w:tcBorders>
              <w:top w:val="nil"/>
              <w:left w:val="nil"/>
              <w:bottom w:val="nil"/>
              <w:right w:val="nil"/>
            </w:tcBorders>
            <w:vAlign w:val="center"/>
          </w:tcPr>
          <w:p w14:paraId="06D8C142" w14:textId="0A2C0409" w:rsidR="00954229" w:rsidRDefault="00954229" w:rsidP="00954229">
            <w:pPr>
              <w:jc w:val="center"/>
              <w:rPr>
                <w:sz w:val="18"/>
                <w:szCs w:val="18"/>
              </w:rPr>
            </w:pPr>
            <w:r>
              <w:rPr>
                <w:sz w:val="18"/>
                <w:szCs w:val="18"/>
              </w:rPr>
              <w:t>0.118</w:t>
            </w:r>
          </w:p>
        </w:tc>
        <w:tc>
          <w:tcPr>
            <w:tcW w:w="1148" w:type="dxa"/>
            <w:tcBorders>
              <w:top w:val="nil"/>
              <w:left w:val="nil"/>
              <w:bottom w:val="nil"/>
              <w:right w:val="nil"/>
            </w:tcBorders>
            <w:vAlign w:val="center"/>
          </w:tcPr>
          <w:p w14:paraId="447ABCC5" w14:textId="7B781D9A" w:rsidR="00954229" w:rsidRDefault="00954229" w:rsidP="00954229">
            <w:pPr>
              <w:jc w:val="center"/>
              <w:rPr>
                <w:sz w:val="18"/>
                <w:szCs w:val="18"/>
              </w:rPr>
            </w:pPr>
            <w:r>
              <w:rPr>
                <w:sz w:val="18"/>
                <w:szCs w:val="18"/>
              </w:rPr>
              <w:t>0.118</w:t>
            </w:r>
          </w:p>
        </w:tc>
      </w:tr>
      <w:tr w:rsidR="00A92122" w:rsidRPr="008E1BAF" w14:paraId="23402860" w14:textId="77777777" w:rsidTr="00A92122">
        <w:trPr>
          <w:trHeight w:val="230"/>
        </w:trPr>
        <w:tc>
          <w:tcPr>
            <w:tcW w:w="9406" w:type="dxa"/>
            <w:gridSpan w:val="8"/>
            <w:tcBorders>
              <w:top w:val="nil"/>
              <w:left w:val="nil"/>
              <w:bottom w:val="nil"/>
              <w:right w:val="nil"/>
            </w:tcBorders>
            <w:vAlign w:val="center"/>
          </w:tcPr>
          <w:p w14:paraId="6879C9D0" w14:textId="77777777" w:rsidR="00A92122" w:rsidRPr="008E1BAF" w:rsidRDefault="00A92122" w:rsidP="00A92122">
            <w:pPr>
              <w:keepNext/>
              <w:tabs>
                <w:tab w:val="left" w:pos="0"/>
                <w:tab w:val="left" w:pos="720"/>
              </w:tabs>
              <w:spacing w:after="0"/>
              <w:jc w:val="center"/>
              <w:rPr>
                <w:sz w:val="20"/>
              </w:rPr>
            </w:pPr>
            <w:r w:rsidRPr="008E1BAF">
              <w:rPr>
                <w:sz w:val="20"/>
              </w:rPr>
              <w:t>Yield (t)</w:t>
            </w:r>
          </w:p>
        </w:tc>
      </w:tr>
      <w:tr w:rsidR="00954229" w:rsidRPr="008E1BAF" w14:paraId="1BC4AF2A" w14:textId="77777777" w:rsidTr="00954229">
        <w:trPr>
          <w:trHeight w:hRule="exact" w:val="230"/>
        </w:trPr>
        <w:tc>
          <w:tcPr>
            <w:tcW w:w="810" w:type="dxa"/>
            <w:tcBorders>
              <w:top w:val="nil"/>
              <w:left w:val="nil"/>
              <w:bottom w:val="nil"/>
              <w:right w:val="nil"/>
            </w:tcBorders>
            <w:vAlign w:val="center"/>
          </w:tcPr>
          <w:p w14:paraId="6F59AF5B" w14:textId="3048B23C" w:rsidR="00954229" w:rsidRPr="00954229" w:rsidRDefault="00954229" w:rsidP="00954229">
            <w:pPr>
              <w:jc w:val="center"/>
              <w:rPr>
                <w:sz w:val="18"/>
                <w:szCs w:val="18"/>
              </w:rPr>
            </w:pPr>
            <w:r w:rsidRPr="00954229">
              <w:rPr>
                <w:sz w:val="18"/>
                <w:szCs w:val="18"/>
              </w:rPr>
              <w:t>2020</w:t>
            </w:r>
          </w:p>
        </w:tc>
        <w:tc>
          <w:tcPr>
            <w:tcW w:w="1260" w:type="dxa"/>
            <w:tcBorders>
              <w:top w:val="nil"/>
              <w:left w:val="nil"/>
              <w:bottom w:val="nil"/>
              <w:right w:val="nil"/>
            </w:tcBorders>
            <w:vAlign w:val="center"/>
          </w:tcPr>
          <w:p w14:paraId="5EA93702" w14:textId="0F687F53" w:rsidR="00954229" w:rsidRPr="00954229" w:rsidRDefault="00954229" w:rsidP="00954229">
            <w:pPr>
              <w:jc w:val="center"/>
              <w:rPr>
                <w:sz w:val="18"/>
                <w:szCs w:val="18"/>
              </w:rPr>
            </w:pPr>
            <w:r w:rsidRPr="00954229">
              <w:rPr>
                <w:sz w:val="18"/>
                <w:szCs w:val="18"/>
              </w:rPr>
              <w:t>24,235</w:t>
            </w:r>
          </w:p>
        </w:tc>
        <w:tc>
          <w:tcPr>
            <w:tcW w:w="1800" w:type="dxa"/>
            <w:tcBorders>
              <w:top w:val="nil"/>
              <w:left w:val="nil"/>
              <w:bottom w:val="nil"/>
              <w:right w:val="nil"/>
            </w:tcBorders>
            <w:vAlign w:val="center"/>
          </w:tcPr>
          <w:p w14:paraId="1CB038CC" w14:textId="30B4443A" w:rsidR="00954229" w:rsidRPr="00954229" w:rsidRDefault="00954229" w:rsidP="00954229">
            <w:pPr>
              <w:jc w:val="center"/>
              <w:rPr>
                <w:sz w:val="18"/>
                <w:szCs w:val="18"/>
              </w:rPr>
            </w:pPr>
            <w:r w:rsidRPr="00954229">
              <w:rPr>
                <w:sz w:val="18"/>
                <w:szCs w:val="18"/>
              </w:rPr>
              <w:t>24,235</w:t>
            </w:r>
          </w:p>
        </w:tc>
        <w:tc>
          <w:tcPr>
            <w:tcW w:w="1080" w:type="dxa"/>
            <w:tcBorders>
              <w:top w:val="nil"/>
              <w:left w:val="nil"/>
              <w:bottom w:val="nil"/>
              <w:right w:val="nil"/>
            </w:tcBorders>
            <w:vAlign w:val="center"/>
          </w:tcPr>
          <w:p w14:paraId="2F7FA142" w14:textId="3300108B" w:rsidR="00954229" w:rsidRPr="00954229" w:rsidRDefault="00954229" w:rsidP="00954229">
            <w:pPr>
              <w:jc w:val="center"/>
              <w:rPr>
                <w:sz w:val="18"/>
                <w:szCs w:val="18"/>
              </w:rPr>
            </w:pPr>
            <w:r w:rsidRPr="00954229">
              <w:rPr>
                <w:sz w:val="18"/>
                <w:szCs w:val="18"/>
              </w:rPr>
              <w:t>24,235</w:t>
            </w:r>
          </w:p>
        </w:tc>
        <w:tc>
          <w:tcPr>
            <w:tcW w:w="1080" w:type="dxa"/>
            <w:tcBorders>
              <w:top w:val="nil"/>
              <w:left w:val="nil"/>
              <w:bottom w:val="nil"/>
              <w:right w:val="nil"/>
            </w:tcBorders>
            <w:vAlign w:val="center"/>
          </w:tcPr>
          <w:p w14:paraId="4E5A2ED4" w14:textId="7BE707D8" w:rsidR="00954229" w:rsidRPr="00954229" w:rsidRDefault="00954229" w:rsidP="00954229">
            <w:pPr>
              <w:jc w:val="center"/>
              <w:rPr>
                <w:sz w:val="18"/>
                <w:szCs w:val="18"/>
              </w:rPr>
            </w:pPr>
            <w:r w:rsidRPr="00954229">
              <w:rPr>
                <w:sz w:val="18"/>
                <w:szCs w:val="18"/>
              </w:rPr>
              <w:t>24,235</w:t>
            </w:r>
          </w:p>
        </w:tc>
        <w:tc>
          <w:tcPr>
            <w:tcW w:w="968" w:type="dxa"/>
            <w:tcBorders>
              <w:top w:val="nil"/>
              <w:left w:val="nil"/>
              <w:bottom w:val="nil"/>
              <w:right w:val="nil"/>
            </w:tcBorders>
            <w:vAlign w:val="center"/>
          </w:tcPr>
          <w:p w14:paraId="74C34A49" w14:textId="46988F14" w:rsidR="00954229" w:rsidRPr="00954229" w:rsidRDefault="00954229" w:rsidP="00954229">
            <w:pPr>
              <w:jc w:val="center"/>
              <w:rPr>
                <w:sz w:val="18"/>
                <w:szCs w:val="18"/>
              </w:rPr>
            </w:pPr>
            <w:r w:rsidRPr="00954229">
              <w:rPr>
                <w:sz w:val="18"/>
                <w:szCs w:val="18"/>
              </w:rPr>
              <w:t>24,235</w:t>
            </w:r>
          </w:p>
        </w:tc>
        <w:tc>
          <w:tcPr>
            <w:tcW w:w="1260" w:type="dxa"/>
            <w:tcBorders>
              <w:top w:val="nil"/>
              <w:left w:val="nil"/>
              <w:bottom w:val="nil"/>
              <w:right w:val="nil"/>
            </w:tcBorders>
            <w:vAlign w:val="center"/>
          </w:tcPr>
          <w:p w14:paraId="0305D978" w14:textId="0A5B59DF" w:rsidR="00954229" w:rsidRPr="00954229" w:rsidRDefault="00954229" w:rsidP="00954229">
            <w:pPr>
              <w:jc w:val="center"/>
              <w:rPr>
                <w:sz w:val="18"/>
                <w:szCs w:val="18"/>
              </w:rPr>
            </w:pPr>
            <w:r w:rsidRPr="00954229">
              <w:rPr>
                <w:sz w:val="18"/>
                <w:szCs w:val="18"/>
              </w:rPr>
              <w:t>24,235</w:t>
            </w:r>
          </w:p>
        </w:tc>
        <w:tc>
          <w:tcPr>
            <w:tcW w:w="1148" w:type="dxa"/>
            <w:tcBorders>
              <w:top w:val="nil"/>
              <w:left w:val="nil"/>
              <w:bottom w:val="nil"/>
              <w:right w:val="nil"/>
            </w:tcBorders>
            <w:vAlign w:val="center"/>
          </w:tcPr>
          <w:p w14:paraId="12748951" w14:textId="4E8B5F85" w:rsidR="00954229" w:rsidRPr="00954229" w:rsidRDefault="00954229" w:rsidP="00954229">
            <w:pPr>
              <w:jc w:val="center"/>
              <w:rPr>
                <w:sz w:val="18"/>
                <w:szCs w:val="18"/>
              </w:rPr>
            </w:pPr>
            <w:r w:rsidRPr="00954229">
              <w:rPr>
                <w:sz w:val="18"/>
                <w:szCs w:val="18"/>
              </w:rPr>
              <w:t>24,235</w:t>
            </w:r>
          </w:p>
        </w:tc>
      </w:tr>
      <w:tr w:rsidR="00954229" w:rsidRPr="008E1BAF" w14:paraId="3FEC7695" w14:textId="77777777" w:rsidTr="00954229">
        <w:trPr>
          <w:trHeight w:hRule="exact" w:val="230"/>
        </w:trPr>
        <w:tc>
          <w:tcPr>
            <w:tcW w:w="810" w:type="dxa"/>
            <w:tcBorders>
              <w:top w:val="nil"/>
              <w:left w:val="nil"/>
              <w:bottom w:val="nil"/>
              <w:right w:val="nil"/>
            </w:tcBorders>
            <w:vAlign w:val="center"/>
          </w:tcPr>
          <w:p w14:paraId="6380945B" w14:textId="44B7D527" w:rsidR="00954229" w:rsidRPr="00954229" w:rsidRDefault="00954229" w:rsidP="00954229">
            <w:pPr>
              <w:jc w:val="center"/>
              <w:rPr>
                <w:sz w:val="18"/>
                <w:szCs w:val="18"/>
              </w:rPr>
            </w:pPr>
            <w:r w:rsidRPr="00954229">
              <w:rPr>
                <w:sz w:val="18"/>
                <w:szCs w:val="18"/>
              </w:rPr>
              <w:t>2021</w:t>
            </w:r>
          </w:p>
        </w:tc>
        <w:tc>
          <w:tcPr>
            <w:tcW w:w="1260" w:type="dxa"/>
            <w:tcBorders>
              <w:top w:val="nil"/>
              <w:left w:val="nil"/>
              <w:bottom w:val="nil"/>
              <w:right w:val="nil"/>
            </w:tcBorders>
            <w:vAlign w:val="center"/>
          </w:tcPr>
          <w:p w14:paraId="56C84671" w14:textId="4E738A0E" w:rsidR="00954229" w:rsidRPr="00954229" w:rsidRDefault="00954229" w:rsidP="00954229">
            <w:pPr>
              <w:jc w:val="center"/>
              <w:rPr>
                <w:sz w:val="18"/>
                <w:szCs w:val="18"/>
              </w:rPr>
            </w:pPr>
            <w:r w:rsidRPr="00954229">
              <w:rPr>
                <w:sz w:val="18"/>
                <w:szCs w:val="18"/>
              </w:rPr>
              <w:t>36,177</w:t>
            </w:r>
          </w:p>
        </w:tc>
        <w:tc>
          <w:tcPr>
            <w:tcW w:w="1800" w:type="dxa"/>
            <w:tcBorders>
              <w:top w:val="nil"/>
              <w:left w:val="nil"/>
              <w:bottom w:val="nil"/>
              <w:right w:val="nil"/>
            </w:tcBorders>
            <w:vAlign w:val="center"/>
          </w:tcPr>
          <w:p w14:paraId="5C433FA8" w14:textId="024EE358" w:rsidR="00954229" w:rsidRPr="00954229" w:rsidRDefault="00954229" w:rsidP="00954229">
            <w:pPr>
              <w:jc w:val="center"/>
              <w:rPr>
                <w:sz w:val="18"/>
                <w:szCs w:val="18"/>
              </w:rPr>
            </w:pPr>
            <w:r w:rsidRPr="00954229">
              <w:rPr>
                <w:bCs/>
                <w:sz w:val="18"/>
                <w:szCs w:val="18"/>
              </w:rPr>
              <w:t>36,177</w:t>
            </w:r>
          </w:p>
        </w:tc>
        <w:tc>
          <w:tcPr>
            <w:tcW w:w="1080" w:type="dxa"/>
            <w:tcBorders>
              <w:top w:val="nil"/>
              <w:left w:val="nil"/>
              <w:bottom w:val="nil"/>
              <w:right w:val="nil"/>
            </w:tcBorders>
            <w:vAlign w:val="center"/>
          </w:tcPr>
          <w:p w14:paraId="1AEDEB5F" w14:textId="35629D3A" w:rsidR="00954229" w:rsidRPr="00954229" w:rsidRDefault="00954229" w:rsidP="00954229">
            <w:pPr>
              <w:jc w:val="center"/>
              <w:rPr>
                <w:sz w:val="18"/>
                <w:szCs w:val="18"/>
              </w:rPr>
            </w:pPr>
            <w:r w:rsidRPr="00954229">
              <w:rPr>
                <w:sz w:val="18"/>
                <w:szCs w:val="18"/>
              </w:rPr>
              <w:t>18,442</w:t>
            </w:r>
          </w:p>
        </w:tc>
        <w:tc>
          <w:tcPr>
            <w:tcW w:w="1080" w:type="dxa"/>
            <w:tcBorders>
              <w:top w:val="nil"/>
              <w:left w:val="nil"/>
              <w:bottom w:val="nil"/>
              <w:right w:val="nil"/>
            </w:tcBorders>
            <w:vAlign w:val="center"/>
          </w:tcPr>
          <w:p w14:paraId="346B5F19" w14:textId="7FFA81A2" w:rsidR="00954229" w:rsidRPr="00954229" w:rsidRDefault="00954229" w:rsidP="00954229">
            <w:pPr>
              <w:jc w:val="center"/>
              <w:rPr>
                <w:sz w:val="18"/>
                <w:szCs w:val="18"/>
              </w:rPr>
            </w:pPr>
            <w:r w:rsidRPr="00954229">
              <w:rPr>
                <w:sz w:val="18"/>
                <w:szCs w:val="18"/>
              </w:rPr>
              <w:t>22,712</w:t>
            </w:r>
          </w:p>
        </w:tc>
        <w:tc>
          <w:tcPr>
            <w:tcW w:w="968" w:type="dxa"/>
            <w:tcBorders>
              <w:top w:val="nil"/>
              <w:left w:val="nil"/>
              <w:bottom w:val="nil"/>
              <w:right w:val="nil"/>
            </w:tcBorders>
            <w:vAlign w:val="center"/>
          </w:tcPr>
          <w:p w14:paraId="162C15C8" w14:textId="29B739F0" w:rsidR="00954229" w:rsidRPr="00954229" w:rsidRDefault="00954229" w:rsidP="00954229">
            <w:pPr>
              <w:jc w:val="center"/>
              <w:rPr>
                <w:sz w:val="18"/>
                <w:szCs w:val="18"/>
              </w:rPr>
            </w:pPr>
            <w:r w:rsidRPr="00954229">
              <w:rPr>
                <w:sz w:val="18"/>
                <w:szCs w:val="18"/>
              </w:rPr>
              <w:t>-</w:t>
            </w:r>
          </w:p>
        </w:tc>
        <w:tc>
          <w:tcPr>
            <w:tcW w:w="1260" w:type="dxa"/>
            <w:tcBorders>
              <w:top w:val="nil"/>
              <w:left w:val="nil"/>
              <w:bottom w:val="nil"/>
              <w:right w:val="nil"/>
            </w:tcBorders>
            <w:vAlign w:val="center"/>
          </w:tcPr>
          <w:p w14:paraId="344C4903" w14:textId="469E3947" w:rsidR="00954229" w:rsidRPr="00954229" w:rsidRDefault="00954229" w:rsidP="00954229">
            <w:pPr>
              <w:jc w:val="center"/>
              <w:rPr>
                <w:sz w:val="18"/>
                <w:szCs w:val="18"/>
              </w:rPr>
            </w:pPr>
            <w:r w:rsidRPr="00954229">
              <w:rPr>
                <w:sz w:val="18"/>
                <w:szCs w:val="18"/>
              </w:rPr>
              <w:t>42,977</w:t>
            </w:r>
          </w:p>
        </w:tc>
        <w:tc>
          <w:tcPr>
            <w:tcW w:w="1148" w:type="dxa"/>
            <w:tcBorders>
              <w:top w:val="nil"/>
              <w:left w:val="nil"/>
              <w:bottom w:val="nil"/>
              <w:right w:val="nil"/>
            </w:tcBorders>
            <w:vAlign w:val="center"/>
          </w:tcPr>
          <w:p w14:paraId="6D99CA22" w14:textId="379F8D21" w:rsidR="00954229" w:rsidRPr="00954229" w:rsidRDefault="00954229" w:rsidP="00954229">
            <w:pPr>
              <w:jc w:val="center"/>
              <w:rPr>
                <w:sz w:val="18"/>
                <w:szCs w:val="18"/>
              </w:rPr>
            </w:pPr>
            <w:r w:rsidRPr="00954229">
              <w:rPr>
                <w:sz w:val="18"/>
                <w:szCs w:val="18"/>
              </w:rPr>
              <w:t>36,177</w:t>
            </w:r>
          </w:p>
        </w:tc>
      </w:tr>
      <w:tr w:rsidR="00954229" w:rsidRPr="008E1BAF" w14:paraId="0B05FF64" w14:textId="77777777" w:rsidTr="00954229">
        <w:trPr>
          <w:trHeight w:hRule="exact" w:val="230"/>
        </w:trPr>
        <w:tc>
          <w:tcPr>
            <w:tcW w:w="810" w:type="dxa"/>
            <w:tcBorders>
              <w:top w:val="nil"/>
              <w:left w:val="nil"/>
              <w:bottom w:val="nil"/>
              <w:right w:val="nil"/>
            </w:tcBorders>
            <w:vAlign w:val="center"/>
          </w:tcPr>
          <w:p w14:paraId="6D8E1242" w14:textId="3DF91823" w:rsidR="00954229" w:rsidRPr="00954229" w:rsidRDefault="00954229" w:rsidP="00954229">
            <w:pPr>
              <w:jc w:val="center"/>
              <w:rPr>
                <w:sz w:val="18"/>
                <w:szCs w:val="18"/>
              </w:rPr>
            </w:pPr>
            <w:r w:rsidRPr="00954229">
              <w:rPr>
                <w:sz w:val="18"/>
                <w:szCs w:val="18"/>
              </w:rPr>
              <w:t>2022</w:t>
            </w:r>
          </w:p>
        </w:tc>
        <w:tc>
          <w:tcPr>
            <w:tcW w:w="1260" w:type="dxa"/>
            <w:tcBorders>
              <w:top w:val="nil"/>
              <w:left w:val="nil"/>
              <w:bottom w:val="nil"/>
              <w:right w:val="nil"/>
            </w:tcBorders>
            <w:vAlign w:val="center"/>
          </w:tcPr>
          <w:p w14:paraId="7E5F6FE6" w14:textId="18821E66" w:rsidR="00954229" w:rsidRPr="00954229" w:rsidRDefault="00954229" w:rsidP="00954229">
            <w:pPr>
              <w:jc w:val="center"/>
              <w:rPr>
                <w:sz w:val="18"/>
                <w:szCs w:val="18"/>
              </w:rPr>
            </w:pPr>
            <w:r w:rsidRPr="00954229">
              <w:rPr>
                <w:sz w:val="18"/>
                <w:szCs w:val="18"/>
              </w:rPr>
              <w:t>34,365</w:t>
            </w:r>
          </w:p>
        </w:tc>
        <w:tc>
          <w:tcPr>
            <w:tcW w:w="1800" w:type="dxa"/>
            <w:tcBorders>
              <w:top w:val="nil"/>
              <w:left w:val="nil"/>
              <w:bottom w:val="nil"/>
              <w:right w:val="nil"/>
            </w:tcBorders>
            <w:vAlign w:val="center"/>
          </w:tcPr>
          <w:p w14:paraId="2E54C98F" w14:textId="4BCF8F68" w:rsidR="00954229" w:rsidRPr="00954229" w:rsidRDefault="00954229" w:rsidP="00954229">
            <w:pPr>
              <w:jc w:val="center"/>
              <w:rPr>
                <w:sz w:val="18"/>
                <w:szCs w:val="18"/>
              </w:rPr>
            </w:pPr>
            <w:r w:rsidRPr="00954229">
              <w:rPr>
                <w:bCs/>
                <w:sz w:val="18"/>
                <w:szCs w:val="18"/>
              </w:rPr>
              <w:t>34,602</w:t>
            </w:r>
          </w:p>
        </w:tc>
        <w:tc>
          <w:tcPr>
            <w:tcW w:w="1080" w:type="dxa"/>
            <w:tcBorders>
              <w:top w:val="nil"/>
              <w:left w:val="nil"/>
              <w:bottom w:val="nil"/>
              <w:right w:val="nil"/>
            </w:tcBorders>
            <w:vAlign w:val="center"/>
          </w:tcPr>
          <w:p w14:paraId="05C5484C" w14:textId="200A449C" w:rsidR="00954229" w:rsidRPr="00954229" w:rsidRDefault="00954229" w:rsidP="00954229">
            <w:pPr>
              <w:jc w:val="center"/>
              <w:rPr>
                <w:sz w:val="18"/>
                <w:szCs w:val="18"/>
              </w:rPr>
            </w:pPr>
            <w:r w:rsidRPr="00954229">
              <w:rPr>
                <w:sz w:val="18"/>
                <w:szCs w:val="18"/>
              </w:rPr>
              <w:t>18,190</w:t>
            </w:r>
          </w:p>
        </w:tc>
        <w:tc>
          <w:tcPr>
            <w:tcW w:w="1080" w:type="dxa"/>
            <w:tcBorders>
              <w:top w:val="nil"/>
              <w:left w:val="nil"/>
              <w:bottom w:val="nil"/>
              <w:right w:val="nil"/>
            </w:tcBorders>
            <w:vAlign w:val="center"/>
          </w:tcPr>
          <w:p w14:paraId="7C733AD0" w14:textId="4C129856" w:rsidR="00954229" w:rsidRPr="00954229" w:rsidRDefault="00954229" w:rsidP="00954229">
            <w:pPr>
              <w:jc w:val="center"/>
              <w:rPr>
                <w:sz w:val="18"/>
                <w:szCs w:val="18"/>
              </w:rPr>
            </w:pPr>
            <w:r w:rsidRPr="00954229">
              <w:rPr>
                <w:sz w:val="18"/>
                <w:szCs w:val="18"/>
              </w:rPr>
              <w:t>22,203</w:t>
            </w:r>
          </w:p>
        </w:tc>
        <w:tc>
          <w:tcPr>
            <w:tcW w:w="968" w:type="dxa"/>
            <w:tcBorders>
              <w:top w:val="nil"/>
              <w:left w:val="nil"/>
              <w:bottom w:val="nil"/>
              <w:right w:val="nil"/>
            </w:tcBorders>
            <w:vAlign w:val="center"/>
          </w:tcPr>
          <w:p w14:paraId="6BA42809" w14:textId="22CD325B" w:rsidR="00954229" w:rsidRPr="00954229" w:rsidRDefault="00954229" w:rsidP="00954229">
            <w:pPr>
              <w:jc w:val="center"/>
              <w:rPr>
                <w:sz w:val="18"/>
                <w:szCs w:val="18"/>
              </w:rPr>
            </w:pPr>
            <w:r w:rsidRPr="00954229">
              <w:rPr>
                <w:sz w:val="18"/>
                <w:szCs w:val="18"/>
              </w:rPr>
              <w:t>-</w:t>
            </w:r>
          </w:p>
        </w:tc>
        <w:tc>
          <w:tcPr>
            <w:tcW w:w="1260" w:type="dxa"/>
            <w:tcBorders>
              <w:top w:val="nil"/>
              <w:left w:val="nil"/>
              <w:bottom w:val="nil"/>
              <w:right w:val="nil"/>
            </w:tcBorders>
            <w:vAlign w:val="center"/>
          </w:tcPr>
          <w:p w14:paraId="13A0BF75" w14:textId="7BC1E1D6" w:rsidR="00954229" w:rsidRPr="00954229" w:rsidRDefault="00954229" w:rsidP="00954229">
            <w:pPr>
              <w:jc w:val="center"/>
              <w:rPr>
                <w:sz w:val="18"/>
                <w:szCs w:val="18"/>
              </w:rPr>
            </w:pPr>
            <w:r w:rsidRPr="00954229">
              <w:rPr>
                <w:sz w:val="18"/>
                <w:szCs w:val="18"/>
              </w:rPr>
              <w:t>40,227</w:t>
            </w:r>
          </w:p>
        </w:tc>
        <w:tc>
          <w:tcPr>
            <w:tcW w:w="1148" w:type="dxa"/>
            <w:tcBorders>
              <w:top w:val="nil"/>
              <w:left w:val="nil"/>
              <w:bottom w:val="nil"/>
              <w:right w:val="nil"/>
            </w:tcBorders>
            <w:vAlign w:val="center"/>
          </w:tcPr>
          <w:p w14:paraId="18DDAB6C" w14:textId="573AC978" w:rsidR="00954229" w:rsidRPr="00954229" w:rsidRDefault="00954229" w:rsidP="00954229">
            <w:pPr>
              <w:jc w:val="center"/>
              <w:rPr>
                <w:sz w:val="18"/>
                <w:szCs w:val="18"/>
              </w:rPr>
            </w:pPr>
            <w:r w:rsidRPr="00954229">
              <w:rPr>
                <w:sz w:val="18"/>
                <w:szCs w:val="18"/>
              </w:rPr>
              <w:t>34,365</w:t>
            </w:r>
          </w:p>
        </w:tc>
      </w:tr>
      <w:tr w:rsidR="00954229" w:rsidRPr="008E1BAF" w14:paraId="7777A5D7" w14:textId="77777777" w:rsidTr="00954229">
        <w:trPr>
          <w:trHeight w:hRule="exact" w:val="230"/>
        </w:trPr>
        <w:tc>
          <w:tcPr>
            <w:tcW w:w="810" w:type="dxa"/>
            <w:tcBorders>
              <w:top w:val="nil"/>
              <w:left w:val="nil"/>
              <w:bottom w:val="nil"/>
              <w:right w:val="nil"/>
            </w:tcBorders>
            <w:vAlign w:val="center"/>
          </w:tcPr>
          <w:p w14:paraId="002358CD" w14:textId="67839791" w:rsidR="00954229" w:rsidRPr="00954229" w:rsidRDefault="00954229" w:rsidP="00954229">
            <w:pPr>
              <w:jc w:val="center"/>
              <w:rPr>
                <w:sz w:val="18"/>
                <w:szCs w:val="18"/>
              </w:rPr>
            </w:pPr>
            <w:r w:rsidRPr="00954229">
              <w:rPr>
                <w:sz w:val="18"/>
                <w:szCs w:val="18"/>
              </w:rPr>
              <w:t>2023</w:t>
            </w:r>
          </w:p>
        </w:tc>
        <w:tc>
          <w:tcPr>
            <w:tcW w:w="1260" w:type="dxa"/>
            <w:tcBorders>
              <w:top w:val="nil"/>
              <w:left w:val="nil"/>
              <w:bottom w:val="nil"/>
              <w:right w:val="nil"/>
            </w:tcBorders>
            <w:vAlign w:val="center"/>
          </w:tcPr>
          <w:p w14:paraId="67127029" w14:textId="30E4B090" w:rsidR="00954229" w:rsidRPr="00954229" w:rsidRDefault="00954229" w:rsidP="00954229">
            <w:pPr>
              <w:jc w:val="center"/>
              <w:rPr>
                <w:sz w:val="18"/>
                <w:szCs w:val="18"/>
              </w:rPr>
            </w:pPr>
            <w:r w:rsidRPr="00954229">
              <w:rPr>
                <w:sz w:val="18"/>
                <w:szCs w:val="18"/>
              </w:rPr>
              <w:t>32,826</w:t>
            </w:r>
          </w:p>
        </w:tc>
        <w:tc>
          <w:tcPr>
            <w:tcW w:w="1800" w:type="dxa"/>
            <w:tcBorders>
              <w:top w:val="nil"/>
              <w:left w:val="nil"/>
              <w:bottom w:val="nil"/>
              <w:right w:val="nil"/>
            </w:tcBorders>
            <w:vAlign w:val="center"/>
          </w:tcPr>
          <w:p w14:paraId="4965BDDF" w14:textId="1A8C852E" w:rsidR="00954229" w:rsidRPr="00954229" w:rsidRDefault="00954229" w:rsidP="00954229">
            <w:pPr>
              <w:jc w:val="center"/>
              <w:rPr>
                <w:sz w:val="18"/>
                <w:szCs w:val="18"/>
              </w:rPr>
            </w:pPr>
            <w:r w:rsidRPr="00954229">
              <w:rPr>
                <w:sz w:val="18"/>
                <w:szCs w:val="18"/>
              </w:rPr>
              <w:t>33,279</w:t>
            </w:r>
          </w:p>
        </w:tc>
        <w:tc>
          <w:tcPr>
            <w:tcW w:w="1080" w:type="dxa"/>
            <w:tcBorders>
              <w:top w:val="nil"/>
              <w:left w:val="nil"/>
              <w:bottom w:val="nil"/>
              <w:right w:val="nil"/>
            </w:tcBorders>
            <w:vAlign w:val="center"/>
          </w:tcPr>
          <w:p w14:paraId="5F31E83B" w14:textId="2F60D8E8" w:rsidR="00954229" w:rsidRPr="00954229" w:rsidRDefault="00954229" w:rsidP="00954229">
            <w:pPr>
              <w:jc w:val="center"/>
              <w:rPr>
                <w:sz w:val="18"/>
                <w:szCs w:val="18"/>
              </w:rPr>
            </w:pPr>
            <w:r w:rsidRPr="00954229">
              <w:rPr>
                <w:sz w:val="18"/>
                <w:szCs w:val="18"/>
              </w:rPr>
              <w:t>17,990</w:t>
            </w:r>
          </w:p>
        </w:tc>
        <w:tc>
          <w:tcPr>
            <w:tcW w:w="1080" w:type="dxa"/>
            <w:tcBorders>
              <w:top w:val="nil"/>
              <w:left w:val="nil"/>
              <w:bottom w:val="nil"/>
              <w:right w:val="nil"/>
            </w:tcBorders>
            <w:vAlign w:val="center"/>
          </w:tcPr>
          <w:p w14:paraId="18A6FF92" w14:textId="660EA38C" w:rsidR="00954229" w:rsidRPr="00954229" w:rsidRDefault="00954229" w:rsidP="00954229">
            <w:pPr>
              <w:jc w:val="center"/>
              <w:rPr>
                <w:sz w:val="18"/>
                <w:szCs w:val="18"/>
              </w:rPr>
            </w:pPr>
            <w:r w:rsidRPr="00954229">
              <w:rPr>
                <w:sz w:val="18"/>
                <w:szCs w:val="18"/>
              </w:rPr>
              <w:t>21,776</w:t>
            </w:r>
          </w:p>
        </w:tc>
        <w:tc>
          <w:tcPr>
            <w:tcW w:w="968" w:type="dxa"/>
            <w:tcBorders>
              <w:top w:val="nil"/>
              <w:left w:val="nil"/>
              <w:bottom w:val="nil"/>
              <w:right w:val="nil"/>
            </w:tcBorders>
            <w:vAlign w:val="center"/>
          </w:tcPr>
          <w:p w14:paraId="59A7393D" w14:textId="09797B4C" w:rsidR="00954229" w:rsidRPr="00954229" w:rsidRDefault="00954229" w:rsidP="00954229">
            <w:pPr>
              <w:jc w:val="center"/>
              <w:rPr>
                <w:sz w:val="18"/>
                <w:szCs w:val="18"/>
              </w:rPr>
            </w:pPr>
            <w:r w:rsidRPr="00954229">
              <w:rPr>
                <w:sz w:val="18"/>
                <w:szCs w:val="18"/>
              </w:rPr>
              <w:t>-</w:t>
            </w:r>
          </w:p>
        </w:tc>
        <w:tc>
          <w:tcPr>
            <w:tcW w:w="1260" w:type="dxa"/>
            <w:tcBorders>
              <w:top w:val="nil"/>
              <w:left w:val="nil"/>
              <w:bottom w:val="nil"/>
              <w:right w:val="nil"/>
            </w:tcBorders>
            <w:vAlign w:val="center"/>
          </w:tcPr>
          <w:p w14:paraId="7F4BB1A6" w14:textId="6B73AB46" w:rsidR="00954229" w:rsidRPr="00954229" w:rsidRDefault="00954229" w:rsidP="00954229">
            <w:pPr>
              <w:jc w:val="center"/>
              <w:rPr>
                <w:sz w:val="18"/>
                <w:szCs w:val="18"/>
              </w:rPr>
            </w:pPr>
            <w:r w:rsidRPr="00954229">
              <w:rPr>
                <w:sz w:val="18"/>
                <w:szCs w:val="18"/>
              </w:rPr>
              <w:t>37,912</w:t>
            </w:r>
          </w:p>
        </w:tc>
        <w:tc>
          <w:tcPr>
            <w:tcW w:w="1148" w:type="dxa"/>
            <w:tcBorders>
              <w:top w:val="nil"/>
              <w:left w:val="nil"/>
              <w:bottom w:val="nil"/>
              <w:right w:val="nil"/>
            </w:tcBorders>
            <w:vAlign w:val="center"/>
          </w:tcPr>
          <w:p w14:paraId="15EB1B01" w14:textId="45603AA3" w:rsidR="00954229" w:rsidRPr="00954229" w:rsidRDefault="00954229" w:rsidP="00954229">
            <w:pPr>
              <w:jc w:val="center"/>
              <w:rPr>
                <w:sz w:val="18"/>
                <w:szCs w:val="18"/>
              </w:rPr>
            </w:pPr>
            <w:r w:rsidRPr="00954229">
              <w:rPr>
                <w:sz w:val="18"/>
                <w:szCs w:val="18"/>
              </w:rPr>
              <w:t>39,005</w:t>
            </w:r>
          </w:p>
        </w:tc>
      </w:tr>
      <w:tr w:rsidR="00954229" w:rsidRPr="008E1BAF" w14:paraId="5DDC5A4C" w14:textId="77777777" w:rsidTr="00954229">
        <w:trPr>
          <w:trHeight w:hRule="exact" w:val="230"/>
        </w:trPr>
        <w:tc>
          <w:tcPr>
            <w:tcW w:w="810" w:type="dxa"/>
            <w:tcBorders>
              <w:top w:val="nil"/>
              <w:left w:val="nil"/>
              <w:bottom w:val="nil"/>
              <w:right w:val="nil"/>
            </w:tcBorders>
            <w:vAlign w:val="center"/>
          </w:tcPr>
          <w:p w14:paraId="442216F3" w14:textId="4B914817" w:rsidR="00954229" w:rsidRPr="00954229" w:rsidRDefault="00954229" w:rsidP="00954229">
            <w:pPr>
              <w:jc w:val="center"/>
              <w:rPr>
                <w:sz w:val="18"/>
                <w:szCs w:val="18"/>
              </w:rPr>
            </w:pPr>
            <w:r w:rsidRPr="00954229">
              <w:rPr>
                <w:sz w:val="18"/>
                <w:szCs w:val="18"/>
              </w:rPr>
              <w:t>2024</w:t>
            </w:r>
          </w:p>
        </w:tc>
        <w:tc>
          <w:tcPr>
            <w:tcW w:w="1260" w:type="dxa"/>
            <w:tcBorders>
              <w:top w:val="nil"/>
              <w:left w:val="nil"/>
              <w:bottom w:val="nil"/>
              <w:right w:val="nil"/>
            </w:tcBorders>
            <w:vAlign w:val="center"/>
          </w:tcPr>
          <w:p w14:paraId="6AD74D34" w14:textId="2C673DFB" w:rsidR="00954229" w:rsidRPr="00954229" w:rsidRDefault="00954229" w:rsidP="00954229">
            <w:pPr>
              <w:jc w:val="center"/>
              <w:rPr>
                <w:sz w:val="18"/>
                <w:szCs w:val="18"/>
              </w:rPr>
            </w:pPr>
            <w:r w:rsidRPr="00954229">
              <w:rPr>
                <w:sz w:val="18"/>
                <w:szCs w:val="18"/>
              </w:rPr>
              <w:t>31,573</w:t>
            </w:r>
          </w:p>
        </w:tc>
        <w:tc>
          <w:tcPr>
            <w:tcW w:w="1800" w:type="dxa"/>
            <w:tcBorders>
              <w:top w:val="nil"/>
              <w:left w:val="nil"/>
              <w:bottom w:val="nil"/>
              <w:right w:val="nil"/>
            </w:tcBorders>
            <w:vAlign w:val="center"/>
          </w:tcPr>
          <w:p w14:paraId="60B9B76E" w14:textId="113082D9" w:rsidR="00954229" w:rsidRPr="00954229" w:rsidRDefault="00954229" w:rsidP="00954229">
            <w:pPr>
              <w:jc w:val="center"/>
              <w:rPr>
                <w:sz w:val="18"/>
                <w:szCs w:val="18"/>
              </w:rPr>
            </w:pPr>
            <w:r w:rsidRPr="00954229">
              <w:rPr>
                <w:sz w:val="18"/>
                <w:szCs w:val="18"/>
              </w:rPr>
              <w:t>31,976</w:t>
            </w:r>
          </w:p>
        </w:tc>
        <w:tc>
          <w:tcPr>
            <w:tcW w:w="1080" w:type="dxa"/>
            <w:tcBorders>
              <w:top w:val="nil"/>
              <w:left w:val="nil"/>
              <w:bottom w:val="nil"/>
              <w:right w:val="nil"/>
            </w:tcBorders>
            <w:vAlign w:val="center"/>
          </w:tcPr>
          <w:p w14:paraId="4FBED465" w14:textId="7E956A7B" w:rsidR="00954229" w:rsidRPr="00954229" w:rsidRDefault="00954229" w:rsidP="00954229">
            <w:pPr>
              <w:jc w:val="center"/>
              <w:rPr>
                <w:sz w:val="18"/>
                <w:szCs w:val="18"/>
              </w:rPr>
            </w:pPr>
            <w:r w:rsidRPr="00954229">
              <w:rPr>
                <w:sz w:val="18"/>
                <w:szCs w:val="18"/>
              </w:rPr>
              <w:t>17,851</w:t>
            </w:r>
          </w:p>
        </w:tc>
        <w:tc>
          <w:tcPr>
            <w:tcW w:w="1080" w:type="dxa"/>
            <w:tcBorders>
              <w:top w:val="nil"/>
              <w:left w:val="nil"/>
              <w:bottom w:val="nil"/>
              <w:right w:val="nil"/>
            </w:tcBorders>
            <w:vAlign w:val="center"/>
          </w:tcPr>
          <w:p w14:paraId="66E713EF" w14:textId="65414BA9" w:rsidR="00954229" w:rsidRPr="00954229" w:rsidRDefault="00954229" w:rsidP="00954229">
            <w:pPr>
              <w:jc w:val="center"/>
              <w:rPr>
                <w:sz w:val="18"/>
                <w:szCs w:val="18"/>
              </w:rPr>
            </w:pPr>
            <w:r w:rsidRPr="00954229">
              <w:rPr>
                <w:sz w:val="18"/>
                <w:szCs w:val="18"/>
              </w:rPr>
              <w:t>21,447</w:t>
            </w:r>
          </w:p>
        </w:tc>
        <w:tc>
          <w:tcPr>
            <w:tcW w:w="968" w:type="dxa"/>
            <w:tcBorders>
              <w:top w:val="nil"/>
              <w:left w:val="nil"/>
              <w:bottom w:val="nil"/>
              <w:right w:val="nil"/>
            </w:tcBorders>
            <w:vAlign w:val="center"/>
          </w:tcPr>
          <w:p w14:paraId="49F4B195" w14:textId="4E8C9137" w:rsidR="00954229" w:rsidRPr="00954229" w:rsidRDefault="00954229" w:rsidP="00954229">
            <w:pPr>
              <w:jc w:val="center"/>
              <w:rPr>
                <w:sz w:val="18"/>
                <w:szCs w:val="18"/>
              </w:rPr>
            </w:pPr>
            <w:r w:rsidRPr="00954229">
              <w:rPr>
                <w:sz w:val="18"/>
                <w:szCs w:val="18"/>
              </w:rPr>
              <w:t>-</w:t>
            </w:r>
          </w:p>
        </w:tc>
        <w:tc>
          <w:tcPr>
            <w:tcW w:w="1260" w:type="dxa"/>
            <w:tcBorders>
              <w:top w:val="nil"/>
              <w:left w:val="nil"/>
              <w:bottom w:val="nil"/>
              <w:right w:val="nil"/>
            </w:tcBorders>
            <w:vAlign w:val="center"/>
          </w:tcPr>
          <w:p w14:paraId="4B4D8156" w14:textId="36B5D1EF" w:rsidR="00954229" w:rsidRPr="00954229" w:rsidRDefault="00954229" w:rsidP="00954229">
            <w:pPr>
              <w:jc w:val="center"/>
              <w:rPr>
                <w:sz w:val="18"/>
                <w:szCs w:val="18"/>
              </w:rPr>
            </w:pPr>
            <w:r w:rsidRPr="00954229">
              <w:rPr>
                <w:sz w:val="18"/>
                <w:szCs w:val="18"/>
              </w:rPr>
              <w:t>36,032</w:t>
            </w:r>
          </w:p>
        </w:tc>
        <w:tc>
          <w:tcPr>
            <w:tcW w:w="1148" w:type="dxa"/>
            <w:tcBorders>
              <w:top w:val="nil"/>
              <w:left w:val="nil"/>
              <w:bottom w:val="nil"/>
              <w:right w:val="nil"/>
            </w:tcBorders>
            <w:vAlign w:val="center"/>
          </w:tcPr>
          <w:p w14:paraId="7767A2C5" w14:textId="541B5D90" w:rsidR="00954229" w:rsidRPr="00954229" w:rsidRDefault="00954229" w:rsidP="00954229">
            <w:pPr>
              <w:jc w:val="center"/>
              <w:rPr>
                <w:sz w:val="18"/>
                <w:szCs w:val="18"/>
              </w:rPr>
            </w:pPr>
            <w:r w:rsidRPr="00954229">
              <w:rPr>
                <w:sz w:val="18"/>
                <w:szCs w:val="18"/>
              </w:rPr>
              <w:t>36,987</w:t>
            </w:r>
          </w:p>
        </w:tc>
      </w:tr>
      <w:tr w:rsidR="00954229" w:rsidRPr="008E1BAF" w14:paraId="20D98CC3" w14:textId="77777777" w:rsidTr="00954229">
        <w:trPr>
          <w:trHeight w:hRule="exact" w:val="230"/>
        </w:trPr>
        <w:tc>
          <w:tcPr>
            <w:tcW w:w="810" w:type="dxa"/>
            <w:tcBorders>
              <w:top w:val="nil"/>
              <w:left w:val="nil"/>
              <w:bottom w:val="nil"/>
              <w:right w:val="nil"/>
            </w:tcBorders>
            <w:vAlign w:val="center"/>
          </w:tcPr>
          <w:p w14:paraId="698103D4" w14:textId="323EAE27" w:rsidR="00954229" w:rsidRPr="00954229" w:rsidRDefault="00954229" w:rsidP="00954229">
            <w:pPr>
              <w:jc w:val="center"/>
              <w:rPr>
                <w:sz w:val="18"/>
                <w:szCs w:val="18"/>
              </w:rPr>
            </w:pPr>
            <w:r w:rsidRPr="00954229">
              <w:rPr>
                <w:sz w:val="18"/>
                <w:szCs w:val="18"/>
              </w:rPr>
              <w:t>2025</w:t>
            </w:r>
          </w:p>
        </w:tc>
        <w:tc>
          <w:tcPr>
            <w:tcW w:w="1260" w:type="dxa"/>
            <w:tcBorders>
              <w:top w:val="nil"/>
              <w:left w:val="nil"/>
              <w:bottom w:val="nil"/>
              <w:right w:val="nil"/>
            </w:tcBorders>
            <w:vAlign w:val="center"/>
          </w:tcPr>
          <w:p w14:paraId="157CBD47" w14:textId="415838C3" w:rsidR="00954229" w:rsidRPr="00954229" w:rsidRDefault="00954229" w:rsidP="00954229">
            <w:pPr>
              <w:jc w:val="center"/>
              <w:rPr>
                <w:sz w:val="18"/>
                <w:szCs w:val="18"/>
              </w:rPr>
            </w:pPr>
            <w:r w:rsidRPr="00954229">
              <w:rPr>
                <w:sz w:val="18"/>
                <w:szCs w:val="18"/>
              </w:rPr>
              <w:t>30,558</w:t>
            </w:r>
          </w:p>
        </w:tc>
        <w:tc>
          <w:tcPr>
            <w:tcW w:w="1800" w:type="dxa"/>
            <w:tcBorders>
              <w:top w:val="nil"/>
              <w:left w:val="nil"/>
              <w:bottom w:val="nil"/>
              <w:right w:val="nil"/>
            </w:tcBorders>
            <w:vAlign w:val="center"/>
          </w:tcPr>
          <w:p w14:paraId="6D75F76D" w14:textId="711BD6D8" w:rsidR="00954229" w:rsidRPr="00954229" w:rsidRDefault="00954229" w:rsidP="00954229">
            <w:pPr>
              <w:jc w:val="center"/>
              <w:rPr>
                <w:sz w:val="18"/>
                <w:szCs w:val="18"/>
              </w:rPr>
            </w:pPr>
            <w:r w:rsidRPr="00954229">
              <w:rPr>
                <w:sz w:val="18"/>
                <w:szCs w:val="18"/>
              </w:rPr>
              <w:t>30,911</w:t>
            </w:r>
          </w:p>
        </w:tc>
        <w:tc>
          <w:tcPr>
            <w:tcW w:w="1080" w:type="dxa"/>
            <w:tcBorders>
              <w:top w:val="nil"/>
              <w:left w:val="nil"/>
              <w:bottom w:val="nil"/>
              <w:right w:val="nil"/>
            </w:tcBorders>
            <w:vAlign w:val="center"/>
          </w:tcPr>
          <w:p w14:paraId="61A1F7FF" w14:textId="3A8BD9F5" w:rsidR="00954229" w:rsidRPr="00954229" w:rsidRDefault="00954229" w:rsidP="00954229">
            <w:pPr>
              <w:jc w:val="center"/>
              <w:rPr>
                <w:sz w:val="18"/>
                <w:szCs w:val="18"/>
              </w:rPr>
            </w:pPr>
            <w:r w:rsidRPr="00954229">
              <w:rPr>
                <w:sz w:val="18"/>
                <w:szCs w:val="18"/>
              </w:rPr>
              <w:t>17,762</w:t>
            </w:r>
          </w:p>
        </w:tc>
        <w:tc>
          <w:tcPr>
            <w:tcW w:w="1080" w:type="dxa"/>
            <w:tcBorders>
              <w:top w:val="nil"/>
              <w:left w:val="nil"/>
              <w:bottom w:val="nil"/>
              <w:right w:val="nil"/>
            </w:tcBorders>
            <w:vAlign w:val="center"/>
          </w:tcPr>
          <w:p w14:paraId="1DB3E4F4" w14:textId="76CFF2C8" w:rsidR="00954229" w:rsidRPr="00954229" w:rsidRDefault="00954229" w:rsidP="00954229">
            <w:pPr>
              <w:jc w:val="center"/>
              <w:rPr>
                <w:sz w:val="18"/>
                <w:szCs w:val="18"/>
              </w:rPr>
            </w:pPr>
            <w:r w:rsidRPr="00954229">
              <w:rPr>
                <w:sz w:val="18"/>
                <w:szCs w:val="18"/>
              </w:rPr>
              <w:t>21,197</w:t>
            </w:r>
          </w:p>
        </w:tc>
        <w:tc>
          <w:tcPr>
            <w:tcW w:w="968" w:type="dxa"/>
            <w:tcBorders>
              <w:top w:val="nil"/>
              <w:left w:val="nil"/>
              <w:bottom w:val="nil"/>
              <w:right w:val="nil"/>
            </w:tcBorders>
            <w:vAlign w:val="center"/>
          </w:tcPr>
          <w:p w14:paraId="19632D06" w14:textId="37E7BF54" w:rsidR="00954229" w:rsidRPr="00954229" w:rsidRDefault="00954229" w:rsidP="00954229">
            <w:pPr>
              <w:jc w:val="center"/>
              <w:rPr>
                <w:sz w:val="18"/>
                <w:szCs w:val="18"/>
              </w:rPr>
            </w:pPr>
            <w:r w:rsidRPr="00954229">
              <w:rPr>
                <w:sz w:val="18"/>
                <w:szCs w:val="18"/>
              </w:rPr>
              <w:t>-</w:t>
            </w:r>
          </w:p>
        </w:tc>
        <w:tc>
          <w:tcPr>
            <w:tcW w:w="1260" w:type="dxa"/>
            <w:tcBorders>
              <w:top w:val="nil"/>
              <w:left w:val="nil"/>
              <w:bottom w:val="nil"/>
              <w:right w:val="nil"/>
            </w:tcBorders>
            <w:vAlign w:val="center"/>
          </w:tcPr>
          <w:p w14:paraId="0CC3047E" w14:textId="34BCE097" w:rsidR="00954229" w:rsidRPr="00954229" w:rsidRDefault="00954229" w:rsidP="00954229">
            <w:pPr>
              <w:jc w:val="center"/>
              <w:rPr>
                <w:sz w:val="18"/>
                <w:szCs w:val="18"/>
              </w:rPr>
            </w:pPr>
            <w:r w:rsidRPr="00954229">
              <w:rPr>
                <w:sz w:val="18"/>
                <w:szCs w:val="18"/>
              </w:rPr>
              <w:t>34,512</w:t>
            </w:r>
          </w:p>
        </w:tc>
        <w:tc>
          <w:tcPr>
            <w:tcW w:w="1148" w:type="dxa"/>
            <w:tcBorders>
              <w:top w:val="nil"/>
              <w:left w:val="nil"/>
              <w:bottom w:val="nil"/>
              <w:right w:val="nil"/>
            </w:tcBorders>
            <w:vAlign w:val="center"/>
          </w:tcPr>
          <w:p w14:paraId="309009ED" w14:textId="328B2A97" w:rsidR="00954229" w:rsidRPr="00954229" w:rsidRDefault="00954229" w:rsidP="00954229">
            <w:pPr>
              <w:jc w:val="center"/>
              <w:rPr>
                <w:sz w:val="18"/>
                <w:szCs w:val="18"/>
              </w:rPr>
            </w:pPr>
            <w:r w:rsidRPr="00954229">
              <w:rPr>
                <w:sz w:val="18"/>
                <w:szCs w:val="18"/>
              </w:rPr>
              <w:t>35,337</w:t>
            </w:r>
          </w:p>
        </w:tc>
      </w:tr>
      <w:tr w:rsidR="00954229" w:rsidRPr="008E1BAF" w14:paraId="1F4CF725" w14:textId="77777777" w:rsidTr="00954229">
        <w:trPr>
          <w:trHeight w:hRule="exact" w:val="230"/>
        </w:trPr>
        <w:tc>
          <w:tcPr>
            <w:tcW w:w="810" w:type="dxa"/>
            <w:tcBorders>
              <w:top w:val="nil"/>
              <w:left w:val="nil"/>
              <w:bottom w:val="nil"/>
              <w:right w:val="nil"/>
            </w:tcBorders>
            <w:vAlign w:val="center"/>
          </w:tcPr>
          <w:p w14:paraId="54F9C924" w14:textId="7D3EF7E9" w:rsidR="00954229" w:rsidRPr="00954229" w:rsidRDefault="00954229" w:rsidP="00954229">
            <w:pPr>
              <w:jc w:val="center"/>
              <w:rPr>
                <w:sz w:val="18"/>
                <w:szCs w:val="18"/>
              </w:rPr>
            </w:pPr>
            <w:r w:rsidRPr="00954229">
              <w:rPr>
                <w:sz w:val="18"/>
                <w:szCs w:val="18"/>
              </w:rPr>
              <w:t>2026</w:t>
            </w:r>
          </w:p>
        </w:tc>
        <w:tc>
          <w:tcPr>
            <w:tcW w:w="1260" w:type="dxa"/>
            <w:tcBorders>
              <w:top w:val="nil"/>
              <w:left w:val="nil"/>
              <w:bottom w:val="nil"/>
              <w:right w:val="nil"/>
            </w:tcBorders>
            <w:vAlign w:val="center"/>
          </w:tcPr>
          <w:p w14:paraId="0DA63BAE" w14:textId="35A615CA" w:rsidR="00954229" w:rsidRPr="00954229" w:rsidRDefault="00954229" w:rsidP="00954229">
            <w:pPr>
              <w:jc w:val="center"/>
              <w:rPr>
                <w:sz w:val="18"/>
                <w:szCs w:val="18"/>
              </w:rPr>
            </w:pPr>
            <w:r w:rsidRPr="00954229">
              <w:rPr>
                <w:sz w:val="18"/>
                <w:szCs w:val="18"/>
              </w:rPr>
              <w:t>29,704</w:t>
            </w:r>
          </w:p>
        </w:tc>
        <w:tc>
          <w:tcPr>
            <w:tcW w:w="1800" w:type="dxa"/>
            <w:tcBorders>
              <w:top w:val="nil"/>
              <w:left w:val="nil"/>
              <w:bottom w:val="nil"/>
              <w:right w:val="nil"/>
            </w:tcBorders>
            <w:vAlign w:val="center"/>
          </w:tcPr>
          <w:p w14:paraId="3D4C2E45" w14:textId="4413CC7D" w:rsidR="00954229" w:rsidRPr="00954229" w:rsidRDefault="00954229" w:rsidP="00954229">
            <w:pPr>
              <w:jc w:val="center"/>
              <w:rPr>
                <w:sz w:val="18"/>
                <w:szCs w:val="18"/>
              </w:rPr>
            </w:pPr>
            <w:r w:rsidRPr="00954229">
              <w:rPr>
                <w:sz w:val="18"/>
                <w:szCs w:val="18"/>
              </w:rPr>
              <w:t>30,010</w:t>
            </w:r>
          </w:p>
        </w:tc>
        <w:tc>
          <w:tcPr>
            <w:tcW w:w="1080" w:type="dxa"/>
            <w:tcBorders>
              <w:top w:val="nil"/>
              <w:left w:val="nil"/>
              <w:bottom w:val="nil"/>
              <w:right w:val="nil"/>
            </w:tcBorders>
            <w:vAlign w:val="center"/>
          </w:tcPr>
          <w:p w14:paraId="2E97DF6A" w14:textId="6A89F948" w:rsidR="00954229" w:rsidRPr="00954229" w:rsidRDefault="00954229" w:rsidP="00954229">
            <w:pPr>
              <w:jc w:val="center"/>
              <w:rPr>
                <w:sz w:val="18"/>
                <w:szCs w:val="18"/>
              </w:rPr>
            </w:pPr>
            <w:r w:rsidRPr="00954229">
              <w:rPr>
                <w:sz w:val="18"/>
                <w:szCs w:val="18"/>
              </w:rPr>
              <w:t>17,695</w:t>
            </w:r>
          </w:p>
        </w:tc>
        <w:tc>
          <w:tcPr>
            <w:tcW w:w="1080" w:type="dxa"/>
            <w:tcBorders>
              <w:top w:val="nil"/>
              <w:left w:val="nil"/>
              <w:bottom w:val="nil"/>
              <w:right w:val="nil"/>
            </w:tcBorders>
            <w:vAlign w:val="center"/>
          </w:tcPr>
          <w:p w14:paraId="1362B0E4" w14:textId="43A28C94" w:rsidR="00954229" w:rsidRPr="00954229" w:rsidRDefault="00954229" w:rsidP="00954229">
            <w:pPr>
              <w:jc w:val="center"/>
              <w:rPr>
                <w:sz w:val="18"/>
                <w:szCs w:val="18"/>
              </w:rPr>
            </w:pPr>
            <w:r w:rsidRPr="00954229">
              <w:rPr>
                <w:sz w:val="18"/>
                <w:szCs w:val="18"/>
              </w:rPr>
              <w:t>20,990</w:t>
            </w:r>
          </w:p>
        </w:tc>
        <w:tc>
          <w:tcPr>
            <w:tcW w:w="968" w:type="dxa"/>
            <w:tcBorders>
              <w:top w:val="nil"/>
              <w:left w:val="nil"/>
              <w:bottom w:val="nil"/>
              <w:right w:val="nil"/>
            </w:tcBorders>
            <w:vAlign w:val="center"/>
          </w:tcPr>
          <w:p w14:paraId="4C28C3F7" w14:textId="3A0041B0" w:rsidR="00954229" w:rsidRPr="00954229" w:rsidRDefault="00954229" w:rsidP="00954229">
            <w:pPr>
              <w:jc w:val="center"/>
              <w:rPr>
                <w:sz w:val="18"/>
                <w:szCs w:val="18"/>
              </w:rPr>
            </w:pPr>
            <w:r w:rsidRPr="00954229">
              <w:rPr>
                <w:sz w:val="18"/>
                <w:szCs w:val="18"/>
              </w:rPr>
              <w:t>-</w:t>
            </w:r>
          </w:p>
        </w:tc>
        <w:tc>
          <w:tcPr>
            <w:tcW w:w="1260" w:type="dxa"/>
            <w:tcBorders>
              <w:top w:val="nil"/>
              <w:left w:val="nil"/>
              <w:bottom w:val="nil"/>
              <w:right w:val="nil"/>
            </w:tcBorders>
            <w:vAlign w:val="center"/>
          </w:tcPr>
          <w:p w14:paraId="52F2A9DB" w14:textId="0391E7A9" w:rsidR="00954229" w:rsidRPr="00954229" w:rsidRDefault="00954229" w:rsidP="00954229">
            <w:pPr>
              <w:jc w:val="center"/>
              <w:rPr>
                <w:sz w:val="18"/>
                <w:szCs w:val="18"/>
              </w:rPr>
            </w:pPr>
            <w:r w:rsidRPr="00954229">
              <w:rPr>
                <w:sz w:val="18"/>
                <w:szCs w:val="18"/>
              </w:rPr>
              <w:t>33,246</w:t>
            </w:r>
          </w:p>
        </w:tc>
        <w:tc>
          <w:tcPr>
            <w:tcW w:w="1148" w:type="dxa"/>
            <w:tcBorders>
              <w:top w:val="nil"/>
              <w:left w:val="nil"/>
              <w:bottom w:val="nil"/>
              <w:right w:val="nil"/>
            </w:tcBorders>
            <w:vAlign w:val="center"/>
          </w:tcPr>
          <w:p w14:paraId="426B0934" w14:textId="79581C90" w:rsidR="00954229" w:rsidRPr="00954229" w:rsidRDefault="00954229" w:rsidP="00954229">
            <w:pPr>
              <w:jc w:val="center"/>
              <w:rPr>
                <w:sz w:val="18"/>
                <w:szCs w:val="18"/>
              </w:rPr>
            </w:pPr>
            <w:r w:rsidRPr="00954229">
              <w:rPr>
                <w:sz w:val="18"/>
                <w:szCs w:val="18"/>
              </w:rPr>
              <w:t>33,950</w:t>
            </w:r>
          </w:p>
        </w:tc>
      </w:tr>
      <w:tr w:rsidR="00954229" w:rsidRPr="008E1BAF" w14:paraId="2E6C763C" w14:textId="77777777" w:rsidTr="00954229">
        <w:trPr>
          <w:trHeight w:hRule="exact" w:val="230"/>
        </w:trPr>
        <w:tc>
          <w:tcPr>
            <w:tcW w:w="810" w:type="dxa"/>
            <w:tcBorders>
              <w:top w:val="nil"/>
              <w:left w:val="nil"/>
              <w:bottom w:val="nil"/>
              <w:right w:val="nil"/>
            </w:tcBorders>
            <w:vAlign w:val="center"/>
          </w:tcPr>
          <w:p w14:paraId="66B20574" w14:textId="4D9F6F6D" w:rsidR="00954229" w:rsidRPr="00954229" w:rsidRDefault="00954229" w:rsidP="00954229">
            <w:pPr>
              <w:jc w:val="center"/>
              <w:rPr>
                <w:sz w:val="18"/>
                <w:szCs w:val="18"/>
              </w:rPr>
            </w:pPr>
            <w:r w:rsidRPr="00954229">
              <w:rPr>
                <w:sz w:val="18"/>
                <w:szCs w:val="18"/>
              </w:rPr>
              <w:t>2027</w:t>
            </w:r>
          </w:p>
        </w:tc>
        <w:tc>
          <w:tcPr>
            <w:tcW w:w="1260" w:type="dxa"/>
            <w:tcBorders>
              <w:top w:val="nil"/>
              <w:left w:val="nil"/>
              <w:bottom w:val="nil"/>
              <w:right w:val="nil"/>
            </w:tcBorders>
            <w:vAlign w:val="center"/>
          </w:tcPr>
          <w:p w14:paraId="56882A20" w14:textId="4311E601" w:rsidR="00954229" w:rsidRPr="00954229" w:rsidRDefault="00954229" w:rsidP="00954229">
            <w:pPr>
              <w:jc w:val="center"/>
              <w:rPr>
                <w:sz w:val="18"/>
                <w:szCs w:val="18"/>
              </w:rPr>
            </w:pPr>
            <w:r w:rsidRPr="00954229">
              <w:rPr>
                <w:sz w:val="18"/>
                <w:szCs w:val="18"/>
              </w:rPr>
              <w:t>28,965</w:t>
            </w:r>
          </w:p>
        </w:tc>
        <w:tc>
          <w:tcPr>
            <w:tcW w:w="1800" w:type="dxa"/>
            <w:tcBorders>
              <w:top w:val="nil"/>
              <w:left w:val="nil"/>
              <w:bottom w:val="nil"/>
              <w:right w:val="nil"/>
            </w:tcBorders>
            <w:vAlign w:val="center"/>
          </w:tcPr>
          <w:p w14:paraId="40C4F88C" w14:textId="570AEE2A" w:rsidR="00954229" w:rsidRPr="00954229" w:rsidRDefault="00954229" w:rsidP="00954229">
            <w:pPr>
              <w:jc w:val="center"/>
              <w:rPr>
                <w:sz w:val="18"/>
                <w:szCs w:val="18"/>
              </w:rPr>
            </w:pPr>
            <w:r w:rsidRPr="00954229">
              <w:rPr>
                <w:sz w:val="18"/>
                <w:szCs w:val="18"/>
              </w:rPr>
              <w:t>29,228</w:t>
            </w:r>
          </w:p>
        </w:tc>
        <w:tc>
          <w:tcPr>
            <w:tcW w:w="1080" w:type="dxa"/>
            <w:tcBorders>
              <w:top w:val="nil"/>
              <w:left w:val="nil"/>
              <w:bottom w:val="nil"/>
              <w:right w:val="nil"/>
            </w:tcBorders>
            <w:vAlign w:val="center"/>
          </w:tcPr>
          <w:p w14:paraId="5F7FF46A" w14:textId="45BC4983" w:rsidR="00954229" w:rsidRPr="00954229" w:rsidRDefault="00954229" w:rsidP="00954229">
            <w:pPr>
              <w:jc w:val="center"/>
              <w:rPr>
                <w:sz w:val="18"/>
                <w:szCs w:val="18"/>
              </w:rPr>
            </w:pPr>
            <w:r w:rsidRPr="00954229">
              <w:rPr>
                <w:sz w:val="18"/>
                <w:szCs w:val="18"/>
              </w:rPr>
              <w:t>17,635</w:t>
            </w:r>
          </w:p>
        </w:tc>
        <w:tc>
          <w:tcPr>
            <w:tcW w:w="1080" w:type="dxa"/>
            <w:tcBorders>
              <w:top w:val="nil"/>
              <w:left w:val="nil"/>
              <w:bottom w:val="nil"/>
              <w:right w:val="nil"/>
            </w:tcBorders>
            <w:vAlign w:val="center"/>
          </w:tcPr>
          <w:p w14:paraId="4AD07361" w14:textId="7F17ADF6" w:rsidR="00954229" w:rsidRPr="00954229" w:rsidRDefault="00954229" w:rsidP="00954229">
            <w:pPr>
              <w:jc w:val="center"/>
              <w:rPr>
                <w:sz w:val="18"/>
                <w:szCs w:val="18"/>
              </w:rPr>
            </w:pPr>
            <w:r w:rsidRPr="00954229">
              <w:rPr>
                <w:sz w:val="18"/>
                <w:szCs w:val="18"/>
              </w:rPr>
              <w:t>20,806</w:t>
            </w:r>
          </w:p>
        </w:tc>
        <w:tc>
          <w:tcPr>
            <w:tcW w:w="968" w:type="dxa"/>
            <w:tcBorders>
              <w:top w:val="nil"/>
              <w:left w:val="nil"/>
              <w:bottom w:val="nil"/>
              <w:right w:val="nil"/>
            </w:tcBorders>
            <w:vAlign w:val="center"/>
          </w:tcPr>
          <w:p w14:paraId="39E72728" w14:textId="3977DB22" w:rsidR="00954229" w:rsidRPr="00954229" w:rsidRDefault="00954229" w:rsidP="00954229">
            <w:pPr>
              <w:jc w:val="center"/>
              <w:rPr>
                <w:sz w:val="18"/>
                <w:szCs w:val="18"/>
              </w:rPr>
            </w:pPr>
            <w:r w:rsidRPr="00954229">
              <w:rPr>
                <w:sz w:val="18"/>
                <w:szCs w:val="18"/>
              </w:rPr>
              <w:t>-</w:t>
            </w:r>
          </w:p>
        </w:tc>
        <w:tc>
          <w:tcPr>
            <w:tcW w:w="1260" w:type="dxa"/>
            <w:tcBorders>
              <w:top w:val="nil"/>
              <w:left w:val="nil"/>
              <w:bottom w:val="nil"/>
              <w:right w:val="nil"/>
            </w:tcBorders>
            <w:vAlign w:val="center"/>
          </w:tcPr>
          <w:p w14:paraId="73D5F7FA" w14:textId="19F33620" w:rsidR="00954229" w:rsidRPr="00954229" w:rsidRDefault="00954229" w:rsidP="00954229">
            <w:pPr>
              <w:jc w:val="center"/>
              <w:rPr>
                <w:sz w:val="18"/>
                <w:szCs w:val="18"/>
              </w:rPr>
            </w:pPr>
            <w:r w:rsidRPr="00954229">
              <w:rPr>
                <w:sz w:val="18"/>
                <w:szCs w:val="18"/>
              </w:rPr>
              <w:t>32,164</w:t>
            </w:r>
          </w:p>
        </w:tc>
        <w:tc>
          <w:tcPr>
            <w:tcW w:w="1148" w:type="dxa"/>
            <w:tcBorders>
              <w:top w:val="nil"/>
              <w:left w:val="nil"/>
              <w:bottom w:val="nil"/>
              <w:right w:val="nil"/>
            </w:tcBorders>
            <w:vAlign w:val="center"/>
          </w:tcPr>
          <w:p w14:paraId="729738D7" w14:textId="42052106" w:rsidR="00954229" w:rsidRPr="00954229" w:rsidRDefault="00954229" w:rsidP="00954229">
            <w:pPr>
              <w:jc w:val="center"/>
              <w:rPr>
                <w:sz w:val="18"/>
                <w:szCs w:val="18"/>
              </w:rPr>
            </w:pPr>
            <w:r w:rsidRPr="00954229">
              <w:rPr>
                <w:sz w:val="18"/>
                <w:szCs w:val="18"/>
              </w:rPr>
              <w:t>32,760</w:t>
            </w:r>
          </w:p>
        </w:tc>
      </w:tr>
      <w:tr w:rsidR="00954229" w:rsidRPr="008E1BAF" w14:paraId="2E07A39B" w14:textId="77777777" w:rsidTr="00954229">
        <w:trPr>
          <w:trHeight w:hRule="exact" w:val="230"/>
        </w:trPr>
        <w:tc>
          <w:tcPr>
            <w:tcW w:w="810" w:type="dxa"/>
            <w:tcBorders>
              <w:top w:val="nil"/>
              <w:left w:val="nil"/>
              <w:bottom w:val="nil"/>
              <w:right w:val="nil"/>
            </w:tcBorders>
            <w:vAlign w:val="center"/>
          </w:tcPr>
          <w:p w14:paraId="1200A574" w14:textId="3671EBB1" w:rsidR="00954229" w:rsidRPr="00954229" w:rsidRDefault="00954229" w:rsidP="00954229">
            <w:pPr>
              <w:jc w:val="center"/>
              <w:rPr>
                <w:sz w:val="18"/>
                <w:szCs w:val="18"/>
              </w:rPr>
            </w:pPr>
            <w:r w:rsidRPr="00954229">
              <w:rPr>
                <w:sz w:val="18"/>
                <w:szCs w:val="18"/>
              </w:rPr>
              <w:t>2028</w:t>
            </w:r>
          </w:p>
        </w:tc>
        <w:tc>
          <w:tcPr>
            <w:tcW w:w="1260" w:type="dxa"/>
            <w:tcBorders>
              <w:top w:val="nil"/>
              <w:left w:val="nil"/>
              <w:bottom w:val="nil"/>
              <w:right w:val="nil"/>
            </w:tcBorders>
            <w:vAlign w:val="center"/>
          </w:tcPr>
          <w:p w14:paraId="3DD81BD2" w14:textId="7B6629BA" w:rsidR="00954229" w:rsidRPr="00954229" w:rsidRDefault="00954229" w:rsidP="00954229">
            <w:pPr>
              <w:jc w:val="center"/>
              <w:rPr>
                <w:sz w:val="18"/>
                <w:szCs w:val="18"/>
              </w:rPr>
            </w:pPr>
            <w:r w:rsidRPr="00954229">
              <w:rPr>
                <w:sz w:val="18"/>
                <w:szCs w:val="18"/>
              </w:rPr>
              <w:t>28,321</w:t>
            </w:r>
          </w:p>
        </w:tc>
        <w:tc>
          <w:tcPr>
            <w:tcW w:w="1800" w:type="dxa"/>
            <w:tcBorders>
              <w:top w:val="nil"/>
              <w:left w:val="nil"/>
              <w:bottom w:val="nil"/>
              <w:right w:val="nil"/>
            </w:tcBorders>
            <w:vAlign w:val="center"/>
          </w:tcPr>
          <w:p w14:paraId="26B02879" w14:textId="6FAFDC39" w:rsidR="00954229" w:rsidRPr="00954229" w:rsidRDefault="00954229" w:rsidP="00954229">
            <w:pPr>
              <w:jc w:val="center"/>
              <w:rPr>
                <w:sz w:val="18"/>
                <w:szCs w:val="18"/>
              </w:rPr>
            </w:pPr>
            <w:r w:rsidRPr="00954229">
              <w:rPr>
                <w:sz w:val="18"/>
                <w:szCs w:val="18"/>
              </w:rPr>
              <w:t>28,544</w:t>
            </w:r>
          </w:p>
        </w:tc>
        <w:tc>
          <w:tcPr>
            <w:tcW w:w="1080" w:type="dxa"/>
            <w:tcBorders>
              <w:top w:val="nil"/>
              <w:left w:val="nil"/>
              <w:bottom w:val="nil"/>
              <w:right w:val="nil"/>
            </w:tcBorders>
            <w:vAlign w:val="center"/>
          </w:tcPr>
          <w:p w14:paraId="4F0D73FC" w14:textId="4F4C36F9" w:rsidR="00954229" w:rsidRPr="00954229" w:rsidRDefault="00954229" w:rsidP="00954229">
            <w:pPr>
              <w:jc w:val="center"/>
              <w:rPr>
                <w:sz w:val="18"/>
                <w:szCs w:val="18"/>
              </w:rPr>
            </w:pPr>
            <w:r w:rsidRPr="00954229">
              <w:rPr>
                <w:sz w:val="18"/>
                <w:szCs w:val="18"/>
              </w:rPr>
              <w:t>17,580</w:t>
            </w:r>
          </w:p>
        </w:tc>
        <w:tc>
          <w:tcPr>
            <w:tcW w:w="1080" w:type="dxa"/>
            <w:tcBorders>
              <w:top w:val="nil"/>
              <w:left w:val="nil"/>
              <w:bottom w:val="nil"/>
              <w:right w:val="nil"/>
            </w:tcBorders>
            <w:vAlign w:val="center"/>
          </w:tcPr>
          <w:p w14:paraId="52277611" w14:textId="41D9DF68" w:rsidR="00954229" w:rsidRPr="00954229" w:rsidRDefault="00954229" w:rsidP="00954229">
            <w:pPr>
              <w:jc w:val="center"/>
              <w:rPr>
                <w:sz w:val="18"/>
                <w:szCs w:val="18"/>
              </w:rPr>
            </w:pPr>
            <w:r w:rsidRPr="00954229">
              <w:rPr>
                <w:sz w:val="18"/>
                <w:szCs w:val="18"/>
              </w:rPr>
              <w:t>20,640</w:t>
            </w:r>
          </w:p>
        </w:tc>
        <w:tc>
          <w:tcPr>
            <w:tcW w:w="968" w:type="dxa"/>
            <w:tcBorders>
              <w:top w:val="nil"/>
              <w:left w:val="nil"/>
              <w:bottom w:val="nil"/>
              <w:right w:val="nil"/>
            </w:tcBorders>
            <w:vAlign w:val="center"/>
          </w:tcPr>
          <w:p w14:paraId="4EE95D1D" w14:textId="1CA5E3ED" w:rsidR="00954229" w:rsidRPr="00954229" w:rsidRDefault="00954229" w:rsidP="00954229">
            <w:pPr>
              <w:jc w:val="center"/>
              <w:rPr>
                <w:sz w:val="18"/>
                <w:szCs w:val="18"/>
              </w:rPr>
            </w:pPr>
            <w:r w:rsidRPr="00954229">
              <w:rPr>
                <w:sz w:val="18"/>
                <w:szCs w:val="18"/>
              </w:rPr>
              <w:t>-</w:t>
            </w:r>
          </w:p>
        </w:tc>
        <w:tc>
          <w:tcPr>
            <w:tcW w:w="1260" w:type="dxa"/>
            <w:tcBorders>
              <w:top w:val="nil"/>
              <w:left w:val="nil"/>
              <w:bottom w:val="nil"/>
              <w:right w:val="nil"/>
            </w:tcBorders>
            <w:vAlign w:val="center"/>
          </w:tcPr>
          <w:p w14:paraId="69A613CC" w14:textId="7A1C92C0" w:rsidR="00954229" w:rsidRPr="00954229" w:rsidRDefault="00954229" w:rsidP="00954229">
            <w:pPr>
              <w:jc w:val="center"/>
              <w:rPr>
                <w:sz w:val="18"/>
                <w:szCs w:val="18"/>
              </w:rPr>
            </w:pPr>
            <w:r w:rsidRPr="00954229">
              <w:rPr>
                <w:sz w:val="18"/>
                <w:szCs w:val="18"/>
              </w:rPr>
              <w:t>31,233</w:t>
            </w:r>
          </w:p>
        </w:tc>
        <w:tc>
          <w:tcPr>
            <w:tcW w:w="1148" w:type="dxa"/>
            <w:tcBorders>
              <w:top w:val="nil"/>
              <w:left w:val="nil"/>
              <w:bottom w:val="nil"/>
              <w:right w:val="nil"/>
            </w:tcBorders>
            <w:vAlign w:val="center"/>
          </w:tcPr>
          <w:p w14:paraId="23527964" w14:textId="0FBE18E1" w:rsidR="00954229" w:rsidRPr="00954229" w:rsidRDefault="00954229" w:rsidP="00954229">
            <w:pPr>
              <w:jc w:val="center"/>
              <w:rPr>
                <w:sz w:val="18"/>
                <w:szCs w:val="18"/>
              </w:rPr>
            </w:pPr>
            <w:r w:rsidRPr="00954229">
              <w:rPr>
                <w:sz w:val="18"/>
                <w:szCs w:val="18"/>
              </w:rPr>
              <w:t>31,732</w:t>
            </w:r>
          </w:p>
        </w:tc>
      </w:tr>
      <w:tr w:rsidR="00954229" w:rsidRPr="008E1BAF" w14:paraId="7C68F5AD" w14:textId="77777777" w:rsidTr="00954229">
        <w:trPr>
          <w:trHeight w:hRule="exact" w:val="230"/>
        </w:trPr>
        <w:tc>
          <w:tcPr>
            <w:tcW w:w="810" w:type="dxa"/>
            <w:tcBorders>
              <w:top w:val="nil"/>
              <w:left w:val="nil"/>
              <w:bottom w:val="nil"/>
              <w:right w:val="nil"/>
            </w:tcBorders>
            <w:vAlign w:val="center"/>
          </w:tcPr>
          <w:p w14:paraId="761C4693" w14:textId="7DD7C39A" w:rsidR="00954229" w:rsidRPr="00954229" w:rsidRDefault="00954229" w:rsidP="00954229">
            <w:pPr>
              <w:jc w:val="center"/>
              <w:rPr>
                <w:sz w:val="18"/>
                <w:szCs w:val="18"/>
              </w:rPr>
            </w:pPr>
            <w:r w:rsidRPr="00954229">
              <w:rPr>
                <w:sz w:val="18"/>
                <w:szCs w:val="18"/>
              </w:rPr>
              <w:t>2029</w:t>
            </w:r>
          </w:p>
        </w:tc>
        <w:tc>
          <w:tcPr>
            <w:tcW w:w="1260" w:type="dxa"/>
            <w:tcBorders>
              <w:top w:val="nil"/>
              <w:left w:val="nil"/>
              <w:bottom w:val="nil"/>
              <w:right w:val="nil"/>
            </w:tcBorders>
            <w:vAlign w:val="center"/>
          </w:tcPr>
          <w:p w14:paraId="35CC6A5E" w14:textId="67CFCA9F" w:rsidR="00954229" w:rsidRPr="00954229" w:rsidRDefault="00954229" w:rsidP="00954229">
            <w:pPr>
              <w:jc w:val="center"/>
              <w:rPr>
                <w:sz w:val="18"/>
                <w:szCs w:val="18"/>
              </w:rPr>
            </w:pPr>
            <w:r w:rsidRPr="00954229">
              <w:rPr>
                <w:sz w:val="18"/>
                <w:szCs w:val="18"/>
              </w:rPr>
              <w:t>27,734</w:t>
            </w:r>
          </w:p>
        </w:tc>
        <w:tc>
          <w:tcPr>
            <w:tcW w:w="1800" w:type="dxa"/>
            <w:tcBorders>
              <w:top w:val="nil"/>
              <w:left w:val="nil"/>
              <w:bottom w:val="nil"/>
              <w:right w:val="nil"/>
            </w:tcBorders>
            <w:vAlign w:val="center"/>
          </w:tcPr>
          <w:p w14:paraId="7E196073" w14:textId="0DC4C692" w:rsidR="00954229" w:rsidRPr="00954229" w:rsidRDefault="00954229" w:rsidP="00954229">
            <w:pPr>
              <w:jc w:val="center"/>
              <w:rPr>
                <w:sz w:val="18"/>
                <w:szCs w:val="18"/>
              </w:rPr>
            </w:pPr>
            <w:r w:rsidRPr="00954229">
              <w:rPr>
                <w:sz w:val="18"/>
                <w:szCs w:val="18"/>
              </w:rPr>
              <w:t>27,923</w:t>
            </w:r>
          </w:p>
        </w:tc>
        <w:tc>
          <w:tcPr>
            <w:tcW w:w="1080" w:type="dxa"/>
            <w:tcBorders>
              <w:top w:val="nil"/>
              <w:left w:val="nil"/>
              <w:bottom w:val="nil"/>
              <w:right w:val="nil"/>
            </w:tcBorders>
            <w:vAlign w:val="center"/>
          </w:tcPr>
          <w:p w14:paraId="2E9626D8" w14:textId="6ABA1814" w:rsidR="00954229" w:rsidRPr="00954229" w:rsidRDefault="00954229" w:rsidP="00954229">
            <w:pPr>
              <w:jc w:val="center"/>
              <w:rPr>
                <w:sz w:val="18"/>
                <w:szCs w:val="18"/>
              </w:rPr>
            </w:pPr>
            <w:r w:rsidRPr="00954229">
              <w:rPr>
                <w:sz w:val="18"/>
                <w:szCs w:val="18"/>
              </w:rPr>
              <w:t>17,514</w:t>
            </w:r>
          </w:p>
        </w:tc>
        <w:tc>
          <w:tcPr>
            <w:tcW w:w="1080" w:type="dxa"/>
            <w:tcBorders>
              <w:top w:val="nil"/>
              <w:left w:val="nil"/>
              <w:bottom w:val="nil"/>
              <w:right w:val="nil"/>
            </w:tcBorders>
            <w:vAlign w:val="center"/>
          </w:tcPr>
          <w:p w14:paraId="515D0B1A" w14:textId="627BA35E" w:rsidR="00954229" w:rsidRPr="00954229" w:rsidRDefault="00954229" w:rsidP="00954229">
            <w:pPr>
              <w:jc w:val="center"/>
              <w:rPr>
                <w:sz w:val="18"/>
                <w:szCs w:val="18"/>
              </w:rPr>
            </w:pPr>
            <w:r w:rsidRPr="00954229">
              <w:rPr>
                <w:sz w:val="18"/>
                <w:szCs w:val="18"/>
              </w:rPr>
              <w:t>20,474</w:t>
            </w:r>
          </w:p>
        </w:tc>
        <w:tc>
          <w:tcPr>
            <w:tcW w:w="968" w:type="dxa"/>
            <w:tcBorders>
              <w:top w:val="nil"/>
              <w:left w:val="nil"/>
              <w:bottom w:val="nil"/>
              <w:right w:val="nil"/>
            </w:tcBorders>
            <w:vAlign w:val="center"/>
          </w:tcPr>
          <w:p w14:paraId="797FCE17" w14:textId="2B5572AB" w:rsidR="00954229" w:rsidRPr="00954229" w:rsidRDefault="00954229" w:rsidP="00954229">
            <w:pPr>
              <w:jc w:val="center"/>
              <w:rPr>
                <w:sz w:val="18"/>
                <w:szCs w:val="18"/>
              </w:rPr>
            </w:pPr>
            <w:r w:rsidRPr="00954229">
              <w:rPr>
                <w:sz w:val="18"/>
                <w:szCs w:val="18"/>
              </w:rPr>
              <w:t>-</w:t>
            </w:r>
          </w:p>
        </w:tc>
        <w:tc>
          <w:tcPr>
            <w:tcW w:w="1260" w:type="dxa"/>
            <w:tcBorders>
              <w:top w:val="nil"/>
              <w:left w:val="nil"/>
              <w:bottom w:val="nil"/>
              <w:right w:val="nil"/>
            </w:tcBorders>
            <w:vAlign w:val="center"/>
          </w:tcPr>
          <w:p w14:paraId="37124CE8" w14:textId="5445E9DD" w:rsidR="00954229" w:rsidRPr="00954229" w:rsidRDefault="00954229" w:rsidP="00954229">
            <w:pPr>
              <w:jc w:val="center"/>
              <w:rPr>
                <w:sz w:val="18"/>
                <w:szCs w:val="18"/>
              </w:rPr>
            </w:pPr>
            <w:r w:rsidRPr="00954229">
              <w:rPr>
                <w:sz w:val="18"/>
                <w:szCs w:val="18"/>
              </w:rPr>
              <w:t>30,406</w:t>
            </w:r>
          </w:p>
        </w:tc>
        <w:tc>
          <w:tcPr>
            <w:tcW w:w="1148" w:type="dxa"/>
            <w:tcBorders>
              <w:top w:val="nil"/>
              <w:left w:val="nil"/>
              <w:bottom w:val="nil"/>
              <w:right w:val="nil"/>
            </w:tcBorders>
            <w:vAlign w:val="center"/>
          </w:tcPr>
          <w:p w14:paraId="541D2032" w14:textId="6B05173C" w:rsidR="00954229" w:rsidRPr="00954229" w:rsidRDefault="00954229" w:rsidP="00954229">
            <w:pPr>
              <w:jc w:val="center"/>
              <w:rPr>
                <w:sz w:val="18"/>
                <w:szCs w:val="18"/>
              </w:rPr>
            </w:pPr>
            <w:r w:rsidRPr="00954229">
              <w:rPr>
                <w:sz w:val="18"/>
                <w:szCs w:val="18"/>
              </w:rPr>
              <w:t>30,821</w:t>
            </w:r>
          </w:p>
        </w:tc>
      </w:tr>
      <w:tr w:rsidR="00954229" w:rsidRPr="008E1BAF" w14:paraId="15DCEF5A" w14:textId="77777777" w:rsidTr="00954229">
        <w:trPr>
          <w:trHeight w:hRule="exact" w:val="230"/>
        </w:trPr>
        <w:tc>
          <w:tcPr>
            <w:tcW w:w="810" w:type="dxa"/>
            <w:tcBorders>
              <w:top w:val="nil"/>
              <w:left w:val="nil"/>
              <w:bottom w:val="nil"/>
              <w:right w:val="nil"/>
            </w:tcBorders>
            <w:vAlign w:val="center"/>
          </w:tcPr>
          <w:p w14:paraId="61A5F40B" w14:textId="281142D0" w:rsidR="00954229" w:rsidRPr="00954229" w:rsidRDefault="00954229" w:rsidP="00954229">
            <w:pPr>
              <w:jc w:val="center"/>
              <w:rPr>
                <w:sz w:val="18"/>
                <w:szCs w:val="18"/>
              </w:rPr>
            </w:pPr>
            <w:r w:rsidRPr="00954229">
              <w:rPr>
                <w:sz w:val="18"/>
                <w:szCs w:val="18"/>
              </w:rPr>
              <w:t>2030</w:t>
            </w:r>
          </w:p>
        </w:tc>
        <w:tc>
          <w:tcPr>
            <w:tcW w:w="1260" w:type="dxa"/>
            <w:tcBorders>
              <w:top w:val="nil"/>
              <w:left w:val="nil"/>
              <w:bottom w:val="nil"/>
              <w:right w:val="nil"/>
            </w:tcBorders>
            <w:vAlign w:val="center"/>
          </w:tcPr>
          <w:p w14:paraId="36903020" w14:textId="743E82AA" w:rsidR="00954229" w:rsidRPr="00954229" w:rsidRDefault="00954229" w:rsidP="00954229">
            <w:pPr>
              <w:jc w:val="center"/>
              <w:rPr>
                <w:sz w:val="18"/>
                <w:szCs w:val="18"/>
              </w:rPr>
            </w:pPr>
            <w:r w:rsidRPr="00954229">
              <w:rPr>
                <w:sz w:val="18"/>
                <w:szCs w:val="18"/>
              </w:rPr>
              <w:t>27,211</w:t>
            </w:r>
          </w:p>
        </w:tc>
        <w:tc>
          <w:tcPr>
            <w:tcW w:w="1800" w:type="dxa"/>
            <w:tcBorders>
              <w:top w:val="nil"/>
              <w:left w:val="nil"/>
              <w:bottom w:val="nil"/>
              <w:right w:val="nil"/>
            </w:tcBorders>
            <w:vAlign w:val="center"/>
          </w:tcPr>
          <w:p w14:paraId="54930534" w14:textId="161322D8" w:rsidR="00954229" w:rsidRPr="00954229" w:rsidRDefault="00954229" w:rsidP="00954229">
            <w:pPr>
              <w:jc w:val="center"/>
              <w:rPr>
                <w:sz w:val="18"/>
                <w:szCs w:val="18"/>
              </w:rPr>
            </w:pPr>
            <w:r w:rsidRPr="00954229">
              <w:rPr>
                <w:sz w:val="18"/>
                <w:szCs w:val="18"/>
              </w:rPr>
              <w:t>27,370</w:t>
            </w:r>
          </w:p>
        </w:tc>
        <w:tc>
          <w:tcPr>
            <w:tcW w:w="1080" w:type="dxa"/>
            <w:tcBorders>
              <w:top w:val="nil"/>
              <w:left w:val="nil"/>
              <w:bottom w:val="nil"/>
              <w:right w:val="nil"/>
            </w:tcBorders>
            <w:vAlign w:val="center"/>
          </w:tcPr>
          <w:p w14:paraId="273B83F8" w14:textId="01CAEB56" w:rsidR="00954229" w:rsidRPr="00954229" w:rsidRDefault="00954229" w:rsidP="00954229">
            <w:pPr>
              <w:jc w:val="center"/>
              <w:rPr>
                <w:sz w:val="18"/>
                <w:szCs w:val="18"/>
              </w:rPr>
            </w:pPr>
            <w:r w:rsidRPr="00954229">
              <w:rPr>
                <w:sz w:val="18"/>
                <w:szCs w:val="18"/>
              </w:rPr>
              <w:t>17,444</w:t>
            </w:r>
          </w:p>
        </w:tc>
        <w:tc>
          <w:tcPr>
            <w:tcW w:w="1080" w:type="dxa"/>
            <w:tcBorders>
              <w:top w:val="nil"/>
              <w:left w:val="nil"/>
              <w:bottom w:val="nil"/>
              <w:right w:val="nil"/>
            </w:tcBorders>
            <w:vAlign w:val="center"/>
          </w:tcPr>
          <w:p w14:paraId="31428009" w14:textId="4AF137E2" w:rsidR="00954229" w:rsidRPr="00954229" w:rsidRDefault="00954229" w:rsidP="00954229">
            <w:pPr>
              <w:jc w:val="center"/>
              <w:rPr>
                <w:sz w:val="18"/>
                <w:szCs w:val="18"/>
              </w:rPr>
            </w:pPr>
            <w:r w:rsidRPr="00954229">
              <w:rPr>
                <w:sz w:val="18"/>
                <w:szCs w:val="18"/>
              </w:rPr>
              <w:t>20,313</w:t>
            </w:r>
          </w:p>
        </w:tc>
        <w:tc>
          <w:tcPr>
            <w:tcW w:w="968" w:type="dxa"/>
            <w:tcBorders>
              <w:top w:val="nil"/>
              <w:left w:val="nil"/>
              <w:bottom w:val="nil"/>
              <w:right w:val="nil"/>
            </w:tcBorders>
            <w:vAlign w:val="center"/>
          </w:tcPr>
          <w:p w14:paraId="5F36A2EC" w14:textId="5F69C3B2" w:rsidR="00954229" w:rsidRPr="00954229" w:rsidRDefault="00954229" w:rsidP="00954229">
            <w:pPr>
              <w:jc w:val="center"/>
              <w:rPr>
                <w:sz w:val="18"/>
                <w:szCs w:val="18"/>
              </w:rPr>
            </w:pPr>
            <w:r w:rsidRPr="00954229">
              <w:rPr>
                <w:sz w:val="18"/>
                <w:szCs w:val="18"/>
              </w:rPr>
              <w:t>-</w:t>
            </w:r>
          </w:p>
        </w:tc>
        <w:tc>
          <w:tcPr>
            <w:tcW w:w="1260" w:type="dxa"/>
            <w:tcBorders>
              <w:top w:val="nil"/>
              <w:left w:val="nil"/>
              <w:bottom w:val="nil"/>
              <w:right w:val="nil"/>
            </w:tcBorders>
            <w:vAlign w:val="center"/>
          </w:tcPr>
          <w:p w14:paraId="4E1526C7" w14:textId="5657A1E2" w:rsidR="00954229" w:rsidRPr="00954229" w:rsidRDefault="00954229" w:rsidP="00954229">
            <w:pPr>
              <w:jc w:val="center"/>
              <w:rPr>
                <w:sz w:val="18"/>
                <w:szCs w:val="18"/>
              </w:rPr>
            </w:pPr>
            <w:r w:rsidRPr="00954229">
              <w:rPr>
                <w:sz w:val="18"/>
                <w:szCs w:val="18"/>
              </w:rPr>
              <w:t>29,682</w:t>
            </w:r>
          </w:p>
        </w:tc>
        <w:tc>
          <w:tcPr>
            <w:tcW w:w="1148" w:type="dxa"/>
            <w:tcBorders>
              <w:top w:val="nil"/>
              <w:left w:val="nil"/>
              <w:bottom w:val="nil"/>
              <w:right w:val="nil"/>
            </w:tcBorders>
            <w:vAlign w:val="center"/>
          </w:tcPr>
          <w:p w14:paraId="1C7D817A" w14:textId="06654E92" w:rsidR="00954229" w:rsidRPr="00954229" w:rsidRDefault="00954229" w:rsidP="00954229">
            <w:pPr>
              <w:jc w:val="center"/>
              <w:rPr>
                <w:sz w:val="18"/>
                <w:szCs w:val="18"/>
              </w:rPr>
            </w:pPr>
            <w:r w:rsidRPr="00954229">
              <w:rPr>
                <w:sz w:val="18"/>
                <w:szCs w:val="18"/>
              </w:rPr>
              <w:t>30,026</w:t>
            </w:r>
          </w:p>
        </w:tc>
      </w:tr>
      <w:tr w:rsidR="00954229" w:rsidRPr="008E1BAF" w14:paraId="49E7D5A9" w14:textId="77777777" w:rsidTr="00954229">
        <w:trPr>
          <w:trHeight w:hRule="exact" w:val="230"/>
        </w:trPr>
        <w:tc>
          <w:tcPr>
            <w:tcW w:w="810" w:type="dxa"/>
            <w:tcBorders>
              <w:top w:val="nil"/>
              <w:left w:val="nil"/>
              <w:bottom w:val="nil"/>
              <w:right w:val="nil"/>
            </w:tcBorders>
            <w:vAlign w:val="center"/>
          </w:tcPr>
          <w:p w14:paraId="57D714DA" w14:textId="1B80935A" w:rsidR="00954229" w:rsidRPr="00954229" w:rsidRDefault="00954229" w:rsidP="00954229">
            <w:pPr>
              <w:jc w:val="center"/>
              <w:rPr>
                <w:sz w:val="18"/>
                <w:szCs w:val="18"/>
              </w:rPr>
            </w:pPr>
            <w:r w:rsidRPr="00954229">
              <w:rPr>
                <w:sz w:val="18"/>
                <w:szCs w:val="18"/>
              </w:rPr>
              <w:t>2031</w:t>
            </w:r>
          </w:p>
        </w:tc>
        <w:tc>
          <w:tcPr>
            <w:tcW w:w="1260" w:type="dxa"/>
            <w:tcBorders>
              <w:top w:val="nil"/>
              <w:left w:val="nil"/>
              <w:bottom w:val="nil"/>
              <w:right w:val="nil"/>
            </w:tcBorders>
            <w:vAlign w:val="center"/>
          </w:tcPr>
          <w:p w14:paraId="7147E222" w14:textId="08DDBCE6" w:rsidR="00954229" w:rsidRPr="00954229" w:rsidRDefault="00954229" w:rsidP="00954229">
            <w:pPr>
              <w:jc w:val="center"/>
              <w:rPr>
                <w:sz w:val="18"/>
                <w:szCs w:val="18"/>
              </w:rPr>
            </w:pPr>
            <w:r w:rsidRPr="00954229">
              <w:rPr>
                <w:sz w:val="18"/>
                <w:szCs w:val="18"/>
              </w:rPr>
              <w:t>26,738</w:t>
            </w:r>
          </w:p>
        </w:tc>
        <w:tc>
          <w:tcPr>
            <w:tcW w:w="1800" w:type="dxa"/>
            <w:tcBorders>
              <w:top w:val="nil"/>
              <w:left w:val="nil"/>
              <w:bottom w:val="nil"/>
              <w:right w:val="nil"/>
            </w:tcBorders>
            <w:vAlign w:val="center"/>
          </w:tcPr>
          <w:p w14:paraId="6DBB249D" w14:textId="6C965BA0" w:rsidR="00954229" w:rsidRPr="00954229" w:rsidRDefault="00954229" w:rsidP="00954229">
            <w:pPr>
              <w:jc w:val="center"/>
              <w:rPr>
                <w:sz w:val="18"/>
                <w:szCs w:val="18"/>
              </w:rPr>
            </w:pPr>
            <w:r w:rsidRPr="00954229">
              <w:rPr>
                <w:sz w:val="18"/>
                <w:szCs w:val="18"/>
              </w:rPr>
              <w:t>26,870</w:t>
            </w:r>
          </w:p>
        </w:tc>
        <w:tc>
          <w:tcPr>
            <w:tcW w:w="1080" w:type="dxa"/>
            <w:tcBorders>
              <w:top w:val="nil"/>
              <w:left w:val="nil"/>
              <w:bottom w:val="nil"/>
              <w:right w:val="nil"/>
            </w:tcBorders>
            <w:vAlign w:val="center"/>
          </w:tcPr>
          <w:p w14:paraId="3F789B63" w14:textId="17D8E734" w:rsidR="00954229" w:rsidRPr="00954229" w:rsidRDefault="00954229" w:rsidP="00954229">
            <w:pPr>
              <w:jc w:val="center"/>
              <w:rPr>
                <w:sz w:val="18"/>
                <w:szCs w:val="18"/>
              </w:rPr>
            </w:pPr>
            <w:r w:rsidRPr="00954229">
              <w:rPr>
                <w:sz w:val="18"/>
                <w:szCs w:val="18"/>
              </w:rPr>
              <w:t>17,363</w:t>
            </w:r>
          </w:p>
        </w:tc>
        <w:tc>
          <w:tcPr>
            <w:tcW w:w="1080" w:type="dxa"/>
            <w:tcBorders>
              <w:top w:val="nil"/>
              <w:left w:val="nil"/>
              <w:bottom w:val="nil"/>
              <w:right w:val="nil"/>
            </w:tcBorders>
            <w:vAlign w:val="center"/>
          </w:tcPr>
          <w:p w14:paraId="10EE04A7" w14:textId="32CB194B" w:rsidR="00954229" w:rsidRPr="00954229" w:rsidRDefault="00954229" w:rsidP="00954229">
            <w:pPr>
              <w:jc w:val="center"/>
              <w:rPr>
                <w:sz w:val="18"/>
                <w:szCs w:val="18"/>
              </w:rPr>
            </w:pPr>
            <w:r w:rsidRPr="00954229">
              <w:rPr>
                <w:sz w:val="18"/>
                <w:szCs w:val="18"/>
              </w:rPr>
              <w:t>20,151</w:t>
            </w:r>
          </w:p>
        </w:tc>
        <w:tc>
          <w:tcPr>
            <w:tcW w:w="968" w:type="dxa"/>
            <w:tcBorders>
              <w:top w:val="nil"/>
              <w:left w:val="nil"/>
              <w:bottom w:val="nil"/>
              <w:right w:val="nil"/>
            </w:tcBorders>
            <w:vAlign w:val="center"/>
          </w:tcPr>
          <w:p w14:paraId="16352C6C" w14:textId="7ED2E8EC" w:rsidR="00954229" w:rsidRPr="00954229" w:rsidRDefault="00954229" w:rsidP="00954229">
            <w:pPr>
              <w:jc w:val="center"/>
              <w:rPr>
                <w:sz w:val="18"/>
                <w:szCs w:val="18"/>
              </w:rPr>
            </w:pPr>
            <w:r w:rsidRPr="00954229">
              <w:rPr>
                <w:sz w:val="18"/>
                <w:szCs w:val="18"/>
              </w:rPr>
              <w:t>-</w:t>
            </w:r>
          </w:p>
        </w:tc>
        <w:tc>
          <w:tcPr>
            <w:tcW w:w="1260" w:type="dxa"/>
            <w:tcBorders>
              <w:top w:val="nil"/>
              <w:left w:val="nil"/>
              <w:bottom w:val="nil"/>
              <w:right w:val="nil"/>
            </w:tcBorders>
            <w:vAlign w:val="center"/>
          </w:tcPr>
          <w:p w14:paraId="10F5F617" w14:textId="0882502F" w:rsidR="00954229" w:rsidRPr="00954229" w:rsidRDefault="00954229" w:rsidP="00954229">
            <w:pPr>
              <w:jc w:val="center"/>
              <w:rPr>
                <w:sz w:val="18"/>
                <w:szCs w:val="18"/>
              </w:rPr>
            </w:pPr>
            <w:r w:rsidRPr="00954229">
              <w:rPr>
                <w:sz w:val="18"/>
                <w:szCs w:val="18"/>
              </w:rPr>
              <w:t>29,002</w:t>
            </w:r>
          </w:p>
        </w:tc>
        <w:tc>
          <w:tcPr>
            <w:tcW w:w="1148" w:type="dxa"/>
            <w:tcBorders>
              <w:top w:val="nil"/>
              <w:left w:val="nil"/>
              <w:bottom w:val="nil"/>
              <w:right w:val="nil"/>
            </w:tcBorders>
            <w:vAlign w:val="center"/>
          </w:tcPr>
          <w:p w14:paraId="46EE9570" w14:textId="70DD602C" w:rsidR="00954229" w:rsidRPr="00954229" w:rsidRDefault="00954229" w:rsidP="00954229">
            <w:pPr>
              <w:jc w:val="center"/>
              <w:rPr>
                <w:sz w:val="18"/>
                <w:szCs w:val="18"/>
              </w:rPr>
            </w:pPr>
            <w:r w:rsidRPr="00954229">
              <w:rPr>
                <w:sz w:val="18"/>
                <w:szCs w:val="18"/>
              </w:rPr>
              <w:t>29,308</w:t>
            </w:r>
          </w:p>
        </w:tc>
      </w:tr>
      <w:tr w:rsidR="00954229" w:rsidRPr="008E1BAF" w14:paraId="67D61803" w14:textId="77777777" w:rsidTr="00954229">
        <w:trPr>
          <w:trHeight w:hRule="exact" w:val="230"/>
        </w:trPr>
        <w:tc>
          <w:tcPr>
            <w:tcW w:w="810" w:type="dxa"/>
            <w:tcBorders>
              <w:top w:val="nil"/>
              <w:left w:val="nil"/>
              <w:right w:val="nil"/>
            </w:tcBorders>
            <w:vAlign w:val="center"/>
          </w:tcPr>
          <w:p w14:paraId="5DFC846B" w14:textId="039007EF" w:rsidR="00954229" w:rsidRPr="00954229" w:rsidRDefault="00954229" w:rsidP="00954229">
            <w:pPr>
              <w:jc w:val="center"/>
              <w:rPr>
                <w:sz w:val="18"/>
                <w:szCs w:val="18"/>
              </w:rPr>
            </w:pPr>
            <w:r w:rsidRPr="00954229">
              <w:rPr>
                <w:sz w:val="18"/>
                <w:szCs w:val="18"/>
              </w:rPr>
              <w:t>2032</w:t>
            </w:r>
          </w:p>
        </w:tc>
        <w:tc>
          <w:tcPr>
            <w:tcW w:w="1260" w:type="dxa"/>
            <w:tcBorders>
              <w:top w:val="nil"/>
              <w:left w:val="nil"/>
              <w:right w:val="nil"/>
            </w:tcBorders>
            <w:vAlign w:val="center"/>
          </w:tcPr>
          <w:p w14:paraId="3B70D669" w14:textId="0B84F825" w:rsidR="00954229" w:rsidRPr="00954229" w:rsidRDefault="00954229" w:rsidP="00954229">
            <w:pPr>
              <w:jc w:val="center"/>
              <w:rPr>
                <w:sz w:val="18"/>
                <w:szCs w:val="18"/>
              </w:rPr>
            </w:pPr>
            <w:r w:rsidRPr="00954229">
              <w:rPr>
                <w:sz w:val="18"/>
                <w:szCs w:val="18"/>
              </w:rPr>
              <w:t>26,325</w:t>
            </w:r>
          </w:p>
        </w:tc>
        <w:tc>
          <w:tcPr>
            <w:tcW w:w="1800" w:type="dxa"/>
            <w:tcBorders>
              <w:top w:val="nil"/>
              <w:left w:val="nil"/>
              <w:right w:val="nil"/>
            </w:tcBorders>
            <w:vAlign w:val="center"/>
          </w:tcPr>
          <w:p w14:paraId="72DE564E" w14:textId="66383362" w:rsidR="00954229" w:rsidRPr="00954229" w:rsidRDefault="00954229" w:rsidP="00954229">
            <w:pPr>
              <w:jc w:val="center"/>
              <w:rPr>
                <w:sz w:val="18"/>
                <w:szCs w:val="18"/>
              </w:rPr>
            </w:pPr>
            <w:r w:rsidRPr="00954229">
              <w:rPr>
                <w:sz w:val="18"/>
                <w:szCs w:val="18"/>
              </w:rPr>
              <w:t>26,435</w:t>
            </w:r>
          </w:p>
        </w:tc>
        <w:tc>
          <w:tcPr>
            <w:tcW w:w="1080" w:type="dxa"/>
            <w:tcBorders>
              <w:top w:val="nil"/>
              <w:left w:val="nil"/>
              <w:right w:val="nil"/>
            </w:tcBorders>
            <w:vAlign w:val="center"/>
          </w:tcPr>
          <w:p w14:paraId="56A1D835" w14:textId="5B072502" w:rsidR="00954229" w:rsidRPr="00954229" w:rsidRDefault="00954229" w:rsidP="00954229">
            <w:pPr>
              <w:jc w:val="center"/>
              <w:rPr>
                <w:sz w:val="18"/>
                <w:szCs w:val="18"/>
              </w:rPr>
            </w:pPr>
            <w:r w:rsidRPr="00954229">
              <w:rPr>
                <w:sz w:val="18"/>
                <w:szCs w:val="18"/>
              </w:rPr>
              <w:t>17,281</w:t>
            </w:r>
          </w:p>
        </w:tc>
        <w:tc>
          <w:tcPr>
            <w:tcW w:w="1080" w:type="dxa"/>
            <w:tcBorders>
              <w:top w:val="nil"/>
              <w:left w:val="nil"/>
              <w:right w:val="nil"/>
            </w:tcBorders>
            <w:vAlign w:val="center"/>
          </w:tcPr>
          <w:p w14:paraId="19F05C6C" w14:textId="4062BA58" w:rsidR="00954229" w:rsidRPr="00954229" w:rsidRDefault="00954229" w:rsidP="00954229">
            <w:pPr>
              <w:jc w:val="center"/>
              <w:rPr>
                <w:sz w:val="18"/>
                <w:szCs w:val="18"/>
              </w:rPr>
            </w:pPr>
            <w:r w:rsidRPr="00954229">
              <w:rPr>
                <w:sz w:val="18"/>
                <w:szCs w:val="18"/>
              </w:rPr>
              <w:t>19,998</w:t>
            </w:r>
          </w:p>
        </w:tc>
        <w:tc>
          <w:tcPr>
            <w:tcW w:w="968" w:type="dxa"/>
            <w:tcBorders>
              <w:top w:val="nil"/>
              <w:left w:val="nil"/>
              <w:right w:val="nil"/>
            </w:tcBorders>
            <w:vAlign w:val="center"/>
          </w:tcPr>
          <w:p w14:paraId="351655AE" w14:textId="05888000" w:rsidR="00954229" w:rsidRPr="00954229" w:rsidRDefault="00954229" w:rsidP="00954229">
            <w:pPr>
              <w:jc w:val="center"/>
              <w:rPr>
                <w:sz w:val="18"/>
                <w:szCs w:val="18"/>
              </w:rPr>
            </w:pPr>
            <w:r w:rsidRPr="00954229">
              <w:rPr>
                <w:sz w:val="18"/>
                <w:szCs w:val="18"/>
              </w:rPr>
              <w:t>-</w:t>
            </w:r>
          </w:p>
        </w:tc>
        <w:tc>
          <w:tcPr>
            <w:tcW w:w="1260" w:type="dxa"/>
            <w:tcBorders>
              <w:top w:val="nil"/>
              <w:left w:val="nil"/>
              <w:right w:val="nil"/>
            </w:tcBorders>
            <w:vAlign w:val="center"/>
          </w:tcPr>
          <w:p w14:paraId="34E1C1C3" w14:textId="6E2EB5AF" w:rsidR="00954229" w:rsidRPr="00954229" w:rsidRDefault="00954229" w:rsidP="00954229">
            <w:pPr>
              <w:jc w:val="center"/>
              <w:rPr>
                <w:sz w:val="18"/>
                <w:szCs w:val="18"/>
              </w:rPr>
            </w:pPr>
            <w:r w:rsidRPr="00954229">
              <w:rPr>
                <w:sz w:val="18"/>
                <w:szCs w:val="18"/>
              </w:rPr>
              <w:t>28,294</w:t>
            </w:r>
          </w:p>
        </w:tc>
        <w:tc>
          <w:tcPr>
            <w:tcW w:w="1148" w:type="dxa"/>
            <w:tcBorders>
              <w:top w:val="nil"/>
              <w:left w:val="nil"/>
              <w:right w:val="nil"/>
            </w:tcBorders>
            <w:vAlign w:val="center"/>
          </w:tcPr>
          <w:p w14:paraId="53D32F9A" w14:textId="4F706C9D" w:rsidR="00954229" w:rsidRPr="00954229" w:rsidRDefault="00954229" w:rsidP="00954229">
            <w:pPr>
              <w:jc w:val="center"/>
              <w:rPr>
                <w:sz w:val="18"/>
                <w:szCs w:val="18"/>
              </w:rPr>
            </w:pPr>
            <w:r w:rsidRPr="00954229">
              <w:rPr>
                <w:sz w:val="18"/>
                <w:szCs w:val="18"/>
              </w:rPr>
              <w:t>28,591</w:t>
            </w:r>
          </w:p>
        </w:tc>
      </w:tr>
      <w:tr w:rsidR="00954229" w:rsidRPr="008E1BAF" w14:paraId="3EA0AA33" w14:textId="77777777" w:rsidTr="00954229">
        <w:trPr>
          <w:trHeight w:hRule="exact" w:val="230"/>
        </w:trPr>
        <w:tc>
          <w:tcPr>
            <w:tcW w:w="810" w:type="dxa"/>
            <w:tcBorders>
              <w:top w:val="nil"/>
              <w:left w:val="nil"/>
              <w:bottom w:val="single" w:sz="4" w:space="0" w:color="auto"/>
              <w:right w:val="nil"/>
            </w:tcBorders>
            <w:vAlign w:val="center"/>
          </w:tcPr>
          <w:p w14:paraId="1B64089A" w14:textId="5388CDCF" w:rsidR="00954229" w:rsidRPr="00954229" w:rsidRDefault="00954229" w:rsidP="00954229">
            <w:pPr>
              <w:jc w:val="center"/>
              <w:rPr>
                <w:sz w:val="18"/>
                <w:szCs w:val="18"/>
              </w:rPr>
            </w:pPr>
            <w:r w:rsidRPr="00954229">
              <w:rPr>
                <w:sz w:val="18"/>
                <w:szCs w:val="18"/>
              </w:rPr>
              <w:t>2033</w:t>
            </w:r>
          </w:p>
        </w:tc>
        <w:tc>
          <w:tcPr>
            <w:tcW w:w="1260" w:type="dxa"/>
            <w:tcBorders>
              <w:top w:val="nil"/>
              <w:left w:val="nil"/>
              <w:bottom w:val="single" w:sz="4" w:space="0" w:color="auto"/>
              <w:right w:val="nil"/>
            </w:tcBorders>
            <w:vAlign w:val="center"/>
          </w:tcPr>
          <w:p w14:paraId="67AAC9CB" w14:textId="080AD017" w:rsidR="00954229" w:rsidRPr="00954229" w:rsidRDefault="00954229" w:rsidP="00954229">
            <w:pPr>
              <w:jc w:val="center"/>
              <w:rPr>
                <w:sz w:val="18"/>
                <w:szCs w:val="18"/>
              </w:rPr>
            </w:pPr>
            <w:r w:rsidRPr="00954229">
              <w:rPr>
                <w:sz w:val="18"/>
                <w:szCs w:val="18"/>
              </w:rPr>
              <w:t>25,952</w:t>
            </w:r>
          </w:p>
        </w:tc>
        <w:tc>
          <w:tcPr>
            <w:tcW w:w="1800" w:type="dxa"/>
            <w:tcBorders>
              <w:top w:val="nil"/>
              <w:left w:val="nil"/>
              <w:bottom w:val="single" w:sz="4" w:space="0" w:color="auto"/>
              <w:right w:val="nil"/>
            </w:tcBorders>
            <w:vAlign w:val="center"/>
          </w:tcPr>
          <w:p w14:paraId="1E0C6663" w14:textId="51D1DB56" w:rsidR="00954229" w:rsidRPr="00954229" w:rsidRDefault="00954229" w:rsidP="00954229">
            <w:pPr>
              <w:jc w:val="center"/>
              <w:rPr>
                <w:sz w:val="18"/>
                <w:szCs w:val="18"/>
              </w:rPr>
            </w:pPr>
            <w:r w:rsidRPr="00954229">
              <w:rPr>
                <w:sz w:val="18"/>
                <w:szCs w:val="18"/>
              </w:rPr>
              <w:t>26,045</w:t>
            </w:r>
          </w:p>
        </w:tc>
        <w:tc>
          <w:tcPr>
            <w:tcW w:w="1080" w:type="dxa"/>
            <w:tcBorders>
              <w:top w:val="nil"/>
              <w:left w:val="nil"/>
              <w:bottom w:val="single" w:sz="4" w:space="0" w:color="auto"/>
              <w:right w:val="nil"/>
            </w:tcBorders>
            <w:vAlign w:val="center"/>
          </w:tcPr>
          <w:p w14:paraId="5CC09E2F" w14:textId="5561C504" w:rsidR="00954229" w:rsidRPr="00954229" w:rsidRDefault="00954229" w:rsidP="00954229">
            <w:pPr>
              <w:jc w:val="center"/>
              <w:rPr>
                <w:sz w:val="18"/>
                <w:szCs w:val="18"/>
              </w:rPr>
            </w:pPr>
            <w:r w:rsidRPr="00954229">
              <w:rPr>
                <w:sz w:val="18"/>
                <w:szCs w:val="18"/>
              </w:rPr>
              <w:t>17,195</w:t>
            </w:r>
          </w:p>
        </w:tc>
        <w:tc>
          <w:tcPr>
            <w:tcW w:w="1080" w:type="dxa"/>
            <w:tcBorders>
              <w:top w:val="nil"/>
              <w:left w:val="nil"/>
              <w:bottom w:val="single" w:sz="4" w:space="0" w:color="auto"/>
              <w:right w:val="nil"/>
            </w:tcBorders>
            <w:vAlign w:val="center"/>
          </w:tcPr>
          <w:p w14:paraId="64815015" w14:textId="2552141B" w:rsidR="00954229" w:rsidRPr="00954229" w:rsidRDefault="00954229" w:rsidP="00954229">
            <w:pPr>
              <w:jc w:val="center"/>
              <w:rPr>
                <w:sz w:val="18"/>
                <w:szCs w:val="18"/>
              </w:rPr>
            </w:pPr>
            <w:r w:rsidRPr="00954229">
              <w:rPr>
                <w:sz w:val="18"/>
                <w:szCs w:val="18"/>
              </w:rPr>
              <w:t>19,850</w:t>
            </w:r>
          </w:p>
        </w:tc>
        <w:tc>
          <w:tcPr>
            <w:tcW w:w="968" w:type="dxa"/>
            <w:tcBorders>
              <w:top w:val="nil"/>
              <w:left w:val="nil"/>
              <w:bottom w:val="single" w:sz="4" w:space="0" w:color="auto"/>
              <w:right w:val="nil"/>
            </w:tcBorders>
            <w:vAlign w:val="center"/>
          </w:tcPr>
          <w:p w14:paraId="4FEA1BC1" w14:textId="3F525277" w:rsidR="00954229" w:rsidRPr="00954229" w:rsidRDefault="00954229" w:rsidP="00954229">
            <w:pPr>
              <w:jc w:val="center"/>
              <w:rPr>
                <w:sz w:val="18"/>
                <w:szCs w:val="18"/>
              </w:rPr>
            </w:pPr>
            <w:r w:rsidRPr="00954229">
              <w:rPr>
                <w:sz w:val="18"/>
                <w:szCs w:val="18"/>
              </w:rPr>
              <w:t>-</w:t>
            </w:r>
          </w:p>
        </w:tc>
        <w:tc>
          <w:tcPr>
            <w:tcW w:w="1260" w:type="dxa"/>
            <w:tcBorders>
              <w:top w:val="nil"/>
              <w:left w:val="nil"/>
              <w:bottom w:val="single" w:sz="4" w:space="0" w:color="auto"/>
              <w:right w:val="nil"/>
            </w:tcBorders>
            <w:vAlign w:val="center"/>
          </w:tcPr>
          <w:p w14:paraId="6337AB0E" w14:textId="31AB9E92" w:rsidR="00954229" w:rsidRPr="00954229" w:rsidRDefault="00954229" w:rsidP="00954229">
            <w:pPr>
              <w:jc w:val="center"/>
              <w:rPr>
                <w:sz w:val="18"/>
                <w:szCs w:val="18"/>
              </w:rPr>
            </w:pPr>
            <w:r w:rsidRPr="00954229">
              <w:rPr>
                <w:sz w:val="18"/>
                <w:szCs w:val="18"/>
              </w:rPr>
              <w:t>27,624</w:t>
            </w:r>
          </w:p>
        </w:tc>
        <w:tc>
          <w:tcPr>
            <w:tcW w:w="1148" w:type="dxa"/>
            <w:tcBorders>
              <w:top w:val="nil"/>
              <w:left w:val="nil"/>
              <w:bottom w:val="single" w:sz="4" w:space="0" w:color="auto"/>
              <w:right w:val="nil"/>
            </w:tcBorders>
            <w:vAlign w:val="center"/>
          </w:tcPr>
          <w:p w14:paraId="69AA2029" w14:textId="32FE32B9" w:rsidR="00954229" w:rsidRPr="00954229" w:rsidRDefault="00954229" w:rsidP="00954229">
            <w:pPr>
              <w:jc w:val="center"/>
              <w:rPr>
                <w:sz w:val="18"/>
                <w:szCs w:val="18"/>
              </w:rPr>
            </w:pPr>
            <w:r w:rsidRPr="00954229">
              <w:rPr>
                <w:sz w:val="18"/>
                <w:szCs w:val="18"/>
              </w:rPr>
              <w:t>27,893</w:t>
            </w:r>
          </w:p>
        </w:tc>
      </w:tr>
    </w:tbl>
    <w:p w14:paraId="34AE302F" w14:textId="62C486CC" w:rsidR="00A92122" w:rsidRPr="00AC5535" w:rsidRDefault="00A92122" w:rsidP="00A92122">
      <w:r>
        <w:t>*</w:t>
      </w:r>
      <w:r w:rsidRPr="00AC5535">
        <w:t xml:space="preserve">Projected ABCs and OFLs for </w:t>
      </w:r>
      <w:r w:rsidR="00954229">
        <w:t>2021</w:t>
      </w:r>
      <w:r w:rsidRPr="00AC5535">
        <w:t xml:space="preserve"> and </w:t>
      </w:r>
      <w:r w:rsidR="00954229">
        <w:t>2022</w:t>
      </w:r>
      <w:r w:rsidRPr="00AC5535">
        <w:t xml:space="preserve"> are derived using estimated catch of </w:t>
      </w:r>
      <w:r w:rsidR="00954229">
        <w:t>24,235 for 2020</w:t>
      </w:r>
      <w:r>
        <w:t xml:space="preserve">, </w:t>
      </w:r>
      <w:r w:rsidR="00954229">
        <w:t>and projected catches of  32,989 t and 31,337</w:t>
      </w:r>
      <w:r w:rsidRPr="00AC5535">
        <w:t xml:space="preserve"> t for </w:t>
      </w:r>
      <w:r w:rsidR="00954229">
        <w:t>2021</w:t>
      </w:r>
      <w:r w:rsidRPr="00AC5535">
        <w:t xml:space="preserve"> and </w:t>
      </w:r>
      <w:r w:rsidR="00954229">
        <w:t>2022</w:t>
      </w:r>
      <w:r w:rsidRPr="00AC5535">
        <w:t xml:space="preserve"> bas</w:t>
      </w:r>
      <w:r w:rsidR="00954229">
        <w:t>ed on realized catches from 2017</w:t>
      </w:r>
      <w:r w:rsidRPr="00AC5535">
        <w:t>-201</w:t>
      </w:r>
      <w:r w:rsidR="00954229">
        <w:t>9</w:t>
      </w:r>
      <w:r w:rsidRPr="00AC5535">
        <w:t>. This calculation is in response to management requests to obtain more accurate projections.</w:t>
      </w:r>
    </w:p>
    <w:p w14:paraId="28E3244C" w14:textId="10FDD322" w:rsidR="00A92122" w:rsidRPr="00E33E33" w:rsidRDefault="00A92122" w:rsidP="00E33E33">
      <w:pPr>
        <w:pStyle w:val="Heading5"/>
        <w:rPr>
          <w:szCs w:val="22"/>
        </w:rPr>
      </w:pPr>
      <w:r w:rsidRPr="0028093C">
        <w:rPr>
          <w:szCs w:val="22"/>
        </w:rPr>
        <w:lastRenderedPageBreak/>
        <w:t>Table 9-20.</w:t>
      </w:r>
      <w:r w:rsidRPr="001D7668">
        <w:rPr>
          <w:szCs w:val="22"/>
        </w:rPr>
        <w:t xml:space="preserve"> Summary</w:t>
      </w:r>
      <w:r w:rsidRPr="00B367C0">
        <w:rPr>
          <w:szCs w:val="22"/>
        </w:rPr>
        <w:t xml:space="preserve"> of ecosystem considerations for </w:t>
      </w:r>
      <w:r w:rsidR="009B7831">
        <w:rPr>
          <w:szCs w:val="22"/>
        </w:rPr>
        <w:t>GOA</w:t>
      </w:r>
      <w:r w:rsidRPr="00B367C0">
        <w:rPr>
          <w:szCs w:val="22"/>
        </w:rPr>
        <w:t xml:space="preserve"> </w:t>
      </w:r>
      <w:r w:rsidR="009B7831">
        <w:rPr>
          <w:szCs w:val="22"/>
        </w:rPr>
        <w:t>POP</w:t>
      </w:r>
      <w:r w:rsidRPr="00B367C0">
        <w:rPr>
          <w:szCs w:val="22"/>
        </w:rPr>
        <w:t>.</w:t>
      </w:r>
    </w:p>
    <w:tbl>
      <w:tblPr>
        <w:tblW w:w="0" w:type="auto"/>
        <w:tblCellMar>
          <w:left w:w="0" w:type="dxa"/>
          <w:right w:w="0" w:type="dxa"/>
        </w:tblCellMar>
        <w:tblLook w:val="0000" w:firstRow="0" w:lastRow="0" w:firstColumn="0" w:lastColumn="0" w:noHBand="0" w:noVBand="0"/>
      </w:tblPr>
      <w:tblGrid>
        <w:gridCol w:w="2362"/>
        <w:gridCol w:w="2331"/>
        <w:gridCol w:w="2460"/>
        <w:gridCol w:w="2207"/>
      </w:tblGrid>
      <w:tr w:rsidR="00A92122" w:rsidRPr="00764589" w14:paraId="64779010" w14:textId="77777777" w:rsidTr="00A92122">
        <w:trPr>
          <w:cantSplit/>
        </w:trPr>
        <w:tc>
          <w:tcPr>
            <w:tcW w:w="0" w:type="auto"/>
            <w:gridSpan w:val="2"/>
            <w:tcBorders>
              <w:left w:val="nil"/>
              <w:right w:val="nil"/>
            </w:tcBorders>
            <w:tcMar>
              <w:top w:w="12" w:type="dxa"/>
              <w:left w:w="12" w:type="dxa"/>
              <w:bottom w:w="0" w:type="dxa"/>
              <w:right w:w="12" w:type="dxa"/>
            </w:tcMar>
            <w:vAlign w:val="bottom"/>
          </w:tcPr>
          <w:p w14:paraId="2CF441A4" w14:textId="2AF7412E" w:rsidR="00A92122" w:rsidRPr="00764589" w:rsidRDefault="00A92122" w:rsidP="00A92122">
            <w:pPr>
              <w:keepNext/>
              <w:spacing w:after="0"/>
              <w:rPr>
                <w:b/>
                <w:bCs/>
                <w:sz w:val="20"/>
              </w:rPr>
            </w:pPr>
            <w:r w:rsidRPr="00764589">
              <w:rPr>
                <w:b/>
                <w:bCs/>
                <w:sz w:val="20"/>
              </w:rPr>
              <w:t xml:space="preserve">Ecosystem effects on </w:t>
            </w:r>
            <w:r w:rsidRPr="00764589">
              <w:rPr>
                <w:b/>
                <w:bCs/>
                <w:i/>
                <w:sz w:val="20"/>
              </w:rPr>
              <w:t xml:space="preserve">GOA </w:t>
            </w:r>
            <w:r w:rsidR="009B7831">
              <w:rPr>
                <w:b/>
                <w:bCs/>
                <w:i/>
                <w:sz w:val="20"/>
              </w:rPr>
              <w:t>POP</w:t>
            </w:r>
          </w:p>
        </w:tc>
        <w:tc>
          <w:tcPr>
            <w:tcW w:w="0" w:type="auto"/>
            <w:tcBorders>
              <w:left w:val="nil"/>
              <w:right w:val="nil"/>
            </w:tcBorders>
            <w:tcMar>
              <w:top w:w="12" w:type="dxa"/>
              <w:left w:w="12" w:type="dxa"/>
              <w:bottom w:w="0" w:type="dxa"/>
              <w:right w:w="12" w:type="dxa"/>
            </w:tcMar>
            <w:vAlign w:val="bottom"/>
          </w:tcPr>
          <w:p w14:paraId="3186F5BD" w14:textId="77777777" w:rsidR="00A92122" w:rsidRPr="00764589" w:rsidRDefault="00A92122" w:rsidP="00A92122">
            <w:pPr>
              <w:keepNext/>
              <w:spacing w:after="0"/>
              <w:rPr>
                <w:sz w:val="20"/>
              </w:rPr>
            </w:pPr>
          </w:p>
        </w:tc>
        <w:tc>
          <w:tcPr>
            <w:tcW w:w="0" w:type="auto"/>
            <w:tcBorders>
              <w:left w:val="nil"/>
              <w:right w:val="nil"/>
            </w:tcBorders>
            <w:tcMar>
              <w:top w:w="12" w:type="dxa"/>
              <w:left w:w="12" w:type="dxa"/>
              <w:bottom w:w="0" w:type="dxa"/>
              <w:right w:w="12" w:type="dxa"/>
            </w:tcMar>
            <w:vAlign w:val="bottom"/>
          </w:tcPr>
          <w:p w14:paraId="218E203D" w14:textId="77777777" w:rsidR="00A92122" w:rsidRPr="00764589" w:rsidRDefault="00A92122" w:rsidP="00A92122">
            <w:pPr>
              <w:keepNext/>
              <w:spacing w:after="0"/>
              <w:rPr>
                <w:sz w:val="20"/>
              </w:rPr>
            </w:pPr>
          </w:p>
        </w:tc>
      </w:tr>
      <w:tr w:rsidR="00A92122" w:rsidRPr="00764589" w14:paraId="01D49E69" w14:textId="77777777" w:rsidTr="00A92122">
        <w:trPr>
          <w:cantSplit/>
        </w:trPr>
        <w:tc>
          <w:tcPr>
            <w:tcW w:w="0" w:type="auto"/>
            <w:tcBorders>
              <w:left w:val="nil"/>
              <w:bottom w:val="single" w:sz="4" w:space="0" w:color="auto"/>
              <w:right w:val="nil"/>
            </w:tcBorders>
            <w:tcMar>
              <w:top w:w="12" w:type="dxa"/>
              <w:left w:w="12" w:type="dxa"/>
              <w:bottom w:w="0" w:type="dxa"/>
              <w:right w:w="12" w:type="dxa"/>
            </w:tcMar>
            <w:vAlign w:val="bottom"/>
          </w:tcPr>
          <w:p w14:paraId="59DE8FBA" w14:textId="77777777" w:rsidR="00A92122" w:rsidRPr="00746FBE" w:rsidRDefault="00A92122" w:rsidP="00A92122">
            <w:pPr>
              <w:keepNext/>
              <w:spacing w:after="0"/>
              <w:rPr>
                <w:sz w:val="18"/>
                <w:szCs w:val="18"/>
              </w:rPr>
            </w:pPr>
            <w:r w:rsidRPr="00746FBE">
              <w:rPr>
                <w:sz w:val="18"/>
                <w:szCs w:val="18"/>
              </w:rPr>
              <w:t>Indicator</w:t>
            </w:r>
          </w:p>
        </w:tc>
        <w:tc>
          <w:tcPr>
            <w:tcW w:w="0" w:type="auto"/>
            <w:tcBorders>
              <w:left w:val="nil"/>
              <w:bottom w:val="single" w:sz="4" w:space="0" w:color="auto"/>
              <w:right w:val="nil"/>
            </w:tcBorders>
            <w:tcMar>
              <w:top w:w="12" w:type="dxa"/>
              <w:left w:w="12" w:type="dxa"/>
              <w:bottom w:w="0" w:type="dxa"/>
              <w:right w:w="12" w:type="dxa"/>
            </w:tcMar>
            <w:vAlign w:val="bottom"/>
          </w:tcPr>
          <w:p w14:paraId="4A3CAB36" w14:textId="77777777" w:rsidR="00A92122" w:rsidRPr="00746FBE" w:rsidRDefault="00A92122" w:rsidP="00A92122">
            <w:pPr>
              <w:keepNext/>
              <w:spacing w:after="0"/>
              <w:rPr>
                <w:sz w:val="18"/>
                <w:szCs w:val="18"/>
              </w:rPr>
            </w:pPr>
            <w:r w:rsidRPr="00746FBE">
              <w:rPr>
                <w:sz w:val="18"/>
                <w:szCs w:val="18"/>
              </w:rPr>
              <w:t>Observation</w:t>
            </w:r>
          </w:p>
        </w:tc>
        <w:tc>
          <w:tcPr>
            <w:tcW w:w="0" w:type="auto"/>
            <w:tcBorders>
              <w:left w:val="nil"/>
              <w:bottom w:val="single" w:sz="4" w:space="0" w:color="auto"/>
              <w:right w:val="nil"/>
            </w:tcBorders>
            <w:tcMar>
              <w:top w:w="12" w:type="dxa"/>
              <w:left w:w="12" w:type="dxa"/>
              <w:bottom w:w="0" w:type="dxa"/>
              <w:right w:w="12" w:type="dxa"/>
            </w:tcMar>
            <w:vAlign w:val="bottom"/>
          </w:tcPr>
          <w:p w14:paraId="14810BE3" w14:textId="77777777" w:rsidR="00A92122" w:rsidRPr="00746FBE" w:rsidRDefault="00A92122" w:rsidP="00A92122">
            <w:pPr>
              <w:keepNext/>
              <w:spacing w:after="0"/>
              <w:rPr>
                <w:sz w:val="18"/>
                <w:szCs w:val="18"/>
              </w:rPr>
            </w:pPr>
            <w:r w:rsidRPr="00746FBE">
              <w:rPr>
                <w:sz w:val="18"/>
                <w:szCs w:val="18"/>
              </w:rPr>
              <w:t>Interpretation</w:t>
            </w:r>
          </w:p>
        </w:tc>
        <w:tc>
          <w:tcPr>
            <w:tcW w:w="0" w:type="auto"/>
            <w:tcBorders>
              <w:left w:val="nil"/>
              <w:bottom w:val="single" w:sz="4" w:space="0" w:color="auto"/>
              <w:right w:val="nil"/>
            </w:tcBorders>
            <w:tcMar>
              <w:top w:w="12" w:type="dxa"/>
              <w:left w:w="12" w:type="dxa"/>
              <w:bottom w:w="0" w:type="dxa"/>
              <w:right w:w="12" w:type="dxa"/>
            </w:tcMar>
            <w:vAlign w:val="bottom"/>
          </w:tcPr>
          <w:p w14:paraId="35B1D211" w14:textId="77777777" w:rsidR="00A92122" w:rsidRPr="00746FBE" w:rsidRDefault="00A92122" w:rsidP="00A92122">
            <w:pPr>
              <w:keepNext/>
              <w:spacing w:after="0"/>
              <w:rPr>
                <w:sz w:val="18"/>
                <w:szCs w:val="18"/>
              </w:rPr>
            </w:pPr>
            <w:r w:rsidRPr="00746FBE">
              <w:rPr>
                <w:sz w:val="18"/>
                <w:szCs w:val="18"/>
              </w:rPr>
              <w:t>Evaluation</w:t>
            </w:r>
          </w:p>
        </w:tc>
      </w:tr>
      <w:tr w:rsidR="00A92122" w:rsidRPr="00764589" w14:paraId="0216628D" w14:textId="77777777" w:rsidTr="00A92122">
        <w:trPr>
          <w:cantSplit/>
        </w:trPr>
        <w:tc>
          <w:tcPr>
            <w:tcW w:w="0" w:type="auto"/>
            <w:gridSpan w:val="2"/>
            <w:tcBorders>
              <w:top w:val="single" w:sz="4" w:space="0" w:color="auto"/>
              <w:left w:val="nil"/>
              <w:right w:val="nil"/>
            </w:tcBorders>
            <w:tcMar>
              <w:top w:w="12" w:type="dxa"/>
              <w:left w:w="12" w:type="dxa"/>
              <w:bottom w:w="0" w:type="dxa"/>
              <w:right w:w="12" w:type="dxa"/>
            </w:tcMar>
            <w:vAlign w:val="bottom"/>
          </w:tcPr>
          <w:p w14:paraId="54CDD984" w14:textId="77777777" w:rsidR="00A92122" w:rsidRPr="00746FBE" w:rsidRDefault="00A92122" w:rsidP="00A92122">
            <w:pPr>
              <w:keepNext/>
              <w:spacing w:after="0"/>
              <w:rPr>
                <w:i/>
                <w:iCs/>
                <w:sz w:val="18"/>
                <w:szCs w:val="18"/>
              </w:rPr>
            </w:pPr>
            <w:r w:rsidRPr="00746FBE">
              <w:rPr>
                <w:i/>
                <w:iCs/>
                <w:sz w:val="18"/>
                <w:szCs w:val="18"/>
              </w:rPr>
              <w:t>Prey availability or abundance trends</w:t>
            </w:r>
          </w:p>
        </w:tc>
        <w:tc>
          <w:tcPr>
            <w:tcW w:w="0" w:type="auto"/>
            <w:tcBorders>
              <w:top w:val="single" w:sz="4" w:space="0" w:color="auto"/>
              <w:left w:val="nil"/>
              <w:right w:val="nil"/>
            </w:tcBorders>
            <w:tcMar>
              <w:top w:w="12" w:type="dxa"/>
              <w:left w:w="12" w:type="dxa"/>
              <w:bottom w:w="0" w:type="dxa"/>
              <w:right w:w="12" w:type="dxa"/>
            </w:tcMar>
            <w:vAlign w:val="bottom"/>
          </w:tcPr>
          <w:p w14:paraId="781E7FB5" w14:textId="77777777" w:rsidR="00A92122" w:rsidRPr="00746FBE" w:rsidRDefault="00A92122" w:rsidP="00A92122">
            <w:pPr>
              <w:keepNext/>
              <w:spacing w:after="0"/>
              <w:rPr>
                <w:sz w:val="18"/>
                <w:szCs w:val="18"/>
              </w:rPr>
            </w:pPr>
          </w:p>
        </w:tc>
        <w:tc>
          <w:tcPr>
            <w:tcW w:w="0" w:type="auto"/>
            <w:tcBorders>
              <w:top w:val="single" w:sz="4" w:space="0" w:color="auto"/>
              <w:left w:val="nil"/>
              <w:right w:val="nil"/>
            </w:tcBorders>
            <w:tcMar>
              <w:top w:w="12" w:type="dxa"/>
              <w:left w:w="12" w:type="dxa"/>
              <w:bottom w:w="0" w:type="dxa"/>
              <w:right w:w="12" w:type="dxa"/>
            </w:tcMar>
            <w:vAlign w:val="bottom"/>
          </w:tcPr>
          <w:p w14:paraId="45164308" w14:textId="77777777" w:rsidR="00A92122" w:rsidRPr="00746FBE" w:rsidRDefault="00A92122" w:rsidP="00A92122">
            <w:pPr>
              <w:keepNext/>
              <w:spacing w:after="0"/>
              <w:rPr>
                <w:sz w:val="18"/>
                <w:szCs w:val="18"/>
              </w:rPr>
            </w:pPr>
          </w:p>
        </w:tc>
      </w:tr>
      <w:tr w:rsidR="00A92122" w:rsidRPr="00764589" w14:paraId="40355EC2" w14:textId="77777777" w:rsidTr="00A92122">
        <w:trPr>
          <w:cantSplit/>
        </w:trPr>
        <w:tc>
          <w:tcPr>
            <w:tcW w:w="0" w:type="auto"/>
            <w:tcBorders>
              <w:top w:val="nil"/>
              <w:left w:val="nil"/>
              <w:bottom w:val="single" w:sz="4" w:space="0" w:color="auto"/>
              <w:right w:val="nil"/>
            </w:tcBorders>
            <w:tcMar>
              <w:top w:w="12" w:type="dxa"/>
              <w:left w:w="12" w:type="dxa"/>
              <w:bottom w:w="0" w:type="dxa"/>
              <w:right w:w="12" w:type="dxa"/>
            </w:tcMar>
            <w:vAlign w:val="bottom"/>
          </w:tcPr>
          <w:p w14:paraId="2FCF6A21" w14:textId="77777777" w:rsidR="00A92122" w:rsidRPr="00746FBE" w:rsidRDefault="00A92122" w:rsidP="00A92122">
            <w:pPr>
              <w:keepNext/>
              <w:spacing w:after="0"/>
              <w:ind w:left="360"/>
              <w:rPr>
                <w:sz w:val="18"/>
                <w:szCs w:val="18"/>
              </w:rPr>
            </w:pPr>
            <w:r w:rsidRPr="00746FBE">
              <w:rPr>
                <w:sz w:val="18"/>
                <w:szCs w:val="18"/>
              </w:rPr>
              <w:t>Phytoplankton and Zooplankton</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43274297" w14:textId="77777777" w:rsidR="00A92122" w:rsidRPr="00746FBE" w:rsidRDefault="00A92122" w:rsidP="00A92122">
            <w:pPr>
              <w:keepNext/>
              <w:spacing w:after="0"/>
              <w:rPr>
                <w:sz w:val="18"/>
                <w:szCs w:val="18"/>
              </w:rPr>
            </w:pPr>
            <w:r w:rsidRPr="00746FBE">
              <w:rPr>
                <w:sz w:val="18"/>
                <w:szCs w:val="18"/>
              </w:rPr>
              <w:t>Primary contents of stomach</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54327A17" w14:textId="77777777" w:rsidR="00A92122" w:rsidRPr="00746FBE" w:rsidRDefault="00A92122" w:rsidP="00A92122">
            <w:pPr>
              <w:keepNext/>
              <w:spacing w:after="0"/>
              <w:rPr>
                <w:sz w:val="18"/>
                <w:szCs w:val="18"/>
              </w:rPr>
            </w:pPr>
            <w:r w:rsidRPr="00746FBE">
              <w:rPr>
                <w:sz w:val="18"/>
                <w:szCs w:val="18"/>
              </w:rPr>
              <w:t>Important for all life stages, no time series</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2F829907" w14:textId="77777777" w:rsidR="00A92122" w:rsidRPr="00746FBE" w:rsidRDefault="00A92122" w:rsidP="00A92122">
            <w:pPr>
              <w:keepNext/>
              <w:spacing w:after="0"/>
              <w:rPr>
                <w:sz w:val="18"/>
                <w:szCs w:val="18"/>
              </w:rPr>
            </w:pPr>
            <w:r w:rsidRPr="00746FBE">
              <w:rPr>
                <w:sz w:val="18"/>
                <w:szCs w:val="18"/>
              </w:rPr>
              <w:t>Unknown</w:t>
            </w:r>
          </w:p>
        </w:tc>
      </w:tr>
      <w:tr w:rsidR="00A92122" w:rsidRPr="00764589" w14:paraId="79E118BF" w14:textId="77777777" w:rsidTr="00A92122">
        <w:trPr>
          <w:cantSplit/>
        </w:trPr>
        <w:tc>
          <w:tcPr>
            <w:tcW w:w="0" w:type="auto"/>
            <w:gridSpan w:val="2"/>
            <w:tcBorders>
              <w:top w:val="single" w:sz="4" w:space="0" w:color="auto"/>
              <w:left w:val="nil"/>
              <w:bottom w:val="nil"/>
              <w:right w:val="nil"/>
            </w:tcBorders>
            <w:tcMar>
              <w:top w:w="12" w:type="dxa"/>
              <w:left w:w="12" w:type="dxa"/>
              <w:bottom w:w="0" w:type="dxa"/>
              <w:right w:w="12" w:type="dxa"/>
            </w:tcMar>
            <w:vAlign w:val="bottom"/>
          </w:tcPr>
          <w:p w14:paraId="5A8121AD" w14:textId="77777777" w:rsidR="00A92122" w:rsidRPr="00746FBE" w:rsidRDefault="00A92122" w:rsidP="00A92122">
            <w:pPr>
              <w:pStyle w:val="Heading8"/>
              <w:keepNext/>
              <w:spacing w:before="0" w:after="0"/>
              <w:rPr>
                <w:rFonts w:ascii="Times New Roman" w:hAnsi="Times New Roman"/>
                <w:iCs/>
                <w:sz w:val="18"/>
                <w:szCs w:val="18"/>
              </w:rPr>
            </w:pPr>
            <w:r w:rsidRPr="00746FBE">
              <w:rPr>
                <w:rFonts w:ascii="Times New Roman" w:hAnsi="Times New Roman"/>
                <w:iCs/>
                <w:sz w:val="18"/>
                <w:szCs w:val="18"/>
              </w:rPr>
              <w:t>Predator population trends</w:t>
            </w:r>
          </w:p>
        </w:tc>
        <w:tc>
          <w:tcPr>
            <w:tcW w:w="0" w:type="auto"/>
            <w:tcBorders>
              <w:top w:val="single" w:sz="4" w:space="0" w:color="auto"/>
              <w:left w:val="nil"/>
              <w:bottom w:val="nil"/>
              <w:right w:val="nil"/>
            </w:tcBorders>
            <w:tcMar>
              <w:top w:w="12" w:type="dxa"/>
              <w:left w:w="12" w:type="dxa"/>
              <w:bottom w:w="0" w:type="dxa"/>
              <w:right w:w="12" w:type="dxa"/>
            </w:tcMar>
            <w:vAlign w:val="bottom"/>
          </w:tcPr>
          <w:p w14:paraId="26F5C496" w14:textId="77777777" w:rsidR="00A92122" w:rsidRPr="00746FBE" w:rsidRDefault="00A92122" w:rsidP="00A92122">
            <w:pPr>
              <w:keepNext/>
              <w:spacing w:after="0"/>
              <w:rPr>
                <w:sz w:val="18"/>
                <w:szCs w:val="18"/>
              </w:rPr>
            </w:pPr>
          </w:p>
        </w:tc>
        <w:tc>
          <w:tcPr>
            <w:tcW w:w="0" w:type="auto"/>
            <w:tcBorders>
              <w:top w:val="single" w:sz="4" w:space="0" w:color="auto"/>
              <w:left w:val="nil"/>
              <w:bottom w:val="nil"/>
              <w:right w:val="nil"/>
            </w:tcBorders>
            <w:tcMar>
              <w:top w:w="12" w:type="dxa"/>
              <w:left w:w="12" w:type="dxa"/>
              <w:bottom w:w="0" w:type="dxa"/>
              <w:right w:w="12" w:type="dxa"/>
            </w:tcMar>
            <w:vAlign w:val="bottom"/>
          </w:tcPr>
          <w:p w14:paraId="3D83870F" w14:textId="77777777" w:rsidR="00A92122" w:rsidRPr="00746FBE" w:rsidRDefault="00A92122" w:rsidP="00A92122">
            <w:pPr>
              <w:keepNext/>
              <w:spacing w:after="0"/>
              <w:rPr>
                <w:sz w:val="18"/>
                <w:szCs w:val="18"/>
              </w:rPr>
            </w:pPr>
          </w:p>
        </w:tc>
      </w:tr>
      <w:tr w:rsidR="00A92122" w:rsidRPr="00764589" w14:paraId="703E65A9" w14:textId="77777777" w:rsidTr="00A92122">
        <w:trPr>
          <w:cantSplit/>
        </w:trPr>
        <w:tc>
          <w:tcPr>
            <w:tcW w:w="0" w:type="auto"/>
            <w:tcBorders>
              <w:top w:val="nil"/>
              <w:left w:val="nil"/>
              <w:bottom w:val="nil"/>
              <w:right w:val="nil"/>
            </w:tcBorders>
            <w:tcMar>
              <w:top w:w="12" w:type="dxa"/>
              <w:left w:w="12" w:type="dxa"/>
              <w:bottom w:w="0" w:type="dxa"/>
              <w:right w:w="12" w:type="dxa"/>
            </w:tcMar>
            <w:vAlign w:val="bottom"/>
          </w:tcPr>
          <w:p w14:paraId="4B7F5078" w14:textId="77777777" w:rsidR="00A92122" w:rsidRPr="00746FBE" w:rsidRDefault="00A92122" w:rsidP="00A92122">
            <w:pPr>
              <w:keepNext/>
              <w:spacing w:after="0"/>
              <w:rPr>
                <w:sz w:val="18"/>
                <w:szCs w:val="18"/>
              </w:rPr>
            </w:pPr>
            <w:r w:rsidRPr="00746FBE">
              <w:rPr>
                <w:sz w:val="18"/>
                <w:szCs w:val="18"/>
              </w:rPr>
              <w:t xml:space="preserve">       Marine mammals</w:t>
            </w:r>
          </w:p>
        </w:tc>
        <w:tc>
          <w:tcPr>
            <w:tcW w:w="0" w:type="auto"/>
            <w:tcBorders>
              <w:top w:val="nil"/>
              <w:left w:val="nil"/>
              <w:bottom w:val="nil"/>
              <w:right w:val="nil"/>
            </w:tcBorders>
            <w:tcMar>
              <w:top w:w="12" w:type="dxa"/>
              <w:left w:w="12" w:type="dxa"/>
              <w:bottom w:w="0" w:type="dxa"/>
              <w:right w:w="12" w:type="dxa"/>
            </w:tcMar>
            <w:vAlign w:val="bottom"/>
          </w:tcPr>
          <w:p w14:paraId="6E3EF9D0" w14:textId="77777777" w:rsidR="00A92122" w:rsidRPr="00746FBE" w:rsidRDefault="00A92122" w:rsidP="00A92122">
            <w:pPr>
              <w:keepNext/>
              <w:spacing w:after="0"/>
              <w:rPr>
                <w:sz w:val="18"/>
                <w:szCs w:val="18"/>
              </w:rPr>
            </w:pPr>
            <w:r w:rsidRPr="00746FBE">
              <w:rPr>
                <w:sz w:val="18"/>
                <w:szCs w:val="18"/>
              </w:rPr>
              <w:t>Not commonly eaten by marine mammals</w:t>
            </w:r>
          </w:p>
        </w:tc>
        <w:tc>
          <w:tcPr>
            <w:tcW w:w="0" w:type="auto"/>
            <w:tcBorders>
              <w:top w:val="nil"/>
              <w:left w:val="nil"/>
              <w:bottom w:val="nil"/>
              <w:right w:val="nil"/>
            </w:tcBorders>
            <w:tcMar>
              <w:top w:w="12" w:type="dxa"/>
              <w:left w:w="12" w:type="dxa"/>
              <w:bottom w:w="0" w:type="dxa"/>
              <w:right w:w="12" w:type="dxa"/>
            </w:tcMar>
            <w:vAlign w:val="bottom"/>
          </w:tcPr>
          <w:p w14:paraId="010281D3" w14:textId="77777777" w:rsidR="00A92122" w:rsidRPr="00746FBE" w:rsidRDefault="00A92122" w:rsidP="00A92122">
            <w:pPr>
              <w:keepNext/>
              <w:spacing w:after="0"/>
              <w:rPr>
                <w:sz w:val="18"/>
                <w:szCs w:val="18"/>
              </w:rPr>
            </w:pPr>
            <w:r w:rsidRPr="00746FBE">
              <w:rPr>
                <w:sz w:val="18"/>
                <w:szCs w:val="18"/>
              </w:rPr>
              <w:t>No effect</w:t>
            </w:r>
          </w:p>
        </w:tc>
        <w:tc>
          <w:tcPr>
            <w:tcW w:w="0" w:type="auto"/>
            <w:tcBorders>
              <w:top w:val="nil"/>
              <w:left w:val="nil"/>
              <w:bottom w:val="nil"/>
              <w:right w:val="nil"/>
            </w:tcBorders>
            <w:tcMar>
              <w:top w:w="12" w:type="dxa"/>
              <w:left w:w="12" w:type="dxa"/>
              <w:bottom w:w="0" w:type="dxa"/>
              <w:right w:w="12" w:type="dxa"/>
            </w:tcMar>
            <w:vAlign w:val="bottom"/>
          </w:tcPr>
          <w:p w14:paraId="583B266F" w14:textId="77777777" w:rsidR="00A92122" w:rsidRPr="00746FBE" w:rsidRDefault="00A92122" w:rsidP="00A92122">
            <w:pPr>
              <w:keepNext/>
              <w:spacing w:after="0"/>
              <w:rPr>
                <w:sz w:val="18"/>
                <w:szCs w:val="18"/>
              </w:rPr>
            </w:pPr>
            <w:r w:rsidRPr="00746FBE">
              <w:rPr>
                <w:sz w:val="18"/>
                <w:szCs w:val="18"/>
              </w:rPr>
              <w:t>No concern</w:t>
            </w:r>
          </w:p>
        </w:tc>
      </w:tr>
      <w:tr w:rsidR="00A92122" w:rsidRPr="00764589" w14:paraId="5F5CB87D" w14:textId="77777777" w:rsidTr="00A92122">
        <w:trPr>
          <w:cantSplit/>
        </w:trPr>
        <w:tc>
          <w:tcPr>
            <w:tcW w:w="0" w:type="auto"/>
            <w:tcBorders>
              <w:top w:val="nil"/>
              <w:left w:val="nil"/>
              <w:right w:val="nil"/>
            </w:tcBorders>
            <w:tcMar>
              <w:top w:w="12" w:type="dxa"/>
              <w:left w:w="12" w:type="dxa"/>
              <w:bottom w:w="0" w:type="dxa"/>
              <w:right w:w="12" w:type="dxa"/>
            </w:tcMar>
            <w:vAlign w:val="bottom"/>
          </w:tcPr>
          <w:p w14:paraId="24CEFAEF" w14:textId="77777777" w:rsidR="00A92122" w:rsidRPr="00746FBE" w:rsidRDefault="00A92122" w:rsidP="00A92122">
            <w:pPr>
              <w:keepNext/>
              <w:spacing w:after="0"/>
              <w:ind w:left="360"/>
              <w:rPr>
                <w:sz w:val="18"/>
                <w:szCs w:val="18"/>
              </w:rPr>
            </w:pPr>
            <w:r w:rsidRPr="00746FBE">
              <w:rPr>
                <w:sz w:val="18"/>
                <w:szCs w:val="18"/>
              </w:rPr>
              <w:t>Birds</w:t>
            </w:r>
          </w:p>
        </w:tc>
        <w:tc>
          <w:tcPr>
            <w:tcW w:w="0" w:type="auto"/>
            <w:tcBorders>
              <w:top w:val="nil"/>
              <w:left w:val="nil"/>
              <w:right w:val="nil"/>
            </w:tcBorders>
            <w:tcMar>
              <w:top w:w="12" w:type="dxa"/>
              <w:left w:w="12" w:type="dxa"/>
              <w:bottom w:w="0" w:type="dxa"/>
              <w:right w:w="12" w:type="dxa"/>
            </w:tcMar>
            <w:vAlign w:val="bottom"/>
          </w:tcPr>
          <w:p w14:paraId="337D6416" w14:textId="77777777" w:rsidR="00A92122" w:rsidRPr="00746FBE" w:rsidRDefault="00A92122" w:rsidP="00A92122">
            <w:pPr>
              <w:keepNext/>
              <w:spacing w:after="0"/>
              <w:rPr>
                <w:sz w:val="18"/>
                <w:szCs w:val="18"/>
              </w:rPr>
            </w:pPr>
            <w:r w:rsidRPr="00746FBE">
              <w:rPr>
                <w:sz w:val="18"/>
                <w:szCs w:val="18"/>
              </w:rPr>
              <w:t>Stable, some increasing some decreasing</w:t>
            </w:r>
          </w:p>
        </w:tc>
        <w:tc>
          <w:tcPr>
            <w:tcW w:w="0" w:type="auto"/>
            <w:tcBorders>
              <w:top w:val="nil"/>
              <w:left w:val="nil"/>
              <w:right w:val="nil"/>
            </w:tcBorders>
            <w:tcMar>
              <w:top w:w="12" w:type="dxa"/>
              <w:left w:w="12" w:type="dxa"/>
              <w:bottom w:w="0" w:type="dxa"/>
              <w:right w:w="12" w:type="dxa"/>
            </w:tcMar>
            <w:vAlign w:val="bottom"/>
          </w:tcPr>
          <w:p w14:paraId="6C7581D9" w14:textId="77777777" w:rsidR="00A92122" w:rsidRPr="00746FBE" w:rsidRDefault="00A92122" w:rsidP="00A92122">
            <w:pPr>
              <w:keepNext/>
              <w:spacing w:after="0"/>
              <w:rPr>
                <w:sz w:val="18"/>
                <w:szCs w:val="18"/>
              </w:rPr>
            </w:pPr>
            <w:r w:rsidRPr="00746FBE">
              <w:rPr>
                <w:sz w:val="18"/>
                <w:szCs w:val="18"/>
              </w:rPr>
              <w:t>Affects young-of-year mortality</w:t>
            </w:r>
          </w:p>
        </w:tc>
        <w:tc>
          <w:tcPr>
            <w:tcW w:w="0" w:type="auto"/>
            <w:tcBorders>
              <w:top w:val="nil"/>
              <w:left w:val="nil"/>
              <w:right w:val="nil"/>
            </w:tcBorders>
            <w:tcMar>
              <w:top w:w="12" w:type="dxa"/>
              <w:left w:w="12" w:type="dxa"/>
              <w:bottom w:w="0" w:type="dxa"/>
              <w:right w:w="12" w:type="dxa"/>
            </w:tcMar>
            <w:vAlign w:val="bottom"/>
          </w:tcPr>
          <w:p w14:paraId="73034436" w14:textId="77777777" w:rsidR="00A92122" w:rsidRPr="00746FBE" w:rsidRDefault="00A92122" w:rsidP="00A92122">
            <w:pPr>
              <w:keepNext/>
              <w:spacing w:after="0"/>
              <w:rPr>
                <w:sz w:val="18"/>
                <w:szCs w:val="18"/>
              </w:rPr>
            </w:pPr>
            <w:r w:rsidRPr="00746FBE">
              <w:rPr>
                <w:sz w:val="18"/>
                <w:szCs w:val="18"/>
              </w:rPr>
              <w:t>Probably no concern</w:t>
            </w:r>
          </w:p>
        </w:tc>
      </w:tr>
      <w:tr w:rsidR="00A92122" w:rsidRPr="00764589" w14:paraId="39B2C039" w14:textId="77777777" w:rsidTr="00A92122">
        <w:trPr>
          <w:cantSplit/>
        </w:trPr>
        <w:tc>
          <w:tcPr>
            <w:tcW w:w="0" w:type="auto"/>
            <w:tcBorders>
              <w:top w:val="nil"/>
              <w:left w:val="nil"/>
              <w:bottom w:val="single" w:sz="4" w:space="0" w:color="auto"/>
              <w:right w:val="nil"/>
            </w:tcBorders>
            <w:tcMar>
              <w:top w:w="12" w:type="dxa"/>
              <w:left w:w="12" w:type="dxa"/>
              <w:bottom w:w="0" w:type="dxa"/>
              <w:right w:w="12" w:type="dxa"/>
            </w:tcMar>
            <w:vAlign w:val="bottom"/>
          </w:tcPr>
          <w:p w14:paraId="031E6A68" w14:textId="77777777" w:rsidR="00A92122" w:rsidRPr="00746FBE" w:rsidRDefault="00A92122" w:rsidP="00A92122">
            <w:pPr>
              <w:pStyle w:val="tb1"/>
              <w:rPr>
                <w:sz w:val="18"/>
                <w:szCs w:val="18"/>
              </w:rPr>
            </w:pPr>
            <w:r w:rsidRPr="00746FBE">
              <w:rPr>
                <w:sz w:val="18"/>
                <w:szCs w:val="18"/>
              </w:rPr>
              <w:t xml:space="preserve">Fish (Halibut, ling cod, rockfish, </w:t>
            </w:r>
            <w:proofErr w:type="spellStart"/>
            <w:r w:rsidRPr="00746FBE">
              <w:rPr>
                <w:sz w:val="18"/>
                <w:szCs w:val="18"/>
              </w:rPr>
              <w:t>arrowtooth</w:t>
            </w:r>
            <w:proofErr w:type="spellEnd"/>
            <w:r w:rsidRPr="00746FBE">
              <w:rPr>
                <w:sz w:val="18"/>
                <w:szCs w:val="18"/>
              </w:rPr>
              <w:t>)</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40E4C6D6" w14:textId="77777777" w:rsidR="00A92122" w:rsidRPr="00746FBE" w:rsidRDefault="00A92122" w:rsidP="00A92122">
            <w:pPr>
              <w:keepNext/>
              <w:spacing w:after="0"/>
              <w:rPr>
                <w:sz w:val="18"/>
                <w:szCs w:val="18"/>
              </w:rPr>
            </w:pPr>
            <w:proofErr w:type="spellStart"/>
            <w:r w:rsidRPr="00746FBE">
              <w:rPr>
                <w:sz w:val="18"/>
                <w:szCs w:val="18"/>
              </w:rPr>
              <w:t>Arrowtooth</w:t>
            </w:r>
            <w:proofErr w:type="spellEnd"/>
            <w:r w:rsidRPr="00746FBE">
              <w:rPr>
                <w:sz w:val="18"/>
                <w:szCs w:val="18"/>
              </w:rPr>
              <w:t xml:space="preserve"> have increased, others stable</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23ACDC48" w14:textId="77777777" w:rsidR="00A92122" w:rsidRPr="00746FBE" w:rsidRDefault="00A92122" w:rsidP="00A92122">
            <w:pPr>
              <w:keepNext/>
              <w:spacing w:after="0"/>
              <w:rPr>
                <w:sz w:val="18"/>
                <w:szCs w:val="18"/>
              </w:rPr>
            </w:pPr>
            <w:r w:rsidRPr="00746FBE">
              <w:rPr>
                <w:sz w:val="18"/>
                <w:szCs w:val="18"/>
              </w:rPr>
              <w:t>More predation on juvenile rockfish</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398B8D26" w14:textId="77777777" w:rsidR="00A92122" w:rsidRPr="00746FBE" w:rsidRDefault="00A92122" w:rsidP="00A92122">
            <w:pPr>
              <w:keepNext/>
              <w:spacing w:after="0"/>
              <w:rPr>
                <w:sz w:val="18"/>
                <w:szCs w:val="18"/>
              </w:rPr>
            </w:pPr>
            <w:r w:rsidRPr="00746FBE">
              <w:rPr>
                <w:sz w:val="18"/>
                <w:szCs w:val="18"/>
              </w:rPr>
              <w:t>Possible concern</w:t>
            </w:r>
          </w:p>
        </w:tc>
      </w:tr>
      <w:tr w:rsidR="00A92122" w:rsidRPr="00764589" w14:paraId="6DD9C247" w14:textId="77777777" w:rsidTr="00A92122">
        <w:trPr>
          <w:cantSplit/>
        </w:trPr>
        <w:tc>
          <w:tcPr>
            <w:tcW w:w="0" w:type="auto"/>
            <w:tcBorders>
              <w:top w:val="single" w:sz="4" w:space="0" w:color="auto"/>
              <w:left w:val="nil"/>
              <w:right w:val="nil"/>
            </w:tcBorders>
            <w:tcMar>
              <w:top w:w="12" w:type="dxa"/>
              <w:left w:w="12" w:type="dxa"/>
              <w:bottom w:w="0" w:type="dxa"/>
              <w:right w:w="12" w:type="dxa"/>
            </w:tcMar>
            <w:vAlign w:val="bottom"/>
          </w:tcPr>
          <w:p w14:paraId="1985273F" w14:textId="77777777" w:rsidR="00A92122" w:rsidRPr="00746FBE" w:rsidRDefault="00A92122" w:rsidP="00A92122">
            <w:pPr>
              <w:pStyle w:val="Heading8"/>
              <w:keepNext/>
              <w:spacing w:before="0" w:after="0"/>
              <w:rPr>
                <w:rFonts w:ascii="Times New Roman" w:hAnsi="Times New Roman"/>
                <w:iCs/>
                <w:sz w:val="18"/>
                <w:szCs w:val="18"/>
              </w:rPr>
            </w:pPr>
            <w:r w:rsidRPr="00746FBE">
              <w:rPr>
                <w:rFonts w:ascii="Times New Roman" w:hAnsi="Times New Roman"/>
                <w:iCs/>
                <w:sz w:val="18"/>
                <w:szCs w:val="18"/>
              </w:rPr>
              <w:t>Changes in habitat quality</w:t>
            </w:r>
          </w:p>
        </w:tc>
        <w:tc>
          <w:tcPr>
            <w:tcW w:w="0" w:type="auto"/>
            <w:tcBorders>
              <w:top w:val="single" w:sz="4" w:space="0" w:color="auto"/>
              <w:left w:val="nil"/>
              <w:right w:val="nil"/>
            </w:tcBorders>
            <w:tcMar>
              <w:top w:w="12" w:type="dxa"/>
              <w:left w:w="12" w:type="dxa"/>
              <w:bottom w:w="0" w:type="dxa"/>
              <w:right w:w="12" w:type="dxa"/>
            </w:tcMar>
            <w:vAlign w:val="bottom"/>
          </w:tcPr>
          <w:p w14:paraId="243F5BE1" w14:textId="77777777" w:rsidR="00A92122" w:rsidRPr="00746FBE" w:rsidRDefault="00A92122" w:rsidP="00A92122">
            <w:pPr>
              <w:keepNext/>
              <w:spacing w:after="0"/>
              <w:rPr>
                <w:sz w:val="18"/>
                <w:szCs w:val="18"/>
              </w:rPr>
            </w:pPr>
          </w:p>
        </w:tc>
        <w:tc>
          <w:tcPr>
            <w:tcW w:w="0" w:type="auto"/>
            <w:tcBorders>
              <w:top w:val="single" w:sz="4" w:space="0" w:color="auto"/>
              <w:left w:val="nil"/>
              <w:right w:val="nil"/>
            </w:tcBorders>
            <w:tcMar>
              <w:top w:w="12" w:type="dxa"/>
              <w:left w:w="12" w:type="dxa"/>
              <w:bottom w:w="0" w:type="dxa"/>
              <w:right w:w="12" w:type="dxa"/>
            </w:tcMar>
            <w:vAlign w:val="bottom"/>
          </w:tcPr>
          <w:p w14:paraId="2DB47EDC" w14:textId="77777777" w:rsidR="00A92122" w:rsidRPr="00746FBE" w:rsidRDefault="00A92122" w:rsidP="00A92122">
            <w:pPr>
              <w:keepNext/>
              <w:spacing w:after="0"/>
              <w:rPr>
                <w:sz w:val="18"/>
                <w:szCs w:val="18"/>
              </w:rPr>
            </w:pPr>
          </w:p>
        </w:tc>
        <w:tc>
          <w:tcPr>
            <w:tcW w:w="0" w:type="auto"/>
            <w:tcBorders>
              <w:top w:val="single" w:sz="4" w:space="0" w:color="auto"/>
              <w:left w:val="nil"/>
              <w:right w:val="nil"/>
            </w:tcBorders>
            <w:tcMar>
              <w:top w:w="12" w:type="dxa"/>
              <w:left w:w="12" w:type="dxa"/>
              <w:bottom w:w="0" w:type="dxa"/>
              <w:right w:w="12" w:type="dxa"/>
            </w:tcMar>
            <w:vAlign w:val="bottom"/>
          </w:tcPr>
          <w:p w14:paraId="007399A3" w14:textId="77777777" w:rsidR="00A92122" w:rsidRPr="00746FBE" w:rsidRDefault="00A92122" w:rsidP="00A92122">
            <w:pPr>
              <w:keepNext/>
              <w:spacing w:after="0"/>
              <w:rPr>
                <w:sz w:val="18"/>
                <w:szCs w:val="18"/>
              </w:rPr>
            </w:pPr>
          </w:p>
        </w:tc>
      </w:tr>
      <w:tr w:rsidR="00A92122" w:rsidRPr="00764589" w14:paraId="5FA94D60" w14:textId="77777777" w:rsidTr="00A92122">
        <w:trPr>
          <w:cantSplit/>
        </w:trPr>
        <w:tc>
          <w:tcPr>
            <w:tcW w:w="0" w:type="auto"/>
            <w:tcBorders>
              <w:top w:val="nil"/>
              <w:left w:val="nil"/>
              <w:right w:val="nil"/>
            </w:tcBorders>
            <w:tcMar>
              <w:top w:w="12" w:type="dxa"/>
              <w:left w:w="12" w:type="dxa"/>
              <w:bottom w:w="0" w:type="dxa"/>
              <w:right w:w="12" w:type="dxa"/>
            </w:tcMar>
            <w:vAlign w:val="bottom"/>
          </w:tcPr>
          <w:p w14:paraId="55FF033F" w14:textId="77777777" w:rsidR="00A92122" w:rsidRPr="00746FBE" w:rsidRDefault="00A92122" w:rsidP="00A92122">
            <w:pPr>
              <w:pStyle w:val="tb1"/>
              <w:rPr>
                <w:sz w:val="18"/>
                <w:szCs w:val="18"/>
              </w:rPr>
            </w:pPr>
            <w:r w:rsidRPr="00746FBE">
              <w:rPr>
                <w:sz w:val="18"/>
                <w:szCs w:val="18"/>
              </w:rPr>
              <w:t>Temperature regime</w:t>
            </w:r>
          </w:p>
        </w:tc>
        <w:tc>
          <w:tcPr>
            <w:tcW w:w="0" w:type="auto"/>
            <w:tcBorders>
              <w:top w:val="nil"/>
              <w:left w:val="nil"/>
              <w:right w:val="nil"/>
            </w:tcBorders>
            <w:tcMar>
              <w:top w:w="12" w:type="dxa"/>
              <w:left w:w="12" w:type="dxa"/>
              <w:bottom w:w="0" w:type="dxa"/>
              <w:right w:w="12" w:type="dxa"/>
            </w:tcMar>
            <w:vAlign w:val="bottom"/>
          </w:tcPr>
          <w:p w14:paraId="332C6B05" w14:textId="77777777" w:rsidR="00A92122" w:rsidRPr="00746FBE" w:rsidRDefault="00A92122" w:rsidP="00A92122">
            <w:pPr>
              <w:keepNext/>
              <w:spacing w:after="0"/>
              <w:rPr>
                <w:sz w:val="18"/>
                <w:szCs w:val="18"/>
              </w:rPr>
            </w:pPr>
            <w:r w:rsidRPr="00746FBE">
              <w:rPr>
                <w:sz w:val="18"/>
                <w:szCs w:val="18"/>
              </w:rPr>
              <w:t>Higher recruitment after 1977 regime shift</w:t>
            </w:r>
          </w:p>
        </w:tc>
        <w:tc>
          <w:tcPr>
            <w:tcW w:w="0" w:type="auto"/>
            <w:tcBorders>
              <w:top w:val="nil"/>
              <w:left w:val="nil"/>
              <w:right w:val="nil"/>
            </w:tcBorders>
            <w:tcMar>
              <w:top w:w="12" w:type="dxa"/>
              <w:left w:w="12" w:type="dxa"/>
              <w:bottom w:w="0" w:type="dxa"/>
              <w:right w:w="12" w:type="dxa"/>
            </w:tcMar>
            <w:vAlign w:val="bottom"/>
          </w:tcPr>
          <w:p w14:paraId="4A125E35" w14:textId="77777777" w:rsidR="00A92122" w:rsidRPr="00746FBE" w:rsidRDefault="00A92122" w:rsidP="00A92122">
            <w:pPr>
              <w:keepNext/>
              <w:spacing w:after="0"/>
              <w:rPr>
                <w:sz w:val="18"/>
                <w:szCs w:val="18"/>
              </w:rPr>
            </w:pPr>
            <w:r w:rsidRPr="00746FBE">
              <w:rPr>
                <w:sz w:val="18"/>
                <w:szCs w:val="18"/>
              </w:rPr>
              <w:t>Contributed to rapid stock recovery</w:t>
            </w:r>
          </w:p>
        </w:tc>
        <w:tc>
          <w:tcPr>
            <w:tcW w:w="0" w:type="auto"/>
            <w:tcBorders>
              <w:top w:val="nil"/>
              <w:left w:val="nil"/>
              <w:right w:val="nil"/>
            </w:tcBorders>
            <w:tcMar>
              <w:top w:w="12" w:type="dxa"/>
              <w:left w:w="12" w:type="dxa"/>
              <w:bottom w:w="0" w:type="dxa"/>
              <w:right w:w="12" w:type="dxa"/>
            </w:tcMar>
            <w:vAlign w:val="bottom"/>
          </w:tcPr>
          <w:p w14:paraId="3DB4E45B" w14:textId="77777777" w:rsidR="00A92122" w:rsidRPr="00746FBE" w:rsidRDefault="00A92122" w:rsidP="00A92122">
            <w:pPr>
              <w:keepNext/>
              <w:spacing w:after="0"/>
              <w:rPr>
                <w:sz w:val="18"/>
                <w:szCs w:val="18"/>
              </w:rPr>
            </w:pPr>
            <w:r w:rsidRPr="00746FBE">
              <w:rPr>
                <w:sz w:val="18"/>
                <w:szCs w:val="18"/>
              </w:rPr>
              <w:t>No concern</w:t>
            </w:r>
          </w:p>
        </w:tc>
      </w:tr>
      <w:tr w:rsidR="00A92122" w:rsidRPr="00764589" w14:paraId="389F4D1D" w14:textId="77777777" w:rsidTr="00A92122">
        <w:trPr>
          <w:cantSplit/>
        </w:trPr>
        <w:tc>
          <w:tcPr>
            <w:tcW w:w="0" w:type="auto"/>
            <w:tcBorders>
              <w:left w:val="nil"/>
              <w:right w:val="nil"/>
            </w:tcBorders>
            <w:tcMar>
              <w:top w:w="12" w:type="dxa"/>
              <w:left w:w="12" w:type="dxa"/>
              <w:bottom w:w="0" w:type="dxa"/>
              <w:right w:w="12" w:type="dxa"/>
            </w:tcMar>
            <w:vAlign w:val="bottom"/>
          </w:tcPr>
          <w:p w14:paraId="7D0A3F4D" w14:textId="77777777" w:rsidR="00A92122" w:rsidRPr="00746FBE" w:rsidRDefault="00A92122" w:rsidP="00A92122">
            <w:pPr>
              <w:pStyle w:val="tb1"/>
              <w:rPr>
                <w:sz w:val="18"/>
                <w:szCs w:val="18"/>
              </w:rPr>
            </w:pPr>
            <w:r w:rsidRPr="00746FBE">
              <w:rPr>
                <w:sz w:val="18"/>
                <w:szCs w:val="18"/>
              </w:rPr>
              <w:t>Winter-spring environmental conditions</w:t>
            </w:r>
          </w:p>
        </w:tc>
        <w:tc>
          <w:tcPr>
            <w:tcW w:w="0" w:type="auto"/>
            <w:tcBorders>
              <w:left w:val="nil"/>
              <w:right w:val="nil"/>
            </w:tcBorders>
            <w:tcMar>
              <w:top w:w="12" w:type="dxa"/>
              <w:left w:w="12" w:type="dxa"/>
              <w:bottom w:w="0" w:type="dxa"/>
              <w:right w:w="12" w:type="dxa"/>
            </w:tcMar>
            <w:vAlign w:val="bottom"/>
          </w:tcPr>
          <w:p w14:paraId="0D2B6E9A" w14:textId="77777777" w:rsidR="00A92122" w:rsidRPr="00746FBE" w:rsidRDefault="00A92122" w:rsidP="00A92122">
            <w:pPr>
              <w:keepNext/>
              <w:spacing w:after="0"/>
              <w:rPr>
                <w:sz w:val="18"/>
                <w:szCs w:val="18"/>
              </w:rPr>
            </w:pPr>
            <w:r w:rsidRPr="00746FBE">
              <w:rPr>
                <w:sz w:val="18"/>
                <w:szCs w:val="18"/>
              </w:rPr>
              <w:t>Affects pre-recruit survival</w:t>
            </w:r>
          </w:p>
        </w:tc>
        <w:tc>
          <w:tcPr>
            <w:tcW w:w="0" w:type="auto"/>
            <w:tcBorders>
              <w:left w:val="nil"/>
              <w:right w:val="nil"/>
            </w:tcBorders>
            <w:tcMar>
              <w:top w:w="12" w:type="dxa"/>
              <w:left w:w="12" w:type="dxa"/>
              <w:bottom w:w="0" w:type="dxa"/>
              <w:right w:w="12" w:type="dxa"/>
            </w:tcMar>
            <w:vAlign w:val="bottom"/>
          </w:tcPr>
          <w:p w14:paraId="563EC6B6" w14:textId="77777777" w:rsidR="00A92122" w:rsidRPr="00746FBE" w:rsidRDefault="00A92122" w:rsidP="00A92122">
            <w:pPr>
              <w:keepNext/>
              <w:spacing w:after="0"/>
              <w:rPr>
                <w:sz w:val="18"/>
                <w:szCs w:val="18"/>
              </w:rPr>
            </w:pPr>
            <w:r w:rsidRPr="00746FBE">
              <w:rPr>
                <w:sz w:val="18"/>
                <w:szCs w:val="18"/>
              </w:rPr>
              <w:t xml:space="preserve">Different phytoplankton bloom timing </w:t>
            </w:r>
          </w:p>
        </w:tc>
        <w:tc>
          <w:tcPr>
            <w:tcW w:w="0" w:type="auto"/>
            <w:tcBorders>
              <w:left w:val="nil"/>
              <w:right w:val="nil"/>
            </w:tcBorders>
            <w:tcMar>
              <w:top w:w="12" w:type="dxa"/>
              <w:left w:w="12" w:type="dxa"/>
              <w:bottom w:w="0" w:type="dxa"/>
              <w:right w:w="12" w:type="dxa"/>
            </w:tcMar>
            <w:vAlign w:val="bottom"/>
          </w:tcPr>
          <w:p w14:paraId="415A19DF" w14:textId="77777777" w:rsidR="00A92122" w:rsidRPr="00746FBE" w:rsidRDefault="00A92122" w:rsidP="00A92122">
            <w:pPr>
              <w:keepNext/>
              <w:spacing w:after="0"/>
              <w:rPr>
                <w:sz w:val="18"/>
                <w:szCs w:val="18"/>
              </w:rPr>
            </w:pPr>
            <w:r w:rsidRPr="00746FBE">
              <w:rPr>
                <w:sz w:val="18"/>
                <w:szCs w:val="18"/>
              </w:rPr>
              <w:t>Causes natural variability, rockfish have varying larval release to compensate</w:t>
            </w:r>
          </w:p>
        </w:tc>
      </w:tr>
      <w:tr w:rsidR="00A92122" w:rsidRPr="00764589" w14:paraId="5897626B" w14:textId="77777777" w:rsidTr="00A92122">
        <w:trPr>
          <w:cantSplit/>
        </w:trPr>
        <w:tc>
          <w:tcPr>
            <w:tcW w:w="0" w:type="auto"/>
            <w:tcBorders>
              <w:left w:val="nil"/>
              <w:bottom w:val="single" w:sz="4" w:space="0" w:color="auto"/>
              <w:right w:val="nil"/>
            </w:tcBorders>
            <w:tcMar>
              <w:top w:w="12" w:type="dxa"/>
              <w:left w:w="12" w:type="dxa"/>
              <w:bottom w:w="0" w:type="dxa"/>
              <w:right w:w="12" w:type="dxa"/>
            </w:tcMar>
            <w:vAlign w:val="bottom"/>
          </w:tcPr>
          <w:p w14:paraId="525E27DA" w14:textId="77777777" w:rsidR="00A92122" w:rsidRPr="00746FBE" w:rsidRDefault="00A92122" w:rsidP="00A92122">
            <w:pPr>
              <w:pStyle w:val="tb1"/>
              <w:rPr>
                <w:sz w:val="18"/>
                <w:szCs w:val="18"/>
              </w:rPr>
            </w:pPr>
            <w:r w:rsidRPr="00746FBE">
              <w:rPr>
                <w:sz w:val="18"/>
                <w:szCs w:val="18"/>
              </w:rPr>
              <w:t>Production</w:t>
            </w:r>
          </w:p>
          <w:p w14:paraId="012BB9A1" w14:textId="77777777" w:rsidR="00A92122" w:rsidRPr="00746FBE" w:rsidRDefault="00A92122" w:rsidP="00A92122">
            <w:pPr>
              <w:pStyle w:val="tb1"/>
              <w:rPr>
                <w:sz w:val="18"/>
                <w:szCs w:val="18"/>
              </w:rPr>
            </w:pPr>
          </w:p>
        </w:tc>
        <w:tc>
          <w:tcPr>
            <w:tcW w:w="0" w:type="auto"/>
            <w:tcBorders>
              <w:left w:val="nil"/>
              <w:bottom w:val="single" w:sz="4" w:space="0" w:color="auto"/>
              <w:right w:val="nil"/>
            </w:tcBorders>
            <w:tcMar>
              <w:top w:w="12" w:type="dxa"/>
              <w:left w:w="12" w:type="dxa"/>
              <w:bottom w:w="0" w:type="dxa"/>
              <w:right w:w="12" w:type="dxa"/>
            </w:tcMar>
            <w:vAlign w:val="bottom"/>
          </w:tcPr>
          <w:p w14:paraId="057D0A64" w14:textId="77777777" w:rsidR="00A92122" w:rsidRPr="00746FBE" w:rsidRDefault="00A92122" w:rsidP="00A92122">
            <w:pPr>
              <w:keepNext/>
              <w:spacing w:after="0"/>
              <w:rPr>
                <w:sz w:val="18"/>
                <w:szCs w:val="18"/>
              </w:rPr>
            </w:pPr>
            <w:r w:rsidRPr="00746FBE">
              <w:rPr>
                <w:sz w:val="18"/>
                <w:szCs w:val="18"/>
              </w:rPr>
              <w:t xml:space="preserve">Relaxed </w:t>
            </w:r>
            <w:proofErr w:type="spellStart"/>
            <w:r w:rsidRPr="00746FBE">
              <w:rPr>
                <w:sz w:val="18"/>
                <w:szCs w:val="18"/>
              </w:rPr>
              <w:t>downwelling</w:t>
            </w:r>
            <w:proofErr w:type="spellEnd"/>
            <w:r w:rsidRPr="00746FBE">
              <w:rPr>
                <w:sz w:val="18"/>
                <w:szCs w:val="18"/>
              </w:rPr>
              <w:t xml:space="preserve"> in summer brings in nutrients to Gulf shelf</w:t>
            </w:r>
          </w:p>
        </w:tc>
        <w:tc>
          <w:tcPr>
            <w:tcW w:w="0" w:type="auto"/>
            <w:tcBorders>
              <w:left w:val="nil"/>
              <w:bottom w:val="single" w:sz="4" w:space="0" w:color="auto"/>
              <w:right w:val="nil"/>
            </w:tcBorders>
            <w:tcMar>
              <w:top w:w="12" w:type="dxa"/>
              <w:left w:w="12" w:type="dxa"/>
              <w:bottom w:w="0" w:type="dxa"/>
              <w:right w:w="12" w:type="dxa"/>
            </w:tcMar>
            <w:vAlign w:val="bottom"/>
          </w:tcPr>
          <w:p w14:paraId="29045AF3" w14:textId="77777777" w:rsidR="00A92122" w:rsidRPr="00746FBE" w:rsidRDefault="00A92122" w:rsidP="00A92122">
            <w:pPr>
              <w:keepNext/>
              <w:spacing w:after="0"/>
              <w:rPr>
                <w:sz w:val="18"/>
                <w:szCs w:val="18"/>
              </w:rPr>
            </w:pPr>
            <w:r w:rsidRPr="00746FBE">
              <w:rPr>
                <w:sz w:val="18"/>
                <w:szCs w:val="18"/>
              </w:rPr>
              <w:t>Some years are highly variable like El Nino 1998</w:t>
            </w:r>
          </w:p>
        </w:tc>
        <w:tc>
          <w:tcPr>
            <w:tcW w:w="0" w:type="auto"/>
            <w:tcBorders>
              <w:left w:val="nil"/>
              <w:bottom w:val="single" w:sz="4" w:space="0" w:color="auto"/>
              <w:right w:val="nil"/>
            </w:tcBorders>
            <w:tcMar>
              <w:top w:w="12" w:type="dxa"/>
              <w:left w:w="12" w:type="dxa"/>
              <w:bottom w:w="0" w:type="dxa"/>
              <w:right w:w="12" w:type="dxa"/>
            </w:tcMar>
            <w:vAlign w:val="bottom"/>
          </w:tcPr>
          <w:p w14:paraId="2721D93B" w14:textId="77777777" w:rsidR="00A92122" w:rsidRPr="00746FBE" w:rsidRDefault="00A92122" w:rsidP="00A92122">
            <w:pPr>
              <w:keepNext/>
              <w:spacing w:after="0"/>
              <w:rPr>
                <w:sz w:val="18"/>
                <w:szCs w:val="18"/>
              </w:rPr>
            </w:pPr>
            <w:r w:rsidRPr="00746FBE">
              <w:rPr>
                <w:sz w:val="18"/>
                <w:szCs w:val="18"/>
              </w:rPr>
              <w:t>Probably no concern, contributes to high variability of rockfish recruitment</w:t>
            </w:r>
          </w:p>
        </w:tc>
      </w:tr>
      <w:tr w:rsidR="00A92122" w:rsidRPr="00764589" w14:paraId="4C0954D6" w14:textId="77777777" w:rsidTr="00A92122">
        <w:trPr>
          <w:cantSplit/>
        </w:trPr>
        <w:tc>
          <w:tcPr>
            <w:tcW w:w="0" w:type="auto"/>
            <w:gridSpan w:val="2"/>
            <w:tcBorders>
              <w:top w:val="single" w:sz="4" w:space="0" w:color="auto"/>
              <w:left w:val="nil"/>
              <w:right w:val="nil"/>
            </w:tcBorders>
            <w:tcMar>
              <w:top w:w="12" w:type="dxa"/>
              <w:left w:w="12" w:type="dxa"/>
              <w:bottom w:w="0" w:type="dxa"/>
              <w:right w:w="12" w:type="dxa"/>
            </w:tcMar>
            <w:vAlign w:val="bottom"/>
          </w:tcPr>
          <w:p w14:paraId="42A78AFC" w14:textId="77777777" w:rsidR="00A92122" w:rsidRPr="00746FBE" w:rsidRDefault="00A92122" w:rsidP="00A92122">
            <w:pPr>
              <w:keepNext/>
              <w:spacing w:after="0"/>
              <w:rPr>
                <w:b/>
                <w:bCs/>
                <w:i/>
                <w:sz w:val="18"/>
                <w:szCs w:val="18"/>
              </w:rPr>
            </w:pPr>
          </w:p>
        </w:tc>
        <w:tc>
          <w:tcPr>
            <w:tcW w:w="0" w:type="auto"/>
            <w:tcBorders>
              <w:top w:val="single" w:sz="4" w:space="0" w:color="auto"/>
              <w:left w:val="nil"/>
              <w:right w:val="nil"/>
            </w:tcBorders>
            <w:tcMar>
              <w:top w:w="12" w:type="dxa"/>
              <w:left w:w="12" w:type="dxa"/>
              <w:bottom w:w="0" w:type="dxa"/>
              <w:right w:w="12" w:type="dxa"/>
            </w:tcMar>
            <w:vAlign w:val="bottom"/>
          </w:tcPr>
          <w:p w14:paraId="308BBB1E" w14:textId="77777777" w:rsidR="00A92122" w:rsidRPr="00746FBE" w:rsidRDefault="00A92122" w:rsidP="00A92122">
            <w:pPr>
              <w:keepNext/>
              <w:spacing w:after="0"/>
              <w:rPr>
                <w:sz w:val="18"/>
                <w:szCs w:val="18"/>
              </w:rPr>
            </w:pPr>
          </w:p>
        </w:tc>
        <w:tc>
          <w:tcPr>
            <w:tcW w:w="0" w:type="auto"/>
            <w:tcBorders>
              <w:top w:val="single" w:sz="4" w:space="0" w:color="auto"/>
              <w:left w:val="nil"/>
              <w:right w:val="nil"/>
            </w:tcBorders>
            <w:tcMar>
              <w:top w:w="12" w:type="dxa"/>
              <w:left w:w="12" w:type="dxa"/>
              <w:bottom w:w="0" w:type="dxa"/>
              <w:right w:w="12" w:type="dxa"/>
            </w:tcMar>
            <w:vAlign w:val="bottom"/>
          </w:tcPr>
          <w:p w14:paraId="7B963201" w14:textId="77777777" w:rsidR="00A92122" w:rsidRPr="00746FBE" w:rsidRDefault="00A92122" w:rsidP="00A92122">
            <w:pPr>
              <w:keepNext/>
              <w:spacing w:after="0"/>
              <w:rPr>
                <w:sz w:val="18"/>
                <w:szCs w:val="18"/>
              </w:rPr>
            </w:pPr>
          </w:p>
        </w:tc>
      </w:tr>
      <w:tr w:rsidR="00A92122" w:rsidRPr="00764589" w14:paraId="5FC9601C" w14:textId="77777777" w:rsidTr="00A92122">
        <w:trPr>
          <w:cantSplit/>
        </w:trPr>
        <w:tc>
          <w:tcPr>
            <w:tcW w:w="0" w:type="auto"/>
            <w:gridSpan w:val="2"/>
            <w:tcBorders>
              <w:left w:val="nil"/>
              <w:right w:val="nil"/>
            </w:tcBorders>
            <w:tcMar>
              <w:top w:w="12" w:type="dxa"/>
              <w:left w:w="12" w:type="dxa"/>
              <w:bottom w:w="0" w:type="dxa"/>
              <w:right w:w="12" w:type="dxa"/>
            </w:tcMar>
            <w:vAlign w:val="bottom"/>
          </w:tcPr>
          <w:p w14:paraId="1D0874FA" w14:textId="77777777" w:rsidR="00A92122" w:rsidRPr="00746FBE" w:rsidRDefault="00A92122" w:rsidP="00A92122">
            <w:pPr>
              <w:keepNext/>
              <w:spacing w:after="0"/>
              <w:rPr>
                <w:b/>
                <w:bCs/>
                <w:sz w:val="18"/>
                <w:szCs w:val="18"/>
              </w:rPr>
            </w:pPr>
            <w:r w:rsidRPr="00746FBE">
              <w:rPr>
                <w:b/>
                <w:bCs/>
                <w:i/>
                <w:sz w:val="18"/>
                <w:szCs w:val="18"/>
              </w:rPr>
              <w:t xml:space="preserve">GOA POP </w:t>
            </w:r>
            <w:r w:rsidRPr="00746FBE">
              <w:rPr>
                <w:b/>
                <w:bCs/>
                <w:sz w:val="18"/>
                <w:szCs w:val="18"/>
              </w:rPr>
              <w:t>fishery</w:t>
            </w:r>
            <w:r w:rsidRPr="00746FBE">
              <w:rPr>
                <w:b/>
                <w:bCs/>
                <w:i/>
                <w:sz w:val="18"/>
                <w:szCs w:val="18"/>
              </w:rPr>
              <w:t xml:space="preserve"> </w:t>
            </w:r>
            <w:r w:rsidRPr="00746FBE">
              <w:rPr>
                <w:b/>
                <w:bCs/>
                <w:sz w:val="18"/>
                <w:szCs w:val="18"/>
              </w:rPr>
              <w:t>effects on ecosystem</w:t>
            </w:r>
          </w:p>
        </w:tc>
        <w:tc>
          <w:tcPr>
            <w:tcW w:w="0" w:type="auto"/>
            <w:tcBorders>
              <w:left w:val="nil"/>
              <w:right w:val="nil"/>
            </w:tcBorders>
            <w:tcMar>
              <w:top w:w="12" w:type="dxa"/>
              <w:left w:w="12" w:type="dxa"/>
              <w:bottom w:w="0" w:type="dxa"/>
              <w:right w:w="12" w:type="dxa"/>
            </w:tcMar>
            <w:vAlign w:val="bottom"/>
          </w:tcPr>
          <w:p w14:paraId="687C6F7D" w14:textId="77777777" w:rsidR="00A92122" w:rsidRPr="00746FBE" w:rsidRDefault="00A92122" w:rsidP="00A92122">
            <w:pPr>
              <w:keepNext/>
              <w:spacing w:after="0"/>
              <w:rPr>
                <w:sz w:val="18"/>
                <w:szCs w:val="18"/>
              </w:rPr>
            </w:pPr>
          </w:p>
        </w:tc>
        <w:tc>
          <w:tcPr>
            <w:tcW w:w="0" w:type="auto"/>
            <w:tcBorders>
              <w:left w:val="nil"/>
              <w:right w:val="nil"/>
            </w:tcBorders>
            <w:tcMar>
              <w:top w:w="12" w:type="dxa"/>
              <w:left w:w="12" w:type="dxa"/>
              <w:bottom w:w="0" w:type="dxa"/>
              <w:right w:w="12" w:type="dxa"/>
            </w:tcMar>
            <w:vAlign w:val="bottom"/>
          </w:tcPr>
          <w:p w14:paraId="08CDF1FE" w14:textId="77777777" w:rsidR="00A92122" w:rsidRPr="00746FBE" w:rsidRDefault="00A92122" w:rsidP="00A92122">
            <w:pPr>
              <w:keepNext/>
              <w:spacing w:after="0"/>
              <w:rPr>
                <w:sz w:val="18"/>
                <w:szCs w:val="18"/>
              </w:rPr>
            </w:pPr>
          </w:p>
        </w:tc>
      </w:tr>
      <w:tr w:rsidR="00A92122" w:rsidRPr="00764589" w14:paraId="7E6F2A71" w14:textId="77777777" w:rsidTr="00A92122">
        <w:trPr>
          <w:cantSplit/>
        </w:trPr>
        <w:tc>
          <w:tcPr>
            <w:tcW w:w="0" w:type="auto"/>
            <w:tcBorders>
              <w:left w:val="nil"/>
              <w:bottom w:val="single" w:sz="4" w:space="0" w:color="auto"/>
              <w:right w:val="nil"/>
            </w:tcBorders>
            <w:tcMar>
              <w:top w:w="12" w:type="dxa"/>
              <w:left w:w="12" w:type="dxa"/>
              <w:bottom w:w="0" w:type="dxa"/>
              <w:right w:w="12" w:type="dxa"/>
            </w:tcMar>
            <w:vAlign w:val="bottom"/>
          </w:tcPr>
          <w:p w14:paraId="4B78ECE9" w14:textId="77777777" w:rsidR="00A92122" w:rsidRPr="00746FBE" w:rsidRDefault="00A92122" w:rsidP="00A92122">
            <w:pPr>
              <w:keepNext/>
              <w:spacing w:after="0"/>
              <w:rPr>
                <w:sz w:val="18"/>
                <w:szCs w:val="18"/>
              </w:rPr>
            </w:pPr>
            <w:r w:rsidRPr="00746FBE">
              <w:rPr>
                <w:sz w:val="18"/>
                <w:szCs w:val="18"/>
              </w:rPr>
              <w:t>Indicator</w:t>
            </w:r>
          </w:p>
        </w:tc>
        <w:tc>
          <w:tcPr>
            <w:tcW w:w="0" w:type="auto"/>
            <w:tcBorders>
              <w:left w:val="nil"/>
              <w:bottom w:val="single" w:sz="4" w:space="0" w:color="auto"/>
              <w:right w:val="nil"/>
            </w:tcBorders>
            <w:tcMar>
              <w:top w:w="12" w:type="dxa"/>
              <w:left w:w="12" w:type="dxa"/>
              <w:bottom w:w="0" w:type="dxa"/>
              <w:right w:w="12" w:type="dxa"/>
            </w:tcMar>
            <w:vAlign w:val="bottom"/>
          </w:tcPr>
          <w:p w14:paraId="79257F35" w14:textId="77777777" w:rsidR="00A92122" w:rsidRPr="00746FBE" w:rsidRDefault="00A92122" w:rsidP="00A92122">
            <w:pPr>
              <w:keepNext/>
              <w:spacing w:after="0"/>
              <w:rPr>
                <w:sz w:val="18"/>
                <w:szCs w:val="18"/>
              </w:rPr>
            </w:pPr>
            <w:r w:rsidRPr="00746FBE">
              <w:rPr>
                <w:sz w:val="18"/>
                <w:szCs w:val="18"/>
              </w:rPr>
              <w:t>Observation</w:t>
            </w:r>
          </w:p>
        </w:tc>
        <w:tc>
          <w:tcPr>
            <w:tcW w:w="0" w:type="auto"/>
            <w:tcBorders>
              <w:left w:val="nil"/>
              <w:bottom w:val="single" w:sz="4" w:space="0" w:color="auto"/>
              <w:right w:val="nil"/>
            </w:tcBorders>
            <w:tcMar>
              <w:top w:w="12" w:type="dxa"/>
              <w:left w:w="12" w:type="dxa"/>
              <w:bottom w:w="0" w:type="dxa"/>
              <w:right w:w="12" w:type="dxa"/>
            </w:tcMar>
            <w:vAlign w:val="bottom"/>
          </w:tcPr>
          <w:p w14:paraId="2E8E08EB" w14:textId="77777777" w:rsidR="00A92122" w:rsidRPr="00746FBE" w:rsidRDefault="00A92122" w:rsidP="00A92122">
            <w:pPr>
              <w:keepNext/>
              <w:spacing w:after="0"/>
              <w:rPr>
                <w:sz w:val="18"/>
                <w:szCs w:val="18"/>
              </w:rPr>
            </w:pPr>
            <w:r w:rsidRPr="00746FBE">
              <w:rPr>
                <w:sz w:val="18"/>
                <w:szCs w:val="18"/>
              </w:rPr>
              <w:t>Interpretation</w:t>
            </w:r>
          </w:p>
        </w:tc>
        <w:tc>
          <w:tcPr>
            <w:tcW w:w="0" w:type="auto"/>
            <w:tcBorders>
              <w:left w:val="nil"/>
              <w:bottom w:val="single" w:sz="4" w:space="0" w:color="auto"/>
              <w:right w:val="nil"/>
            </w:tcBorders>
            <w:tcMar>
              <w:top w:w="12" w:type="dxa"/>
              <w:left w:w="12" w:type="dxa"/>
              <w:bottom w:w="0" w:type="dxa"/>
              <w:right w:w="12" w:type="dxa"/>
            </w:tcMar>
            <w:vAlign w:val="bottom"/>
          </w:tcPr>
          <w:p w14:paraId="19F8F22B" w14:textId="77777777" w:rsidR="00A92122" w:rsidRPr="00746FBE" w:rsidRDefault="00A92122" w:rsidP="00A92122">
            <w:pPr>
              <w:keepNext/>
              <w:spacing w:after="0"/>
              <w:rPr>
                <w:sz w:val="18"/>
                <w:szCs w:val="18"/>
              </w:rPr>
            </w:pPr>
            <w:r w:rsidRPr="00746FBE">
              <w:rPr>
                <w:sz w:val="18"/>
                <w:szCs w:val="18"/>
              </w:rPr>
              <w:t>Evaluation</w:t>
            </w:r>
          </w:p>
        </w:tc>
      </w:tr>
      <w:tr w:rsidR="00A92122" w:rsidRPr="00764589" w14:paraId="314C2CAF" w14:textId="77777777" w:rsidTr="00A92122">
        <w:trPr>
          <w:cantSplit/>
        </w:trPr>
        <w:tc>
          <w:tcPr>
            <w:tcW w:w="0" w:type="auto"/>
            <w:gridSpan w:val="2"/>
            <w:tcBorders>
              <w:top w:val="single" w:sz="4" w:space="0" w:color="auto"/>
              <w:left w:val="nil"/>
              <w:bottom w:val="nil"/>
              <w:right w:val="nil"/>
            </w:tcBorders>
            <w:tcMar>
              <w:top w:w="12" w:type="dxa"/>
              <w:left w:w="12" w:type="dxa"/>
              <w:bottom w:w="0" w:type="dxa"/>
              <w:right w:w="12" w:type="dxa"/>
            </w:tcMar>
            <w:vAlign w:val="bottom"/>
          </w:tcPr>
          <w:p w14:paraId="09BC348E" w14:textId="77777777" w:rsidR="00A92122" w:rsidRPr="00746FBE" w:rsidRDefault="00A92122" w:rsidP="00A92122">
            <w:pPr>
              <w:pStyle w:val="Heading8"/>
              <w:keepNext/>
              <w:spacing w:before="0" w:after="0"/>
              <w:rPr>
                <w:rFonts w:ascii="Times New Roman" w:hAnsi="Times New Roman"/>
                <w:iCs/>
                <w:sz w:val="18"/>
                <w:szCs w:val="18"/>
              </w:rPr>
            </w:pPr>
            <w:r w:rsidRPr="00746FBE">
              <w:rPr>
                <w:rFonts w:ascii="Times New Roman" w:hAnsi="Times New Roman"/>
                <w:iCs/>
                <w:sz w:val="18"/>
                <w:szCs w:val="18"/>
              </w:rPr>
              <w:t>Fishery contribution to bycatch</w:t>
            </w:r>
          </w:p>
        </w:tc>
        <w:tc>
          <w:tcPr>
            <w:tcW w:w="0" w:type="auto"/>
            <w:tcBorders>
              <w:top w:val="single" w:sz="4" w:space="0" w:color="auto"/>
              <w:left w:val="nil"/>
              <w:bottom w:val="nil"/>
              <w:right w:val="nil"/>
            </w:tcBorders>
            <w:tcMar>
              <w:top w:w="12" w:type="dxa"/>
              <w:left w:w="12" w:type="dxa"/>
              <w:bottom w:w="0" w:type="dxa"/>
              <w:right w:w="12" w:type="dxa"/>
            </w:tcMar>
            <w:vAlign w:val="bottom"/>
          </w:tcPr>
          <w:p w14:paraId="1438D6AC" w14:textId="77777777" w:rsidR="00A92122" w:rsidRPr="00746FBE" w:rsidRDefault="00A92122" w:rsidP="00A92122">
            <w:pPr>
              <w:keepNext/>
              <w:spacing w:after="0"/>
              <w:rPr>
                <w:sz w:val="18"/>
                <w:szCs w:val="18"/>
              </w:rPr>
            </w:pPr>
          </w:p>
        </w:tc>
        <w:tc>
          <w:tcPr>
            <w:tcW w:w="0" w:type="auto"/>
            <w:tcBorders>
              <w:top w:val="single" w:sz="4" w:space="0" w:color="auto"/>
              <w:left w:val="nil"/>
              <w:bottom w:val="nil"/>
              <w:right w:val="nil"/>
            </w:tcBorders>
            <w:tcMar>
              <w:top w:w="12" w:type="dxa"/>
              <w:left w:w="12" w:type="dxa"/>
              <w:bottom w:w="0" w:type="dxa"/>
              <w:right w:w="12" w:type="dxa"/>
            </w:tcMar>
            <w:vAlign w:val="bottom"/>
          </w:tcPr>
          <w:p w14:paraId="639048F8" w14:textId="77777777" w:rsidR="00A92122" w:rsidRPr="00746FBE" w:rsidRDefault="00A92122" w:rsidP="00A92122">
            <w:pPr>
              <w:keepNext/>
              <w:spacing w:after="0"/>
              <w:rPr>
                <w:sz w:val="18"/>
                <w:szCs w:val="18"/>
              </w:rPr>
            </w:pPr>
          </w:p>
        </w:tc>
      </w:tr>
      <w:tr w:rsidR="00A92122" w:rsidRPr="00764589" w14:paraId="5094C254" w14:textId="77777777" w:rsidTr="00A92122">
        <w:trPr>
          <w:cantSplit/>
        </w:trPr>
        <w:tc>
          <w:tcPr>
            <w:tcW w:w="0" w:type="auto"/>
            <w:tcBorders>
              <w:top w:val="nil"/>
              <w:left w:val="nil"/>
              <w:bottom w:val="nil"/>
              <w:right w:val="nil"/>
            </w:tcBorders>
            <w:tcMar>
              <w:top w:w="12" w:type="dxa"/>
              <w:left w:w="12" w:type="dxa"/>
              <w:bottom w:w="0" w:type="dxa"/>
              <w:right w:w="12" w:type="dxa"/>
            </w:tcMar>
            <w:vAlign w:val="bottom"/>
          </w:tcPr>
          <w:p w14:paraId="525B0034" w14:textId="77777777" w:rsidR="00A92122" w:rsidRPr="00746FBE" w:rsidRDefault="00A92122" w:rsidP="00A92122">
            <w:pPr>
              <w:pStyle w:val="tb1"/>
              <w:rPr>
                <w:sz w:val="18"/>
                <w:szCs w:val="18"/>
              </w:rPr>
            </w:pPr>
            <w:r w:rsidRPr="00746FBE">
              <w:rPr>
                <w:sz w:val="18"/>
                <w:szCs w:val="18"/>
              </w:rPr>
              <w:t>Prohibited species</w:t>
            </w:r>
          </w:p>
        </w:tc>
        <w:tc>
          <w:tcPr>
            <w:tcW w:w="0" w:type="auto"/>
            <w:tcBorders>
              <w:top w:val="nil"/>
              <w:left w:val="nil"/>
              <w:bottom w:val="nil"/>
              <w:right w:val="nil"/>
            </w:tcBorders>
            <w:tcMar>
              <w:top w:w="12" w:type="dxa"/>
              <w:left w:w="12" w:type="dxa"/>
              <w:bottom w:w="0" w:type="dxa"/>
              <w:right w:w="12" w:type="dxa"/>
            </w:tcMar>
            <w:vAlign w:val="bottom"/>
          </w:tcPr>
          <w:p w14:paraId="0823A170" w14:textId="77777777" w:rsidR="00A92122" w:rsidRPr="00746FBE" w:rsidRDefault="00A92122" w:rsidP="00A92122">
            <w:pPr>
              <w:keepNext/>
              <w:spacing w:after="0"/>
              <w:rPr>
                <w:sz w:val="18"/>
                <w:szCs w:val="18"/>
              </w:rPr>
            </w:pPr>
            <w:r w:rsidRPr="00746FBE">
              <w:rPr>
                <w:sz w:val="18"/>
                <w:szCs w:val="18"/>
              </w:rPr>
              <w:t>Stable, heavily monitored</w:t>
            </w:r>
          </w:p>
        </w:tc>
        <w:tc>
          <w:tcPr>
            <w:tcW w:w="0" w:type="auto"/>
            <w:tcBorders>
              <w:top w:val="nil"/>
              <w:left w:val="nil"/>
              <w:bottom w:val="nil"/>
              <w:right w:val="nil"/>
            </w:tcBorders>
            <w:tcMar>
              <w:top w:w="12" w:type="dxa"/>
              <w:left w:w="12" w:type="dxa"/>
              <w:bottom w:w="0" w:type="dxa"/>
              <w:right w:w="12" w:type="dxa"/>
            </w:tcMar>
            <w:vAlign w:val="bottom"/>
          </w:tcPr>
          <w:p w14:paraId="59F4F14B" w14:textId="77777777" w:rsidR="00A92122" w:rsidRPr="00746FBE" w:rsidRDefault="00A92122" w:rsidP="00A92122">
            <w:pPr>
              <w:keepNext/>
              <w:spacing w:after="0"/>
              <w:rPr>
                <w:sz w:val="18"/>
                <w:szCs w:val="18"/>
              </w:rPr>
            </w:pPr>
            <w:r w:rsidRPr="00746FBE">
              <w:rPr>
                <w:sz w:val="18"/>
                <w:szCs w:val="18"/>
              </w:rPr>
              <w:t>Minor contribution to mortality</w:t>
            </w:r>
          </w:p>
        </w:tc>
        <w:tc>
          <w:tcPr>
            <w:tcW w:w="0" w:type="auto"/>
            <w:tcBorders>
              <w:top w:val="nil"/>
              <w:left w:val="nil"/>
              <w:bottom w:val="nil"/>
              <w:right w:val="nil"/>
            </w:tcBorders>
            <w:tcMar>
              <w:top w:w="12" w:type="dxa"/>
              <w:left w:w="12" w:type="dxa"/>
              <w:bottom w:w="0" w:type="dxa"/>
              <w:right w:w="12" w:type="dxa"/>
            </w:tcMar>
            <w:vAlign w:val="bottom"/>
          </w:tcPr>
          <w:p w14:paraId="24D9BF83" w14:textId="77777777" w:rsidR="00A92122" w:rsidRPr="00746FBE" w:rsidRDefault="00A92122" w:rsidP="00A92122">
            <w:pPr>
              <w:keepNext/>
              <w:spacing w:after="0"/>
              <w:rPr>
                <w:sz w:val="18"/>
                <w:szCs w:val="18"/>
              </w:rPr>
            </w:pPr>
            <w:r w:rsidRPr="00746FBE">
              <w:rPr>
                <w:sz w:val="18"/>
                <w:szCs w:val="18"/>
              </w:rPr>
              <w:t>No concern</w:t>
            </w:r>
          </w:p>
        </w:tc>
      </w:tr>
      <w:tr w:rsidR="00A92122" w:rsidRPr="00764589" w14:paraId="360B7AB5" w14:textId="77777777" w:rsidTr="00A92122">
        <w:trPr>
          <w:cantSplit/>
        </w:trPr>
        <w:tc>
          <w:tcPr>
            <w:tcW w:w="0" w:type="auto"/>
            <w:tcBorders>
              <w:top w:val="nil"/>
              <w:left w:val="nil"/>
              <w:bottom w:val="nil"/>
              <w:right w:val="nil"/>
            </w:tcBorders>
            <w:tcMar>
              <w:top w:w="12" w:type="dxa"/>
              <w:left w:w="12" w:type="dxa"/>
              <w:bottom w:w="0" w:type="dxa"/>
              <w:right w:w="12" w:type="dxa"/>
            </w:tcMar>
            <w:vAlign w:val="bottom"/>
          </w:tcPr>
          <w:p w14:paraId="75F00421" w14:textId="77777777" w:rsidR="00A92122" w:rsidRPr="00746FBE" w:rsidRDefault="00A92122" w:rsidP="00A92122">
            <w:pPr>
              <w:pStyle w:val="tb1"/>
              <w:rPr>
                <w:sz w:val="18"/>
                <w:szCs w:val="18"/>
              </w:rPr>
            </w:pPr>
            <w:r w:rsidRPr="00746FBE">
              <w:rPr>
                <w:sz w:val="18"/>
                <w:szCs w:val="18"/>
              </w:rPr>
              <w:t xml:space="preserve">Forage (including herring, Atka mackerel, cod, and </w:t>
            </w:r>
            <w:proofErr w:type="spellStart"/>
            <w:r w:rsidRPr="00746FBE">
              <w:rPr>
                <w:sz w:val="18"/>
                <w:szCs w:val="18"/>
              </w:rPr>
              <w:t>pollock</w:t>
            </w:r>
            <w:proofErr w:type="spellEnd"/>
            <w:r w:rsidRPr="00746FBE">
              <w:rPr>
                <w:sz w:val="18"/>
                <w:szCs w:val="18"/>
              </w:rPr>
              <w:t>)</w:t>
            </w:r>
          </w:p>
        </w:tc>
        <w:tc>
          <w:tcPr>
            <w:tcW w:w="0" w:type="auto"/>
            <w:tcBorders>
              <w:top w:val="nil"/>
              <w:left w:val="nil"/>
              <w:bottom w:val="nil"/>
              <w:right w:val="nil"/>
            </w:tcBorders>
            <w:tcMar>
              <w:top w:w="12" w:type="dxa"/>
              <w:left w:w="12" w:type="dxa"/>
              <w:bottom w:w="0" w:type="dxa"/>
              <w:right w:w="12" w:type="dxa"/>
            </w:tcMar>
            <w:vAlign w:val="bottom"/>
          </w:tcPr>
          <w:p w14:paraId="13DB4A3F" w14:textId="77777777" w:rsidR="00A92122" w:rsidRPr="00746FBE" w:rsidRDefault="00A92122" w:rsidP="00A92122">
            <w:pPr>
              <w:keepNext/>
              <w:spacing w:after="0"/>
              <w:rPr>
                <w:sz w:val="18"/>
                <w:szCs w:val="18"/>
              </w:rPr>
            </w:pPr>
            <w:r w:rsidRPr="00746FBE">
              <w:rPr>
                <w:sz w:val="18"/>
                <w:szCs w:val="18"/>
              </w:rPr>
              <w:t>Stable, heavily monitored (P. cod most common)</w:t>
            </w:r>
          </w:p>
        </w:tc>
        <w:tc>
          <w:tcPr>
            <w:tcW w:w="0" w:type="auto"/>
            <w:tcBorders>
              <w:top w:val="nil"/>
              <w:left w:val="nil"/>
              <w:bottom w:val="nil"/>
              <w:right w:val="nil"/>
            </w:tcBorders>
            <w:tcMar>
              <w:top w:w="12" w:type="dxa"/>
              <w:left w:w="12" w:type="dxa"/>
              <w:bottom w:w="0" w:type="dxa"/>
              <w:right w:w="12" w:type="dxa"/>
            </w:tcMar>
            <w:vAlign w:val="bottom"/>
          </w:tcPr>
          <w:p w14:paraId="5EBC07DC" w14:textId="77777777" w:rsidR="00A92122" w:rsidRPr="00746FBE" w:rsidRDefault="00A92122" w:rsidP="00A92122">
            <w:pPr>
              <w:keepNext/>
              <w:spacing w:after="0"/>
              <w:rPr>
                <w:sz w:val="18"/>
                <w:szCs w:val="18"/>
              </w:rPr>
            </w:pPr>
            <w:r w:rsidRPr="00746FBE">
              <w:rPr>
                <w:sz w:val="18"/>
                <w:szCs w:val="18"/>
              </w:rPr>
              <w:t>Bycatch levels small relative to forage biomass</w:t>
            </w:r>
          </w:p>
        </w:tc>
        <w:tc>
          <w:tcPr>
            <w:tcW w:w="0" w:type="auto"/>
            <w:tcBorders>
              <w:top w:val="nil"/>
              <w:left w:val="nil"/>
              <w:bottom w:val="nil"/>
              <w:right w:val="nil"/>
            </w:tcBorders>
            <w:tcMar>
              <w:top w:w="12" w:type="dxa"/>
              <w:left w:w="12" w:type="dxa"/>
              <w:bottom w:w="0" w:type="dxa"/>
              <w:right w:w="12" w:type="dxa"/>
            </w:tcMar>
            <w:vAlign w:val="bottom"/>
          </w:tcPr>
          <w:p w14:paraId="6E866CDE" w14:textId="77777777" w:rsidR="00A92122" w:rsidRPr="00746FBE" w:rsidRDefault="00A92122" w:rsidP="00A92122">
            <w:pPr>
              <w:keepNext/>
              <w:spacing w:after="0"/>
              <w:rPr>
                <w:sz w:val="18"/>
                <w:szCs w:val="18"/>
              </w:rPr>
            </w:pPr>
            <w:r w:rsidRPr="00746FBE">
              <w:rPr>
                <w:sz w:val="18"/>
                <w:szCs w:val="18"/>
              </w:rPr>
              <w:t>No concern</w:t>
            </w:r>
          </w:p>
        </w:tc>
      </w:tr>
      <w:tr w:rsidR="00A92122" w:rsidRPr="00764589" w14:paraId="1CADBFDE" w14:textId="77777777" w:rsidTr="00A92122">
        <w:trPr>
          <w:cantSplit/>
        </w:trPr>
        <w:tc>
          <w:tcPr>
            <w:tcW w:w="0" w:type="auto"/>
            <w:tcBorders>
              <w:top w:val="nil"/>
              <w:left w:val="nil"/>
              <w:bottom w:val="nil"/>
              <w:right w:val="nil"/>
            </w:tcBorders>
            <w:tcMar>
              <w:top w:w="12" w:type="dxa"/>
              <w:left w:w="12" w:type="dxa"/>
              <w:bottom w:w="0" w:type="dxa"/>
              <w:right w:w="12" w:type="dxa"/>
            </w:tcMar>
            <w:vAlign w:val="bottom"/>
          </w:tcPr>
          <w:p w14:paraId="716F478B" w14:textId="77777777" w:rsidR="00A92122" w:rsidRPr="00746FBE" w:rsidRDefault="00A92122" w:rsidP="00A92122">
            <w:pPr>
              <w:pStyle w:val="tb1"/>
              <w:rPr>
                <w:sz w:val="18"/>
                <w:szCs w:val="18"/>
              </w:rPr>
            </w:pPr>
            <w:r w:rsidRPr="00746FBE">
              <w:rPr>
                <w:sz w:val="18"/>
                <w:szCs w:val="18"/>
              </w:rPr>
              <w:t>HAPC biota</w:t>
            </w:r>
          </w:p>
        </w:tc>
        <w:tc>
          <w:tcPr>
            <w:tcW w:w="0" w:type="auto"/>
            <w:tcBorders>
              <w:top w:val="nil"/>
              <w:left w:val="nil"/>
              <w:bottom w:val="nil"/>
              <w:right w:val="nil"/>
            </w:tcBorders>
            <w:tcMar>
              <w:top w:w="12" w:type="dxa"/>
              <w:left w:w="12" w:type="dxa"/>
              <w:bottom w:w="0" w:type="dxa"/>
              <w:right w:w="12" w:type="dxa"/>
            </w:tcMar>
            <w:vAlign w:val="bottom"/>
          </w:tcPr>
          <w:p w14:paraId="55189EE0" w14:textId="77777777" w:rsidR="00A92122" w:rsidRPr="00746FBE" w:rsidRDefault="00A92122" w:rsidP="00A92122">
            <w:pPr>
              <w:keepNext/>
              <w:spacing w:after="0"/>
              <w:rPr>
                <w:sz w:val="18"/>
                <w:szCs w:val="18"/>
              </w:rPr>
            </w:pPr>
            <w:r w:rsidRPr="00746FBE">
              <w:rPr>
                <w:sz w:val="18"/>
                <w:szCs w:val="18"/>
              </w:rPr>
              <w:t>Medium bycatch levels of sponge and corals</w:t>
            </w:r>
          </w:p>
        </w:tc>
        <w:tc>
          <w:tcPr>
            <w:tcW w:w="0" w:type="auto"/>
            <w:tcBorders>
              <w:top w:val="nil"/>
              <w:left w:val="nil"/>
              <w:bottom w:val="nil"/>
              <w:right w:val="nil"/>
            </w:tcBorders>
            <w:tcMar>
              <w:top w:w="12" w:type="dxa"/>
              <w:left w:w="12" w:type="dxa"/>
              <w:bottom w:w="0" w:type="dxa"/>
              <w:right w:w="12" w:type="dxa"/>
            </w:tcMar>
            <w:vAlign w:val="bottom"/>
          </w:tcPr>
          <w:p w14:paraId="2C93C920" w14:textId="77777777" w:rsidR="00A92122" w:rsidRPr="00746FBE" w:rsidRDefault="00A92122" w:rsidP="00A92122">
            <w:pPr>
              <w:keepNext/>
              <w:spacing w:after="0"/>
              <w:rPr>
                <w:sz w:val="18"/>
                <w:szCs w:val="18"/>
              </w:rPr>
            </w:pPr>
            <w:r w:rsidRPr="00746FBE">
              <w:rPr>
                <w:sz w:val="18"/>
                <w:szCs w:val="18"/>
              </w:rPr>
              <w:t>Bycatch levels small relative to total HAPC biota, but can be large in specific areas</w:t>
            </w:r>
          </w:p>
        </w:tc>
        <w:tc>
          <w:tcPr>
            <w:tcW w:w="0" w:type="auto"/>
            <w:tcBorders>
              <w:top w:val="nil"/>
              <w:left w:val="nil"/>
              <w:bottom w:val="nil"/>
              <w:right w:val="nil"/>
            </w:tcBorders>
            <w:tcMar>
              <w:top w:w="12" w:type="dxa"/>
              <w:left w:w="12" w:type="dxa"/>
              <w:bottom w:w="0" w:type="dxa"/>
              <w:right w:w="12" w:type="dxa"/>
            </w:tcMar>
            <w:vAlign w:val="bottom"/>
          </w:tcPr>
          <w:p w14:paraId="3C978A9F" w14:textId="77777777" w:rsidR="00A92122" w:rsidRPr="00746FBE" w:rsidRDefault="00A92122" w:rsidP="00A92122">
            <w:pPr>
              <w:keepNext/>
              <w:spacing w:after="0"/>
              <w:rPr>
                <w:sz w:val="18"/>
                <w:szCs w:val="18"/>
              </w:rPr>
            </w:pPr>
            <w:r w:rsidRPr="00746FBE">
              <w:rPr>
                <w:sz w:val="18"/>
                <w:szCs w:val="18"/>
              </w:rPr>
              <w:t>Probably no concern</w:t>
            </w:r>
          </w:p>
        </w:tc>
      </w:tr>
      <w:tr w:rsidR="00A92122" w:rsidRPr="00764589" w14:paraId="5F835C39" w14:textId="77777777" w:rsidTr="00A92122">
        <w:trPr>
          <w:cantSplit/>
        </w:trPr>
        <w:tc>
          <w:tcPr>
            <w:tcW w:w="0" w:type="auto"/>
            <w:tcBorders>
              <w:top w:val="nil"/>
              <w:left w:val="nil"/>
              <w:right w:val="nil"/>
            </w:tcBorders>
            <w:tcMar>
              <w:top w:w="12" w:type="dxa"/>
              <w:left w:w="12" w:type="dxa"/>
              <w:bottom w:w="0" w:type="dxa"/>
              <w:right w:w="12" w:type="dxa"/>
            </w:tcMar>
            <w:vAlign w:val="bottom"/>
          </w:tcPr>
          <w:p w14:paraId="50A673C6" w14:textId="77777777" w:rsidR="00A92122" w:rsidRPr="00746FBE" w:rsidRDefault="00A92122" w:rsidP="00A92122">
            <w:pPr>
              <w:pStyle w:val="tb1"/>
              <w:rPr>
                <w:sz w:val="18"/>
                <w:szCs w:val="18"/>
              </w:rPr>
            </w:pPr>
            <w:r w:rsidRPr="00746FBE">
              <w:rPr>
                <w:sz w:val="18"/>
                <w:szCs w:val="18"/>
              </w:rPr>
              <w:t>Marine mammals and birds</w:t>
            </w:r>
          </w:p>
        </w:tc>
        <w:tc>
          <w:tcPr>
            <w:tcW w:w="0" w:type="auto"/>
            <w:tcBorders>
              <w:top w:val="nil"/>
              <w:left w:val="nil"/>
              <w:right w:val="nil"/>
            </w:tcBorders>
            <w:tcMar>
              <w:top w:w="12" w:type="dxa"/>
              <w:left w:w="12" w:type="dxa"/>
              <w:bottom w:w="0" w:type="dxa"/>
              <w:right w:w="12" w:type="dxa"/>
            </w:tcMar>
            <w:vAlign w:val="bottom"/>
          </w:tcPr>
          <w:p w14:paraId="1CB461C0" w14:textId="77777777" w:rsidR="00A92122" w:rsidRPr="00746FBE" w:rsidRDefault="00A92122" w:rsidP="00A92122">
            <w:pPr>
              <w:keepNext/>
              <w:spacing w:after="0"/>
              <w:rPr>
                <w:sz w:val="18"/>
                <w:szCs w:val="18"/>
              </w:rPr>
            </w:pPr>
            <w:r w:rsidRPr="00746FBE">
              <w:rPr>
                <w:sz w:val="18"/>
                <w:szCs w:val="18"/>
              </w:rPr>
              <w:t>Very minor take of marine mammals, trawlers overall cause some bird mortality</w:t>
            </w:r>
          </w:p>
        </w:tc>
        <w:tc>
          <w:tcPr>
            <w:tcW w:w="0" w:type="auto"/>
            <w:tcBorders>
              <w:top w:val="nil"/>
              <w:left w:val="nil"/>
              <w:right w:val="nil"/>
            </w:tcBorders>
            <w:tcMar>
              <w:top w:w="12" w:type="dxa"/>
              <w:left w:w="12" w:type="dxa"/>
              <w:bottom w:w="0" w:type="dxa"/>
              <w:right w:w="12" w:type="dxa"/>
            </w:tcMar>
            <w:vAlign w:val="bottom"/>
          </w:tcPr>
          <w:p w14:paraId="4F16CF07" w14:textId="77777777" w:rsidR="00A92122" w:rsidRPr="00746FBE" w:rsidRDefault="00A92122" w:rsidP="00A92122">
            <w:pPr>
              <w:keepNext/>
              <w:spacing w:after="0"/>
              <w:rPr>
                <w:sz w:val="18"/>
                <w:szCs w:val="18"/>
              </w:rPr>
            </w:pPr>
            <w:r w:rsidRPr="00746FBE">
              <w:rPr>
                <w:sz w:val="18"/>
                <w:szCs w:val="18"/>
              </w:rPr>
              <w:t>Rockfish fishery is short compared to other fisheries</w:t>
            </w:r>
          </w:p>
        </w:tc>
        <w:tc>
          <w:tcPr>
            <w:tcW w:w="0" w:type="auto"/>
            <w:tcBorders>
              <w:top w:val="nil"/>
              <w:left w:val="nil"/>
              <w:right w:val="nil"/>
            </w:tcBorders>
            <w:tcMar>
              <w:top w:w="12" w:type="dxa"/>
              <w:left w:w="12" w:type="dxa"/>
              <w:bottom w:w="0" w:type="dxa"/>
              <w:right w:w="12" w:type="dxa"/>
            </w:tcMar>
            <w:vAlign w:val="bottom"/>
          </w:tcPr>
          <w:p w14:paraId="391115F0" w14:textId="77777777" w:rsidR="00A92122" w:rsidRPr="00746FBE" w:rsidRDefault="00A92122" w:rsidP="00A92122">
            <w:pPr>
              <w:keepNext/>
              <w:spacing w:after="0"/>
              <w:rPr>
                <w:sz w:val="18"/>
                <w:szCs w:val="18"/>
              </w:rPr>
            </w:pPr>
            <w:r w:rsidRPr="00746FBE">
              <w:rPr>
                <w:sz w:val="18"/>
                <w:szCs w:val="18"/>
              </w:rPr>
              <w:t>No concern</w:t>
            </w:r>
          </w:p>
        </w:tc>
      </w:tr>
      <w:tr w:rsidR="00A92122" w:rsidRPr="00764589" w14:paraId="4D4D9BB6" w14:textId="77777777" w:rsidTr="00A92122">
        <w:trPr>
          <w:cantSplit/>
        </w:trPr>
        <w:tc>
          <w:tcPr>
            <w:tcW w:w="0" w:type="auto"/>
            <w:tcBorders>
              <w:top w:val="nil"/>
              <w:left w:val="nil"/>
              <w:bottom w:val="single" w:sz="4" w:space="0" w:color="auto"/>
              <w:right w:val="nil"/>
            </w:tcBorders>
            <w:tcMar>
              <w:top w:w="12" w:type="dxa"/>
              <w:left w:w="12" w:type="dxa"/>
              <w:bottom w:w="0" w:type="dxa"/>
              <w:right w:w="12" w:type="dxa"/>
            </w:tcMar>
            <w:vAlign w:val="bottom"/>
          </w:tcPr>
          <w:p w14:paraId="4D75CDD9" w14:textId="77777777" w:rsidR="00A92122" w:rsidRPr="00746FBE" w:rsidRDefault="00A92122" w:rsidP="00A92122">
            <w:pPr>
              <w:pStyle w:val="tb1"/>
              <w:rPr>
                <w:sz w:val="18"/>
                <w:szCs w:val="18"/>
              </w:rPr>
            </w:pPr>
            <w:r w:rsidRPr="00746FBE">
              <w:rPr>
                <w:sz w:val="18"/>
                <w:szCs w:val="18"/>
              </w:rPr>
              <w:t>Sensitive non-target species</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3B66E130" w14:textId="77777777" w:rsidR="00A92122" w:rsidRPr="00746FBE" w:rsidRDefault="00A92122" w:rsidP="00A92122">
            <w:pPr>
              <w:keepNext/>
              <w:spacing w:after="0"/>
              <w:rPr>
                <w:sz w:val="18"/>
                <w:szCs w:val="18"/>
              </w:rPr>
            </w:pPr>
            <w:r w:rsidRPr="00746FBE">
              <w:rPr>
                <w:sz w:val="18"/>
                <w:szCs w:val="18"/>
              </w:rPr>
              <w:t>Likely minor impact on non-target rockfish</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74D9C2BB" w14:textId="77777777" w:rsidR="00A92122" w:rsidRPr="00746FBE" w:rsidRDefault="00A92122" w:rsidP="00A92122">
            <w:pPr>
              <w:keepNext/>
              <w:spacing w:after="0"/>
              <w:rPr>
                <w:sz w:val="18"/>
                <w:szCs w:val="18"/>
              </w:rPr>
            </w:pPr>
            <w:r w:rsidRPr="00746FBE">
              <w:rPr>
                <w:sz w:val="18"/>
                <w:szCs w:val="18"/>
              </w:rPr>
              <w:t>Data limited, likely to be harvested in proportion to their abundance</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61106709" w14:textId="77777777" w:rsidR="00A92122" w:rsidRPr="00746FBE" w:rsidRDefault="00A92122" w:rsidP="00A92122">
            <w:pPr>
              <w:keepNext/>
              <w:spacing w:after="0"/>
              <w:rPr>
                <w:sz w:val="18"/>
                <w:szCs w:val="18"/>
              </w:rPr>
            </w:pPr>
            <w:r w:rsidRPr="00746FBE">
              <w:rPr>
                <w:sz w:val="18"/>
                <w:szCs w:val="18"/>
              </w:rPr>
              <w:t>Probably no concern</w:t>
            </w:r>
          </w:p>
        </w:tc>
      </w:tr>
      <w:tr w:rsidR="00A92122" w:rsidRPr="00764589" w14:paraId="749387EB" w14:textId="77777777" w:rsidTr="00A92122">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355B6DFC" w14:textId="77777777" w:rsidR="00A92122" w:rsidRPr="00746FBE" w:rsidRDefault="00A92122" w:rsidP="00A92122">
            <w:pPr>
              <w:pStyle w:val="Header"/>
              <w:keepNext/>
              <w:tabs>
                <w:tab w:val="clear" w:pos="4320"/>
                <w:tab w:val="clear" w:pos="9810"/>
              </w:tabs>
              <w:spacing w:after="0"/>
              <w:rPr>
                <w:iCs/>
                <w:sz w:val="18"/>
                <w:szCs w:val="18"/>
              </w:rPr>
            </w:pPr>
            <w:r w:rsidRPr="00746FBE">
              <w:rPr>
                <w:iCs/>
                <w:sz w:val="18"/>
                <w:szCs w:val="18"/>
              </w:rPr>
              <w:t>Fishery concentration in space and time</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0F97205C" w14:textId="77777777" w:rsidR="00A92122" w:rsidRPr="00746FBE" w:rsidRDefault="00A92122" w:rsidP="00A92122">
            <w:pPr>
              <w:keepNext/>
              <w:spacing w:after="0"/>
              <w:rPr>
                <w:sz w:val="18"/>
                <w:szCs w:val="18"/>
              </w:rPr>
            </w:pPr>
            <w:r w:rsidRPr="00746FBE">
              <w:rPr>
                <w:sz w:val="18"/>
                <w:szCs w:val="18"/>
              </w:rPr>
              <w:t>Duration is short and in patchy areas</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33C12BA9" w14:textId="77777777" w:rsidR="00A92122" w:rsidRPr="00746FBE" w:rsidRDefault="00A92122" w:rsidP="00A92122">
            <w:pPr>
              <w:keepNext/>
              <w:spacing w:after="0"/>
              <w:rPr>
                <w:sz w:val="18"/>
                <w:szCs w:val="18"/>
              </w:rPr>
            </w:pPr>
            <w:r w:rsidRPr="00746FBE">
              <w:rPr>
                <w:sz w:val="18"/>
                <w:szCs w:val="18"/>
              </w:rPr>
              <w:t>Not a major prey species for marine mammals</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14B4BBC1" w14:textId="77777777" w:rsidR="00A92122" w:rsidRPr="00746FBE" w:rsidRDefault="00A92122" w:rsidP="00A92122">
            <w:pPr>
              <w:keepNext/>
              <w:spacing w:after="0"/>
              <w:rPr>
                <w:sz w:val="18"/>
                <w:szCs w:val="18"/>
              </w:rPr>
            </w:pPr>
            <w:r w:rsidRPr="00746FBE">
              <w:rPr>
                <w:sz w:val="18"/>
                <w:szCs w:val="18"/>
              </w:rPr>
              <w:t>No concern, fishery is being extended for several month starting 200</w:t>
            </w:r>
            <w:r>
              <w:rPr>
                <w:sz w:val="18"/>
                <w:szCs w:val="18"/>
              </w:rPr>
              <w:t>7</w:t>
            </w:r>
          </w:p>
        </w:tc>
      </w:tr>
      <w:tr w:rsidR="00A92122" w:rsidRPr="00764589" w14:paraId="400EE854" w14:textId="77777777" w:rsidTr="00A92122">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5AD23409" w14:textId="77777777" w:rsidR="00A92122" w:rsidRPr="00746FBE" w:rsidRDefault="00A92122" w:rsidP="00A92122">
            <w:pPr>
              <w:keepNext/>
              <w:spacing w:after="0"/>
              <w:rPr>
                <w:i/>
                <w:iCs/>
                <w:sz w:val="18"/>
                <w:szCs w:val="18"/>
              </w:rPr>
            </w:pPr>
            <w:r w:rsidRPr="00746FBE">
              <w:rPr>
                <w:i/>
                <w:iCs/>
                <w:sz w:val="18"/>
                <w:szCs w:val="18"/>
              </w:rPr>
              <w:t>Fishery effects on amount of large size target fish</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4D232C3D" w14:textId="77777777" w:rsidR="00A92122" w:rsidRPr="00746FBE" w:rsidRDefault="00A92122" w:rsidP="00A92122">
            <w:pPr>
              <w:keepNext/>
              <w:spacing w:after="0"/>
              <w:rPr>
                <w:sz w:val="18"/>
                <w:szCs w:val="18"/>
              </w:rPr>
            </w:pPr>
            <w:r w:rsidRPr="00746FBE">
              <w:rPr>
                <w:sz w:val="18"/>
                <w:szCs w:val="18"/>
              </w:rPr>
              <w:t xml:space="preserve">Depends on highly variable year-class strength </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5964FA5F" w14:textId="77777777" w:rsidR="00A92122" w:rsidRPr="00746FBE" w:rsidRDefault="00A92122" w:rsidP="00A92122">
            <w:pPr>
              <w:keepNext/>
              <w:spacing w:after="0"/>
              <w:rPr>
                <w:sz w:val="18"/>
                <w:szCs w:val="18"/>
              </w:rPr>
            </w:pPr>
            <w:r w:rsidRPr="00746FBE">
              <w:rPr>
                <w:sz w:val="18"/>
                <w:szCs w:val="18"/>
              </w:rPr>
              <w:t>Natural fluctuation</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11E60307" w14:textId="77777777" w:rsidR="00A92122" w:rsidRPr="00746FBE" w:rsidRDefault="00A92122" w:rsidP="00A92122">
            <w:pPr>
              <w:keepNext/>
              <w:spacing w:after="0"/>
              <w:rPr>
                <w:sz w:val="18"/>
                <w:szCs w:val="18"/>
              </w:rPr>
            </w:pPr>
            <w:r w:rsidRPr="00746FBE">
              <w:rPr>
                <w:sz w:val="18"/>
                <w:szCs w:val="18"/>
              </w:rPr>
              <w:t>Probably no concern</w:t>
            </w:r>
          </w:p>
        </w:tc>
      </w:tr>
      <w:tr w:rsidR="00A92122" w:rsidRPr="00764589" w14:paraId="4FAD1005" w14:textId="77777777" w:rsidTr="00A92122">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16F3AE9E" w14:textId="77777777" w:rsidR="00A92122" w:rsidRPr="00746FBE" w:rsidRDefault="00A92122" w:rsidP="00A92122">
            <w:pPr>
              <w:keepNext/>
              <w:spacing w:after="0"/>
              <w:rPr>
                <w:i/>
                <w:iCs/>
                <w:sz w:val="18"/>
                <w:szCs w:val="18"/>
              </w:rPr>
            </w:pPr>
            <w:r w:rsidRPr="00746FBE">
              <w:rPr>
                <w:i/>
                <w:iCs/>
                <w:sz w:val="18"/>
                <w:szCs w:val="18"/>
              </w:rPr>
              <w:t>Fishery contribution to discards and offal production</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1D7E9D8C" w14:textId="77777777" w:rsidR="00A92122" w:rsidRPr="00746FBE" w:rsidRDefault="00A92122" w:rsidP="00A92122">
            <w:pPr>
              <w:keepNext/>
              <w:spacing w:after="0"/>
              <w:rPr>
                <w:sz w:val="18"/>
                <w:szCs w:val="18"/>
              </w:rPr>
            </w:pPr>
            <w:r w:rsidRPr="00746FBE">
              <w:rPr>
                <w:sz w:val="18"/>
                <w:szCs w:val="18"/>
              </w:rPr>
              <w:t>Decreasing</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1D6EB58A" w14:textId="77777777" w:rsidR="00A92122" w:rsidRPr="00746FBE" w:rsidRDefault="00A92122" w:rsidP="00A92122">
            <w:pPr>
              <w:keepNext/>
              <w:spacing w:after="0"/>
              <w:rPr>
                <w:sz w:val="18"/>
                <w:szCs w:val="18"/>
              </w:rPr>
            </w:pPr>
            <w:r w:rsidRPr="00746FBE">
              <w:rPr>
                <w:sz w:val="18"/>
                <w:szCs w:val="18"/>
              </w:rPr>
              <w:t>Improving, but data limited</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3B373305" w14:textId="77777777" w:rsidR="00A92122" w:rsidRPr="00746FBE" w:rsidRDefault="00A92122" w:rsidP="00A92122">
            <w:pPr>
              <w:keepNext/>
              <w:spacing w:after="0"/>
              <w:rPr>
                <w:sz w:val="18"/>
                <w:szCs w:val="18"/>
              </w:rPr>
            </w:pPr>
            <w:r w:rsidRPr="00746FBE">
              <w:rPr>
                <w:sz w:val="18"/>
                <w:szCs w:val="18"/>
              </w:rPr>
              <w:t>Possible concern with non-targets rockfish</w:t>
            </w:r>
          </w:p>
        </w:tc>
      </w:tr>
      <w:tr w:rsidR="00A92122" w:rsidRPr="00764589" w14:paraId="56208B4E" w14:textId="77777777" w:rsidTr="00A92122">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3D4C7B6A" w14:textId="77777777" w:rsidR="00A92122" w:rsidRPr="00746FBE" w:rsidRDefault="00A92122" w:rsidP="00A92122">
            <w:pPr>
              <w:keepNext/>
              <w:spacing w:after="0"/>
              <w:rPr>
                <w:i/>
                <w:iCs/>
                <w:sz w:val="18"/>
                <w:szCs w:val="18"/>
              </w:rPr>
            </w:pPr>
            <w:r w:rsidRPr="00746FBE">
              <w:rPr>
                <w:i/>
                <w:iCs/>
                <w:sz w:val="18"/>
                <w:szCs w:val="18"/>
              </w:rPr>
              <w:t>Fishery effects on age-at-maturity and fecundity</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3A27650E" w14:textId="77777777" w:rsidR="00A92122" w:rsidRPr="00746FBE" w:rsidRDefault="00A92122" w:rsidP="00A92122">
            <w:pPr>
              <w:keepNext/>
              <w:spacing w:after="0"/>
              <w:rPr>
                <w:sz w:val="18"/>
                <w:szCs w:val="18"/>
              </w:rPr>
            </w:pPr>
            <w:r w:rsidRPr="00746FBE">
              <w:rPr>
                <w:sz w:val="18"/>
                <w:szCs w:val="18"/>
              </w:rPr>
              <w:t>Black rockfish show older fish have more viable larvae</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145C91DF" w14:textId="77777777" w:rsidR="00A92122" w:rsidRPr="00746FBE" w:rsidRDefault="00A92122" w:rsidP="00A92122">
            <w:pPr>
              <w:keepNext/>
              <w:spacing w:after="0"/>
              <w:rPr>
                <w:sz w:val="18"/>
                <w:szCs w:val="18"/>
              </w:rPr>
            </w:pPr>
            <w:r w:rsidRPr="00746FBE">
              <w:rPr>
                <w:sz w:val="18"/>
                <w:szCs w:val="18"/>
              </w:rPr>
              <w:t>Inshore rockfish results may not apply to longer-lived slope rockfish</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3E54CBF0" w14:textId="77777777" w:rsidR="00A92122" w:rsidRPr="00746FBE" w:rsidRDefault="00A92122" w:rsidP="00A92122">
            <w:pPr>
              <w:keepNext/>
              <w:spacing w:after="0"/>
              <w:rPr>
                <w:sz w:val="18"/>
                <w:szCs w:val="18"/>
              </w:rPr>
            </w:pPr>
            <w:r w:rsidRPr="00746FBE">
              <w:rPr>
                <w:sz w:val="18"/>
                <w:szCs w:val="18"/>
              </w:rPr>
              <w:t>Definite concern, studies initiated in 2005</w:t>
            </w:r>
            <w:r>
              <w:rPr>
                <w:sz w:val="18"/>
                <w:szCs w:val="18"/>
              </w:rPr>
              <w:t xml:space="preserve"> and ongoing</w:t>
            </w:r>
          </w:p>
        </w:tc>
      </w:tr>
    </w:tbl>
    <w:p w14:paraId="6619325C" w14:textId="77777777" w:rsidR="00EB1D86" w:rsidRDefault="00EB1D86">
      <w:pPr>
        <w:spacing w:after="0"/>
      </w:pPr>
      <w:r>
        <w:br w:type="page"/>
      </w:r>
    </w:p>
    <w:p w14:paraId="2AE5B901" w14:textId="03944E0B" w:rsidR="00CC5133" w:rsidRPr="00E77055" w:rsidRDefault="009F6DC7" w:rsidP="00E77055">
      <w:pPr>
        <w:pStyle w:val="Heading5"/>
        <w:ind w:left="0" w:firstLine="0"/>
        <w:rPr>
          <w:szCs w:val="22"/>
          <w:highlight w:val="green"/>
        </w:rPr>
      </w:pPr>
      <w:r w:rsidRPr="0028093C">
        <w:rPr>
          <w:szCs w:val="22"/>
        </w:rPr>
        <w:lastRenderedPageBreak/>
        <w:t>Table 9-21.</w:t>
      </w:r>
      <w:r w:rsidRPr="001D7668">
        <w:rPr>
          <w:szCs w:val="22"/>
        </w:rPr>
        <w:t xml:space="preserve"> GOA</w:t>
      </w:r>
      <w:r w:rsidRPr="009F6DC7">
        <w:rPr>
          <w:szCs w:val="22"/>
        </w:rPr>
        <w:t xml:space="preserve"> rockfish ex-vessel market data. Total and retained catch (thousand metric tons), number of vessels, catcher vessel share of retained catch, value (million US$), price (US$ per pound), Central Gulf’s share of GOA rockfish retained catch, and Pacific ocean perch, northern rockfish, and dusk rockfish share of GOA</w:t>
      </w:r>
      <w:r w:rsidR="009C1BE6">
        <w:rPr>
          <w:szCs w:val="22"/>
        </w:rPr>
        <w:t xml:space="preserve"> rockfish retained catch; 2010-2014 average and 2015-2019</w:t>
      </w:r>
      <w:r w:rsidRPr="009F6DC7">
        <w:rPr>
          <w:szCs w:val="22"/>
        </w:rPr>
        <w:t>.</w:t>
      </w:r>
    </w:p>
    <w:p w14:paraId="567EACA0" w14:textId="62317B27" w:rsidR="00CC5133" w:rsidRDefault="008B777A" w:rsidP="00CC5133">
      <w:pPr>
        <w:rPr>
          <w:sz w:val="20"/>
        </w:rPr>
      </w:pPr>
      <w:r w:rsidRPr="00177150">
        <w:rPr>
          <w:noProof/>
        </w:rPr>
        <w:drawing>
          <wp:inline distT="0" distB="0" distL="0" distR="0" wp14:anchorId="1F4E801B" wp14:editId="219545BB">
            <wp:extent cx="5650230" cy="2838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0230" cy="2838450"/>
                    </a:xfrm>
                    <a:prstGeom prst="rect">
                      <a:avLst/>
                    </a:prstGeom>
                    <a:noFill/>
                    <a:ln>
                      <a:noFill/>
                    </a:ln>
                  </pic:spPr>
                </pic:pic>
              </a:graphicData>
            </a:graphic>
          </wp:inline>
        </w:drawing>
      </w:r>
      <w:r w:rsidR="00CC5133" w:rsidRPr="00A174DA">
        <w:rPr>
          <w:sz w:val="20"/>
        </w:rPr>
        <w:t>Source: NMFS Alaska Region Blend and Catch-accounting System estimates; and</w:t>
      </w:r>
      <w:r w:rsidR="00CC5133">
        <w:rPr>
          <w:sz w:val="20"/>
        </w:rPr>
        <w:t xml:space="preserve"> </w:t>
      </w:r>
      <w:r w:rsidR="00CC5133" w:rsidRPr="00A174DA">
        <w:rPr>
          <w:sz w:val="20"/>
        </w:rPr>
        <w:t>ADF&amp;G Commercial Operators Annual Reports (COAR). Data compiled and</w:t>
      </w:r>
      <w:r w:rsidR="00CC5133">
        <w:rPr>
          <w:sz w:val="20"/>
        </w:rPr>
        <w:t xml:space="preserve"> provided by the Alaska </w:t>
      </w:r>
      <w:r w:rsidR="00CC5133" w:rsidRPr="00A174DA">
        <w:rPr>
          <w:sz w:val="20"/>
        </w:rPr>
        <w:t>Fisheries Information Network (AKFIN</w:t>
      </w:r>
      <w:r w:rsidR="00CC5133">
        <w:rPr>
          <w:sz w:val="20"/>
        </w:rPr>
        <w:t>).</w:t>
      </w:r>
    </w:p>
    <w:p w14:paraId="57476E8C" w14:textId="6A68D376" w:rsidR="00E77055" w:rsidRDefault="00E77055">
      <w:pPr>
        <w:spacing w:after="0"/>
        <w:rPr>
          <w:sz w:val="20"/>
        </w:rPr>
      </w:pPr>
      <w:r>
        <w:rPr>
          <w:sz w:val="20"/>
        </w:rPr>
        <w:br w:type="page"/>
      </w:r>
    </w:p>
    <w:p w14:paraId="23316E43" w14:textId="4EEB3E74" w:rsidR="00CC5133" w:rsidRDefault="00E77055" w:rsidP="00E77055">
      <w:pPr>
        <w:pStyle w:val="Heading5"/>
        <w:ind w:left="0" w:firstLine="0"/>
      </w:pPr>
      <w:r w:rsidRPr="0028093C">
        <w:lastRenderedPageBreak/>
        <w:t>Table 9-22.</w:t>
      </w:r>
      <w:r w:rsidR="004879BB" w:rsidRPr="001D7668">
        <w:rPr>
          <w:szCs w:val="22"/>
        </w:rPr>
        <w:t xml:space="preserve"> </w:t>
      </w:r>
      <w:r w:rsidRPr="001D7668">
        <w:t>GOA</w:t>
      </w:r>
      <w:r>
        <w:t xml:space="preserve"> rockfish first-wholesale market data</w:t>
      </w:r>
      <w:r w:rsidRPr="005B5200">
        <w:t xml:space="preserve">. </w:t>
      </w:r>
      <w:r>
        <w:t>Production (thousand metric tons),</w:t>
      </w:r>
      <w:r w:rsidRPr="005B5200">
        <w:t xml:space="preserve"> value (million</w:t>
      </w:r>
      <w:r>
        <w:t xml:space="preserve"> US$), price (US$ per pound</w:t>
      </w:r>
      <w:r w:rsidRPr="005B5200">
        <w:t>)</w:t>
      </w:r>
      <w:r>
        <w:t>, Pacific ocean perch, northern rockfish and dusky rockfish share of GOA rockfish value and price (US$ per pound), and head-and-gut share of value;</w:t>
      </w:r>
      <w:r w:rsidRPr="005B5200">
        <w:t xml:space="preserve"> </w:t>
      </w:r>
      <w:r w:rsidR="008B777A">
        <w:t>2010-2014 average and 2015-2019</w:t>
      </w:r>
      <w:r>
        <w:t>.</w:t>
      </w:r>
    </w:p>
    <w:p w14:paraId="24F13138" w14:textId="2C6140EA" w:rsidR="00311B2C" w:rsidRDefault="008B777A" w:rsidP="00311B2C">
      <w:pPr>
        <w:rPr>
          <w:sz w:val="20"/>
        </w:rPr>
      </w:pPr>
      <w:r w:rsidRPr="00177150">
        <w:rPr>
          <w:noProof/>
        </w:rPr>
        <w:drawing>
          <wp:inline distT="0" distB="0" distL="0" distR="0" wp14:anchorId="2A041DBC" wp14:editId="7AF58F22">
            <wp:extent cx="5650230" cy="2045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0230" cy="2045335"/>
                    </a:xfrm>
                    <a:prstGeom prst="rect">
                      <a:avLst/>
                    </a:prstGeom>
                    <a:noFill/>
                    <a:ln>
                      <a:noFill/>
                    </a:ln>
                  </pic:spPr>
                </pic:pic>
              </a:graphicData>
            </a:graphic>
          </wp:inline>
        </w:drawing>
      </w:r>
      <w:r w:rsidR="00CC5133" w:rsidRPr="00A174DA">
        <w:rPr>
          <w:sz w:val="20"/>
        </w:rPr>
        <w:t>Source: NMFS Alaska Region At-sea</w:t>
      </w:r>
      <w:r w:rsidR="00CC5133">
        <w:rPr>
          <w:sz w:val="20"/>
        </w:rPr>
        <w:t xml:space="preserve"> </w:t>
      </w:r>
      <w:r w:rsidR="00CC5133" w:rsidRPr="00A174DA">
        <w:rPr>
          <w:sz w:val="20"/>
        </w:rPr>
        <w:t>Production Reports; and</w:t>
      </w:r>
      <w:r w:rsidR="00CC5133">
        <w:rPr>
          <w:sz w:val="20"/>
        </w:rPr>
        <w:t xml:space="preserve"> </w:t>
      </w:r>
      <w:r w:rsidR="00CC5133" w:rsidRPr="00A174DA">
        <w:rPr>
          <w:sz w:val="20"/>
        </w:rPr>
        <w:t>ADF&amp;G Commercial Operators Annual Reports (COAR). Data compiled and</w:t>
      </w:r>
      <w:r w:rsidR="00CC5133">
        <w:rPr>
          <w:sz w:val="20"/>
        </w:rPr>
        <w:t xml:space="preserve"> provided by the Alaska </w:t>
      </w:r>
      <w:r w:rsidR="00CC5133" w:rsidRPr="00A174DA">
        <w:rPr>
          <w:sz w:val="20"/>
        </w:rPr>
        <w:t>Fisheries Information Network (AKFIN</w:t>
      </w:r>
      <w:r w:rsidR="00CC5133">
        <w:rPr>
          <w:sz w:val="20"/>
        </w:rPr>
        <w:t>).</w:t>
      </w:r>
    </w:p>
    <w:p w14:paraId="1FBDF245" w14:textId="53F9E74B" w:rsidR="004879BB" w:rsidRDefault="004879BB" w:rsidP="00311B2C">
      <w:r>
        <w:br w:type="page"/>
      </w:r>
    </w:p>
    <w:p w14:paraId="396F216B" w14:textId="69D2130D" w:rsidR="00CC5133" w:rsidRDefault="00E77055" w:rsidP="00E77055">
      <w:pPr>
        <w:pStyle w:val="Heading5"/>
        <w:ind w:left="0" w:firstLine="0"/>
      </w:pPr>
      <w:r w:rsidRPr="0028093C">
        <w:lastRenderedPageBreak/>
        <w:t>Table 9-23.</w:t>
      </w:r>
      <w:r w:rsidRPr="001D7668">
        <w:rPr>
          <w:szCs w:val="22"/>
        </w:rPr>
        <w:t xml:space="preserve"> </w:t>
      </w:r>
      <w:r w:rsidRPr="001D7668">
        <w:t>Rockfish</w:t>
      </w:r>
      <w:r>
        <w:t xml:space="preserve"> U.S. trade and global market data. Global production of rockfish and Pacific Ocean perch (</w:t>
      </w:r>
      <w:r w:rsidRPr="005B5200">
        <w:t>thousand metric tons</w:t>
      </w:r>
      <w:r>
        <w:t xml:space="preserve">), U.S. Pacific ocean perch shares of global production, export volume (thousand metric tons), value (million US$) and price (US$ per pound), China’s share of Pacific Ocean perch export value and the Chinese </w:t>
      </w:r>
      <w:proofErr w:type="spellStart"/>
      <w:r>
        <w:t>Yaun</w:t>
      </w:r>
      <w:proofErr w:type="spellEnd"/>
      <w:r>
        <w:t xml:space="preserve">/U.S. Dollar exchange rate; </w:t>
      </w:r>
      <w:r w:rsidR="008B777A">
        <w:t>2010-2014 average and 2015-2019.</w:t>
      </w:r>
      <w:r>
        <w:t>.</w:t>
      </w:r>
    </w:p>
    <w:p w14:paraId="4CB9E626" w14:textId="66E26639" w:rsidR="00311B2C" w:rsidRDefault="008B777A" w:rsidP="00311B2C">
      <w:pPr>
        <w:rPr>
          <w:sz w:val="20"/>
        </w:rPr>
      </w:pPr>
      <w:r w:rsidRPr="00177150">
        <w:rPr>
          <w:noProof/>
        </w:rPr>
        <w:drawing>
          <wp:inline distT="0" distB="0" distL="0" distR="0" wp14:anchorId="167890BF" wp14:editId="2A55A26A">
            <wp:extent cx="5650230" cy="2785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0230" cy="2785745"/>
                    </a:xfrm>
                    <a:prstGeom prst="rect">
                      <a:avLst/>
                    </a:prstGeom>
                    <a:noFill/>
                    <a:ln>
                      <a:noFill/>
                    </a:ln>
                  </pic:spPr>
                </pic:pic>
              </a:graphicData>
            </a:graphic>
          </wp:inline>
        </w:drawing>
      </w:r>
      <w:r w:rsidR="00CC5133" w:rsidRPr="008D7D82">
        <w:rPr>
          <w:sz w:val="20"/>
        </w:rPr>
        <w:t xml:space="preserve">Source: </w:t>
      </w:r>
      <w:r w:rsidR="00CC5133">
        <w:rPr>
          <w:sz w:val="20"/>
        </w:rPr>
        <w:t xml:space="preserve">FAO Fisheries &amp; Aquaculture Dept. Statistics </w:t>
      </w:r>
      <w:hyperlink r:id="rId23" w:history="1">
        <w:r w:rsidR="00CC5133" w:rsidRPr="00C433EF">
          <w:rPr>
            <w:rStyle w:val="Hyperlink"/>
            <w:sz w:val="20"/>
          </w:rPr>
          <w:t>http://www.fao.org/fishery/statistics/en</w:t>
        </w:r>
      </w:hyperlink>
      <w:r w:rsidR="00CC5133">
        <w:rPr>
          <w:sz w:val="20"/>
        </w:rPr>
        <w:t xml:space="preserve">. U.S. Department of Agriculture </w:t>
      </w:r>
      <w:hyperlink r:id="rId24" w:history="1">
        <w:r w:rsidR="00CC5133" w:rsidRPr="00FB6BC2">
          <w:rPr>
            <w:rStyle w:val="Hyperlink"/>
            <w:sz w:val="20"/>
          </w:rPr>
          <w:t>http://www.ers.usda.gov/data-products/agricultural-exchange-rate-data-set.aspx</w:t>
        </w:r>
      </w:hyperlink>
      <w:r w:rsidR="00CC5133">
        <w:rPr>
          <w:sz w:val="20"/>
        </w:rPr>
        <w:t>.</w:t>
      </w:r>
    </w:p>
    <w:p w14:paraId="355ED7CE" w14:textId="12BF1A65" w:rsidR="00BA6AD6" w:rsidRDefault="00BA6AD6" w:rsidP="00311B2C">
      <w:r>
        <w:br w:type="page"/>
      </w:r>
    </w:p>
    <w:p w14:paraId="78F8B548" w14:textId="2E58E260" w:rsidR="00503C14" w:rsidRDefault="00503C14" w:rsidP="00263444">
      <w:pPr>
        <w:pStyle w:val="Heading1"/>
      </w:pPr>
      <w:bookmarkStart w:id="1467" w:name="_Toc70849577"/>
      <w:r w:rsidRPr="001D7668">
        <w:lastRenderedPageBreak/>
        <w:t>Figures</w:t>
      </w:r>
    </w:p>
    <w:bookmarkEnd w:id="1467"/>
    <w:p w14:paraId="2015231C" w14:textId="502A91CC" w:rsidR="00BA6AD6" w:rsidRDefault="00CB620E" w:rsidP="00BA6AD6">
      <w:pPr>
        <w:rPr>
          <w:noProof/>
        </w:rPr>
      </w:pPr>
      <w:r>
        <w:rPr>
          <w:noProof/>
        </w:rPr>
        <w:drawing>
          <wp:inline distT="0" distB="0" distL="0" distR="0" wp14:anchorId="0C2825EA" wp14:editId="09B1BCAA">
            <wp:extent cx="5943600" cy="59347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934710"/>
                    </a:xfrm>
                    <a:prstGeom prst="rect">
                      <a:avLst/>
                    </a:prstGeom>
                  </pic:spPr>
                </pic:pic>
              </a:graphicData>
            </a:graphic>
          </wp:inline>
        </w:drawing>
      </w:r>
    </w:p>
    <w:p w14:paraId="65F0BE83" w14:textId="77777777" w:rsidR="00BA6AD6" w:rsidRDefault="00BA6AD6" w:rsidP="00BA6AD6">
      <w:pPr>
        <w:pStyle w:val="Heading6"/>
        <w:ind w:left="0" w:firstLine="0"/>
      </w:pPr>
      <w:r w:rsidRPr="004F504F">
        <w:t>Figure 9-1.</w:t>
      </w:r>
      <w:r w:rsidRPr="00B823BF">
        <w:t xml:space="preserve"> Estimated</w:t>
      </w:r>
      <w:r>
        <w:t xml:space="preserve"> and observed</w:t>
      </w:r>
      <w:r w:rsidRPr="00400742">
        <w:t xml:space="preserve"> </w:t>
      </w:r>
      <w:r>
        <w:t>long-term (top figure) and short-term (bottom figure) catch history for GOA POP.</w:t>
      </w:r>
    </w:p>
    <w:p w14:paraId="5FC9A385" w14:textId="4161F4AF" w:rsidR="00BA6AD6" w:rsidRDefault="00CB620E" w:rsidP="00BA6AD6">
      <w:pPr>
        <w:spacing w:after="0"/>
      </w:pPr>
      <w:r>
        <w:rPr>
          <w:noProof/>
        </w:rPr>
        <w:lastRenderedPageBreak/>
        <w:drawing>
          <wp:inline distT="0" distB="0" distL="0" distR="0" wp14:anchorId="65F4A67A" wp14:editId="0B2E70B8">
            <wp:extent cx="5943600" cy="59347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934710"/>
                    </a:xfrm>
                    <a:prstGeom prst="rect">
                      <a:avLst/>
                    </a:prstGeom>
                  </pic:spPr>
                </pic:pic>
              </a:graphicData>
            </a:graphic>
          </wp:inline>
        </w:drawing>
      </w:r>
    </w:p>
    <w:p w14:paraId="55930FCA" w14:textId="77777777" w:rsidR="00BA6AD6" w:rsidRDefault="00BA6AD6" w:rsidP="00BA6AD6">
      <w:pPr>
        <w:pStyle w:val="Heading6"/>
        <w:ind w:left="0" w:firstLine="0"/>
        <w:rPr>
          <w:szCs w:val="22"/>
        </w:rPr>
      </w:pPr>
      <w:r w:rsidRPr="0028093C">
        <w:t>Figure 9-2.</w:t>
      </w:r>
      <w:r w:rsidRPr="00B823BF">
        <w:t xml:space="preserve"> Fishery</w:t>
      </w:r>
      <w:r w:rsidRPr="00A9437D">
        <w:t xml:space="preserve"> age compositions for GOA </w:t>
      </w:r>
      <w:r>
        <w:t>POP</w:t>
      </w:r>
      <w:r w:rsidRPr="00A9437D">
        <w:t>. Observed</w:t>
      </w:r>
      <w:r>
        <w:t xml:space="preserve"> </w:t>
      </w:r>
      <w:r w:rsidRPr="00A9437D">
        <w:t>=</w:t>
      </w:r>
      <w:r>
        <w:t xml:space="preserve"> bars, actual age composition predicted from author recommended </w:t>
      </w:r>
      <w:r w:rsidRPr="005E5C75">
        <w:rPr>
          <w:szCs w:val="22"/>
        </w:rPr>
        <w:t>model = line with circles</w:t>
      </w:r>
      <w:r w:rsidRPr="00E336F3">
        <w:rPr>
          <w:szCs w:val="22"/>
        </w:rPr>
        <w:t>. Colors follow cohorts.</w:t>
      </w:r>
      <w:bookmarkStart w:id="1468" w:name="_Toc70849589"/>
    </w:p>
    <w:p w14:paraId="23463A90" w14:textId="27E17E7E" w:rsidR="00BA6AD6" w:rsidRDefault="00CB620E" w:rsidP="00BA6AD6">
      <w:pPr>
        <w:rPr>
          <w:color w:val="000000"/>
        </w:rPr>
      </w:pPr>
      <w:r>
        <w:rPr>
          <w:noProof/>
        </w:rPr>
        <w:lastRenderedPageBreak/>
        <w:drawing>
          <wp:inline distT="0" distB="0" distL="0" distR="0" wp14:anchorId="10BE61FF" wp14:editId="3F022507">
            <wp:extent cx="5943600" cy="59347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934710"/>
                    </a:xfrm>
                    <a:prstGeom prst="rect">
                      <a:avLst/>
                    </a:prstGeom>
                  </pic:spPr>
                </pic:pic>
              </a:graphicData>
            </a:graphic>
          </wp:inline>
        </w:drawing>
      </w:r>
    </w:p>
    <w:p w14:paraId="25CC74D8" w14:textId="0EE84B00" w:rsidR="00BA6AD6" w:rsidRDefault="00BA6AD6" w:rsidP="00BA6AD6">
      <w:pPr>
        <w:pStyle w:val="Heading6"/>
        <w:ind w:left="0" w:firstLine="0"/>
      </w:pPr>
      <w:r w:rsidRPr="0028093C">
        <w:t>Figure 9-3.</w:t>
      </w:r>
      <w:r w:rsidRPr="00BA6AD6">
        <w:t xml:space="preserve"> Fishery length (cm) compositions for GOA POP.</w:t>
      </w:r>
      <w:bookmarkEnd w:id="1468"/>
      <w:r w:rsidRPr="00BA6AD6">
        <w:t xml:space="preserve"> Observed = bars, predicted from author recommended model = line with circles.</w:t>
      </w:r>
    </w:p>
    <w:p w14:paraId="54873F02" w14:textId="5FE88AD6" w:rsidR="00BA6AD6" w:rsidRDefault="00522965" w:rsidP="00BA6AD6">
      <w:r>
        <w:rPr>
          <w:noProof/>
        </w:rPr>
        <w:lastRenderedPageBreak/>
        <w:drawing>
          <wp:inline distT="0" distB="0" distL="0" distR="0" wp14:anchorId="772312F9" wp14:editId="2D52BEB1">
            <wp:extent cx="5943600" cy="4289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89425"/>
                    </a:xfrm>
                    <a:prstGeom prst="rect">
                      <a:avLst/>
                    </a:prstGeom>
                  </pic:spPr>
                </pic:pic>
              </a:graphicData>
            </a:graphic>
          </wp:inline>
        </w:drawing>
      </w:r>
    </w:p>
    <w:p w14:paraId="63890465" w14:textId="77777777" w:rsidR="00BA6AD6" w:rsidRDefault="00BA6AD6" w:rsidP="00BA6AD6">
      <w:pPr>
        <w:pStyle w:val="Heading6"/>
        <w:ind w:left="0" w:firstLine="0"/>
      </w:pPr>
      <w:r w:rsidRPr="0028093C">
        <w:t>Figure 9-4.</w:t>
      </w:r>
      <w:r w:rsidRPr="00B823BF">
        <w:t xml:space="preserve"> NMFS</w:t>
      </w:r>
      <w:r w:rsidRPr="00A9437D">
        <w:t xml:space="preserve"> </w:t>
      </w:r>
      <w:proofErr w:type="spellStart"/>
      <w:r w:rsidRPr="00A9437D">
        <w:t>Groundfish</w:t>
      </w:r>
      <w:proofErr w:type="spellEnd"/>
      <w:r w:rsidRPr="00A9437D">
        <w:t xml:space="preserve"> Survey </w:t>
      </w:r>
      <w:r>
        <w:t xml:space="preserve">observed </w:t>
      </w:r>
      <w:r w:rsidRPr="00A9437D">
        <w:t>biomass estimates (</w:t>
      </w:r>
      <w:r>
        <w:t>open circles</w:t>
      </w:r>
      <w:r w:rsidRPr="00A9437D">
        <w:t>) with 95% sampling error confidence intervals</w:t>
      </w:r>
      <w:r>
        <w:t xml:space="preserve"> for GOA POP. Predicted estimates from the recommended model</w:t>
      </w:r>
      <w:r w:rsidRPr="00A9437D">
        <w:t xml:space="preserve"> (</w:t>
      </w:r>
      <w:r>
        <w:t xml:space="preserve">black </w:t>
      </w:r>
      <w:r w:rsidRPr="00A9437D">
        <w:t>line</w:t>
      </w:r>
      <w:r>
        <w:t>, with 95% confidence intervals shown in grey shaded region</w:t>
      </w:r>
      <w:r w:rsidRPr="00A9437D">
        <w:t xml:space="preserve">) </w:t>
      </w:r>
      <w:r>
        <w:t xml:space="preserve">compared with last year’s </w:t>
      </w:r>
      <w:r w:rsidRPr="00A9437D">
        <w:t>model fit (</w:t>
      </w:r>
      <w:r>
        <w:t xml:space="preserve">green </w:t>
      </w:r>
      <w:r w:rsidRPr="00A9437D">
        <w:t>dotted line).</w:t>
      </w:r>
    </w:p>
    <w:p w14:paraId="5984E086" w14:textId="7BEB337B" w:rsidR="00BA6AD6" w:rsidRDefault="005F1B6C" w:rsidP="00BA6AD6">
      <w:r w:rsidRPr="004A7DBF">
        <w:rPr>
          <w:noProof/>
        </w:rPr>
        <w:lastRenderedPageBreak/>
        <w:drawing>
          <wp:inline distT="0" distB="0" distL="0" distR="0" wp14:anchorId="092301BA" wp14:editId="78546EBE">
            <wp:extent cx="5943600" cy="5731601"/>
            <wp:effectExtent l="0" t="0" r="0" b="2540"/>
            <wp:docPr id="2" name="Picture 2" descr="\\nmfs.local\AKC-ABL\MESA\SAFES2019\POP\POP_Trawl Catch_15_17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mfs.local\AKC-ABL\MESA\SAFES2019\POP\POP_Trawl Catch_15_17_19.jpg"/>
                    <pic:cNvPicPr>
                      <a:picLocks noChangeAspect="1" noChangeArrowheads="1"/>
                    </pic:cNvPicPr>
                  </pic:nvPicPr>
                  <pic:blipFill rotWithShape="1">
                    <a:blip r:embed="rId29">
                      <a:extLst>
                        <a:ext uri="{28A0092B-C50C-407E-A947-70E740481C1C}">
                          <a14:useLocalDpi xmlns:a14="http://schemas.microsoft.com/office/drawing/2010/main" val="0"/>
                        </a:ext>
                      </a:extLst>
                    </a:blip>
                    <a:srcRect r="19864"/>
                    <a:stretch/>
                  </pic:blipFill>
                  <pic:spPr bwMode="auto">
                    <a:xfrm>
                      <a:off x="0" y="0"/>
                      <a:ext cx="5943600" cy="5731601"/>
                    </a:xfrm>
                    <a:prstGeom prst="rect">
                      <a:avLst/>
                    </a:prstGeom>
                    <a:noFill/>
                    <a:ln>
                      <a:noFill/>
                    </a:ln>
                    <a:extLst>
                      <a:ext uri="{53640926-AAD7-44D8-BBD7-CCE9431645EC}">
                        <a14:shadowObscured xmlns:a14="http://schemas.microsoft.com/office/drawing/2010/main"/>
                      </a:ext>
                    </a:extLst>
                  </pic:spPr>
                </pic:pic>
              </a:graphicData>
            </a:graphic>
          </wp:inline>
        </w:drawing>
      </w:r>
    </w:p>
    <w:p w14:paraId="1A7A7A46" w14:textId="26354595" w:rsidR="00BA6AD6" w:rsidRDefault="00BA6AD6" w:rsidP="00BA6AD6">
      <w:pPr>
        <w:pStyle w:val="Heading6"/>
        <w:ind w:left="0" w:firstLine="0"/>
      </w:pPr>
      <w:r w:rsidRPr="0028093C">
        <w:t>Figure 9-5.</w:t>
      </w:r>
      <w:r w:rsidRPr="00A33EAF">
        <w:t xml:space="preserve"> Distribution</w:t>
      </w:r>
      <w:r w:rsidRPr="00F4213B">
        <w:t xml:space="preserve"> of </w:t>
      </w:r>
      <w:r>
        <w:t>GOA</w:t>
      </w:r>
      <w:r w:rsidRPr="00F4213B">
        <w:t xml:space="preserve"> </w:t>
      </w:r>
      <w:r>
        <w:t>POP</w:t>
      </w:r>
      <w:r w:rsidRPr="00F4213B">
        <w:t xml:space="preserve"> catches in the 20</w:t>
      </w:r>
      <w:r w:rsidR="005F1B6C">
        <w:t>15-2019</w:t>
      </w:r>
      <w:r>
        <w:t xml:space="preserve"> GOA</w:t>
      </w:r>
      <w:r w:rsidRPr="00F4213B">
        <w:t xml:space="preserve"> </w:t>
      </w:r>
      <w:proofErr w:type="spellStart"/>
      <w:r w:rsidRPr="00F4213B">
        <w:t>groundfish</w:t>
      </w:r>
      <w:proofErr w:type="spellEnd"/>
      <w:r w:rsidRPr="00F4213B">
        <w:t xml:space="preserve"> surveys.</w:t>
      </w:r>
    </w:p>
    <w:p w14:paraId="1BC8BE24" w14:textId="7CC52B2C" w:rsidR="00BA6AD6" w:rsidRPr="00BA6AD6" w:rsidRDefault="00522965" w:rsidP="00BA6AD6">
      <w:r>
        <w:rPr>
          <w:noProof/>
        </w:rPr>
        <w:lastRenderedPageBreak/>
        <w:drawing>
          <wp:inline distT="0" distB="0" distL="0" distR="0" wp14:anchorId="331632D8" wp14:editId="468731C3">
            <wp:extent cx="5943600" cy="59347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34710"/>
                    </a:xfrm>
                    <a:prstGeom prst="rect">
                      <a:avLst/>
                    </a:prstGeom>
                  </pic:spPr>
                </pic:pic>
              </a:graphicData>
            </a:graphic>
          </wp:inline>
        </w:drawing>
      </w:r>
    </w:p>
    <w:p w14:paraId="67B19243" w14:textId="602DD120" w:rsidR="00BA6AD6" w:rsidRDefault="00BA6AD6" w:rsidP="00BA6AD6">
      <w:pPr>
        <w:pStyle w:val="Heading6"/>
        <w:ind w:left="0" w:firstLine="0"/>
        <w:rPr>
          <w:szCs w:val="22"/>
        </w:rPr>
      </w:pPr>
      <w:r w:rsidRPr="0028093C">
        <w:t>Figure 9-6.</w:t>
      </w:r>
      <w:r w:rsidRPr="00B823BF">
        <w:t xml:space="preserve"> </w:t>
      </w:r>
      <w:proofErr w:type="spellStart"/>
      <w:r w:rsidRPr="00B823BF">
        <w:t>Groundfish</w:t>
      </w:r>
      <w:proofErr w:type="spellEnd"/>
      <w:r w:rsidRPr="00A9437D">
        <w:t xml:space="preserve"> survey age compositions for GOA </w:t>
      </w:r>
      <w:r>
        <w:t>POP</w:t>
      </w:r>
      <w:r w:rsidRPr="00A9437D">
        <w:t>. Observed</w:t>
      </w:r>
      <w:r>
        <w:t xml:space="preserve"> </w:t>
      </w:r>
      <w:r w:rsidRPr="00A9437D">
        <w:t>=</w:t>
      </w:r>
      <w:r>
        <w:t xml:space="preserve"> bars, actual age composition predicted from author recommended model </w:t>
      </w:r>
      <w:r w:rsidRPr="005E5C75">
        <w:rPr>
          <w:szCs w:val="22"/>
        </w:rPr>
        <w:t>= line with circles.</w:t>
      </w:r>
    </w:p>
    <w:p w14:paraId="177D3F3E" w14:textId="006B4D68" w:rsidR="00BA6AD6" w:rsidRPr="00BA6AD6" w:rsidRDefault="00330E41" w:rsidP="00BA6AD6">
      <w:r>
        <w:rPr>
          <w:noProof/>
        </w:rPr>
        <w:lastRenderedPageBreak/>
        <w:t xml:space="preserve"> </w:t>
      </w:r>
      <w:r w:rsidR="00730EA0">
        <w:rPr>
          <w:noProof/>
        </w:rPr>
        <w:drawing>
          <wp:inline distT="0" distB="0" distL="0" distR="0" wp14:anchorId="2F853FB6" wp14:editId="60E3D840">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943600"/>
                    </a:xfrm>
                    <a:prstGeom prst="rect">
                      <a:avLst/>
                    </a:prstGeom>
                  </pic:spPr>
                </pic:pic>
              </a:graphicData>
            </a:graphic>
          </wp:inline>
        </w:drawing>
      </w:r>
    </w:p>
    <w:p w14:paraId="4F54689E" w14:textId="63C28B7D" w:rsidR="00BA6AD6" w:rsidRDefault="00BA6AD6" w:rsidP="00BA6AD6">
      <w:pPr>
        <w:pStyle w:val="Heading6"/>
        <w:ind w:left="0" w:firstLine="0"/>
      </w:pPr>
      <w:r w:rsidRPr="0028093C">
        <w:t>Figure 9-7.</w:t>
      </w:r>
      <w:r w:rsidRPr="00BA6AD6" w:rsidDel="00303BEA">
        <w:t xml:space="preserve"> </w:t>
      </w:r>
      <w:r w:rsidRPr="00BA6AD6">
        <w:t xml:space="preserve"> </w:t>
      </w:r>
      <w:proofErr w:type="spellStart"/>
      <w:r w:rsidRPr="00BA6AD6">
        <w:t>Groundfish</w:t>
      </w:r>
      <w:proofErr w:type="spellEnd"/>
      <w:r w:rsidRPr="00BA6AD6">
        <w:t xml:space="preserve"> survey length compositions for GOA POP. Observed = bars. Survey size not used in POP model because survey ages are available for these years.</w:t>
      </w:r>
    </w:p>
    <w:p w14:paraId="1EE856B9" w14:textId="4890D7FE" w:rsidR="00653477" w:rsidRPr="00BA6AD6" w:rsidRDefault="00653477" w:rsidP="00653477">
      <w:r>
        <w:rPr>
          <w:noProof/>
          <w:color w:val="FF0000"/>
        </w:rPr>
        <w:lastRenderedPageBreak/>
        <w:drawing>
          <wp:inline distT="0" distB="0" distL="0" distR="0" wp14:anchorId="77BB1751" wp14:editId="4224FEEE">
            <wp:extent cx="5943600" cy="4554855"/>
            <wp:effectExtent l="0" t="0" r="0" b="0"/>
            <wp:docPr id="12" name="image1.png" descr="G:\DY1906\cruise report\Figures\raw_figures\POP density.PNG"/>
            <wp:cNvGraphicFramePr/>
            <a:graphic xmlns:a="http://schemas.openxmlformats.org/drawingml/2006/main">
              <a:graphicData uri="http://schemas.openxmlformats.org/drawingml/2006/picture">
                <pic:pic xmlns:pic="http://schemas.openxmlformats.org/drawingml/2006/picture">
                  <pic:nvPicPr>
                    <pic:cNvPr id="0" name="image1.png" descr="G:\DY1906\cruise report\Figures\raw_figures\POP density.PNG"/>
                    <pic:cNvPicPr preferRelativeResize="0"/>
                  </pic:nvPicPr>
                  <pic:blipFill>
                    <a:blip r:embed="rId32"/>
                    <a:srcRect/>
                    <a:stretch>
                      <a:fillRect/>
                    </a:stretch>
                  </pic:blipFill>
                  <pic:spPr>
                    <a:xfrm>
                      <a:off x="0" y="0"/>
                      <a:ext cx="5943600" cy="4554855"/>
                    </a:xfrm>
                    <a:prstGeom prst="rect">
                      <a:avLst/>
                    </a:prstGeom>
                    <a:ln/>
                  </pic:spPr>
                </pic:pic>
              </a:graphicData>
            </a:graphic>
          </wp:inline>
        </w:drawing>
      </w:r>
    </w:p>
    <w:p w14:paraId="26C2EC1A" w14:textId="44DC76DA" w:rsidR="00653477" w:rsidRPr="00653477" w:rsidRDefault="00653477" w:rsidP="00653477">
      <w:pPr>
        <w:pStyle w:val="Heading6"/>
        <w:ind w:left="0" w:firstLine="0"/>
      </w:pPr>
      <w:r w:rsidRPr="0028093C">
        <w:t>Figure 9-8.</w:t>
      </w:r>
      <w:r w:rsidRPr="00BA6AD6" w:rsidDel="00303BEA">
        <w:t xml:space="preserve"> </w:t>
      </w:r>
      <w:r w:rsidRPr="00BA6AD6">
        <w:t xml:space="preserve"> </w:t>
      </w:r>
      <w:r>
        <w:t>Density (t/nmi</w:t>
      </w:r>
      <w:r>
        <w:rPr>
          <w:vertAlign w:val="superscript"/>
        </w:rPr>
        <w:t>2</w:t>
      </w:r>
      <w:r>
        <w:t>) of POP observed during the 2019 GOA acoustic-trawl survey.</w:t>
      </w:r>
    </w:p>
    <w:p w14:paraId="396E1EBD" w14:textId="485123A3" w:rsidR="00BA6AD6" w:rsidRPr="00BA6AD6" w:rsidRDefault="00522965" w:rsidP="00BA6AD6">
      <w:r>
        <w:rPr>
          <w:noProof/>
        </w:rPr>
        <w:lastRenderedPageBreak/>
        <w:drawing>
          <wp:inline distT="0" distB="0" distL="0" distR="0" wp14:anchorId="6BD0FDD4" wp14:editId="2F4F3DEA">
            <wp:extent cx="5943600" cy="5934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934710"/>
                    </a:xfrm>
                    <a:prstGeom prst="rect">
                      <a:avLst/>
                    </a:prstGeom>
                  </pic:spPr>
                </pic:pic>
              </a:graphicData>
            </a:graphic>
          </wp:inline>
        </w:drawing>
      </w:r>
    </w:p>
    <w:p w14:paraId="13B7FCC0" w14:textId="1AB46022" w:rsidR="00BA6AD6" w:rsidRDefault="00BA6AD6" w:rsidP="00BA6AD6">
      <w:pPr>
        <w:pStyle w:val="Heading6"/>
        <w:ind w:left="0" w:firstLine="0"/>
      </w:pPr>
      <w:r w:rsidRPr="0028093C">
        <w:t>F</w:t>
      </w:r>
      <w:r w:rsidR="00653477" w:rsidRPr="0028093C">
        <w:t>igure 9-9</w:t>
      </w:r>
      <w:r w:rsidRPr="0028093C">
        <w:t>.</w:t>
      </w:r>
      <w:r>
        <w:t xml:space="preserve"> </w:t>
      </w:r>
      <w:r w:rsidRPr="00A9437D">
        <w:t>Model estimated total biomass (</w:t>
      </w:r>
      <w:r>
        <w:t xml:space="preserve">top panel, </w:t>
      </w:r>
      <w:r w:rsidRPr="00A9437D">
        <w:t xml:space="preserve">solid </w:t>
      </w:r>
      <w:r>
        <w:t xml:space="preserve">black </w:t>
      </w:r>
      <w:r w:rsidRPr="00A9437D">
        <w:t xml:space="preserve">line) </w:t>
      </w:r>
      <w:r>
        <w:t xml:space="preserve">and spawning biomass (bottom panel) </w:t>
      </w:r>
      <w:r w:rsidRPr="00A9437D">
        <w:t xml:space="preserve">with 95% </w:t>
      </w:r>
      <w:r>
        <w:t>credible</w:t>
      </w:r>
      <w:r w:rsidRPr="00A9437D">
        <w:t xml:space="preserve"> intervals determined by MCMC (</w:t>
      </w:r>
      <w:r>
        <w:t>light grey region</w:t>
      </w:r>
      <w:r w:rsidRPr="00A9437D">
        <w:t xml:space="preserve">) for </w:t>
      </w:r>
      <w:r>
        <w:t>GOA</w:t>
      </w:r>
      <w:r w:rsidRPr="00A9437D">
        <w:t xml:space="preserve"> </w:t>
      </w:r>
      <w:r>
        <w:t>POP</w:t>
      </w:r>
      <w:r w:rsidRPr="00A9437D">
        <w:t>.</w:t>
      </w:r>
      <w:r>
        <w:t xml:space="preserve"> Last year’s model estimates included for comparison (dashed line).</w:t>
      </w:r>
    </w:p>
    <w:p w14:paraId="4B8690C0" w14:textId="552BE243" w:rsidR="00BA6AD6" w:rsidRPr="00BA6AD6" w:rsidRDefault="00522965" w:rsidP="00BA6AD6">
      <w:r>
        <w:rPr>
          <w:noProof/>
        </w:rPr>
        <w:lastRenderedPageBreak/>
        <w:drawing>
          <wp:inline distT="0" distB="0" distL="0" distR="0" wp14:anchorId="0F93F93D" wp14:editId="5AB3CE0C">
            <wp:extent cx="5943600" cy="3511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11550"/>
                    </a:xfrm>
                    <a:prstGeom prst="rect">
                      <a:avLst/>
                    </a:prstGeom>
                  </pic:spPr>
                </pic:pic>
              </a:graphicData>
            </a:graphic>
          </wp:inline>
        </w:drawing>
      </w:r>
    </w:p>
    <w:p w14:paraId="1468199C" w14:textId="5A0D959D" w:rsidR="00BA6AD6" w:rsidRDefault="00BA6AD6" w:rsidP="00BA6AD6">
      <w:pPr>
        <w:pStyle w:val="Heading6"/>
        <w:ind w:left="0" w:firstLine="0"/>
      </w:pPr>
      <w:r w:rsidRPr="0028093C">
        <w:t>Figure</w:t>
      </w:r>
      <w:r w:rsidR="00653477" w:rsidRPr="0028093C">
        <w:t xml:space="preserve"> 9-10</w:t>
      </w:r>
      <w:r w:rsidRPr="0028093C">
        <w:t>.</w:t>
      </w:r>
      <w:r w:rsidRPr="002162B1">
        <w:t xml:space="preserve"> Estimated</w:t>
      </w:r>
      <w:r w:rsidRPr="004F7897">
        <w:t xml:space="preserve"> </w:t>
      </w:r>
      <w:proofErr w:type="spellStart"/>
      <w:r w:rsidRPr="004F7897">
        <w:t>selectivities</w:t>
      </w:r>
      <w:proofErr w:type="spellEnd"/>
      <w:r w:rsidRPr="004F7897">
        <w:t xml:space="preserve"> for the fishery and </w:t>
      </w:r>
      <w:proofErr w:type="spellStart"/>
      <w:r w:rsidRPr="004F7897">
        <w:t>groundfish</w:t>
      </w:r>
      <w:proofErr w:type="spellEnd"/>
      <w:r w:rsidRPr="004F7897">
        <w:t xml:space="preserve"> survey</w:t>
      </w:r>
      <w:r w:rsidR="00730EA0">
        <w:t xml:space="preserve"> with maturity</w:t>
      </w:r>
      <w:r w:rsidRPr="004F7897">
        <w:t xml:space="preserve"> for </w:t>
      </w:r>
      <w:r>
        <w:t>GOA</w:t>
      </w:r>
      <w:r w:rsidRPr="004F7897">
        <w:t xml:space="preserve"> </w:t>
      </w:r>
      <w:r>
        <w:t>POP</w:t>
      </w:r>
      <w:r w:rsidRPr="004F7897">
        <w:t>.</w:t>
      </w:r>
    </w:p>
    <w:p w14:paraId="5ADE99B4" w14:textId="2BC71B2B" w:rsidR="00BA6AD6" w:rsidRPr="00BA6AD6" w:rsidRDefault="00522965" w:rsidP="00BA6AD6">
      <w:r>
        <w:rPr>
          <w:noProof/>
        </w:rPr>
        <w:drawing>
          <wp:inline distT="0" distB="0" distL="0" distR="0" wp14:anchorId="106A0662" wp14:editId="60F7EC24">
            <wp:extent cx="5943600" cy="3511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11550"/>
                    </a:xfrm>
                    <a:prstGeom prst="rect">
                      <a:avLst/>
                    </a:prstGeom>
                  </pic:spPr>
                </pic:pic>
              </a:graphicData>
            </a:graphic>
          </wp:inline>
        </w:drawing>
      </w:r>
    </w:p>
    <w:p w14:paraId="5A72FBAC" w14:textId="464FE907" w:rsidR="00BA6AD6" w:rsidRDefault="00BA6AD6" w:rsidP="00BA6AD6">
      <w:pPr>
        <w:pStyle w:val="Heading6"/>
        <w:ind w:left="0" w:firstLine="0"/>
      </w:pPr>
      <w:r w:rsidRPr="0028093C">
        <w:t>Figure 9-</w:t>
      </w:r>
      <w:r w:rsidR="00653477" w:rsidRPr="0028093C">
        <w:t>11</w:t>
      </w:r>
      <w:r w:rsidRPr="0028093C">
        <w:t>.</w:t>
      </w:r>
      <w:r w:rsidRPr="00B823BF">
        <w:t xml:space="preserve"> Estimated</w:t>
      </w:r>
      <w:r w:rsidRPr="00A9437D">
        <w:t xml:space="preserve"> fully selected fishing mortality over time</w:t>
      </w:r>
      <w:r>
        <w:t xml:space="preserve"> </w:t>
      </w:r>
      <w:r w:rsidRPr="00A9437D">
        <w:t xml:space="preserve">with 95% </w:t>
      </w:r>
      <w:r>
        <w:t xml:space="preserve">credible intervals determined </w:t>
      </w:r>
      <w:r w:rsidRPr="00A9437D">
        <w:t>by MCMC (</w:t>
      </w:r>
      <w:r>
        <w:t>light grey region</w:t>
      </w:r>
      <w:r w:rsidRPr="00A9437D">
        <w:t xml:space="preserve">) for GOA </w:t>
      </w:r>
      <w:r>
        <w:t>POP</w:t>
      </w:r>
      <w:r w:rsidRPr="00A9437D">
        <w:t>.</w:t>
      </w:r>
    </w:p>
    <w:p w14:paraId="603D0D92" w14:textId="399BA087" w:rsidR="00BA6AD6" w:rsidRPr="00BA6AD6" w:rsidRDefault="00522965" w:rsidP="00BA6AD6">
      <w:r>
        <w:rPr>
          <w:noProof/>
        </w:rPr>
        <w:lastRenderedPageBreak/>
        <w:drawing>
          <wp:inline distT="0" distB="0" distL="0" distR="0" wp14:anchorId="226A22AD" wp14:editId="66E3FA9D">
            <wp:extent cx="5943600" cy="59347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934710"/>
                    </a:xfrm>
                    <a:prstGeom prst="rect">
                      <a:avLst/>
                    </a:prstGeom>
                  </pic:spPr>
                </pic:pic>
              </a:graphicData>
            </a:graphic>
          </wp:inline>
        </w:drawing>
      </w:r>
    </w:p>
    <w:p w14:paraId="082DDCF7" w14:textId="094B8912" w:rsidR="00BA6AD6" w:rsidRPr="00A9437D" w:rsidRDefault="00653477" w:rsidP="00BA6AD6">
      <w:pPr>
        <w:pStyle w:val="Heading6"/>
        <w:ind w:left="0" w:firstLine="0"/>
      </w:pPr>
      <w:r w:rsidRPr="0028093C">
        <w:t>Figure 9-12</w:t>
      </w:r>
      <w:r w:rsidR="00BA6AD6" w:rsidRPr="0028093C">
        <w:t>.</w:t>
      </w:r>
      <w:r w:rsidR="00BA6AD6">
        <w:t xml:space="preserve"> </w:t>
      </w:r>
      <w:r w:rsidR="00BA6AD6" w:rsidRPr="00A9437D">
        <w:t xml:space="preserve">Time series of </w:t>
      </w:r>
      <w:r w:rsidR="00BA6AD6">
        <w:t xml:space="preserve">POP estimated spawning biomass relative to the target level </w:t>
      </w:r>
      <w:r w:rsidR="00BA6AD6" w:rsidRPr="00BA6AD6">
        <w:t xml:space="preserve">B35% </w:t>
      </w:r>
      <w:r w:rsidR="00BA6AD6">
        <w:t xml:space="preserve">level and fishing mortality relative to </w:t>
      </w:r>
      <w:r w:rsidR="00BA6AD6" w:rsidRPr="00BA6AD6">
        <w:t xml:space="preserve">F35% </w:t>
      </w:r>
      <w:r w:rsidR="00BA6AD6">
        <w:t>for author recommended model. Top shows whole time series. Bottom shows close up on more recent management path.</w:t>
      </w:r>
    </w:p>
    <w:p w14:paraId="62829D49" w14:textId="77777777" w:rsidR="00BA6AD6" w:rsidRDefault="00BA6AD6" w:rsidP="00BA6AD6"/>
    <w:p w14:paraId="47D8E424" w14:textId="7588DA9A" w:rsidR="00BA6AD6" w:rsidRDefault="00522965" w:rsidP="00BA6AD6">
      <w:r>
        <w:rPr>
          <w:noProof/>
        </w:rPr>
        <w:lastRenderedPageBreak/>
        <w:drawing>
          <wp:inline distT="0" distB="0" distL="0" distR="0" wp14:anchorId="1E37489F" wp14:editId="4B29A0E6">
            <wp:extent cx="5943600" cy="59347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934710"/>
                    </a:xfrm>
                    <a:prstGeom prst="rect">
                      <a:avLst/>
                    </a:prstGeom>
                  </pic:spPr>
                </pic:pic>
              </a:graphicData>
            </a:graphic>
          </wp:inline>
        </w:drawing>
      </w:r>
    </w:p>
    <w:p w14:paraId="4E5E139E" w14:textId="01EC4DB9" w:rsidR="00BA6AD6" w:rsidRDefault="00BA6AD6" w:rsidP="00BA6AD6">
      <w:pPr>
        <w:pStyle w:val="Heading6"/>
        <w:ind w:left="0" w:firstLine="0"/>
      </w:pPr>
      <w:r w:rsidRPr="0028093C">
        <w:t>Figure 9-1</w:t>
      </w:r>
      <w:r w:rsidR="00653477" w:rsidRPr="0028093C">
        <w:t>3</w:t>
      </w:r>
      <w:r w:rsidRPr="0028093C">
        <w:t>.</w:t>
      </w:r>
      <w:r w:rsidRPr="00B823BF">
        <w:t xml:space="preserve"> Estimated</w:t>
      </w:r>
      <w:r w:rsidRPr="00A9437D">
        <w:t xml:space="preserve"> recruitment of </w:t>
      </w:r>
      <w:r>
        <w:t>GOA</w:t>
      </w:r>
      <w:r w:rsidRPr="00A9437D">
        <w:t xml:space="preserve"> </w:t>
      </w:r>
      <w:r>
        <w:t>POP</w:t>
      </w:r>
      <w:r w:rsidRPr="00A9437D">
        <w:t xml:space="preserve"> (age 2) by year class with 95% </w:t>
      </w:r>
      <w:r>
        <w:t>credible</w:t>
      </w:r>
      <w:r w:rsidRPr="00A9437D">
        <w:t xml:space="preserve"> intervals derived from MCMC</w:t>
      </w:r>
      <w:r>
        <w:t xml:space="preserve"> (top). Estimated recruits per spawning stock biomass (bottom). Red circles in top graph are last year’s estimates for comparison.</w:t>
      </w:r>
    </w:p>
    <w:p w14:paraId="32931FD3" w14:textId="77777777" w:rsidR="00BA6AD6" w:rsidRPr="00BA6AD6" w:rsidRDefault="00BA6AD6" w:rsidP="00BA6AD6"/>
    <w:p w14:paraId="0A2369D2" w14:textId="4868267B" w:rsidR="00BA6AD6" w:rsidRPr="00A82747" w:rsidRDefault="00522965" w:rsidP="00BA6AD6">
      <w:r>
        <w:rPr>
          <w:noProof/>
        </w:rPr>
        <w:lastRenderedPageBreak/>
        <w:drawing>
          <wp:inline distT="0" distB="0" distL="0" distR="0" wp14:anchorId="5E990EBB" wp14:editId="65C81DB8">
            <wp:extent cx="5943600" cy="40951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95115"/>
                    </a:xfrm>
                    <a:prstGeom prst="rect">
                      <a:avLst/>
                    </a:prstGeom>
                  </pic:spPr>
                </pic:pic>
              </a:graphicData>
            </a:graphic>
          </wp:inline>
        </w:drawing>
      </w:r>
    </w:p>
    <w:p w14:paraId="7A51BC37" w14:textId="64A2BC46" w:rsidR="00BA6AD6" w:rsidRPr="004715CA" w:rsidRDefault="00653477" w:rsidP="00BA6AD6">
      <w:pPr>
        <w:pStyle w:val="Heading6"/>
        <w:ind w:left="0" w:firstLine="0"/>
      </w:pPr>
      <w:r w:rsidRPr="0028093C">
        <w:t>Figure 9-14</w:t>
      </w:r>
      <w:r w:rsidR="00BA6AD6" w:rsidRPr="0028093C">
        <w:t>.</w:t>
      </w:r>
      <w:r w:rsidR="00BA6AD6">
        <w:t xml:space="preserve"> </w:t>
      </w:r>
      <w:r w:rsidR="00BA6AD6" w:rsidRPr="0041551A">
        <w:t xml:space="preserve">Recruitment deviations from average on the log-scale comparing last cycle’s model </w:t>
      </w:r>
      <w:r w:rsidR="00BA6AD6">
        <w:t xml:space="preserve">(red) </w:t>
      </w:r>
      <w:r w:rsidR="00BA6AD6" w:rsidRPr="0041551A">
        <w:t>to</w:t>
      </w:r>
      <w:r w:rsidR="00BA6AD6">
        <w:t xml:space="preserve"> </w:t>
      </w:r>
      <w:r w:rsidR="00BA6AD6" w:rsidRPr="0041551A">
        <w:t xml:space="preserve">current </w:t>
      </w:r>
      <w:r w:rsidR="00BA6AD6">
        <w:t xml:space="preserve">year recommended model (blue) </w:t>
      </w:r>
      <w:r w:rsidR="00BA6AD6" w:rsidRPr="0041551A">
        <w:t xml:space="preserve">for </w:t>
      </w:r>
      <w:r w:rsidR="00BA6AD6">
        <w:t>GOA</w:t>
      </w:r>
      <w:r w:rsidR="00BA6AD6" w:rsidRPr="0041551A">
        <w:t xml:space="preserve"> </w:t>
      </w:r>
      <w:r w:rsidR="00BA6AD6">
        <w:t>POP</w:t>
      </w:r>
      <w:r w:rsidR="00BA6AD6" w:rsidRPr="0041551A">
        <w:t>.</w:t>
      </w:r>
    </w:p>
    <w:p w14:paraId="2CAE8ED4" w14:textId="77777777" w:rsidR="00BA6AD6" w:rsidRPr="00636C0A" w:rsidRDefault="00BA6AD6" w:rsidP="00BA6AD6"/>
    <w:p w14:paraId="3FAA36CE" w14:textId="39B3E05B" w:rsidR="00BA6AD6" w:rsidRDefault="00522965" w:rsidP="00BA6AD6">
      <w:pPr>
        <w:spacing w:after="0"/>
      </w:pPr>
      <w:r>
        <w:rPr>
          <w:noProof/>
        </w:rPr>
        <w:lastRenderedPageBreak/>
        <w:drawing>
          <wp:inline distT="0" distB="0" distL="0" distR="0" wp14:anchorId="44B2D52E" wp14:editId="22448978">
            <wp:extent cx="5943600" cy="5934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934710"/>
                    </a:xfrm>
                    <a:prstGeom prst="rect">
                      <a:avLst/>
                    </a:prstGeom>
                  </pic:spPr>
                </pic:pic>
              </a:graphicData>
            </a:graphic>
          </wp:inline>
        </w:drawing>
      </w:r>
    </w:p>
    <w:p w14:paraId="65097CFA" w14:textId="5AC4A96C" w:rsidR="00BA6AD6" w:rsidRDefault="00653477" w:rsidP="00BA6AD6">
      <w:pPr>
        <w:pStyle w:val="Heading6"/>
        <w:ind w:left="0" w:firstLine="0"/>
      </w:pPr>
      <w:r w:rsidRPr="0028093C">
        <w:t>Figure 9-15</w:t>
      </w:r>
      <w:r w:rsidR="00BA6AD6" w:rsidRPr="0028093C">
        <w:t>.</w:t>
      </w:r>
      <w:r w:rsidR="00BA6AD6" w:rsidRPr="00C16CB3">
        <w:t xml:space="preserve"> Histograms</w:t>
      </w:r>
      <w:r w:rsidR="00BA6AD6" w:rsidRPr="00A9437D">
        <w:t xml:space="preserve"> of estimated posterior distributions of key parameters derived from MCMC for </w:t>
      </w:r>
      <w:r w:rsidR="00BA6AD6">
        <w:t>GOA</w:t>
      </w:r>
      <w:r w:rsidR="00BA6AD6" w:rsidRPr="00A9437D">
        <w:t xml:space="preserve"> </w:t>
      </w:r>
      <w:r w:rsidR="00BA6AD6">
        <w:t>POP</w:t>
      </w:r>
      <w:r w:rsidR="00BA6AD6" w:rsidRPr="00A9437D">
        <w:t>.</w:t>
      </w:r>
      <w:r w:rsidR="00BA6AD6" w:rsidRPr="00E44A7D">
        <w:t xml:space="preserve"> </w:t>
      </w:r>
      <w:r w:rsidR="00BA6AD6">
        <w:t>The vertical white lines are the recommended model estimates.</w:t>
      </w:r>
    </w:p>
    <w:p w14:paraId="380C8127" w14:textId="204DB7F5" w:rsidR="00BA6AD6" w:rsidRDefault="00522965" w:rsidP="00BA6AD6">
      <w:r>
        <w:rPr>
          <w:noProof/>
        </w:rPr>
        <w:lastRenderedPageBreak/>
        <w:drawing>
          <wp:inline distT="0" distB="0" distL="0" distR="0" wp14:anchorId="60970818" wp14:editId="1CFED198">
            <wp:extent cx="5943600" cy="4581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581525"/>
                    </a:xfrm>
                    <a:prstGeom prst="rect">
                      <a:avLst/>
                    </a:prstGeom>
                  </pic:spPr>
                </pic:pic>
              </a:graphicData>
            </a:graphic>
          </wp:inline>
        </w:drawing>
      </w:r>
    </w:p>
    <w:p w14:paraId="52C37FF2" w14:textId="270D47CB" w:rsidR="00BA6AD6" w:rsidRPr="004F607C" w:rsidRDefault="00653477" w:rsidP="00BA6AD6">
      <w:pPr>
        <w:pStyle w:val="Heading6"/>
        <w:ind w:left="0" w:firstLine="0"/>
        <w:sectPr w:rsidR="00BA6AD6" w:rsidRPr="004F607C" w:rsidSect="00A92122">
          <w:type w:val="nextColumn"/>
          <w:pgSz w:w="12240" w:h="15840"/>
          <w:pgMar w:top="1440" w:right="1440" w:bottom="1440" w:left="1440" w:header="720" w:footer="720" w:gutter="0"/>
          <w:cols w:space="720"/>
          <w:docGrid w:linePitch="360"/>
        </w:sectPr>
      </w:pPr>
      <w:r w:rsidRPr="0028093C">
        <w:t>Figure 9-16</w:t>
      </w:r>
      <w:r w:rsidR="00BA6AD6" w:rsidRPr="0028093C">
        <w:t>. Bayesian</w:t>
      </w:r>
      <w:r w:rsidR="00BA6AD6">
        <w:t xml:space="preserve"> credible intervals for entire spawning stock biomass series including projections through 2030. Red dashed line is </w:t>
      </w:r>
      <w:r w:rsidR="00BA6AD6">
        <w:rPr>
          <w:i/>
        </w:rPr>
        <w:t>B</w:t>
      </w:r>
      <w:r w:rsidR="00BA6AD6">
        <w:rPr>
          <w:i/>
          <w:vertAlign w:val="subscript"/>
        </w:rPr>
        <w:t>40%</w:t>
      </w:r>
      <w:r w:rsidR="00BA6AD6">
        <w:t xml:space="preserve"> and black solid line is </w:t>
      </w:r>
      <w:r w:rsidR="00BA6AD6">
        <w:rPr>
          <w:i/>
        </w:rPr>
        <w:t>B</w:t>
      </w:r>
      <w:r w:rsidR="00BA6AD6">
        <w:rPr>
          <w:i/>
          <w:vertAlign w:val="subscript"/>
        </w:rPr>
        <w:t>35%</w:t>
      </w:r>
      <w:r w:rsidR="00BA6AD6">
        <w:t xml:space="preserve"> based on recruitments from 1979-201</w:t>
      </w:r>
      <w:r w:rsidR="00913B83">
        <w:t>5</w:t>
      </w:r>
      <w:r w:rsidR="00BA6AD6">
        <w:t>. The white line is the median of MCMC simulations. Each shade is 5% of the posterior distribution.</w:t>
      </w:r>
    </w:p>
    <w:p w14:paraId="31104B65" w14:textId="7BD9D22D" w:rsidR="00BA6AD6" w:rsidRDefault="00BB2170" w:rsidP="00BA6AD6">
      <w:r w:rsidRPr="00BB2170">
        <w:rPr>
          <w:noProof/>
        </w:rPr>
        <w:lastRenderedPageBreak/>
        <w:drawing>
          <wp:inline distT="0" distB="0" distL="0" distR="0" wp14:anchorId="6DA40D9F" wp14:editId="1C4626E2">
            <wp:extent cx="5943600" cy="5943600"/>
            <wp:effectExtent l="0" t="0" r="0" b="0"/>
            <wp:docPr id="40" name="Picture 40" descr="C:\AA - PH Stuff\2020 Assmints\POP\Retro\Results\Fig 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A - PH Stuff\2020 Assmints\POP\Retro\Results\Fig 9-1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9292B6B" w14:textId="7DB99E56" w:rsidR="00BA6AD6" w:rsidRDefault="00653477" w:rsidP="00BA6AD6">
      <w:pPr>
        <w:pStyle w:val="Heading6"/>
        <w:ind w:left="0" w:firstLine="0"/>
      </w:pPr>
      <w:r w:rsidRPr="0028093C">
        <w:t>Figure 9-17</w:t>
      </w:r>
      <w:r w:rsidR="00BA6AD6" w:rsidRPr="0028093C">
        <w:t>.</w:t>
      </w:r>
      <w:r w:rsidR="00BA6AD6">
        <w:t xml:space="preserve"> Retrospective peels of estimated female spawning biomass for the past 10 years from the recommended model with 95% credible intervals derived from MCMC (top), and the percent difference in female spawning biomass from the recommended model in the terminal year with 95% credible intervals from MCMC.</w:t>
      </w:r>
    </w:p>
    <w:p w14:paraId="1B739DE3" w14:textId="2127BC71" w:rsidR="00BA6AD6" w:rsidRDefault="00F52957" w:rsidP="00BA6AD6">
      <w:r>
        <w:rPr>
          <w:noProof/>
        </w:rPr>
        <w:lastRenderedPageBreak/>
        <w:drawing>
          <wp:inline distT="0" distB="0" distL="0" distR="0" wp14:anchorId="0C74FA25" wp14:editId="1785C21C">
            <wp:extent cx="5943600" cy="594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943600"/>
                    </a:xfrm>
                    <a:prstGeom prst="rect">
                      <a:avLst/>
                    </a:prstGeom>
                  </pic:spPr>
                </pic:pic>
              </a:graphicData>
            </a:graphic>
          </wp:inline>
        </w:drawing>
      </w:r>
    </w:p>
    <w:p w14:paraId="3D7CC42A" w14:textId="6C07FE44" w:rsidR="00BA6AD6" w:rsidRDefault="00653477" w:rsidP="00BA6AD6">
      <w:pPr>
        <w:pStyle w:val="Heading6"/>
        <w:ind w:left="0" w:firstLine="0"/>
      </w:pPr>
      <w:r w:rsidRPr="0028093C">
        <w:t>Figure 9-18</w:t>
      </w:r>
      <w:r w:rsidR="00BA6AD6" w:rsidRPr="0028093C">
        <w:t>.</w:t>
      </w:r>
      <w:r w:rsidR="00BA6AD6">
        <w:t xml:space="preserve"> Random effects model fit (black line with 95% confidence intervals in light grey region) to regional bottom trawl survey biomass (green points with 95% sampling error confidence intervals).</w:t>
      </w:r>
    </w:p>
    <w:p w14:paraId="4FA1340D" w14:textId="77777777" w:rsidR="009B6EE9" w:rsidRDefault="009B6EE9">
      <w:pPr>
        <w:spacing w:after="0"/>
      </w:pPr>
      <w:r>
        <w:br w:type="page"/>
      </w:r>
    </w:p>
    <w:p w14:paraId="6808E429" w14:textId="4078E512" w:rsidR="00353282" w:rsidRDefault="00353282" w:rsidP="00263444">
      <w:pPr>
        <w:pStyle w:val="Heading1"/>
      </w:pPr>
      <w:r w:rsidRPr="0028093C">
        <w:lastRenderedPageBreak/>
        <w:t>Appendix 9A.—Supplemental catch data</w:t>
      </w:r>
    </w:p>
    <w:p w14:paraId="3A08EB3C" w14:textId="77777777" w:rsidR="00B14F44" w:rsidRDefault="00B14F44" w:rsidP="00427B54"/>
    <w:p w14:paraId="21036616" w14:textId="7224E16A" w:rsidR="00353282" w:rsidRPr="002E1502" w:rsidRDefault="00353282" w:rsidP="00427B54">
      <w:r>
        <w:t>In order to comply with the Annual Catch Limit (ACL) requirements, n</w:t>
      </w:r>
      <w:r w:rsidR="003465DF">
        <w:t>on-commercial removals and</w:t>
      </w:r>
      <w:r>
        <w:t xml:space="preserve"> estimates total removals that do not occur during directed </w:t>
      </w:r>
      <w:proofErr w:type="spellStart"/>
      <w:r>
        <w:t>groundfish</w:t>
      </w:r>
      <w:proofErr w:type="spellEnd"/>
      <w:r>
        <w:t xml:space="preserve"> fishing activities</w:t>
      </w:r>
      <w:r w:rsidR="003465DF">
        <w:t xml:space="preserve"> are presented</w:t>
      </w:r>
      <w:r>
        <w:t xml:space="preserve">. This includes removals incurred during research, subsistence, personal use, recreational, and exempted fishing permit activities, but does not include removals taken in fisheries other than those managed under the </w:t>
      </w:r>
      <w:proofErr w:type="spellStart"/>
      <w:r>
        <w:t>groundfish</w:t>
      </w:r>
      <w:proofErr w:type="spellEnd"/>
      <w:r>
        <w:t xml:space="preserve"> FMP. These estimates represent additional sources of removals to the existing Catch Accounting System estimates. For </w:t>
      </w:r>
      <w:r w:rsidR="009B7831">
        <w:t>GOA</w:t>
      </w:r>
      <w:r>
        <w:t xml:space="preserve"> </w:t>
      </w:r>
      <w:r w:rsidR="009B7831">
        <w:t>POP</w:t>
      </w:r>
      <w:r w:rsidR="009A2174">
        <w:t>,</w:t>
      </w:r>
      <w:r w:rsidR="003465DF">
        <w:t xml:space="preserve"> </w:t>
      </w:r>
      <w:r>
        <w:t xml:space="preserve">removals </w:t>
      </w:r>
      <w:r w:rsidRPr="00427B54">
        <w:t>are minimal relative</w:t>
      </w:r>
      <w:r>
        <w:t xml:space="preserve"> to the fishery catch and compared to the research removals for many other species. The majority of removals are taken by the Alaska Fisheries Science Center’s biennial bottom trawl survey which is the primary research survey used </w:t>
      </w:r>
      <w:r w:rsidRPr="002E1502">
        <w:t xml:space="preserve">for assessing the population status of </w:t>
      </w:r>
      <w:r w:rsidR="009B7831">
        <w:t>POP</w:t>
      </w:r>
      <w:r w:rsidRPr="002E1502">
        <w:t xml:space="preserve"> in the GOA. Other research conducted using trawl gear catch minimal amounts of </w:t>
      </w:r>
      <w:r w:rsidR="009B7831">
        <w:t>POP</w:t>
      </w:r>
      <w:r w:rsidRPr="002E1502">
        <w:t xml:space="preserve">. No reported recreational or subsistence catch of </w:t>
      </w:r>
      <w:r w:rsidR="009B7831">
        <w:t>POP</w:t>
      </w:r>
      <w:r w:rsidRPr="002E1502">
        <w:t xml:space="preserve"> occurs in the GOA. Total removals from activities other t</w:t>
      </w:r>
      <w:r w:rsidR="003465DF">
        <w:t>han directed fishery are such that they represent</w:t>
      </w:r>
      <w:r w:rsidRPr="002E1502">
        <w:t xml:space="preserve"> a very low risk to the </w:t>
      </w:r>
      <w:r w:rsidR="009B7831">
        <w:t>POP</w:t>
      </w:r>
      <w:r w:rsidR="003465DF">
        <w:t xml:space="preserve"> stock. The increase in removals in odd years (e.g., 2013 and 2015)</w:t>
      </w:r>
      <w:r w:rsidRPr="002E1502">
        <w:t xml:space="preserve"> </w:t>
      </w:r>
      <w:r w:rsidR="003465DF">
        <w:t>are</w:t>
      </w:r>
      <w:r w:rsidRPr="002E1502">
        <w:t xml:space="preserve"> due to the biennial cycle of the bottom trawl survey in the GOA. However, since 2000</w:t>
      </w:r>
      <w:r w:rsidR="003465DF">
        <w:t xml:space="preserve"> removals have been less than 15</w:t>
      </w:r>
      <w:r w:rsidRPr="002E1502">
        <w:t>0 t, and do not pose</w:t>
      </w:r>
      <w:r w:rsidR="003465DF">
        <w:t xml:space="preserve"> significant risk to the stock.</w:t>
      </w:r>
    </w:p>
    <w:p w14:paraId="37BD1F1B" w14:textId="157842BD" w:rsidR="00353282" w:rsidRDefault="00353282" w:rsidP="00427B54">
      <w:r>
        <w:br w:type="page"/>
      </w:r>
      <w:r w:rsidRPr="00F16E7F">
        <w:lastRenderedPageBreak/>
        <w:t>Table 9A</w:t>
      </w:r>
      <w:r w:rsidR="00722304" w:rsidRPr="00F16E7F">
        <w:t>-</w:t>
      </w:r>
      <w:r w:rsidRPr="00F16E7F">
        <w:t>1</w:t>
      </w:r>
      <w:r w:rsidR="0098402C" w:rsidRPr="00F16E7F">
        <w:t>.</w:t>
      </w:r>
      <w:r w:rsidRPr="00F16E7F">
        <w:t xml:space="preserve"> Total</w:t>
      </w:r>
      <w:r>
        <w:t xml:space="preserve"> removals of </w:t>
      </w:r>
      <w:r w:rsidR="009B7831">
        <w:t>GOA</w:t>
      </w:r>
      <w:r>
        <w:t xml:space="preserve"> </w:t>
      </w:r>
      <w:r w:rsidR="009B7831">
        <w:t>POP</w:t>
      </w:r>
      <w:r w:rsidRPr="005E2B25">
        <w:t xml:space="preserve"> (t)</w:t>
      </w:r>
      <w:r>
        <w:t xml:space="preserve"> from activities not related to directed fishing</w:t>
      </w:r>
      <w:r w:rsidRPr="005E2B25">
        <w:t xml:space="preserve">, since 1977. Trawl survey sources are a combination of the NMFS echo-integration, small-mesh, </w:t>
      </w:r>
      <w:r>
        <w:t xml:space="preserve">and </w:t>
      </w:r>
      <w:r w:rsidRPr="005E2B25">
        <w:t>GOA bottom trawl surveys, and occasional short-term research projects.</w:t>
      </w:r>
      <w:r>
        <w:t xml:space="preserve"> Other is recreational, personal use, and subsistence harvest.</w:t>
      </w:r>
    </w:p>
    <w:tbl>
      <w:tblPr>
        <w:tblW w:w="3128" w:type="pct"/>
        <w:jc w:val="center"/>
        <w:tblLayout w:type="fixed"/>
        <w:tblLook w:val="00A0" w:firstRow="1" w:lastRow="0" w:firstColumn="1" w:lastColumn="0" w:noHBand="0" w:noVBand="0"/>
      </w:tblPr>
      <w:tblGrid>
        <w:gridCol w:w="702"/>
        <w:gridCol w:w="1772"/>
        <w:gridCol w:w="899"/>
        <w:gridCol w:w="801"/>
        <w:gridCol w:w="1682"/>
      </w:tblGrid>
      <w:tr w:rsidR="00353282" w:rsidRPr="0011178A" w14:paraId="0F8812CC" w14:textId="77777777" w:rsidTr="00F16E7F">
        <w:trPr>
          <w:cantSplit/>
          <w:trHeight w:val="253"/>
          <w:jc w:val="center"/>
        </w:trPr>
        <w:tc>
          <w:tcPr>
            <w:tcW w:w="599" w:type="pct"/>
            <w:tcBorders>
              <w:top w:val="single" w:sz="4" w:space="0" w:color="auto"/>
              <w:left w:val="nil"/>
              <w:bottom w:val="single" w:sz="4" w:space="0" w:color="auto"/>
              <w:right w:val="nil"/>
            </w:tcBorders>
            <w:vAlign w:val="bottom"/>
          </w:tcPr>
          <w:p w14:paraId="6D5F256C" w14:textId="77777777" w:rsidR="00353282" w:rsidRPr="00A92122" w:rsidRDefault="00353282" w:rsidP="005C7FFB">
            <w:pPr>
              <w:spacing w:after="0" w:line="22" w:lineRule="atLeast"/>
              <w:jc w:val="center"/>
              <w:rPr>
                <w:bCs/>
                <w:color w:val="000000"/>
                <w:szCs w:val="22"/>
              </w:rPr>
            </w:pPr>
            <w:r w:rsidRPr="00A92122">
              <w:rPr>
                <w:bCs/>
                <w:color w:val="000000"/>
                <w:szCs w:val="22"/>
              </w:rPr>
              <w:t>Year</w:t>
            </w:r>
          </w:p>
        </w:tc>
        <w:tc>
          <w:tcPr>
            <w:tcW w:w="1513" w:type="pct"/>
            <w:tcBorders>
              <w:top w:val="single" w:sz="4" w:space="0" w:color="auto"/>
              <w:left w:val="nil"/>
              <w:bottom w:val="single" w:sz="4" w:space="0" w:color="auto"/>
              <w:right w:val="nil"/>
            </w:tcBorders>
            <w:vAlign w:val="bottom"/>
          </w:tcPr>
          <w:p w14:paraId="762B9F89" w14:textId="77777777" w:rsidR="00353282" w:rsidRPr="00A92122" w:rsidRDefault="00353282" w:rsidP="005C7FFB">
            <w:pPr>
              <w:spacing w:after="0" w:line="22" w:lineRule="atLeast"/>
              <w:jc w:val="center"/>
              <w:rPr>
                <w:bCs/>
                <w:color w:val="000000"/>
                <w:szCs w:val="22"/>
              </w:rPr>
            </w:pPr>
            <w:r w:rsidRPr="00A92122">
              <w:rPr>
                <w:bCs/>
                <w:color w:val="000000"/>
                <w:szCs w:val="22"/>
              </w:rPr>
              <w:t>Source</w:t>
            </w:r>
          </w:p>
        </w:tc>
        <w:tc>
          <w:tcPr>
            <w:tcW w:w="768" w:type="pct"/>
            <w:tcBorders>
              <w:top w:val="single" w:sz="4" w:space="0" w:color="auto"/>
              <w:left w:val="nil"/>
              <w:bottom w:val="single" w:sz="4" w:space="0" w:color="auto"/>
              <w:right w:val="nil"/>
            </w:tcBorders>
            <w:vAlign w:val="bottom"/>
          </w:tcPr>
          <w:p w14:paraId="02943BFE" w14:textId="77777777" w:rsidR="00353282" w:rsidRPr="00A92122" w:rsidRDefault="00353282" w:rsidP="005C7FFB">
            <w:pPr>
              <w:spacing w:after="0" w:line="22" w:lineRule="atLeast"/>
              <w:jc w:val="center"/>
              <w:rPr>
                <w:bCs/>
                <w:color w:val="000000"/>
                <w:szCs w:val="22"/>
              </w:rPr>
            </w:pPr>
            <w:r w:rsidRPr="00A92122">
              <w:rPr>
                <w:bCs/>
                <w:color w:val="000000"/>
                <w:szCs w:val="22"/>
              </w:rPr>
              <w:t>Trawl</w:t>
            </w:r>
          </w:p>
        </w:tc>
        <w:tc>
          <w:tcPr>
            <w:tcW w:w="684" w:type="pct"/>
            <w:tcBorders>
              <w:top w:val="single" w:sz="4" w:space="0" w:color="auto"/>
              <w:left w:val="nil"/>
              <w:bottom w:val="single" w:sz="4" w:space="0" w:color="auto"/>
              <w:right w:val="nil"/>
            </w:tcBorders>
            <w:vAlign w:val="bottom"/>
          </w:tcPr>
          <w:p w14:paraId="0BCE1E13" w14:textId="77777777" w:rsidR="00353282" w:rsidRPr="00A92122" w:rsidRDefault="00353282" w:rsidP="005C7FFB">
            <w:pPr>
              <w:spacing w:after="0" w:line="22" w:lineRule="atLeast"/>
              <w:jc w:val="center"/>
              <w:rPr>
                <w:bCs/>
                <w:color w:val="000000"/>
                <w:szCs w:val="22"/>
              </w:rPr>
            </w:pPr>
            <w:r w:rsidRPr="00A92122">
              <w:rPr>
                <w:bCs/>
                <w:color w:val="000000"/>
                <w:szCs w:val="22"/>
              </w:rPr>
              <w:t>Other</w:t>
            </w:r>
          </w:p>
        </w:tc>
        <w:tc>
          <w:tcPr>
            <w:tcW w:w="1436" w:type="pct"/>
            <w:tcBorders>
              <w:top w:val="single" w:sz="4" w:space="0" w:color="auto"/>
              <w:left w:val="nil"/>
              <w:bottom w:val="single" w:sz="4" w:space="0" w:color="auto"/>
              <w:right w:val="nil"/>
            </w:tcBorders>
            <w:vAlign w:val="bottom"/>
          </w:tcPr>
          <w:p w14:paraId="7D64651D" w14:textId="77777777" w:rsidR="00353282" w:rsidRPr="00A92122" w:rsidRDefault="00353282" w:rsidP="005C7FFB">
            <w:pPr>
              <w:spacing w:after="0" w:line="22" w:lineRule="atLeast"/>
              <w:jc w:val="center"/>
              <w:rPr>
                <w:bCs/>
                <w:color w:val="000000"/>
                <w:szCs w:val="22"/>
              </w:rPr>
            </w:pPr>
            <w:r w:rsidRPr="00A92122">
              <w:rPr>
                <w:bCs/>
                <w:color w:val="000000"/>
                <w:szCs w:val="22"/>
              </w:rPr>
              <w:t xml:space="preserve">Total </w:t>
            </w:r>
          </w:p>
        </w:tc>
      </w:tr>
      <w:tr w:rsidR="00353282" w:rsidRPr="005E2B25" w14:paraId="448F5CFC" w14:textId="77777777" w:rsidTr="00F16E7F">
        <w:trPr>
          <w:cantSplit/>
          <w:trHeight w:val="253"/>
          <w:jc w:val="center"/>
        </w:trPr>
        <w:tc>
          <w:tcPr>
            <w:tcW w:w="599" w:type="pct"/>
            <w:tcBorders>
              <w:top w:val="nil"/>
              <w:left w:val="nil"/>
              <w:bottom w:val="nil"/>
              <w:right w:val="nil"/>
            </w:tcBorders>
            <w:vAlign w:val="bottom"/>
          </w:tcPr>
          <w:p w14:paraId="7245DDD2" w14:textId="77777777" w:rsidR="00353282" w:rsidRPr="00A92122" w:rsidRDefault="00353282" w:rsidP="005C7FFB">
            <w:pPr>
              <w:spacing w:after="0" w:line="22" w:lineRule="atLeast"/>
              <w:jc w:val="center"/>
              <w:rPr>
                <w:color w:val="000000"/>
                <w:szCs w:val="22"/>
              </w:rPr>
            </w:pPr>
            <w:r w:rsidRPr="00A92122">
              <w:rPr>
                <w:color w:val="000000"/>
                <w:szCs w:val="22"/>
              </w:rPr>
              <w:t>1977</w:t>
            </w:r>
          </w:p>
        </w:tc>
        <w:tc>
          <w:tcPr>
            <w:tcW w:w="1513" w:type="pct"/>
            <w:vMerge w:val="restart"/>
            <w:tcBorders>
              <w:top w:val="nil"/>
              <w:left w:val="nil"/>
              <w:right w:val="nil"/>
            </w:tcBorders>
            <w:vAlign w:val="center"/>
          </w:tcPr>
          <w:p w14:paraId="7D5BA697" w14:textId="055ACFBF" w:rsidR="00353282" w:rsidRPr="00A92122" w:rsidRDefault="00353282" w:rsidP="005C7FFB">
            <w:pPr>
              <w:spacing w:after="0" w:line="22" w:lineRule="atLeast"/>
              <w:jc w:val="center"/>
              <w:rPr>
                <w:b/>
                <w:color w:val="000000"/>
                <w:szCs w:val="22"/>
              </w:rPr>
            </w:pPr>
            <w:r w:rsidRPr="00A92122">
              <w:rPr>
                <w:b/>
                <w:color w:val="000000"/>
                <w:szCs w:val="22"/>
              </w:rPr>
              <w:t xml:space="preserve">Assessment of </w:t>
            </w:r>
            <w:r w:rsidR="009B7831">
              <w:rPr>
                <w:b/>
                <w:color w:val="000000"/>
                <w:szCs w:val="22"/>
              </w:rPr>
              <w:t>POP</w:t>
            </w:r>
            <w:r w:rsidRPr="00A92122">
              <w:rPr>
                <w:b/>
                <w:color w:val="000000"/>
                <w:szCs w:val="22"/>
              </w:rPr>
              <w:t xml:space="preserve"> in the </w:t>
            </w:r>
            <w:r w:rsidR="009B7831">
              <w:rPr>
                <w:b/>
                <w:color w:val="000000"/>
                <w:szCs w:val="22"/>
              </w:rPr>
              <w:t>GOA</w:t>
            </w:r>
            <w:r w:rsidRPr="00A92122">
              <w:rPr>
                <w:b/>
                <w:color w:val="000000"/>
                <w:szCs w:val="22"/>
              </w:rPr>
              <w:t xml:space="preserve"> (</w:t>
            </w:r>
            <w:commentRangeStart w:id="1469"/>
            <w:proofErr w:type="spellStart"/>
            <w:r w:rsidRPr="00A92122">
              <w:rPr>
                <w:b/>
                <w:color w:val="000000"/>
                <w:szCs w:val="22"/>
              </w:rPr>
              <w:t>Hanselman</w:t>
            </w:r>
            <w:proofErr w:type="spellEnd"/>
            <w:r w:rsidRPr="00A92122">
              <w:rPr>
                <w:b/>
                <w:color w:val="000000"/>
                <w:szCs w:val="22"/>
              </w:rPr>
              <w:t xml:space="preserve"> et al. 2010)</w:t>
            </w:r>
            <w:commentRangeEnd w:id="1469"/>
            <w:r w:rsidR="00C46B5A">
              <w:rPr>
                <w:rStyle w:val="CommentReference"/>
              </w:rPr>
              <w:commentReference w:id="1469"/>
            </w:r>
          </w:p>
        </w:tc>
        <w:tc>
          <w:tcPr>
            <w:tcW w:w="768" w:type="pct"/>
            <w:tcBorders>
              <w:top w:val="nil"/>
              <w:left w:val="nil"/>
              <w:bottom w:val="nil"/>
              <w:right w:val="nil"/>
            </w:tcBorders>
          </w:tcPr>
          <w:p w14:paraId="4012DEE0"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13</w:t>
            </w:r>
          </w:p>
        </w:tc>
        <w:tc>
          <w:tcPr>
            <w:tcW w:w="684" w:type="pct"/>
            <w:tcBorders>
              <w:top w:val="nil"/>
              <w:left w:val="nil"/>
              <w:bottom w:val="nil"/>
              <w:right w:val="nil"/>
            </w:tcBorders>
          </w:tcPr>
          <w:p w14:paraId="2EFD0022"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3AFADA2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13</w:t>
            </w:r>
          </w:p>
        </w:tc>
      </w:tr>
      <w:tr w:rsidR="00353282" w:rsidRPr="005E2B25" w14:paraId="741B561B" w14:textId="77777777" w:rsidTr="00F16E7F">
        <w:trPr>
          <w:cantSplit/>
          <w:trHeight w:val="253"/>
          <w:jc w:val="center"/>
        </w:trPr>
        <w:tc>
          <w:tcPr>
            <w:tcW w:w="599" w:type="pct"/>
            <w:tcBorders>
              <w:top w:val="nil"/>
              <w:left w:val="nil"/>
              <w:bottom w:val="nil"/>
              <w:right w:val="nil"/>
            </w:tcBorders>
            <w:vAlign w:val="bottom"/>
          </w:tcPr>
          <w:p w14:paraId="4AEF1B71" w14:textId="77777777" w:rsidR="00353282" w:rsidRPr="00A92122" w:rsidRDefault="00353282" w:rsidP="005C7FFB">
            <w:pPr>
              <w:spacing w:after="0" w:line="22" w:lineRule="atLeast"/>
              <w:jc w:val="center"/>
              <w:rPr>
                <w:color w:val="000000"/>
                <w:szCs w:val="22"/>
              </w:rPr>
            </w:pPr>
            <w:r w:rsidRPr="00A92122">
              <w:rPr>
                <w:color w:val="000000"/>
                <w:szCs w:val="22"/>
              </w:rPr>
              <w:t>1978</w:t>
            </w:r>
          </w:p>
        </w:tc>
        <w:tc>
          <w:tcPr>
            <w:tcW w:w="1513" w:type="pct"/>
            <w:vMerge/>
            <w:tcBorders>
              <w:left w:val="nil"/>
              <w:right w:val="nil"/>
            </w:tcBorders>
            <w:vAlign w:val="bottom"/>
          </w:tcPr>
          <w:p w14:paraId="51FCAD78"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597B24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w:t>
            </w:r>
          </w:p>
        </w:tc>
        <w:tc>
          <w:tcPr>
            <w:tcW w:w="684" w:type="pct"/>
            <w:tcBorders>
              <w:top w:val="nil"/>
              <w:left w:val="nil"/>
              <w:bottom w:val="nil"/>
              <w:right w:val="nil"/>
            </w:tcBorders>
          </w:tcPr>
          <w:p w14:paraId="079E4367"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D8C8D73"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w:t>
            </w:r>
          </w:p>
        </w:tc>
      </w:tr>
      <w:tr w:rsidR="00353282" w:rsidRPr="005E2B25" w14:paraId="70608782" w14:textId="77777777" w:rsidTr="00F16E7F">
        <w:trPr>
          <w:cantSplit/>
          <w:trHeight w:val="253"/>
          <w:jc w:val="center"/>
        </w:trPr>
        <w:tc>
          <w:tcPr>
            <w:tcW w:w="599" w:type="pct"/>
            <w:tcBorders>
              <w:top w:val="nil"/>
              <w:left w:val="nil"/>
              <w:bottom w:val="nil"/>
              <w:right w:val="nil"/>
            </w:tcBorders>
            <w:vAlign w:val="bottom"/>
          </w:tcPr>
          <w:p w14:paraId="57C34823" w14:textId="77777777" w:rsidR="00353282" w:rsidRPr="00A92122" w:rsidRDefault="00353282" w:rsidP="005C7FFB">
            <w:pPr>
              <w:spacing w:after="0" w:line="22" w:lineRule="atLeast"/>
              <w:jc w:val="center"/>
              <w:rPr>
                <w:color w:val="000000"/>
                <w:szCs w:val="22"/>
              </w:rPr>
            </w:pPr>
            <w:r w:rsidRPr="00A92122">
              <w:rPr>
                <w:color w:val="000000"/>
                <w:szCs w:val="22"/>
              </w:rPr>
              <w:t>1979</w:t>
            </w:r>
          </w:p>
        </w:tc>
        <w:tc>
          <w:tcPr>
            <w:tcW w:w="1513" w:type="pct"/>
            <w:vMerge/>
            <w:tcBorders>
              <w:left w:val="nil"/>
              <w:right w:val="nil"/>
            </w:tcBorders>
            <w:vAlign w:val="bottom"/>
          </w:tcPr>
          <w:p w14:paraId="79B34A24"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E3048B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12</w:t>
            </w:r>
          </w:p>
        </w:tc>
        <w:tc>
          <w:tcPr>
            <w:tcW w:w="684" w:type="pct"/>
            <w:tcBorders>
              <w:top w:val="nil"/>
              <w:left w:val="nil"/>
              <w:bottom w:val="nil"/>
              <w:right w:val="nil"/>
            </w:tcBorders>
          </w:tcPr>
          <w:p w14:paraId="4D620485"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44544825"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12</w:t>
            </w:r>
          </w:p>
        </w:tc>
      </w:tr>
      <w:tr w:rsidR="00353282" w:rsidRPr="005E2B25" w14:paraId="5FD65FC0" w14:textId="77777777" w:rsidTr="00F16E7F">
        <w:trPr>
          <w:cantSplit/>
          <w:trHeight w:val="253"/>
          <w:jc w:val="center"/>
        </w:trPr>
        <w:tc>
          <w:tcPr>
            <w:tcW w:w="599" w:type="pct"/>
            <w:tcBorders>
              <w:top w:val="nil"/>
              <w:left w:val="nil"/>
              <w:bottom w:val="nil"/>
              <w:right w:val="nil"/>
            </w:tcBorders>
            <w:vAlign w:val="bottom"/>
          </w:tcPr>
          <w:p w14:paraId="423B7EC9" w14:textId="77777777" w:rsidR="00353282" w:rsidRPr="00A92122" w:rsidRDefault="00353282" w:rsidP="005C7FFB">
            <w:pPr>
              <w:spacing w:after="0" w:line="22" w:lineRule="atLeast"/>
              <w:jc w:val="center"/>
              <w:rPr>
                <w:color w:val="000000"/>
                <w:szCs w:val="22"/>
              </w:rPr>
            </w:pPr>
            <w:r w:rsidRPr="00A92122">
              <w:rPr>
                <w:color w:val="000000"/>
                <w:szCs w:val="22"/>
              </w:rPr>
              <w:t>1980</w:t>
            </w:r>
          </w:p>
        </w:tc>
        <w:tc>
          <w:tcPr>
            <w:tcW w:w="1513" w:type="pct"/>
            <w:vMerge/>
            <w:tcBorders>
              <w:left w:val="nil"/>
              <w:right w:val="nil"/>
            </w:tcBorders>
            <w:vAlign w:val="bottom"/>
          </w:tcPr>
          <w:p w14:paraId="7F7BC8E5"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4AD6FE4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13</w:t>
            </w:r>
          </w:p>
        </w:tc>
        <w:tc>
          <w:tcPr>
            <w:tcW w:w="684" w:type="pct"/>
            <w:tcBorders>
              <w:top w:val="nil"/>
              <w:left w:val="nil"/>
              <w:bottom w:val="nil"/>
              <w:right w:val="nil"/>
            </w:tcBorders>
          </w:tcPr>
          <w:p w14:paraId="34E540F5"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9F9D11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13</w:t>
            </w:r>
          </w:p>
        </w:tc>
      </w:tr>
      <w:tr w:rsidR="00353282" w:rsidRPr="005E2B25" w14:paraId="3812DDC4" w14:textId="77777777" w:rsidTr="00F16E7F">
        <w:trPr>
          <w:cantSplit/>
          <w:trHeight w:val="253"/>
          <w:jc w:val="center"/>
        </w:trPr>
        <w:tc>
          <w:tcPr>
            <w:tcW w:w="599" w:type="pct"/>
            <w:tcBorders>
              <w:top w:val="nil"/>
              <w:left w:val="nil"/>
              <w:bottom w:val="nil"/>
              <w:right w:val="nil"/>
            </w:tcBorders>
            <w:vAlign w:val="bottom"/>
          </w:tcPr>
          <w:p w14:paraId="3E243C24" w14:textId="77777777" w:rsidR="00353282" w:rsidRPr="00A92122" w:rsidRDefault="00353282" w:rsidP="005C7FFB">
            <w:pPr>
              <w:spacing w:after="0" w:line="22" w:lineRule="atLeast"/>
              <w:jc w:val="center"/>
              <w:rPr>
                <w:color w:val="000000"/>
                <w:szCs w:val="22"/>
              </w:rPr>
            </w:pPr>
            <w:r w:rsidRPr="00A92122">
              <w:rPr>
                <w:color w:val="000000"/>
                <w:szCs w:val="22"/>
              </w:rPr>
              <w:t>1981</w:t>
            </w:r>
          </w:p>
        </w:tc>
        <w:tc>
          <w:tcPr>
            <w:tcW w:w="1513" w:type="pct"/>
            <w:vMerge/>
            <w:tcBorders>
              <w:left w:val="nil"/>
              <w:right w:val="nil"/>
            </w:tcBorders>
            <w:vAlign w:val="bottom"/>
          </w:tcPr>
          <w:p w14:paraId="0F24006E"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3313D25"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57</w:t>
            </w:r>
          </w:p>
        </w:tc>
        <w:tc>
          <w:tcPr>
            <w:tcW w:w="684" w:type="pct"/>
            <w:tcBorders>
              <w:top w:val="nil"/>
              <w:left w:val="nil"/>
              <w:bottom w:val="nil"/>
              <w:right w:val="nil"/>
            </w:tcBorders>
          </w:tcPr>
          <w:p w14:paraId="4303B5B1"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005E2DE2"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57</w:t>
            </w:r>
          </w:p>
        </w:tc>
      </w:tr>
      <w:tr w:rsidR="00353282" w:rsidRPr="005E2B25" w14:paraId="14ED5D23" w14:textId="77777777" w:rsidTr="00F16E7F">
        <w:trPr>
          <w:cantSplit/>
          <w:trHeight w:val="253"/>
          <w:jc w:val="center"/>
        </w:trPr>
        <w:tc>
          <w:tcPr>
            <w:tcW w:w="599" w:type="pct"/>
            <w:tcBorders>
              <w:top w:val="nil"/>
              <w:left w:val="nil"/>
              <w:bottom w:val="nil"/>
              <w:right w:val="nil"/>
            </w:tcBorders>
            <w:vAlign w:val="bottom"/>
          </w:tcPr>
          <w:p w14:paraId="46D2778E" w14:textId="77777777" w:rsidR="00353282" w:rsidRPr="00A92122" w:rsidRDefault="00353282" w:rsidP="005C7FFB">
            <w:pPr>
              <w:spacing w:after="0" w:line="22" w:lineRule="atLeast"/>
              <w:jc w:val="center"/>
              <w:rPr>
                <w:color w:val="000000"/>
                <w:szCs w:val="22"/>
              </w:rPr>
            </w:pPr>
            <w:r w:rsidRPr="00A92122">
              <w:rPr>
                <w:color w:val="000000"/>
                <w:szCs w:val="22"/>
              </w:rPr>
              <w:t>1982</w:t>
            </w:r>
          </w:p>
        </w:tc>
        <w:tc>
          <w:tcPr>
            <w:tcW w:w="1513" w:type="pct"/>
            <w:vMerge/>
            <w:tcBorders>
              <w:left w:val="nil"/>
              <w:right w:val="nil"/>
            </w:tcBorders>
            <w:vAlign w:val="bottom"/>
          </w:tcPr>
          <w:p w14:paraId="1341522A"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4BF9C4FD"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15</w:t>
            </w:r>
          </w:p>
        </w:tc>
        <w:tc>
          <w:tcPr>
            <w:tcW w:w="684" w:type="pct"/>
            <w:tcBorders>
              <w:top w:val="nil"/>
              <w:left w:val="nil"/>
              <w:bottom w:val="nil"/>
              <w:right w:val="nil"/>
            </w:tcBorders>
          </w:tcPr>
          <w:p w14:paraId="4806EC6F"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4CA945F3"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15</w:t>
            </w:r>
          </w:p>
        </w:tc>
      </w:tr>
      <w:tr w:rsidR="00353282" w:rsidRPr="005E2B25" w14:paraId="1E6B08C8" w14:textId="77777777" w:rsidTr="00F16E7F">
        <w:trPr>
          <w:cantSplit/>
          <w:trHeight w:val="253"/>
          <w:jc w:val="center"/>
        </w:trPr>
        <w:tc>
          <w:tcPr>
            <w:tcW w:w="599" w:type="pct"/>
            <w:tcBorders>
              <w:top w:val="nil"/>
              <w:left w:val="nil"/>
              <w:bottom w:val="nil"/>
              <w:right w:val="nil"/>
            </w:tcBorders>
            <w:vAlign w:val="bottom"/>
          </w:tcPr>
          <w:p w14:paraId="711AC3BB" w14:textId="77777777" w:rsidR="00353282" w:rsidRPr="00A92122" w:rsidRDefault="00353282" w:rsidP="005C7FFB">
            <w:pPr>
              <w:spacing w:after="0" w:line="22" w:lineRule="atLeast"/>
              <w:jc w:val="center"/>
              <w:rPr>
                <w:color w:val="000000"/>
                <w:szCs w:val="22"/>
              </w:rPr>
            </w:pPr>
            <w:r w:rsidRPr="00A92122">
              <w:rPr>
                <w:color w:val="000000"/>
                <w:szCs w:val="22"/>
              </w:rPr>
              <w:t>1983</w:t>
            </w:r>
          </w:p>
        </w:tc>
        <w:tc>
          <w:tcPr>
            <w:tcW w:w="1513" w:type="pct"/>
            <w:vMerge/>
            <w:tcBorders>
              <w:left w:val="nil"/>
              <w:right w:val="nil"/>
            </w:tcBorders>
            <w:vAlign w:val="bottom"/>
          </w:tcPr>
          <w:p w14:paraId="2AD3C9BB"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19EEDAE2"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2</w:t>
            </w:r>
          </w:p>
        </w:tc>
        <w:tc>
          <w:tcPr>
            <w:tcW w:w="684" w:type="pct"/>
            <w:tcBorders>
              <w:top w:val="nil"/>
              <w:left w:val="nil"/>
              <w:bottom w:val="nil"/>
              <w:right w:val="nil"/>
            </w:tcBorders>
          </w:tcPr>
          <w:p w14:paraId="7B4FE2AB"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42B7C0C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2</w:t>
            </w:r>
          </w:p>
        </w:tc>
      </w:tr>
      <w:tr w:rsidR="00353282" w:rsidRPr="005E2B25" w14:paraId="2C5DCAA1" w14:textId="77777777" w:rsidTr="00F16E7F">
        <w:trPr>
          <w:cantSplit/>
          <w:trHeight w:val="253"/>
          <w:jc w:val="center"/>
        </w:trPr>
        <w:tc>
          <w:tcPr>
            <w:tcW w:w="599" w:type="pct"/>
            <w:tcBorders>
              <w:top w:val="nil"/>
              <w:left w:val="nil"/>
              <w:bottom w:val="nil"/>
              <w:right w:val="nil"/>
            </w:tcBorders>
            <w:vAlign w:val="bottom"/>
          </w:tcPr>
          <w:p w14:paraId="0B3C9183" w14:textId="77777777" w:rsidR="00353282" w:rsidRPr="00A92122" w:rsidRDefault="00353282" w:rsidP="005C7FFB">
            <w:pPr>
              <w:spacing w:after="0" w:line="22" w:lineRule="atLeast"/>
              <w:jc w:val="center"/>
              <w:rPr>
                <w:color w:val="000000"/>
                <w:szCs w:val="22"/>
              </w:rPr>
            </w:pPr>
            <w:r w:rsidRPr="00A92122">
              <w:rPr>
                <w:color w:val="000000"/>
                <w:szCs w:val="22"/>
              </w:rPr>
              <w:t>1984</w:t>
            </w:r>
          </w:p>
        </w:tc>
        <w:tc>
          <w:tcPr>
            <w:tcW w:w="1513" w:type="pct"/>
            <w:vMerge/>
            <w:tcBorders>
              <w:left w:val="nil"/>
              <w:right w:val="nil"/>
            </w:tcBorders>
            <w:vAlign w:val="bottom"/>
          </w:tcPr>
          <w:p w14:paraId="2DA7128D"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D7F7B6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77</w:t>
            </w:r>
          </w:p>
        </w:tc>
        <w:tc>
          <w:tcPr>
            <w:tcW w:w="684" w:type="pct"/>
            <w:tcBorders>
              <w:top w:val="nil"/>
              <w:left w:val="nil"/>
              <w:bottom w:val="nil"/>
              <w:right w:val="nil"/>
            </w:tcBorders>
          </w:tcPr>
          <w:p w14:paraId="1EADB92B"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09A57A9F"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77</w:t>
            </w:r>
          </w:p>
        </w:tc>
      </w:tr>
      <w:tr w:rsidR="00353282" w:rsidRPr="005E2B25" w14:paraId="79617115" w14:textId="77777777" w:rsidTr="00F16E7F">
        <w:trPr>
          <w:cantSplit/>
          <w:trHeight w:val="253"/>
          <w:jc w:val="center"/>
        </w:trPr>
        <w:tc>
          <w:tcPr>
            <w:tcW w:w="599" w:type="pct"/>
            <w:tcBorders>
              <w:top w:val="nil"/>
              <w:left w:val="nil"/>
              <w:bottom w:val="nil"/>
              <w:right w:val="nil"/>
            </w:tcBorders>
            <w:vAlign w:val="bottom"/>
          </w:tcPr>
          <w:p w14:paraId="2533440D" w14:textId="77777777" w:rsidR="00353282" w:rsidRPr="00A92122" w:rsidRDefault="00353282" w:rsidP="005C7FFB">
            <w:pPr>
              <w:spacing w:after="0" w:line="22" w:lineRule="atLeast"/>
              <w:jc w:val="center"/>
              <w:rPr>
                <w:color w:val="000000"/>
                <w:szCs w:val="22"/>
              </w:rPr>
            </w:pPr>
            <w:r w:rsidRPr="00A92122">
              <w:rPr>
                <w:color w:val="000000"/>
                <w:szCs w:val="22"/>
              </w:rPr>
              <w:t>1985</w:t>
            </w:r>
          </w:p>
        </w:tc>
        <w:tc>
          <w:tcPr>
            <w:tcW w:w="1513" w:type="pct"/>
            <w:vMerge/>
            <w:tcBorders>
              <w:left w:val="nil"/>
              <w:right w:val="nil"/>
            </w:tcBorders>
            <w:vAlign w:val="bottom"/>
          </w:tcPr>
          <w:p w14:paraId="3AC67E17"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BE00A40"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35</w:t>
            </w:r>
          </w:p>
        </w:tc>
        <w:tc>
          <w:tcPr>
            <w:tcW w:w="684" w:type="pct"/>
            <w:tcBorders>
              <w:top w:val="nil"/>
              <w:left w:val="nil"/>
              <w:bottom w:val="nil"/>
              <w:right w:val="nil"/>
            </w:tcBorders>
          </w:tcPr>
          <w:p w14:paraId="0CF6278C"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A57E7B8"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35</w:t>
            </w:r>
          </w:p>
        </w:tc>
      </w:tr>
      <w:tr w:rsidR="00353282" w:rsidRPr="005E2B25" w14:paraId="22991411" w14:textId="77777777" w:rsidTr="00F16E7F">
        <w:trPr>
          <w:cantSplit/>
          <w:trHeight w:val="253"/>
          <w:jc w:val="center"/>
        </w:trPr>
        <w:tc>
          <w:tcPr>
            <w:tcW w:w="599" w:type="pct"/>
            <w:tcBorders>
              <w:top w:val="nil"/>
              <w:left w:val="nil"/>
              <w:bottom w:val="nil"/>
              <w:right w:val="nil"/>
            </w:tcBorders>
            <w:vAlign w:val="bottom"/>
          </w:tcPr>
          <w:p w14:paraId="2A3C1A68" w14:textId="77777777" w:rsidR="00353282" w:rsidRPr="00A92122" w:rsidRDefault="00353282" w:rsidP="005C7FFB">
            <w:pPr>
              <w:spacing w:after="0" w:line="22" w:lineRule="atLeast"/>
              <w:jc w:val="center"/>
              <w:rPr>
                <w:color w:val="000000"/>
                <w:szCs w:val="22"/>
              </w:rPr>
            </w:pPr>
            <w:r w:rsidRPr="00A92122">
              <w:rPr>
                <w:color w:val="000000"/>
                <w:szCs w:val="22"/>
              </w:rPr>
              <w:t>1986</w:t>
            </w:r>
          </w:p>
        </w:tc>
        <w:tc>
          <w:tcPr>
            <w:tcW w:w="1513" w:type="pct"/>
            <w:vMerge/>
            <w:tcBorders>
              <w:left w:val="nil"/>
              <w:right w:val="nil"/>
            </w:tcBorders>
            <w:vAlign w:val="bottom"/>
          </w:tcPr>
          <w:p w14:paraId="5ECDD149"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18E2BEA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14</w:t>
            </w:r>
          </w:p>
        </w:tc>
        <w:tc>
          <w:tcPr>
            <w:tcW w:w="684" w:type="pct"/>
            <w:tcBorders>
              <w:top w:val="nil"/>
              <w:left w:val="nil"/>
              <w:bottom w:val="nil"/>
              <w:right w:val="nil"/>
            </w:tcBorders>
          </w:tcPr>
          <w:p w14:paraId="4DB7E98C"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23878F8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14</w:t>
            </w:r>
          </w:p>
        </w:tc>
      </w:tr>
      <w:tr w:rsidR="00353282" w:rsidRPr="005E2B25" w14:paraId="69ECF6B6" w14:textId="77777777" w:rsidTr="00F16E7F">
        <w:trPr>
          <w:cantSplit/>
          <w:trHeight w:val="253"/>
          <w:jc w:val="center"/>
        </w:trPr>
        <w:tc>
          <w:tcPr>
            <w:tcW w:w="599" w:type="pct"/>
            <w:tcBorders>
              <w:top w:val="nil"/>
              <w:left w:val="nil"/>
              <w:bottom w:val="nil"/>
              <w:right w:val="nil"/>
            </w:tcBorders>
            <w:vAlign w:val="bottom"/>
          </w:tcPr>
          <w:p w14:paraId="65A39F99" w14:textId="77777777" w:rsidR="00353282" w:rsidRPr="00A92122" w:rsidRDefault="00353282" w:rsidP="005C7FFB">
            <w:pPr>
              <w:spacing w:after="0" w:line="22" w:lineRule="atLeast"/>
              <w:jc w:val="center"/>
              <w:rPr>
                <w:color w:val="000000"/>
                <w:szCs w:val="22"/>
              </w:rPr>
            </w:pPr>
            <w:r w:rsidRPr="00A92122">
              <w:rPr>
                <w:color w:val="000000"/>
                <w:szCs w:val="22"/>
              </w:rPr>
              <w:t>1987</w:t>
            </w:r>
          </w:p>
        </w:tc>
        <w:tc>
          <w:tcPr>
            <w:tcW w:w="1513" w:type="pct"/>
            <w:vMerge/>
            <w:tcBorders>
              <w:left w:val="nil"/>
              <w:right w:val="nil"/>
            </w:tcBorders>
            <w:vAlign w:val="bottom"/>
          </w:tcPr>
          <w:p w14:paraId="512E9F1A"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049A7F37"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69</w:t>
            </w:r>
          </w:p>
        </w:tc>
        <w:tc>
          <w:tcPr>
            <w:tcW w:w="684" w:type="pct"/>
            <w:tcBorders>
              <w:top w:val="nil"/>
              <w:left w:val="nil"/>
              <w:bottom w:val="nil"/>
              <w:right w:val="nil"/>
            </w:tcBorders>
          </w:tcPr>
          <w:p w14:paraId="360F217F"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7D84C7AB"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69</w:t>
            </w:r>
          </w:p>
        </w:tc>
      </w:tr>
      <w:tr w:rsidR="00353282" w:rsidRPr="005E2B25" w14:paraId="4600CDBC" w14:textId="77777777" w:rsidTr="00F16E7F">
        <w:trPr>
          <w:cantSplit/>
          <w:trHeight w:val="253"/>
          <w:jc w:val="center"/>
        </w:trPr>
        <w:tc>
          <w:tcPr>
            <w:tcW w:w="599" w:type="pct"/>
            <w:tcBorders>
              <w:top w:val="nil"/>
              <w:left w:val="nil"/>
              <w:bottom w:val="nil"/>
              <w:right w:val="nil"/>
            </w:tcBorders>
            <w:vAlign w:val="bottom"/>
          </w:tcPr>
          <w:p w14:paraId="42C18D3E" w14:textId="77777777" w:rsidR="00353282" w:rsidRPr="00A92122" w:rsidRDefault="00353282" w:rsidP="005C7FFB">
            <w:pPr>
              <w:spacing w:after="0" w:line="22" w:lineRule="atLeast"/>
              <w:jc w:val="center"/>
              <w:rPr>
                <w:color w:val="000000"/>
                <w:szCs w:val="22"/>
              </w:rPr>
            </w:pPr>
            <w:r w:rsidRPr="00A92122">
              <w:rPr>
                <w:color w:val="000000"/>
                <w:szCs w:val="22"/>
              </w:rPr>
              <w:t>1988</w:t>
            </w:r>
          </w:p>
        </w:tc>
        <w:tc>
          <w:tcPr>
            <w:tcW w:w="1513" w:type="pct"/>
            <w:vMerge/>
            <w:tcBorders>
              <w:left w:val="nil"/>
              <w:right w:val="nil"/>
            </w:tcBorders>
            <w:vAlign w:val="bottom"/>
          </w:tcPr>
          <w:p w14:paraId="1654574C"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3CA5B4EF"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3C1B02C0"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734555FD"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2DA2394C" w14:textId="77777777" w:rsidTr="00F16E7F">
        <w:trPr>
          <w:cantSplit/>
          <w:trHeight w:val="253"/>
          <w:jc w:val="center"/>
        </w:trPr>
        <w:tc>
          <w:tcPr>
            <w:tcW w:w="599" w:type="pct"/>
            <w:tcBorders>
              <w:top w:val="nil"/>
              <w:left w:val="nil"/>
              <w:bottom w:val="nil"/>
              <w:right w:val="nil"/>
            </w:tcBorders>
            <w:vAlign w:val="bottom"/>
          </w:tcPr>
          <w:p w14:paraId="27E184D5" w14:textId="77777777" w:rsidR="00353282" w:rsidRPr="00A92122" w:rsidRDefault="00353282" w:rsidP="005C7FFB">
            <w:pPr>
              <w:spacing w:after="0" w:line="22" w:lineRule="atLeast"/>
              <w:jc w:val="center"/>
              <w:rPr>
                <w:color w:val="000000"/>
                <w:szCs w:val="22"/>
              </w:rPr>
            </w:pPr>
            <w:r w:rsidRPr="00A92122">
              <w:rPr>
                <w:color w:val="000000"/>
                <w:szCs w:val="22"/>
              </w:rPr>
              <w:t>1989</w:t>
            </w:r>
          </w:p>
        </w:tc>
        <w:tc>
          <w:tcPr>
            <w:tcW w:w="1513" w:type="pct"/>
            <w:vMerge/>
            <w:tcBorders>
              <w:left w:val="nil"/>
              <w:right w:val="nil"/>
            </w:tcBorders>
            <w:vAlign w:val="bottom"/>
          </w:tcPr>
          <w:p w14:paraId="11B1A990"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7C2A60B"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w:t>
            </w:r>
          </w:p>
        </w:tc>
        <w:tc>
          <w:tcPr>
            <w:tcW w:w="684" w:type="pct"/>
            <w:tcBorders>
              <w:top w:val="nil"/>
              <w:left w:val="nil"/>
              <w:bottom w:val="nil"/>
              <w:right w:val="nil"/>
            </w:tcBorders>
          </w:tcPr>
          <w:p w14:paraId="3168DEB2"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1F341F5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w:t>
            </w:r>
          </w:p>
        </w:tc>
      </w:tr>
      <w:tr w:rsidR="00353282" w:rsidRPr="005E2B25" w14:paraId="51B28043" w14:textId="77777777" w:rsidTr="00F16E7F">
        <w:trPr>
          <w:cantSplit/>
          <w:trHeight w:val="253"/>
          <w:jc w:val="center"/>
        </w:trPr>
        <w:tc>
          <w:tcPr>
            <w:tcW w:w="599" w:type="pct"/>
            <w:tcBorders>
              <w:top w:val="nil"/>
              <w:left w:val="nil"/>
              <w:bottom w:val="nil"/>
              <w:right w:val="nil"/>
            </w:tcBorders>
            <w:vAlign w:val="bottom"/>
          </w:tcPr>
          <w:p w14:paraId="437CEE67" w14:textId="77777777" w:rsidR="00353282" w:rsidRPr="00A92122" w:rsidRDefault="00353282" w:rsidP="005C7FFB">
            <w:pPr>
              <w:spacing w:after="0" w:line="22" w:lineRule="atLeast"/>
              <w:jc w:val="center"/>
              <w:rPr>
                <w:color w:val="000000"/>
                <w:szCs w:val="22"/>
              </w:rPr>
            </w:pPr>
            <w:r w:rsidRPr="00A92122">
              <w:rPr>
                <w:color w:val="000000"/>
                <w:szCs w:val="22"/>
              </w:rPr>
              <w:t>1990</w:t>
            </w:r>
          </w:p>
        </w:tc>
        <w:tc>
          <w:tcPr>
            <w:tcW w:w="1513" w:type="pct"/>
            <w:vMerge/>
            <w:tcBorders>
              <w:left w:val="nil"/>
              <w:right w:val="nil"/>
            </w:tcBorders>
            <w:vAlign w:val="bottom"/>
          </w:tcPr>
          <w:p w14:paraId="2AD2BE6F"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1E07A1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26</w:t>
            </w:r>
          </w:p>
        </w:tc>
        <w:tc>
          <w:tcPr>
            <w:tcW w:w="684" w:type="pct"/>
            <w:tcBorders>
              <w:top w:val="nil"/>
              <w:left w:val="nil"/>
              <w:bottom w:val="nil"/>
              <w:right w:val="nil"/>
            </w:tcBorders>
          </w:tcPr>
          <w:p w14:paraId="4BB7E4E5"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68D515CE"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26</w:t>
            </w:r>
          </w:p>
        </w:tc>
      </w:tr>
      <w:tr w:rsidR="00353282" w:rsidRPr="005E2B25" w14:paraId="1CBFA96E" w14:textId="77777777" w:rsidTr="00F16E7F">
        <w:trPr>
          <w:cantSplit/>
          <w:trHeight w:val="253"/>
          <w:jc w:val="center"/>
        </w:trPr>
        <w:tc>
          <w:tcPr>
            <w:tcW w:w="599" w:type="pct"/>
            <w:tcBorders>
              <w:top w:val="nil"/>
              <w:left w:val="nil"/>
              <w:bottom w:val="nil"/>
              <w:right w:val="nil"/>
            </w:tcBorders>
            <w:vAlign w:val="bottom"/>
          </w:tcPr>
          <w:p w14:paraId="47EF70EB" w14:textId="77777777" w:rsidR="00353282" w:rsidRPr="00A92122" w:rsidRDefault="00353282" w:rsidP="005C7FFB">
            <w:pPr>
              <w:spacing w:after="0" w:line="22" w:lineRule="atLeast"/>
              <w:jc w:val="center"/>
              <w:rPr>
                <w:color w:val="000000"/>
                <w:szCs w:val="22"/>
              </w:rPr>
            </w:pPr>
            <w:r w:rsidRPr="00A92122">
              <w:rPr>
                <w:color w:val="000000"/>
                <w:szCs w:val="22"/>
              </w:rPr>
              <w:t>1991</w:t>
            </w:r>
          </w:p>
        </w:tc>
        <w:tc>
          <w:tcPr>
            <w:tcW w:w="1513" w:type="pct"/>
            <w:vMerge/>
            <w:tcBorders>
              <w:left w:val="nil"/>
              <w:right w:val="nil"/>
            </w:tcBorders>
            <w:vAlign w:val="bottom"/>
          </w:tcPr>
          <w:p w14:paraId="47CBB466"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CD47C67"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2EB562F8"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7FA29F2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762A41E3" w14:textId="77777777" w:rsidTr="00F16E7F">
        <w:trPr>
          <w:cantSplit/>
          <w:trHeight w:val="253"/>
          <w:jc w:val="center"/>
        </w:trPr>
        <w:tc>
          <w:tcPr>
            <w:tcW w:w="599" w:type="pct"/>
            <w:tcBorders>
              <w:top w:val="nil"/>
              <w:left w:val="nil"/>
              <w:bottom w:val="nil"/>
              <w:right w:val="nil"/>
            </w:tcBorders>
            <w:vAlign w:val="bottom"/>
          </w:tcPr>
          <w:p w14:paraId="7FD39EEC" w14:textId="77777777" w:rsidR="00353282" w:rsidRPr="00A92122" w:rsidRDefault="00353282" w:rsidP="005C7FFB">
            <w:pPr>
              <w:spacing w:after="0" w:line="22" w:lineRule="atLeast"/>
              <w:jc w:val="center"/>
              <w:rPr>
                <w:color w:val="000000"/>
                <w:szCs w:val="22"/>
              </w:rPr>
            </w:pPr>
            <w:r w:rsidRPr="00A92122">
              <w:rPr>
                <w:color w:val="000000"/>
                <w:szCs w:val="22"/>
              </w:rPr>
              <w:t>1992</w:t>
            </w:r>
          </w:p>
        </w:tc>
        <w:tc>
          <w:tcPr>
            <w:tcW w:w="1513" w:type="pct"/>
            <w:vMerge/>
            <w:tcBorders>
              <w:left w:val="nil"/>
              <w:right w:val="nil"/>
            </w:tcBorders>
            <w:vAlign w:val="bottom"/>
          </w:tcPr>
          <w:p w14:paraId="7484CC40"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259CB1A8"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07583DFF"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F4F0972"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4F79627C" w14:textId="77777777" w:rsidTr="00F16E7F">
        <w:trPr>
          <w:cantSplit/>
          <w:trHeight w:val="253"/>
          <w:jc w:val="center"/>
        </w:trPr>
        <w:tc>
          <w:tcPr>
            <w:tcW w:w="599" w:type="pct"/>
            <w:tcBorders>
              <w:top w:val="nil"/>
              <w:left w:val="nil"/>
              <w:bottom w:val="nil"/>
              <w:right w:val="nil"/>
            </w:tcBorders>
            <w:vAlign w:val="bottom"/>
          </w:tcPr>
          <w:p w14:paraId="4E2E9BBF" w14:textId="77777777" w:rsidR="00353282" w:rsidRPr="00A92122" w:rsidRDefault="00353282" w:rsidP="005C7FFB">
            <w:pPr>
              <w:spacing w:after="0" w:line="22" w:lineRule="atLeast"/>
              <w:jc w:val="center"/>
              <w:rPr>
                <w:color w:val="000000"/>
                <w:szCs w:val="22"/>
              </w:rPr>
            </w:pPr>
            <w:r w:rsidRPr="00A92122">
              <w:rPr>
                <w:color w:val="000000"/>
                <w:szCs w:val="22"/>
              </w:rPr>
              <w:t>1993</w:t>
            </w:r>
          </w:p>
        </w:tc>
        <w:tc>
          <w:tcPr>
            <w:tcW w:w="1513" w:type="pct"/>
            <w:vMerge/>
            <w:tcBorders>
              <w:left w:val="nil"/>
              <w:right w:val="nil"/>
            </w:tcBorders>
            <w:vAlign w:val="bottom"/>
          </w:tcPr>
          <w:p w14:paraId="6D19D902"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13A70DC7"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59</w:t>
            </w:r>
          </w:p>
        </w:tc>
        <w:tc>
          <w:tcPr>
            <w:tcW w:w="684" w:type="pct"/>
            <w:tcBorders>
              <w:top w:val="nil"/>
              <w:left w:val="nil"/>
              <w:bottom w:val="nil"/>
              <w:right w:val="nil"/>
            </w:tcBorders>
          </w:tcPr>
          <w:p w14:paraId="0AC83C13"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3EB561E5"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59</w:t>
            </w:r>
          </w:p>
        </w:tc>
      </w:tr>
      <w:tr w:rsidR="00353282" w:rsidRPr="005E2B25" w14:paraId="6EA975CC" w14:textId="77777777" w:rsidTr="00F16E7F">
        <w:trPr>
          <w:cantSplit/>
          <w:trHeight w:val="253"/>
          <w:jc w:val="center"/>
        </w:trPr>
        <w:tc>
          <w:tcPr>
            <w:tcW w:w="599" w:type="pct"/>
            <w:tcBorders>
              <w:top w:val="nil"/>
              <w:left w:val="nil"/>
              <w:bottom w:val="nil"/>
              <w:right w:val="nil"/>
            </w:tcBorders>
            <w:vAlign w:val="bottom"/>
          </w:tcPr>
          <w:p w14:paraId="7EC41625" w14:textId="77777777" w:rsidR="00353282" w:rsidRPr="00A92122" w:rsidRDefault="00353282" w:rsidP="005C7FFB">
            <w:pPr>
              <w:spacing w:after="0" w:line="22" w:lineRule="atLeast"/>
              <w:jc w:val="center"/>
              <w:rPr>
                <w:color w:val="000000"/>
                <w:szCs w:val="22"/>
              </w:rPr>
            </w:pPr>
            <w:r w:rsidRPr="00A92122">
              <w:rPr>
                <w:color w:val="000000"/>
                <w:szCs w:val="22"/>
              </w:rPr>
              <w:t>1994</w:t>
            </w:r>
          </w:p>
        </w:tc>
        <w:tc>
          <w:tcPr>
            <w:tcW w:w="1513" w:type="pct"/>
            <w:vMerge/>
            <w:tcBorders>
              <w:left w:val="nil"/>
              <w:right w:val="nil"/>
            </w:tcBorders>
            <w:vAlign w:val="bottom"/>
          </w:tcPr>
          <w:p w14:paraId="4392873F"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75B54D3"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35D213CC"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74E3739"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20C0F21B" w14:textId="77777777" w:rsidTr="00F16E7F">
        <w:trPr>
          <w:cantSplit/>
          <w:trHeight w:val="253"/>
          <w:jc w:val="center"/>
        </w:trPr>
        <w:tc>
          <w:tcPr>
            <w:tcW w:w="599" w:type="pct"/>
            <w:tcBorders>
              <w:top w:val="nil"/>
              <w:left w:val="nil"/>
              <w:bottom w:val="nil"/>
              <w:right w:val="nil"/>
            </w:tcBorders>
            <w:vAlign w:val="bottom"/>
          </w:tcPr>
          <w:p w14:paraId="7619091E" w14:textId="77777777" w:rsidR="00353282" w:rsidRPr="00A92122" w:rsidRDefault="00353282" w:rsidP="005C7FFB">
            <w:pPr>
              <w:spacing w:after="0" w:line="22" w:lineRule="atLeast"/>
              <w:jc w:val="center"/>
              <w:rPr>
                <w:color w:val="000000"/>
                <w:szCs w:val="22"/>
              </w:rPr>
            </w:pPr>
            <w:r w:rsidRPr="00A92122">
              <w:rPr>
                <w:color w:val="000000"/>
                <w:szCs w:val="22"/>
              </w:rPr>
              <w:t>1995</w:t>
            </w:r>
          </w:p>
        </w:tc>
        <w:tc>
          <w:tcPr>
            <w:tcW w:w="1513" w:type="pct"/>
            <w:vMerge/>
            <w:tcBorders>
              <w:left w:val="nil"/>
              <w:right w:val="nil"/>
            </w:tcBorders>
            <w:vAlign w:val="bottom"/>
          </w:tcPr>
          <w:p w14:paraId="397FC766"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6116580"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146FCA5A"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1FB29313"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356DDA18" w14:textId="77777777" w:rsidTr="00F16E7F">
        <w:trPr>
          <w:cantSplit/>
          <w:trHeight w:val="253"/>
          <w:jc w:val="center"/>
        </w:trPr>
        <w:tc>
          <w:tcPr>
            <w:tcW w:w="599" w:type="pct"/>
            <w:tcBorders>
              <w:top w:val="nil"/>
              <w:left w:val="nil"/>
              <w:bottom w:val="nil"/>
              <w:right w:val="nil"/>
            </w:tcBorders>
            <w:vAlign w:val="bottom"/>
          </w:tcPr>
          <w:p w14:paraId="2514C41C" w14:textId="77777777" w:rsidR="00353282" w:rsidRPr="00A92122" w:rsidRDefault="00353282" w:rsidP="005C7FFB">
            <w:pPr>
              <w:spacing w:after="0" w:line="22" w:lineRule="atLeast"/>
              <w:jc w:val="center"/>
              <w:rPr>
                <w:color w:val="000000"/>
                <w:szCs w:val="22"/>
              </w:rPr>
            </w:pPr>
            <w:r w:rsidRPr="00A92122">
              <w:rPr>
                <w:color w:val="000000"/>
                <w:szCs w:val="22"/>
              </w:rPr>
              <w:t>1996</w:t>
            </w:r>
          </w:p>
        </w:tc>
        <w:tc>
          <w:tcPr>
            <w:tcW w:w="1513" w:type="pct"/>
            <w:vMerge/>
            <w:tcBorders>
              <w:left w:val="nil"/>
              <w:right w:val="nil"/>
            </w:tcBorders>
            <w:vAlign w:val="bottom"/>
          </w:tcPr>
          <w:p w14:paraId="28B438E5"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24F7710D"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81</w:t>
            </w:r>
          </w:p>
        </w:tc>
        <w:tc>
          <w:tcPr>
            <w:tcW w:w="684" w:type="pct"/>
            <w:tcBorders>
              <w:top w:val="nil"/>
              <w:left w:val="nil"/>
              <w:bottom w:val="nil"/>
              <w:right w:val="nil"/>
            </w:tcBorders>
          </w:tcPr>
          <w:p w14:paraId="43B8BA9E"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20DC1066"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81</w:t>
            </w:r>
          </w:p>
        </w:tc>
      </w:tr>
      <w:tr w:rsidR="00353282" w:rsidRPr="005E2B25" w14:paraId="420E5D7C" w14:textId="77777777" w:rsidTr="00F16E7F">
        <w:trPr>
          <w:cantSplit/>
          <w:trHeight w:val="253"/>
          <w:jc w:val="center"/>
        </w:trPr>
        <w:tc>
          <w:tcPr>
            <w:tcW w:w="599" w:type="pct"/>
            <w:tcBorders>
              <w:top w:val="nil"/>
              <w:left w:val="nil"/>
              <w:bottom w:val="nil"/>
              <w:right w:val="nil"/>
            </w:tcBorders>
            <w:vAlign w:val="bottom"/>
          </w:tcPr>
          <w:p w14:paraId="525497AB" w14:textId="77777777" w:rsidR="00353282" w:rsidRPr="00A92122" w:rsidRDefault="00353282" w:rsidP="005C7FFB">
            <w:pPr>
              <w:spacing w:after="0" w:line="22" w:lineRule="atLeast"/>
              <w:jc w:val="center"/>
              <w:rPr>
                <w:color w:val="000000"/>
                <w:szCs w:val="22"/>
              </w:rPr>
            </w:pPr>
            <w:r w:rsidRPr="00A92122">
              <w:rPr>
                <w:color w:val="000000"/>
                <w:szCs w:val="22"/>
              </w:rPr>
              <w:t>1997</w:t>
            </w:r>
          </w:p>
        </w:tc>
        <w:tc>
          <w:tcPr>
            <w:tcW w:w="1513" w:type="pct"/>
            <w:vMerge/>
            <w:tcBorders>
              <w:left w:val="nil"/>
              <w:right w:val="nil"/>
            </w:tcBorders>
            <w:vAlign w:val="bottom"/>
          </w:tcPr>
          <w:p w14:paraId="124B69DE"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2292EF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w:t>
            </w:r>
          </w:p>
        </w:tc>
        <w:tc>
          <w:tcPr>
            <w:tcW w:w="684" w:type="pct"/>
            <w:tcBorders>
              <w:top w:val="nil"/>
              <w:left w:val="nil"/>
              <w:bottom w:val="nil"/>
              <w:right w:val="nil"/>
            </w:tcBorders>
          </w:tcPr>
          <w:p w14:paraId="30FB4785"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32F37CFA"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w:t>
            </w:r>
          </w:p>
        </w:tc>
      </w:tr>
      <w:tr w:rsidR="00353282" w:rsidRPr="005E2B25" w14:paraId="527B1057" w14:textId="77777777" w:rsidTr="00F16E7F">
        <w:trPr>
          <w:cantSplit/>
          <w:trHeight w:val="253"/>
          <w:jc w:val="center"/>
        </w:trPr>
        <w:tc>
          <w:tcPr>
            <w:tcW w:w="599" w:type="pct"/>
            <w:tcBorders>
              <w:top w:val="nil"/>
              <w:left w:val="nil"/>
              <w:bottom w:val="nil"/>
              <w:right w:val="nil"/>
            </w:tcBorders>
            <w:vAlign w:val="bottom"/>
          </w:tcPr>
          <w:p w14:paraId="3C252FA5" w14:textId="77777777" w:rsidR="00353282" w:rsidRPr="00A92122" w:rsidRDefault="00353282" w:rsidP="005C7FFB">
            <w:pPr>
              <w:spacing w:after="0" w:line="22" w:lineRule="atLeast"/>
              <w:jc w:val="center"/>
              <w:rPr>
                <w:color w:val="000000"/>
                <w:szCs w:val="22"/>
              </w:rPr>
            </w:pPr>
            <w:r w:rsidRPr="00A92122">
              <w:rPr>
                <w:color w:val="000000"/>
                <w:szCs w:val="22"/>
              </w:rPr>
              <w:t>1998</w:t>
            </w:r>
          </w:p>
        </w:tc>
        <w:tc>
          <w:tcPr>
            <w:tcW w:w="1513" w:type="pct"/>
            <w:vMerge/>
            <w:tcBorders>
              <w:left w:val="nil"/>
              <w:right w:val="nil"/>
            </w:tcBorders>
            <w:vAlign w:val="bottom"/>
          </w:tcPr>
          <w:p w14:paraId="79A19F5C"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486B8522"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305</w:t>
            </w:r>
          </w:p>
        </w:tc>
        <w:tc>
          <w:tcPr>
            <w:tcW w:w="684" w:type="pct"/>
            <w:tcBorders>
              <w:top w:val="nil"/>
              <w:left w:val="nil"/>
              <w:bottom w:val="nil"/>
              <w:right w:val="nil"/>
            </w:tcBorders>
          </w:tcPr>
          <w:p w14:paraId="5FDF34CE"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10F9994E"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305</w:t>
            </w:r>
          </w:p>
        </w:tc>
      </w:tr>
      <w:tr w:rsidR="00353282" w:rsidRPr="005E2B25" w14:paraId="1F82050F" w14:textId="77777777" w:rsidTr="00F16E7F">
        <w:trPr>
          <w:cantSplit/>
          <w:trHeight w:val="253"/>
          <w:jc w:val="center"/>
        </w:trPr>
        <w:tc>
          <w:tcPr>
            <w:tcW w:w="599" w:type="pct"/>
            <w:tcBorders>
              <w:top w:val="nil"/>
              <w:left w:val="nil"/>
              <w:bottom w:val="nil"/>
              <w:right w:val="nil"/>
            </w:tcBorders>
            <w:vAlign w:val="bottom"/>
          </w:tcPr>
          <w:p w14:paraId="562EACA0" w14:textId="77777777" w:rsidR="00353282" w:rsidRPr="00A92122" w:rsidRDefault="00353282" w:rsidP="005C7FFB">
            <w:pPr>
              <w:spacing w:after="0" w:line="22" w:lineRule="atLeast"/>
              <w:jc w:val="center"/>
              <w:rPr>
                <w:color w:val="000000"/>
                <w:szCs w:val="22"/>
              </w:rPr>
            </w:pPr>
            <w:r w:rsidRPr="00A92122">
              <w:rPr>
                <w:color w:val="000000"/>
                <w:szCs w:val="22"/>
              </w:rPr>
              <w:t>1999</w:t>
            </w:r>
          </w:p>
        </w:tc>
        <w:tc>
          <w:tcPr>
            <w:tcW w:w="1513" w:type="pct"/>
            <w:vMerge/>
            <w:tcBorders>
              <w:left w:val="nil"/>
              <w:right w:val="nil"/>
            </w:tcBorders>
            <w:vAlign w:val="bottom"/>
          </w:tcPr>
          <w:p w14:paraId="57A159DA"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400F75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330</w:t>
            </w:r>
          </w:p>
        </w:tc>
        <w:tc>
          <w:tcPr>
            <w:tcW w:w="684" w:type="pct"/>
            <w:tcBorders>
              <w:top w:val="nil"/>
              <w:left w:val="nil"/>
              <w:bottom w:val="nil"/>
              <w:right w:val="nil"/>
            </w:tcBorders>
          </w:tcPr>
          <w:p w14:paraId="141D4A61"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42BB1E3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330</w:t>
            </w:r>
          </w:p>
        </w:tc>
      </w:tr>
      <w:tr w:rsidR="00353282" w:rsidRPr="005E2B25" w14:paraId="2ED6711B" w14:textId="77777777" w:rsidTr="00F16E7F">
        <w:trPr>
          <w:cantSplit/>
          <w:trHeight w:val="253"/>
          <w:jc w:val="center"/>
        </w:trPr>
        <w:tc>
          <w:tcPr>
            <w:tcW w:w="599" w:type="pct"/>
            <w:tcBorders>
              <w:top w:val="nil"/>
              <w:left w:val="nil"/>
              <w:bottom w:val="nil"/>
              <w:right w:val="nil"/>
            </w:tcBorders>
            <w:vAlign w:val="bottom"/>
          </w:tcPr>
          <w:p w14:paraId="5A08E052" w14:textId="77777777" w:rsidR="00353282" w:rsidRPr="00A92122" w:rsidRDefault="00353282" w:rsidP="005C7FFB">
            <w:pPr>
              <w:spacing w:after="0" w:line="22" w:lineRule="atLeast"/>
              <w:jc w:val="center"/>
              <w:rPr>
                <w:color w:val="000000"/>
                <w:szCs w:val="22"/>
              </w:rPr>
            </w:pPr>
            <w:r w:rsidRPr="00A92122">
              <w:rPr>
                <w:color w:val="000000"/>
                <w:szCs w:val="22"/>
              </w:rPr>
              <w:t>2000</w:t>
            </w:r>
          </w:p>
        </w:tc>
        <w:tc>
          <w:tcPr>
            <w:tcW w:w="1513" w:type="pct"/>
            <w:vMerge/>
            <w:tcBorders>
              <w:left w:val="nil"/>
              <w:right w:val="nil"/>
            </w:tcBorders>
            <w:vAlign w:val="bottom"/>
          </w:tcPr>
          <w:p w14:paraId="21929BC2"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106E1F85"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6BBBF413"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248F770A"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3B50DF5D" w14:textId="77777777" w:rsidTr="00F16E7F">
        <w:trPr>
          <w:cantSplit/>
          <w:trHeight w:val="253"/>
          <w:jc w:val="center"/>
        </w:trPr>
        <w:tc>
          <w:tcPr>
            <w:tcW w:w="599" w:type="pct"/>
            <w:tcBorders>
              <w:top w:val="nil"/>
              <w:left w:val="nil"/>
              <w:bottom w:val="nil"/>
              <w:right w:val="nil"/>
            </w:tcBorders>
            <w:vAlign w:val="bottom"/>
          </w:tcPr>
          <w:p w14:paraId="73BDF4AB" w14:textId="77777777" w:rsidR="00353282" w:rsidRPr="00A92122" w:rsidRDefault="00353282" w:rsidP="005C7FFB">
            <w:pPr>
              <w:spacing w:after="0" w:line="22" w:lineRule="atLeast"/>
              <w:jc w:val="center"/>
              <w:rPr>
                <w:color w:val="000000"/>
                <w:szCs w:val="22"/>
              </w:rPr>
            </w:pPr>
            <w:r w:rsidRPr="00A92122">
              <w:rPr>
                <w:color w:val="000000"/>
                <w:szCs w:val="22"/>
              </w:rPr>
              <w:t>2001</w:t>
            </w:r>
          </w:p>
        </w:tc>
        <w:tc>
          <w:tcPr>
            <w:tcW w:w="1513" w:type="pct"/>
            <w:vMerge/>
            <w:tcBorders>
              <w:left w:val="nil"/>
              <w:right w:val="nil"/>
            </w:tcBorders>
            <w:vAlign w:val="bottom"/>
          </w:tcPr>
          <w:p w14:paraId="5960387C"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5B63CA55"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43</w:t>
            </w:r>
          </w:p>
        </w:tc>
        <w:tc>
          <w:tcPr>
            <w:tcW w:w="684" w:type="pct"/>
            <w:tcBorders>
              <w:top w:val="nil"/>
              <w:left w:val="nil"/>
              <w:bottom w:val="nil"/>
              <w:right w:val="nil"/>
            </w:tcBorders>
          </w:tcPr>
          <w:p w14:paraId="1E55FE31"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64055313"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43</w:t>
            </w:r>
          </w:p>
        </w:tc>
      </w:tr>
      <w:tr w:rsidR="00353282" w:rsidRPr="005E2B25" w14:paraId="3E72B734" w14:textId="77777777" w:rsidTr="00F16E7F">
        <w:trPr>
          <w:cantSplit/>
          <w:trHeight w:val="253"/>
          <w:jc w:val="center"/>
        </w:trPr>
        <w:tc>
          <w:tcPr>
            <w:tcW w:w="599" w:type="pct"/>
            <w:tcBorders>
              <w:top w:val="nil"/>
              <w:left w:val="nil"/>
              <w:bottom w:val="nil"/>
              <w:right w:val="nil"/>
            </w:tcBorders>
            <w:vAlign w:val="bottom"/>
          </w:tcPr>
          <w:p w14:paraId="2895B5FF" w14:textId="77777777" w:rsidR="00353282" w:rsidRPr="00A92122" w:rsidRDefault="00353282" w:rsidP="005C7FFB">
            <w:pPr>
              <w:spacing w:after="0" w:line="22" w:lineRule="atLeast"/>
              <w:jc w:val="center"/>
              <w:rPr>
                <w:color w:val="000000"/>
                <w:szCs w:val="22"/>
              </w:rPr>
            </w:pPr>
            <w:r w:rsidRPr="00A92122">
              <w:rPr>
                <w:color w:val="000000"/>
                <w:szCs w:val="22"/>
              </w:rPr>
              <w:t>2002</w:t>
            </w:r>
          </w:p>
        </w:tc>
        <w:tc>
          <w:tcPr>
            <w:tcW w:w="1513" w:type="pct"/>
            <w:vMerge/>
            <w:tcBorders>
              <w:left w:val="nil"/>
              <w:right w:val="nil"/>
            </w:tcBorders>
            <w:vAlign w:val="bottom"/>
          </w:tcPr>
          <w:p w14:paraId="1273CEDB"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FD36B8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60</w:t>
            </w:r>
          </w:p>
        </w:tc>
        <w:tc>
          <w:tcPr>
            <w:tcW w:w="684" w:type="pct"/>
            <w:tcBorders>
              <w:top w:val="nil"/>
              <w:left w:val="nil"/>
              <w:bottom w:val="nil"/>
              <w:right w:val="nil"/>
            </w:tcBorders>
          </w:tcPr>
          <w:p w14:paraId="6CD09D7D"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1A36AC0A"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60</w:t>
            </w:r>
          </w:p>
        </w:tc>
      </w:tr>
      <w:tr w:rsidR="00353282" w:rsidRPr="005E2B25" w14:paraId="2999F2AA" w14:textId="77777777" w:rsidTr="00F16E7F">
        <w:trPr>
          <w:cantSplit/>
          <w:trHeight w:val="253"/>
          <w:jc w:val="center"/>
        </w:trPr>
        <w:tc>
          <w:tcPr>
            <w:tcW w:w="599" w:type="pct"/>
            <w:tcBorders>
              <w:top w:val="nil"/>
              <w:left w:val="nil"/>
              <w:bottom w:val="nil"/>
              <w:right w:val="nil"/>
            </w:tcBorders>
            <w:vAlign w:val="bottom"/>
          </w:tcPr>
          <w:p w14:paraId="51EB08E0" w14:textId="77777777" w:rsidR="00353282" w:rsidRPr="00A92122" w:rsidRDefault="00353282" w:rsidP="005C7FFB">
            <w:pPr>
              <w:spacing w:after="0" w:line="22" w:lineRule="atLeast"/>
              <w:jc w:val="center"/>
              <w:rPr>
                <w:color w:val="000000"/>
                <w:szCs w:val="22"/>
              </w:rPr>
            </w:pPr>
            <w:r w:rsidRPr="00A92122">
              <w:rPr>
                <w:color w:val="000000"/>
                <w:szCs w:val="22"/>
              </w:rPr>
              <w:t>2003</w:t>
            </w:r>
          </w:p>
        </w:tc>
        <w:tc>
          <w:tcPr>
            <w:tcW w:w="1513" w:type="pct"/>
            <w:vMerge/>
            <w:tcBorders>
              <w:left w:val="nil"/>
              <w:right w:val="nil"/>
            </w:tcBorders>
            <w:vAlign w:val="bottom"/>
          </w:tcPr>
          <w:p w14:paraId="40C0620D"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2F7E5D0C"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43</w:t>
            </w:r>
          </w:p>
        </w:tc>
        <w:tc>
          <w:tcPr>
            <w:tcW w:w="684" w:type="pct"/>
            <w:tcBorders>
              <w:top w:val="nil"/>
              <w:left w:val="nil"/>
              <w:bottom w:val="nil"/>
              <w:right w:val="nil"/>
            </w:tcBorders>
          </w:tcPr>
          <w:p w14:paraId="1DC46469"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124CDBD3"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43</w:t>
            </w:r>
          </w:p>
        </w:tc>
      </w:tr>
      <w:tr w:rsidR="00353282" w:rsidRPr="005E2B25" w14:paraId="05E4587C" w14:textId="77777777" w:rsidTr="00F16E7F">
        <w:trPr>
          <w:cantSplit/>
          <w:trHeight w:val="253"/>
          <w:jc w:val="center"/>
        </w:trPr>
        <w:tc>
          <w:tcPr>
            <w:tcW w:w="599" w:type="pct"/>
            <w:tcBorders>
              <w:top w:val="nil"/>
              <w:left w:val="nil"/>
              <w:bottom w:val="nil"/>
              <w:right w:val="nil"/>
            </w:tcBorders>
            <w:vAlign w:val="bottom"/>
          </w:tcPr>
          <w:p w14:paraId="11FF2267" w14:textId="77777777" w:rsidR="00353282" w:rsidRPr="00A92122" w:rsidRDefault="00353282" w:rsidP="005C7FFB">
            <w:pPr>
              <w:spacing w:after="0" w:line="22" w:lineRule="atLeast"/>
              <w:jc w:val="center"/>
              <w:rPr>
                <w:color w:val="000000"/>
                <w:szCs w:val="22"/>
              </w:rPr>
            </w:pPr>
            <w:r w:rsidRPr="00A92122">
              <w:rPr>
                <w:color w:val="000000"/>
                <w:szCs w:val="22"/>
              </w:rPr>
              <w:t>2004</w:t>
            </w:r>
          </w:p>
        </w:tc>
        <w:tc>
          <w:tcPr>
            <w:tcW w:w="1513" w:type="pct"/>
            <w:vMerge/>
            <w:tcBorders>
              <w:left w:val="nil"/>
              <w:right w:val="nil"/>
            </w:tcBorders>
            <w:vAlign w:val="bottom"/>
          </w:tcPr>
          <w:p w14:paraId="03D77734"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C04B8B0"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5C2E3DFC"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750CC4BC"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6CA28E1B" w14:textId="77777777" w:rsidTr="00F16E7F">
        <w:trPr>
          <w:cantSplit/>
          <w:trHeight w:val="253"/>
          <w:jc w:val="center"/>
        </w:trPr>
        <w:tc>
          <w:tcPr>
            <w:tcW w:w="599" w:type="pct"/>
            <w:tcBorders>
              <w:top w:val="nil"/>
              <w:left w:val="nil"/>
              <w:bottom w:val="nil"/>
              <w:right w:val="nil"/>
            </w:tcBorders>
            <w:vAlign w:val="bottom"/>
          </w:tcPr>
          <w:p w14:paraId="24234E03" w14:textId="77777777" w:rsidR="00353282" w:rsidRPr="00A92122" w:rsidRDefault="00353282" w:rsidP="005C7FFB">
            <w:pPr>
              <w:spacing w:after="0" w:line="22" w:lineRule="atLeast"/>
              <w:jc w:val="center"/>
              <w:rPr>
                <w:color w:val="000000"/>
                <w:szCs w:val="22"/>
              </w:rPr>
            </w:pPr>
            <w:r w:rsidRPr="00A92122">
              <w:rPr>
                <w:color w:val="000000"/>
                <w:szCs w:val="22"/>
              </w:rPr>
              <w:t>2005</w:t>
            </w:r>
          </w:p>
        </w:tc>
        <w:tc>
          <w:tcPr>
            <w:tcW w:w="1513" w:type="pct"/>
            <w:vMerge/>
            <w:tcBorders>
              <w:left w:val="nil"/>
              <w:right w:val="nil"/>
            </w:tcBorders>
            <w:vAlign w:val="bottom"/>
          </w:tcPr>
          <w:p w14:paraId="79748F12"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07A19868"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84</w:t>
            </w:r>
          </w:p>
        </w:tc>
        <w:tc>
          <w:tcPr>
            <w:tcW w:w="684" w:type="pct"/>
            <w:tcBorders>
              <w:top w:val="nil"/>
              <w:left w:val="nil"/>
              <w:bottom w:val="nil"/>
              <w:right w:val="nil"/>
            </w:tcBorders>
          </w:tcPr>
          <w:p w14:paraId="5D6092CA"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CEC3462"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84</w:t>
            </w:r>
          </w:p>
        </w:tc>
      </w:tr>
      <w:tr w:rsidR="00353282" w:rsidRPr="005E2B25" w14:paraId="54EC5A3B" w14:textId="77777777" w:rsidTr="00F16E7F">
        <w:trPr>
          <w:cantSplit/>
          <w:trHeight w:val="253"/>
          <w:jc w:val="center"/>
        </w:trPr>
        <w:tc>
          <w:tcPr>
            <w:tcW w:w="599" w:type="pct"/>
            <w:tcBorders>
              <w:top w:val="nil"/>
              <w:left w:val="nil"/>
              <w:bottom w:val="nil"/>
              <w:right w:val="nil"/>
            </w:tcBorders>
            <w:vAlign w:val="bottom"/>
          </w:tcPr>
          <w:p w14:paraId="3332A156" w14:textId="77777777" w:rsidR="00353282" w:rsidRPr="00A92122" w:rsidRDefault="00353282" w:rsidP="005C7FFB">
            <w:pPr>
              <w:spacing w:after="0" w:line="22" w:lineRule="atLeast"/>
              <w:jc w:val="center"/>
              <w:rPr>
                <w:color w:val="000000"/>
                <w:szCs w:val="22"/>
              </w:rPr>
            </w:pPr>
            <w:r w:rsidRPr="00A92122">
              <w:rPr>
                <w:color w:val="000000"/>
                <w:szCs w:val="22"/>
              </w:rPr>
              <w:t>2006</w:t>
            </w:r>
          </w:p>
        </w:tc>
        <w:tc>
          <w:tcPr>
            <w:tcW w:w="1513" w:type="pct"/>
            <w:vMerge/>
            <w:tcBorders>
              <w:left w:val="nil"/>
              <w:right w:val="nil"/>
            </w:tcBorders>
            <w:vAlign w:val="bottom"/>
          </w:tcPr>
          <w:p w14:paraId="38644014"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8FAFEF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5013BF9D"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20AAD64F"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19BAF3C2" w14:textId="77777777" w:rsidTr="00F16E7F">
        <w:trPr>
          <w:cantSplit/>
          <w:trHeight w:val="253"/>
          <w:jc w:val="center"/>
        </w:trPr>
        <w:tc>
          <w:tcPr>
            <w:tcW w:w="599" w:type="pct"/>
            <w:tcBorders>
              <w:top w:val="nil"/>
              <w:left w:val="nil"/>
              <w:bottom w:val="nil"/>
              <w:right w:val="nil"/>
            </w:tcBorders>
            <w:vAlign w:val="bottom"/>
          </w:tcPr>
          <w:p w14:paraId="0A4E78DB" w14:textId="77777777" w:rsidR="00353282" w:rsidRPr="00A92122" w:rsidRDefault="00353282" w:rsidP="005C7FFB">
            <w:pPr>
              <w:spacing w:after="0" w:line="22" w:lineRule="atLeast"/>
              <w:jc w:val="center"/>
              <w:rPr>
                <w:color w:val="000000"/>
                <w:szCs w:val="22"/>
              </w:rPr>
            </w:pPr>
            <w:r w:rsidRPr="00A92122">
              <w:rPr>
                <w:color w:val="000000"/>
                <w:szCs w:val="22"/>
              </w:rPr>
              <w:t>2007</w:t>
            </w:r>
          </w:p>
        </w:tc>
        <w:tc>
          <w:tcPr>
            <w:tcW w:w="1513" w:type="pct"/>
            <w:vMerge/>
            <w:tcBorders>
              <w:left w:val="nil"/>
              <w:right w:val="nil"/>
            </w:tcBorders>
            <w:vAlign w:val="bottom"/>
          </w:tcPr>
          <w:p w14:paraId="7F7F20DA"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4B1C4D58"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93</w:t>
            </w:r>
          </w:p>
        </w:tc>
        <w:tc>
          <w:tcPr>
            <w:tcW w:w="684" w:type="pct"/>
            <w:tcBorders>
              <w:top w:val="nil"/>
              <w:left w:val="nil"/>
              <w:bottom w:val="nil"/>
              <w:right w:val="nil"/>
            </w:tcBorders>
          </w:tcPr>
          <w:p w14:paraId="17D01671"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24F9AEFD"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93</w:t>
            </w:r>
          </w:p>
        </w:tc>
      </w:tr>
      <w:tr w:rsidR="00353282" w:rsidRPr="005E2B25" w14:paraId="64455FA3" w14:textId="77777777" w:rsidTr="00F16E7F">
        <w:trPr>
          <w:cantSplit/>
          <w:trHeight w:val="253"/>
          <w:jc w:val="center"/>
        </w:trPr>
        <w:tc>
          <w:tcPr>
            <w:tcW w:w="599" w:type="pct"/>
            <w:tcBorders>
              <w:top w:val="nil"/>
              <w:left w:val="nil"/>
              <w:bottom w:val="nil"/>
              <w:right w:val="nil"/>
            </w:tcBorders>
            <w:vAlign w:val="bottom"/>
          </w:tcPr>
          <w:p w14:paraId="342616C5" w14:textId="77777777" w:rsidR="00353282" w:rsidRPr="00A92122" w:rsidRDefault="00353282" w:rsidP="005C7FFB">
            <w:pPr>
              <w:spacing w:after="0" w:line="22" w:lineRule="atLeast"/>
              <w:jc w:val="center"/>
              <w:rPr>
                <w:color w:val="000000"/>
                <w:szCs w:val="22"/>
              </w:rPr>
            </w:pPr>
            <w:r w:rsidRPr="00A92122">
              <w:rPr>
                <w:color w:val="000000"/>
                <w:szCs w:val="22"/>
              </w:rPr>
              <w:t>2008</w:t>
            </w:r>
          </w:p>
        </w:tc>
        <w:tc>
          <w:tcPr>
            <w:tcW w:w="1513" w:type="pct"/>
            <w:vMerge/>
            <w:tcBorders>
              <w:left w:val="nil"/>
              <w:right w:val="nil"/>
            </w:tcBorders>
            <w:vAlign w:val="bottom"/>
          </w:tcPr>
          <w:p w14:paraId="34444D5F"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3B590C2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623326ED"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F69433D"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3A2AEB2E" w14:textId="77777777" w:rsidTr="00F16E7F">
        <w:trPr>
          <w:cantSplit/>
          <w:trHeight w:val="253"/>
          <w:jc w:val="center"/>
        </w:trPr>
        <w:tc>
          <w:tcPr>
            <w:tcW w:w="599" w:type="pct"/>
            <w:tcBorders>
              <w:top w:val="nil"/>
              <w:left w:val="nil"/>
              <w:bottom w:val="dashed" w:sz="12" w:space="0" w:color="auto"/>
              <w:right w:val="nil"/>
            </w:tcBorders>
            <w:vAlign w:val="bottom"/>
          </w:tcPr>
          <w:p w14:paraId="5472E04F" w14:textId="77777777" w:rsidR="00353282" w:rsidRPr="00A92122" w:rsidRDefault="00353282" w:rsidP="005C7FFB">
            <w:pPr>
              <w:spacing w:after="0" w:line="22" w:lineRule="atLeast"/>
              <w:jc w:val="center"/>
              <w:rPr>
                <w:color w:val="000000"/>
                <w:szCs w:val="22"/>
              </w:rPr>
            </w:pPr>
            <w:r w:rsidRPr="00A92122">
              <w:rPr>
                <w:color w:val="000000"/>
                <w:szCs w:val="22"/>
              </w:rPr>
              <w:t>2009</w:t>
            </w:r>
          </w:p>
        </w:tc>
        <w:tc>
          <w:tcPr>
            <w:tcW w:w="1513" w:type="pct"/>
            <w:vMerge/>
            <w:tcBorders>
              <w:left w:val="nil"/>
              <w:bottom w:val="dashed" w:sz="12" w:space="0" w:color="auto"/>
              <w:right w:val="nil"/>
            </w:tcBorders>
            <w:vAlign w:val="bottom"/>
          </w:tcPr>
          <w:p w14:paraId="56140659"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dashed" w:sz="12" w:space="0" w:color="auto"/>
              <w:right w:val="nil"/>
            </w:tcBorders>
          </w:tcPr>
          <w:p w14:paraId="5944616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69</w:t>
            </w:r>
          </w:p>
        </w:tc>
        <w:tc>
          <w:tcPr>
            <w:tcW w:w="684" w:type="pct"/>
            <w:tcBorders>
              <w:top w:val="nil"/>
              <w:left w:val="nil"/>
              <w:bottom w:val="dashed" w:sz="12" w:space="0" w:color="auto"/>
              <w:right w:val="nil"/>
            </w:tcBorders>
          </w:tcPr>
          <w:p w14:paraId="2F592A19"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dashed" w:sz="12" w:space="0" w:color="auto"/>
              <w:right w:val="nil"/>
            </w:tcBorders>
            <w:noWrap/>
          </w:tcPr>
          <w:p w14:paraId="0AB0C2B9"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69</w:t>
            </w:r>
          </w:p>
        </w:tc>
      </w:tr>
      <w:tr w:rsidR="0065163B" w:rsidRPr="005E242C" w14:paraId="5B39C89B" w14:textId="77777777" w:rsidTr="00F16E7F">
        <w:trPr>
          <w:cantSplit/>
          <w:trHeight w:val="253"/>
          <w:jc w:val="center"/>
        </w:trPr>
        <w:tc>
          <w:tcPr>
            <w:tcW w:w="599" w:type="pct"/>
            <w:tcBorders>
              <w:top w:val="dashed" w:sz="12" w:space="0" w:color="auto"/>
              <w:left w:val="nil"/>
              <w:right w:val="nil"/>
            </w:tcBorders>
          </w:tcPr>
          <w:p w14:paraId="1B8D117D" w14:textId="77777777" w:rsidR="0065163B" w:rsidRPr="00A92122" w:rsidRDefault="0065163B" w:rsidP="005C7FFB">
            <w:pPr>
              <w:spacing w:after="0" w:line="22" w:lineRule="atLeast"/>
              <w:jc w:val="center"/>
              <w:rPr>
                <w:color w:val="000000"/>
                <w:szCs w:val="22"/>
              </w:rPr>
            </w:pPr>
            <w:r w:rsidRPr="00A92122">
              <w:rPr>
                <w:color w:val="000000"/>
                <w:szCs w:val="22"/>
              </w:rPr>
              <w:t>2010</w:t>
            </w:r>
          </w:p>
        </w:tc>
        <w:tc>
          <w:tcPr>
            <w:tcW w:w="1513" w:type="pct"/>
            <w:vMerge w:val="restart"/>
            <w:tcBorders>
              <w:top w:val="dashed" w:sz="12" w:space="0" w:color="auto"/>
              <w:left w:val="nil"/>
              <w:right w:val="nil"/>
            </w:tcBorders>
            <w:vAlign w:val="center"/>
          </w:tcPr>
          <w:p w14:paraId="0DE4B0B8" w14:textId="77777777" w:rsidR="0065163B" w:rsidRPr="00A92122" w:rsidRDefault="0065163B" w:rsidP="0065163B">
            <w:pPr>
              <w:spacing w:after="0" w:line="22" w:lineRule="atLeast"/>
              <w:jc w:val="center"/>
              <w:rPr>
                <w:b/>
                <w:color w:val="000000"/>
                <w:szCs w:val="22"/>
              </w:rPr>
            </w:pPr>
            <w:r w:rsidRPr="00A92122">
              <w:rPr>
                <w:b/>
                <w:color w:val="000000"/>
                <w:szCs w:val="22"/>
              </w:rPr>
              <w:t>AKRO</w:t>
            </w:r>
          </w:p>
        </w:tc>
        <w:tc>
          <w:tcPr>
            <w:tcW w:w="768" w:type="pct"/>
            <w:tcBorders>
              <w:top w:val="dashed" w:sz="12" w:space="0" w:color="auto"/>
              <w:left w:val="nil"/>
              <w:right w:val="nil"/>
            </w:tcBorders>
          </w:tcPr>
          <w:p w14:paraId="195C4130" w14:textId="009D85D7" w:rsidR="0065163B" w:rsidRPr="00A92122" w:rsidRDefault="003465DF" w:rsidP="005C7FFB">
            <w:pPr>
              <w:spacing w:after="0" w:line="22" w:lineRule="atLeast"/>
              <w:jc w:val="center"/>
              <w:rPr>
                <w:color w:val="000000"/>
                <w:szCs w:val="22"/>
              </w:rPr>
            </w:pPr>
            <w:r>
              <w:rPr>
                <w:color w:val="000000"/>
                <w:szCs w:val="22"/>
              </w:rPr>
              <w:t>&lt;1</w:t>
            </w:r>
          </w:p>
        </w:tc>
        <w:tc>
          <w:tcPr>
            <w:tcW w:w="684" w:type="pct"/>
            <w:tcBorders>
              <w:top w:val="dashed" w:sz="12" w:space="0" w:color="auto"/>
              <w:left w:val="nil"/>
              <w:right w:val="nil"/>
            </w:tcBorders>
          </w:tcPr>
          <w:p w14:paraId="033D86B6" w14:textId="26C4D6D9" w:rsidR="0065163B" w:rsidRPr="00A92122" w:rsidRDefault="003465DF" w:rsidP="005C7FFB">
            <w:pPr>
              <w:spacing w:after="0" w:line="22" w:lineRule="atLeast"/>
              <w:jc w:val="center"/>
              <w:rPr>
                <w:color w:val="000000"/>
                <w:szCs w:val="22"/>
              </w:rPr>
            </w:pPr>
            <w:r>
              <w:rPr>
                <w:color w:val="000000"/>
                <w:szCs w:val="22"/>
              </w:rPr>
              <w:t>3</w:t>
            </w:r>
          </w:p>
        </w:tc>
        <w:tc>
          <w:tcPr>
            <w:tcW w:w="1436" w:type="pct"/>
            <w:tcBorders>
              <w:top w:val="dashed" w:sz="12" w:space="0" w:color="auto"/>
              <w:left w:val="nil"/>
              <w:right w:val="nil"/>
            </w:tcBorders>
            <w:noWrap/>
          </w:tcPr>
          <w:p w14:paraId="6A65B767" w14:textId="77777777" w:rsidR="0065163B" w:rsidRPr="00A92122" w:rsidRDefault="0065163B" w:rsidP="005C7FFB">
            <w:pPr>
              <w:spacing w:after="0" w:line="22" w:lineRule="atLeast"/>
              <w:jc w:val="center"/>
              <w:rPr>
                <w:color w:val="000000"/>
                <w:szCs w:val="22"/>
              </w:rPr>
            </w:pPr>
            <w:r w:rsidRPr="00A92122">
              <w:rPr>
                <w:color w:val="000000"/>
                <w:szCs w:val="22"/>
              </w:rPr>
              <w:t>3</w:t>
            </w:r>
          </w:p>
        </w:tc>
      </w:tr>
      <w:tr w:rsidR="0065163B" w:rsidRPr="005E242C" w14:paraId="478C97ED" w14:textId="77777777" w:rsidTr="00F16E7F">
        <w:trPr>
          <w:cantSplit/>
          <w:trHeight w:val="253"/>
          <w:jc w:val="center"/>
        </w:trPr>
        <w:tc>
          <w:tcPr>
            <w:tcW w:w="599" w:type="pct"/>
            <w:tcBorders>
              <w:left w:val="nil"/>
              <w:right w:val="nil"/>
            </w:tcBorders>
          </w:tcPr>
          <w:p w14:paraId="52D1B926" w14:textId="77777777" w:rsidR="0065163B" w:rsidRPr="00A92122" w:rsidRDefault="0065163B" w:rsidP="005C7FFB">
            <w:pPr>
              <w:spacing w:after="0" w:line="22" w:lineRule="atLeast"/>
              <w:jc w:val="center"/>
              <w:rPr>
                <w:color w:val="000000"/>
                <w:szCs w:val="22"/>
              </w:rPr>
            </w:pPr>
            <w:r w:rsidRPr="00A92122">
              <w:rPr>
                <w:color w:val="000000"/>
                <w:szCs w:val="22"/>
              </w:rPr>
              <w:t>2011</w:t>
            </w:r>
          </w:p>
        </w:tc>
        <w:tc>
          <w:tcPr>
            <w:tcW w:w="1513" w:type="pct"/>
            <w:vMerge/>
            <w:tcBorders>
              <w:left w:val="nil"/>
              <w:right w:val="nil"/>
            </w:tcBorders>
          </w:tcPr>
          <w:p w14:paraId="52B8D4A6" w14:textId="77777777" w:rsidR="0065163B" w:rsidRPr="00A92122" w:rsidRDefault="0065163B" w:rsidP="005C7FFB">
            <w:pPr>
              <w:spacing w:after="0" w:line="22" w:lineRule="atLeast"/>
              <w:jc w:val="center"/>
              <w:rPr>
                <w:color w:val="000000"/>
                <w:szCs w:val="22"/>
              </w:rPr>
            </w:pPr>
          </w:p>
        </w:tc>
        <w:tc>
          <w:tcPr>
            <w:tcW w:w="768" w:type="pct"/>
            <w:tcBorders>
              <w:left w:val="nil"/>
              <w:right w:val="nil"/>
            </w:tcBorders>
          </w:tcPr>
          <w:p w14:paraId="17C2C916" w14:textId="77777777" w:rsidR="0065163B" w:rsidRPr="00A92122" w:rsidRDefault="0065163B" w:rsidP="00ED6F50">
            <w:pPr>
              <w:spacing w:after="0" w:line="22" w:lineRule="atLeast"/>
              <w:jc w:val="center"/>
              <w:rPr>
                <w:color w:val="000000"/>
                <w:szCs w:val="22"/>
              </w:rPr>
            </w:pPr>
            <w:r w:rsidRPr="00A92122">
              <w:rPr>
                <w:color w:val="000000"/>
                <w:szCs w:val="22"/>
              </w:rPr>
              <w:t>6</w:t>
            </w:r>
            <w:r w:rsidR="00ED6F50" w:rsidRPr="00A92122">
              <w:rPr>
                <w:color w:val="000000"/>
                <w:szCs w:val="22"/>
              </w:rPr>
              <w:t>4</w:t>
            </w:r>
          </w:p>
        </w:tc>
        <w:tc>
          <w:tcPr>
            <w:tcW w:w="684" w:type="pct"/>
            <w:tcBorders>
              <w:left w:val="nil"/>
              <w:right w:val="nil"/>
            </w:tcBorders>
          </w:tcPr>
          <w:p w14:paraId="26A9103C" w14:textId="77777777" w:rsidR="0065163B" w:rsidRPr="00A92122" w:rsidRDefault="0065163B" w:rsidP="005C7FFB">
            <w:pPr>
              <w:spacing w:after="0" w:line="22" w:lineRule="atLeast"/>
              <w:jc w:val="center"/>
              <w:rPr>
                <w:color w:val="000000"/>
                <w:szCs w:val="22"/>
              </w:rPr>
            </w:pPr>
            <w:r w:rsidRPr="00A92122">
              <w:rPr>
                <w:color w:val="000000"/>
                <w:szCs w:val="22"/>
              </w:rPr>
              <w:t>&lt;1</w:t>
            </w:r>
          </w:p>
        </w:tc>
        <w:tc>
          <w:tcPr>
            <w:tcW w:w="1436" w:type="pct"/>
            <w:tcBorders>
              <w:left w:val="nil"/>
              <w:right w:val="nil"/>
            </w:tcBorders>
            <w:noWrap/>
          </w:tcPr>
          <w:p w14:paraId="3EE08CF6" w14:textId="77777777" w:rsidR="0065163B" w:rsidRPr="00A92122" w:rsidRDefault="0065163B" w:rsidP="005C7FFB">
            <w:pPr>
              <w:spacing w:after="0" w:line="22" w:lineRule="atLeast"/>
              <w:jc w:val="center"/>
              <w:rPr>
                <w:color w:val="000000"/>
                <w:szCs w:val="22"/>
              </w:rPr>
            </w:pPr>
            <w:r w:rsidRPr="00A92122">
              <w:rPr>
                <w:color w:val="000000"/>
                <w:szCs w:val="22"/>
              </w:rPr>
              <w:t>64</w:t>
            </w:r>
          </w:p>
        </w:tc>
      </w:tr>
      <w:tr w:rsidR="00ED6F50" w:rsidRPr="005E242C" w14:paraId="60CCC227" w14:textId="77777777" w:rsidTr="00F16E7F">
        <w:trPr>
          <w:cantSplit/>
          <w:trHeight w:val="253"/>
          <w:jc w:val="center"/>
        </w:trPr>
        <w:tc>
          <w:tcPr>
            <w:tcW w:w="599" w:type="pct"/>
            <w:tcBorders>
              <w:left w:val="nil"/>
              <w:right w:val="nil"/>
            </w:tcBorders>
          </w:tcPr>
          <w:p w14:paraId="77AD41C6" w14:textId="77777777" w:rsidR="00ED6F50" w:rsidRPr="00A92122" w:rsidRDefault="00ED6F50" w:rsidP="005C7FFB">
            <w:pPr>
              <w:spacing w:after="0" w:line="22" w:lineRule="atLeast"/>
              <w:jc w:val="center"/>
              <w:rPr>
                <w:color w:val="000000"/>
                <w:szCs w:val="22"/>
              </w:rPr>
            </w:pPr>
            <w:r w:rsidRPr="00A92122">
              <w:rPr>
                <w:color w:val="000000"/>
                <w:szCs w:val="22"/>
              </w:rPr>
              <w:t>2012</w:t>
            </w:r>
          </w:p>
        </w:tc>
        <w:tc>
          <w:tcPr>
            <w:tcW w:w="1513" w:type="pct"/>
            <w:vMerge/>
            <w:tcBorders>
              <w:left w:val="nil"/>
              <w:right w:val="nil"/>
            </w:tcBorders>
          </w:tcPr>
          <w:p w14:paraId="4CC15199" w14:textId="77777777" w:rsidR="00ED6F50" w:rsidRPr="00A92122" w:rsidRDefault="00ED6F50" w:rsidP="005C7FFB">
            <w:pPr>
              <w:spacing w:after="0" w:line="22" w:lineRule="atLeast"/>
              <w:jc w:val="center"/>
              <w:rPr>
                <w:color w:val="000000"/>
                <w:szCs w:val="22"/>
              </w:rPr>
            </w:pPr>
          </w:p>
        </w:tc>
        <w:tc>
          <w:tcPr>
            <w:tcW w:w="768" w:type="pct"/>
            <w:tcBorders>
              <w:left w:val="nil"/>
              <w:right w:val="nil"/>
            </w:tcBorders>
          </w:tcPr>
          <w:p w14:paraId="2F644069" w14:textId="77777777" w:rsidR="00ED6F50" w:rsidRPr="00A92122" w:rsidRDefault="00ED6F50" w:rsidP="00B823BF">
            <w:pPr>
              <w:spacing w:after="0" w:line="22" w:lineRule="atLeast"/>
              <w:jc w:val="center"/>
              <w:rPr>
                <w:color w:val="000000"/>
                <w:szCs w:val="22"/>
              </w:rPr>
            </w:pPr>
            <w:r w:rsidRPr="00A92122">
              <w:rPr>
                <w:color w:val="000000"/>
                <w:szCs w:val="22"/>
              </w:rPr>
              <w:t>&lt;1</w:t>
            </w:r>
          </w:p>
        </w:tc>
        <w:tc>
          <w:tcPr>
            <w:tcW w:w="684" w:type="pct"/>
            <w:tcBorders>
              <w:left w:val="nil"/>
              <w:right w:val="nil"/>
            </w:tcBorders>
          </w:tcPr>
          <w:p w14:paraId="3407D037" w14:textId="77777777" w:rsidR="00ED6F50" w:rsidRPr="00A92122" w:rsidRDefault="00ED6F50" w:rsidP="00B823BF">
            <w:pPr>
              <w:spacing w:after="0" w:line="22" w:lineRule="atLeast"/>
              <w:jc w:val="center"/>
              <w:rPr>
                <w:color w:val="000000"/>
                <w:szCs w:val="22"/>
              </w:rPr>
            </w:pPr>
            <w:r w:rsidRPr="00A92122">
              <w:rPr>
                <w:color w:val="000000"/>
                <w:szCs w:val="22"/>
              </w:rPr>
              <w:t>&lt;1</w:t>
            </w:r>
          </w:p>
        </w:tc>
        <w:tc>
          <w:tcPr>
            <w:tcW w:w="1436" w:type="pct"/>
            <w:tcBorders>
              <w:left w:val="nil"/>
              <w:right w:val="nil"/>
            </w:tcBorders>
            <w:noWrap/>
          </w:tcPr>
          <w:p w14:paraId="2ACBA02E" w14:textId="77777777" w:rsidR="00ED6F50" w:rsidRPr="00A92122" w:rsidRDefault="00ED6F50" w:rsidP="00B823BF">
            <w:pPr>
              <w:spacing w:after="0" w:line="22" w:lineRule="atLeast"/>
              <w:jc w:val="center"/>
              <w:rPr>
                <w:color w:val="000000"/>
                <w:szCs w:val="22"/>
              </w:rPr>
            </w:pPr>
            <w:r w:rsidRPr="00A92122">
              <w:rPr>
                <w:color w:val="000000"/>
                <w:szCs w:val="22"/>
              </w:rPr>
              <w:t>1</w:t>
            </w:r>
          </w:p>
        </w:tc>
      </w:tr>
      <w:tr w:rsidR="00ED6F50" w:rsidRPr="005E242C" w14:paraId="582FD97A" w14:textId="77777777" w:rsidTr="00F16E7F">
        <w:trPr>
          <w:cantSplit/>
          <w:trHeight w:val="253"/>
          <w:jc w:val="center"/>
        </w:trPr>
        <w:tc>
          <w:tcPr>
            <w:tcW w:w="599" w:type="pct"/>
            <w:tcBorders>
              <w:left w:val="nil"/>
              <w:right w:val="nil"/>
            </w:tcBorders>
          </w:tcPr>
          <w:p w14:paraId="2A4129E9" w14:textId="77777777" w:rsidR="00ED6F50" w:rsidRPr="00A92122" w:rsidRDefault="00ED6F50" w:rsidP="0065163B">
            <w:pPr>
              <w:spacing w:after="0" w:line="22" w:lineRule="atLeast"/>
              <w:jc w:val="center"/>
              <w:rPr>
                <w:color w:val="000000"/>
                <w:szCs w:val="22"/>
              </w:rPr>
            </w:pPr>
            <w:r w:rsidRPr="00A92122">
              <w:rPr>
                <w:color w:val="000000"/>
                <w:szCs w:val="22"/>
              </w:rPr>
              <w:t>2013</w:t>
            </w:r>
          </w:p>
        </w:tc>
        <w:tc>
          <w:tcPr>
            <w:tcW w:w="1513" w:type="pct"/>
            <w:vMerge/>
            <w:tcBorders>
              <w:left w:val="nil"/>
              <w:right w:val="nil"/>
            </w:tcBorders>
          </w:tcPr>
          <w:p w14:paraId="20F19E06" w14:textId="77777777" w:rsidR="00ED6F50" w:rsidRPr="00A92122" w:rsidRDefault="00ED6F50" w:rsidP="005C7FFB">
            <w:pPr>
              <w:spacing w:after="0" w:line="22" w:lineRule="atLeast"/>
              <w:jc w:val="center"/>
              <w:rPr>
                <w:color w:val="000000"/>
                <w:szCs w:val="22"/>
              </w:rPr>
            </w:pPr>
          </w:p>
        </w:tc>
        <w:tc>
          <w:tcPr>
            <w:tcW w:w="768" w:type="pct"/>
            <w:tcBorders>
              <w:left w:val="nil"/>
              <w:right w:val="nil"/>
            </w:tcBorders>
          </w:tcPr>
          <w:p w14:paraId="7047FF81" w14:textId="1F1C98D1" w:rsidR="00ED6F50" w:rsidRPr="00A92122" w:rsidRDefault="00F16E7F" w:rsidP="005C7FFB">
            <w:pPr>
              <w:spacing w:after="0" w:line="22" w:lineRule="atLeast"/>
              <w:jc w:val="center"/>
              <w:rPr>
                <w:color w:val="000000"/>
                <w:szCs w:val="22"/>
              </w:rPr>
            </w:pPr>
            <w:r>
              <w:rPr>
                <w:color w:val="000000"/>
                <w:szCs w:val="22"/>
              </w:rPr>
              <w:t>87</w:t>
            </w:r>
          </w:p>
        </w:tc>
        <w:tc>
          <w:tcPr>
            <w:tcW w:w="684" w:type="pct"/>
            <w:tcBorders>
              <w:left w:val="nil"/>
              <w:right w:val="nil"/>
            </w:tcBorders>
          </w:tcPr>
          <w:p w14:paraId="1521E1F7" w14:textId="3DF71A98" w:rsidR="00ED6F50" w:rsidRPr="00A92122" w:rsidRDefault="00F16E7F" w:rsidP="005C7FFB">
            <w:pPr>
              <w:spacing w:after="0" w:line="22" w:lineRule="atLeast"/>
              <w:jc w:val="center"/>
              <w:rPr>
                <w:color w:val="000000"/>
                <w:szCs w:val="22"/>
              </w:rPr>
            </w:pPr>
            <w:r>
              <w:rPr>
                <w:color w:val="000000"/>
                <w:szCs w:val="22"/>
              </w:rPr>
              <w:t>&lt;1</w:t>
            </w:r>
          </w:p>
        </w:tc>
        <w:tc>
          <w:tcPr>
            <w:tcW w:w="1436" w:type="pct"/>
            <w:tcBorders>
              <w:left w:val="nil"/>
              <w:right w:val="nil"/>
            </w:tcBorders>
            <w:noWrap/>
          </w:tcPr>
          <w:p w14:paraId="4FE67C00" w14:textId="77777777" w:rsidR="00ED6F50" w:rsidRPr="00A92122" w:rsidRDefault="00794C80" w:rsidP="005C7FFB">
            <w:pPr>
              <w:spacing w:after="0" w:line="22" w:lineRule="atLeast"/>
              <w:jc w:val="center"/>
              <w:rPr>
                <w:color w:val="000000"/>
                <w:szCs w:val="22"/>
              </w:rPr>
            </w:pPr>
            <w:r w:rsidRPr="00A92122">
              <w:rPr>
                <w:color w:val="000000"/>
                <w:szCs w:val="22"/>
              </w:rPr>
              <w:t>87</w:t>
            </w:r>
          </w:p>
        </w:tc>
      </w:tr>
      <w:tr w:rsidR="00F65E8C" w:rsidRPr="005E242C" w14:paraId="69784E0D" w14:textId="77777777" w:rsidTr="00F16E7F">
        <w:trPr>
          <w:cantSplit/>
          <w:trHeight w:val="253"/>
          <w:jc w:val="center"/>
        </w:trPr>
        <w:tc>
          <w:tcPr>
            <w:tcW w:w="599" w:type="pct"/>
            <w:tcBorders>
              <w:left w:val="nil"/>
              <w:right w:val="nil"/>
            </w:tcBorders>
          </w:tcPr>
          <w:p w14:paraId="27650C86" w14:textId="6D906F53" w:rsidR="00F65E8C" w:rsidRPr="00A92122" w:rsidRDefault="00F65E8C" w:rsidP="0065163B">
            <w:pPr>
              <w:spacing w:after="0" w:line="22" w:lineRule="atLeast"/>
              <w:jc w:val="center"/>
              <w:rPr>
                <w:color w:val="000000"/>
                <w:szCs w:val="22"/>
              </w:rPr>
            </w:pPr>
            <w:r w:rsidRPr="00A92122">
              <w:rPr>
                <w:color w:val="000000"/>
                <w:szCs w:val="22"/>
              </w:rPr>
              <w:t>2014</w:t>
            </w:r>
          </w:p>
        </w:tc>
        <w:tc>
          <w:tcPr>
            <w:tcW w:w="1513" w:type="pct"/>
            <w:tcBorders>
              <w:left w:val="nil"/>
              <w:right w:val="nil"/>
            </w:tcBorders>
          </w:tcPr>
          <w:p w14:paraId="6A9E3AA2" w14:textId="77777777" w:rsidR="00F65E8C" w:rsidRPr="00A92122" w:rsidRDefault="00F65E8C" w:rsidP="005C7FFB">
            <w:pPr>
              <w:spacing w:after="0" w:line="22" w:lineRule="atLeast"/>
              <w:jc w:val="center"/>
              <w:rPr>
                <w:color w:val="000000"/>
                <w:szCs w:val="22"/>
              </w:rPr>
            </w:pPr>
          </w:p>
        </w:tc>
        <w:tc>
          <w:tcPr>
            <w:tcW w:w="768" w:type="pct"/>
            <w:tcBorders>
              <w:left w:val="nil"/>
              <w:right w:val="nil"/>
            </w:tcBorders>
          </w:tcPr>
          <w:p w14:paraId="533C3D68" w14:textId="7CF42F55" w:rsidR="00F65E8C" w:rsidRPr="00A92122" w:rsidRDefault="00F16E7F" w:rsidP="005C7FFB">
            <w:pPr>
              <w:spacing w:after="0" w:line="22" w:lineRule="atLeast"/>
              <w:jc w:val="center"/>
              <w:rPr>
                <w:color w:val="000000"/>
                <w:szCs w:val="22"/>
              </w:rPr>
            </w:pPr>
            <w:r>
              <w:rPr>
                <w:color w:val="000000"/>
                <w:szCs w:val="22"/>
              </w:rPr>
              <w:t>4</w:t>
            </w:r>
          </w:p>
        </w:tc>
        <w:tc>
          <w:tcPr>
            <w:tcW w:w="684" w:type="pct"/>
            <w:tcBorders>
              <w:left w:val="nil"/>
              <w:right w:val="nil"/>
            </w:tcBorders>
          </w:tcPr>
          <w:p w14:paraId="490C8F7B" w14:textId="2AE5C323" w:rsidR="00F65E8C" w:rsidRPr="00A92122" w:rsidRDefault="00F16E7F" w:rsidP="005C7FFB">
            <w:pPr>
              <w:spacing w:after="0" w:line="22" w:lineRule="atLeast"/>
              <w:jc w:val="center"/>
              <w:rPr>
                <w:color w:val="000000"/>
                <w:szCs w:val="22"/>
              </w:rPr>
            </w:pPr>
            <w:r>
              <w:rPr>
                <w:color w:val="000000"/>
                <w:szCs w:val="22"/>
              </w:rPr>
              <w:t>&lt;1</w:t>
            </w:r>
          </w:p>
        </w:tc>
        <w:tc>
          <w:tcPr>
            <w:tcW w:w="1436" w:type="pct"/>
            <w:tcBorders>
              <w:left w:val="nil"/>
              <w:right w:val="nil"/>
            </w:tcBorders>
            <w:noWrap/>
          </w:tcPr>
          <w:p w14:paraId="01E92D37" w14:textId="010E46BB" w:rsidR="00F65E8C" w:rsidRPr="00A92122" w:rsidRDefault="00BF5127" w:rsidP="005C7FFB">
            <w:pPr>
              <w:spacing w:after="0" w:line="22" w:lineRule="atLeast"/>
              <w:jc w:val="center"/>
              <w:rPr>
                <w:color w:val="000000"/>
                <w:szCs w:val="22"/>
              </w:rPr>
            </w:pPr>
            <w:r w:rsidRPr="00A92122">
              <w:rPr>
                <w:color w:val="000000"/>
                <w:szCs w:val="22"/>
              </w:rPr>
              <w:t>5</w:t>
            </w:r>
          </w:p>
        </w:tc>
      </w:tr>
      <w:tr w:rsidR="003465DF" w:rsidRPr="005E242C" w14:paraId="437A9E07" w14:textId="77777777" w:rsidTr="00F16E7F">
        <w:trPr>
          <w:cantSplit/>
          <w:trHeight w:val="253"/>
          <w:jc w:val="center"/>
        </w:trPr>
        <w:tc>
          <w:tcPr>
            <w:tcW w:w="599" w:type="pct"/>
            <w:tcBorders>
              <w:left w:val="nil"/>
              <w:right w:val="nil"/>
            </w:tcBorders>
          </w:tcPr>
          <w:p w14:paraId="0CE4BAC8" w14:textId="092F3AA8" w:rsidR="003465DF" w:rsidRPr="00A92122" w:rsidRDefault="003465DF" w:rsidP="0065163B">
            <w:pPr>
              <w:spacing w:after="0" w:line="22" w:lineRule="atLeast"/>
              <w:jc w:val="center"/>
              <w:rPr>
                <w:color w:val="000000"/>
                <w:szCs w:val="22"/>
              </w:rPr>
            </w:pPr>
            <w:r>
              <w:rPr>
                <w:color w:val="000000"/>
                <w:szCs w:val="22"/>
              </w:rPr>
              <w:t>2015</w:t>
            </w:r>
          </w:p>
        </w:tc>
        <w:tc>
          <w:tcPr>
            <w:tcW w:w="1513" w:type="pct"/>
            <w:tcBorders>
              <w:left w:val="nil"/>
              <w:right w:val="nil"/>
            </w:tcBorders>
          </w:tcPr>
          <w:p w14:paraId="3DDE3D3C" w14:textId="77777777" w:rsidR="003465DF" w:rsidRPr="00A92122" w:rsidRDefault="003465DF" w:rsidP="005C7FFB">
            <w:pPr>
              <w:spacing w:after="0" w:line="22" w:lineRule="atLeast"/>
              <w:jc w:val="center"/>
              <w:rPr>
                <w:color w:val="000000"/>
                <w:szCs w:val="22"/>
              </w:rPr>
            </w:pPr>
          </w:p>
        </w:tc>
        <w:tc>
          <w:tcPr>
            <w:tcW w:w="768" w:type="pct"/>
            <w:tcBorders>
              <w:left w:val="nil"/>
              <w:right w:val="nil"/>
            </w:tcBorders>
          </w:tcPr>
          <w:p w14:paraId="11DFF194" w14:textId="7629AF0F" w:rsidR="003465DF" w:rsidRPr="00A92122" w:rsidRDefault="003465DF" w:rsidP="005C7FFB">
            <w:pPr>
              <w:spacing w:after="0" w:line="22" w:lineRule="atLeast"/>
              <w:jc w:val="center"/>
              <w:rPr>
                <w:color w:val="000000"/>
                <w:szCs w:val="22"/>
              </w:rPr>
            </w:pPr>
            <w:r>
              <w:rPr>
                <w:color w:val="000000"/>
                <w:szCs w:val="22"/>
              </w:rPr>
              <w:t>124</w:t>
            </w:r>
          </w:p>
        </w:tc>
        <w:tc>
          <w:tcPr>
            <w:tcW w:w="684" w:type="pct"/>
            <w:tcBorders>
              <w:left w:val="nil"/>
              <w:right w:val="nil"/>
            </w:tcBorders>
          </w:tcPr>
          <w:p w14:paraId="574378E1" w14:textId="4CC412C8" w:rsidR="003465DF" w:rsidRPr="00A92122" w:rsidRDefault="003465DF" w:rsidP="005C7FFB">
            <w:pPr>
              <w:spacing w:after="0" w:line="22" w:lineRule="atLeast"/>
              <w:jc w:val="center"/>
              <w:rPr>
                <w:color w:val="000000"/>
                <w:szCs w:val="22"/>
              </w:rPr>
            </w:pPr>
            <w:r>
              <w:rPr>
                <w:color w:val="000000"/>
                <w:szCs w:val="22"/>
              </w:rPr>
              <w:t>&lt;1</w:t>
            </w:r>
          </w:p>
        </w:tc>
        <w:tc>
          <w:tcPr>
            <w:tcW w:w="1436" w:type="pct"/>
            <w:tcBorders>
              <w:left w:val="nil"/>
              <w:right w:val="nil"/>
            </w:tcBorders>
            <w:noWrap/>
          </w:tcPr>
          <w:p w14:paraId="52813FD5" w14:textId="4C130EEB" w:rsidR="003465DF" w:rsidRPr="00A92122" w:rsidRDefault="003465DF" w:rsidP="005C7FFB">
            <w:pPr>
              <w:spacing w:after="0" w:line="22" w:lineRule="atLeast"/>
              <w:jc w:val="center"/>
              <w:rPr>
                <w:color w:val="000000"/>
                <w:szCs w:val="22"/>
              </w:rPr>
            </w:pPr>
            <w:r>
              <w:rPr>
                <w:color w:val="000000"/>
                <w:szCs w:val="22"/>
              </w:rPr>
              <w:t>125</w:t>
            </w:r>
          </w:p>
        </w:tc>
      </w:tr>
      <w:tr w:rsidR="00F16E7F" w:rsidRPr="005E242C" w14:paraId="18A5F9EE" w14:textId="77777777" w:rsidTr="00F16E7F">
        <w:trPr>
          <w:cantSplit/>
          <w:trHeight w:val="253"/>
          <w:jc w:val="center"/>
        </w:trPr>
        <w:tc>
          <w:tcPr>
            <w:tcW w:w="599" w:type="pct"/>
            <w:tcBorders>
              <w:left w:val="nil"/>
              <w:right w:val="nil"/>
            </w:tcBorders>
          </w:tcPr>
          <w:p w14:paraId="21A37ED0" w14:textId="4CC76F86" w:rsidR="00F16E7F" w:rsidRDefault="00F16E7F" w:rsidP="00F16E7F">
            <w:pPr>
              <w:spacing w:after="0" w:line="22" w:lineRule="atLeast"/>
              <w:jc w:val="center"/>
              <w:rPr>
                <w:color w:val="000000"/>
                <w:szCs w:val="22"/>
              </w:rPr>
            </w:pPr>
            <w:r>
              <w:rPr>
                <w:color w:val="000000"/>
                <w:szCs w:val="22"/>
              </w:rPr>
              <w:t>2016</w:t>
            </w:r>
          </w:p>
        </w:tc>
        <w:tc>
          <w:tcPr>
            <w:tcW w:w="1513" w:type="pct"/>
            <w:tcBorders>
              <w:left w:val="nil"/>
              <w:right w:val="nil"/>
            </w:tcBorders>
          </w:tcPr>
          <w:p w14:paraId="1844AD95" w14:textId="77777777" w:rsidR="00F16E7F" w:rsidRPr="00A92122" w:rsidRDefault="00F16E7F" w:rsidP="00F16E7F">
            <w:pPr>
              <w:spacing w:after="0" w:line="22" w:lineRule="atLeast"/>
              <w:jc w:val="center"/>
              <w:rPr>
                <w:color w:val="000000"/>
                <w:szCs w:val="22"/>
              </w:rPr>
            </w:pPr>
          </w:p>
        </w:tc>
        <w:tc>
          <w:tcPr>
            <w:tcW w:w="768" w:type="pct"/>
            <w:tcBorders>
              <w:left w:val="nil"/>
              <w:right w:val="nil"/>
            </w:tcBorders>
          </w:tcPr>
          <w:p w14:paraId="1DC3F390" w14:textId="1A0E50BB" w:rsidR="00F16E7F" w:rsidRDefault="00F16E7F" w:rsidP="00F16E7F">
            <w:pPr>
              <w:spacing w:after="0" w:line="22" w:lineRule="atLeast"/>
              <w:jc w:val="center"/>
              <w:rPr>
                <w:color w:val="000000"/>
                <w:szCs w:val="22"/>
              </w:rPr>
            </w:pPr>
            <w:r>
              <w:rPr>
                <w:color w:val="000000"/>
                <w:szCs w:val="22"/>
              </w:rPr>
              <w:t>&lt;1</w:t>
            </w:r>
          </w:p>
        </w:tc>
        <w:tc>
          <w:tcPr>
            <w:tcW w:w="684" w:type="pct"/>
            <w:tcBorders>
              <w:left w:val="nil"/>
              <w:right w:val="nil"/>
            </w:tcBorders>
          </w:tcPr>
          <w:p w14:paraId="0163AB44" w14:textId="323BE2BC" w:rsidR="00F16E7F" w:rsidRDefault="00F16E7F" w:rsidP="00F16E7F">
            <w:pPr>
              <w:spacing w:after="0" w:line="22" w:lineRule="atLeast"/>
              <w:jc w:val="center"/>
              <w:rPr>
                <w:color w:val="000000"/>
                <w:szCs w:val="22"/>
              </w:rPr>
            </w:pPr>
            <w:r>
              <w:rPr>
                <w:color w:val="000000"/>
                <w:szCs w:val="22"/>
              </w:rPr>
              <w:t>&lt;1</w:t>
            </w:r>
          </w:p>
        </w:tc>
        <w:tc>
          <w:tcPr>
            <w:tcW w:w="1436" w:type="pct"/>
            <w:tcBorders>
              <w:left w:val="nil"/>
              <w:right w:val="nil"/>
            </w:tcBorders>
            <w:noWrap/>
          </w:tcPr>
          <w:p w14:paraId="67ADFBE9" w14:textId="3E76271B" w:rsidR="00F16E7F" w:rsidRDefault="00F16E7F" w:rsidP="00F16E7F">
            <w:pPr>
              <w:spacing w:after="0" w:line="22" w:lineRule="atLeast"/>
              <w:jc w:val="center"/>
              <w:rPr>
                <w:color w:val="000000"/>
                <w:szCs w:val="22"/>
              </w:rPr>
            </w:pPr>
            <w:r>
              <w:rPr>
                <w:color w:val="000000"/>
                <w:szCs w:val="22"/>
              </w:rPr>
              <w:t>1</w:t>
            </w:r>
          </w:p>
        </w:tc>
      </w:tr>
      <w:tr w:rsidR="00F16E7F" w:rsidRPr="005E242C" w14:paraId="15B191B5" w14:textId="77777777" w:rsidTr="00F16E7F">
        <w:trPr>
          <w:cantSplit/>
          <w:trHeight w:val="253"/>
          <w:jc w:val="center"/>
        </w:trPr>
        <w:tc>
          <w:tcPr>
            <w:tcW w:w="599" w:type="pct"/>
            <w:tcBorders>
              <w:left w:val="nil"/>
              <w:right w:val="nil"/>
            </w:tcBorders>
          </w:tcPr>
          <w:p w14:paraId="6B83B37E" w14:textId="6C00DD96" w:rsidR="00F16E7F" w:rsidRDefault="00F16E7F" w:rsidP="00F16E7F">
            <w:pPr>
              <w:spacing w:after="0" w:line="22" w:lineRule="atLeast"/>
              <w:jc w:val="center"/>
              <w:rPr>
                <w:color w:val="000000"/>
                <w:szCs w:val="22"/>
              </w:rPr>
            </w:pPr>
            <w:r>
              <w:rPr>
                <w:color w:val="000000"/>
                <w:szCs w:val="22"/>
              </w:rPr>
              <w:t>2017</w:t>
            </w:r>
          </w:p>
        </w:tc>
        <w:tc>
          <w:tcPr>
            <w:tcW w:w="1513" w:type="pct"/>
            <w:tcBorders>
              <w:left w:val="nil"/>
              <w:right w:val="nil"/>
            </w:tcBorders>
          </w:tcPr>
          <w:p w14:paraId="3689D5DF" w14:textId="77777777" w:rsidR="00F16E7F" w:rsidRPr="00A92122" w:rsidRDefault="00F16E7F" w:rsidP="00F16E7F">
            <w:pPr>
              <w:spacing w:after="0" w:line="22" w:lineRule="atLeast"/>
              <w:jc w:val="center"/>
              <w:rPr>
                <w:color w:val="000000"/>
                <w:szCs w:val="22"/>
              </w:rPr>
            </w:pPr>
          </w:p>
        </w:tc>
        <w:tc>
          <w:tcPr>
            <w:tcW w:w="768" w:type="pct"/>
            <w:tcBorders>
              <w:left w:val="nil"/>
              <w:right w:val="nil"/>
            </w:tcBorders>
          </w:tcPr>
          <w:p w14:paraId="60DE9178" w14:textId="3DEAC34D" w:rsidR="00F16E7F" w:rsidRDefault="00F16E7F" w:rsidP="00F16E7F">
            <w:pPr>
              <w:spacing w:after="0" w:line="22" w:lineRule="atLeast"/>
              <w:jc w:val="center"/>
              <w:rPr>
                <w:color w:val="000000"/>
                <w:szCs w:val="22"/>
              </w:rPr>
            </w:pPr>
            <w:r>
              <w:rPr>
                <w:color w:val="000000"/>
                <w:szCs w:val="22"/>
              </w:rPr>
              <w:t>96</w:t>
            </w:r>
          </w:p>
        </w:tc>
        <w:tc>
          <w:tcPr>
            <w:tcW w:w="684" w:type="pct"/>
            <w:tcBorders>
              <w:left w:val="nil"/>
              <w:right w:val="nil"/>
            </w:tcBorders>
          </w:tcPr>
          <w:p w14:paraId="557F910B" w14:textId="72532F0C" w:rsidR="00F16E7F" w:rsidRDefault="00F16E7F" w:rsidP="00F16E7F">
            <w:pPr>
              <w:spacing w:after="0" w:line="22" w:lineRule="atLeast"/>
              <w:jc w:val="center"/>
              <w:rPr>
                <w:color w:val="000000"/>
                <w:szCs w:val="22"/>
              </w:rPr>
            </w:pPr>
            <w:r>
              <w:rPr>
                <w:color w:val="000000"/>
                <w:szCs w:val="22"/>
              </w:rPr>
              <w:t>3</w:t>
            </w:r>
          </w:p>
        </w:tc>
        <w:tc>
          <w:tcPr>
            <w:tcW w:w="1436" w:type="pct"/>
            <w:tcBorders>
              <w:left w:val="nil"/>
              <w:right w:val="nil"/>
            </w:tcBorders>
            <w:noWrap/>
          </w:tcPr>
          <w:p w14:paraId="19EC34C8" w14:textId="5B9A596D" w:rsidR="00F16E7F" w:rsidRDefault="00F16E7F" w:rsidP="00F16E7F">
            <w:pPr>
              <w:spacing w:after="0" w:line="22" w:lineRule="atLeast"/>
              <w:jc w:val="center"/>
              <w:rPr>
                <w:color w:val="000000"/>
                <w:szCs w:val="22"/>
              </w:rPr>
            </w:pPr>
            <w:r>
              <w:rPr>
                <w:color w:val="000000"/>
                <w:szCs w:val="22"/>
              </w:rPr>
              <w:t>99</w:t>
            </w:r>
          </w:p>
        </w:tc>
      </w:tr>
      <w:tr w:rsidR="00F16E7F" w:rsidRPr="005E242C" w14:paraId="0E988DDA" w14:textId="77777777" w:rsidTr="004B43F2">
        <w:trPr>
          <w:cantSplit/>
          <w:trHeight w:val="253"/>
          <w:jc w:val="center"/>
        </w:trPr>
        <w:tc>
          <w:tcPr>
            <w:tcW w:w="599" w:type="pct"/>
            <w:tcBorders>
              <w:left w:val="nil"/>
              <w:right w:val="nil"/>
            </w:tcBorders>
          </w:tcPr>
          <w:p w14:paraId="0D8CEC40" w14:textId="5EC04F12" w:rsidR="00F16E7F" w:rsidRPr="00A92122" w:rsidRDefault="00F16E7F" w:rsidP="00F16E7F">
            <w:pPr>
              <w:spacing w:after="0" w:line="22" w:lineRule="atLeast"/>
              <w:jc w:val="center"/>
              <w:rPr>
                <w:color w:val="000000"/>
                <w:szCs w:val="22"/>
              </w:rPr>
            </w:pPr>
            <w:r>
              <w:rPr>
                <w:color w:val="000000"/>
                <w:szCs w:val="22"/>
              </w:rPr>
              <w:t>2018</w:t>
            </w:r>
          </w:p>
        </w:tc>
        <w:tc>
          <w:tcPr>
            <w:tcW w:w="1513" w:type="pct"/>
            <w:tcBorders>
              <w:left w:val="nil"/>
              <w:right w:val="nil"/>
            </w:tcBorders>
          </w:tcPr>
          <w:p w14:paraId="7250108A" w14:textId="77777777" w:rsidR="00F16E7F" w:rsidRPr="00A92122" w:rsidRDefault="00F16E7F" w:rsidP="00F16E7F">
            <w:pPr>
              <w:spacing w:after="0" w:line="22" w:lineRule="atLeast"/>
              <w:jc w:val="center"/>
              <w:rPr>
                <w:color w:val="000000"/>
                <w:szCs w:val="22"/>
              </w:rPr>
            </w:pPr>
          </w:p>
        </w:tc>
        <w:tc>
          <w:tcPr>
            <w:tcW w:w="768" w:type="pct"/>
            <w:tcBorders>
              <w:left w:val="nil"/>
              <w:right w:val="nil"/>
            </w:tcBorders>
          </w:tcPr>
          <w:p w14:paraId="049779CE" w14:textId="382DB6A1" w:rsidR="00F16E7F" w:rsidRPr="00A92122" w:rsidRDefault="00F16E7F" w:rsidP="00F16E7F">
            <w:pPr>
              <w:spacing w:after="0" w:line="22" w:lineRule="atLeast"/>
              <w:jc w:val="center"/>
              <w:rPr>
                <w:color w:val="000000"/>
                <w:szCs w:val="22"/>
              </w:rPr>
            </w:pPr>
            <w:r>
              <w:rPr>
                <w:color w:val="000000"/>
                <w:szCs w:val="22"/>
              </w:rPr>
              <w:t>&lt;1</w:t>
            </w:r>
          </w:p>
        </w:tc>
        <w:tc>
          <w:tcPr>
            <w:tcW w:w="684" w:type="pct"/>
            <w:tcBorders>
              <w:left w:val="nil"/>
              <w:right w:val="nil"/>
            </w:tcBorders>
          </w:tcPr>
          <w:p w14:paraId="422892DA" w14:textId="191169C3" w:rsidR="00F16E7F" w:rsidRPr="00A92122" w:rsidRDefault="00F16E7F" w:rsidP="00F16E7F">
            <w:pPr>
              <w:spacing w:after="0" w:line="22" w:lineRule="atLeast"/>
              <w:jc w:val="center"/>
              <w:rPr>
                <w:color w:val="000000"/>
                <w:szCs w:val="22"/>
              </w:rPr>
            </w:pPr>
            <w:r>
              <w:rPr>
                <w:color w:val="000000"/>
                <w:szCs w:val="22"/>
              </w:rPr>
              <w:t>&lt;1</w:t>
            </w:r>
          </w:p>
        </w:tc>
        <w:tc>
          <w:tcPr>
            <w:tcW w:w="1436" w:type="pct"/>
            <w:tcBorders>
              <w:left w:val="nil"/>
              <w:right w:val="nil"/>
            </w:tcBorders>
            <w:noWrap/>
          </w:tcPr>
          <w:p w14:paraId="299685D2" w14:textId="1230263D" w:rsidR="00F16E7F" w:rsidRPr="00A92122" w:rsidRDefault="00F16E7F" w:rsidP="00F16E7F">
            <w:pPr>
              <w:spacing w:after="0" w:line="22" w:lineRule="atLeast"/>
              <w:jc w:val="center"/>
              <w:rPr>
                <w:color w:val="000000"/>
                <w:szCs w:val="22"/>
              </w:rPr>
            </w:pPr>
            <w:r>
              <w:rPr>
                <w:color w:val="000000"/>
                <w:szCs w:val="22"/>
              </w:rPr>
              <w:t>1</w:t>
            </w:r>
          </w:p>
        </w:tc>
      </w:tr>
      <w:tr w:rsidR="004B43F2" w:rsidRPr="005E242C" w14:paraId="6090701A" w14:textId="77777777" w:rsidTr="00F16E7F">
        <w:trPr>
          <w:cantSplit/>
          <w:trHeight w:val="253"/>
          <w:jc w:val="center"/>
        </w:trPr>
        <w:tc>
          <w:tcPr>
            <w:tcW w:w="599" w:type="pct"/>
            <w:tcBorders>
              <w:left w:val="nil"/>
              <w:bottom w:val="single" w:sz="4" w:space="0" w:color="auto"/>
              <w:right w:val="nil"/>
            </w:tcBorders>
          </w:tcPr>
          <w:p w14:paraId="5F520B81" w14:textId="6B84DDA6" w:rsidR="004B43F2" w:rsidRDefault="004B43F2" w:rsidP="00F16E7F">
            <w:pPr>
              <w:spacing w:after="0" w:line="22" w:lineRule="atLeast"/>
              <w:jc w:val="center"/>
              <w:rPr>
                <w:color w:val="000000"/>
                <w:szCs w:val="22"/>
              </w:rPr>
            </w:pPr>
            <w:r>
              <w:rPr>
                <w:color w:val="000000"/>
                <w:szCs w:val="22"/>
              </w:rPr>
              <w:t>2019</w:t>
            </w:r>
          </w:p>
        </w:tc>
        <w:tc>
          <w:tcPr>
            <w:tcW w:w="1513" w:type="pct"/>
            <w:tcBorders>
              <w:left w:val="nil"/>
              <w:bottom w:val="single" w:sz="4" w:space="0" w:color="auto"/>
              <w:right w:val="nil"/>
            </w:tcBorders>
          </w:tcPr>
          <w:p w14:paraId="69902B27" w14:textId="77777777" w:rsidR="004B43F2" w:rsidRPr="00A92122" w:rsidRDefault="004B43F2" w:rsidP="00F16E7F">
            <w:pPr>
              <w:spacing w:after="0" w:line="22" w:lineRule="atLeast"/>
              <w:jc w:val="center"/>
              <w:rPr>
                <w:color w:val="000000"/>
                <w:szCs w:val="22"/>
              </w:rPr>
            </w:pPr>
          </w:p>
        </w:tc>
        <w:tc>
          <w:tcPr>
            <w:tcW w:w="768" w:type="pct"/>
            <w:tcBorders>
              <w:left w:val="nil"/>
              <w:bottom w:val="single" w:sz="4" w:space="0" w:color="auto"/>
              <w:right w:val="nil"/>
            </w:tcBorders>
          </w:tcPr>
          <w:p w14:paraId="5AD46875" w14:textId="7AC2E762" w:rsidR="004B43F2" w:rsidRDefault="004B43F2" w:rsidP="00F16E7F">
            <w:pPr>
              <w:spacing w:after="0" w:line="22" w:lineRule="atLeast"/>
              <w:jc w:val="center"/>
              <w:rPr>
                <w:color w:val="000000"/>
                <w:szCs w:val="22"/>
              </w:rPr>
            </w:pPr>
            <w:r>
              <w:rPr>
                <w:color w:val="000000"/>
                <w:szCs w:val="22"/>
              </w:rPr>
              <w:t>&lt;1</w:t>
            </w:r>
          </w:p>
        </w:tc>
        <w:tc>
          <w:tcPr>
            <w:tcW w:w="684" w:type="pct"/>
            <w:tcBorders>
              <w:left w:val="nil"/>
              <w:bottom w:val="single" w:sz="4" w:space="0" w:color="auto"/>
              <w:right w:val="nil"/>
            </w:tcBorders>
          </w:tcPr>
          <w:p w14:paraId="21B842EC" w14:textId="3136BD9D" w:rsidR="004B43F2" w:rsidRDefault="004B43F2" w:rsidP="00F16E7F">
            <w:pPr>
              <w:spacing w:after="0" w:line="22" w:lineRule="atLeast"/>
              <w:jc w:val="center"/>
              <w:rPr>
                <w:color w:val="000000"/>
                <w:szCs w:val="22"/>
              </w:rPr>
            </w:pPr>
            <w:r>
              <w:rPr>
                <w:color w:val="000000"/>
                <w:szCs w:val="22"/>
              </w:rPr>
              <w:t>87</w:t>
            </w:r>
          </w:p>
        </w:tc>
        <w:tc>
          <w:tcPr>
            <w:tcW w:w="1436" w:type="pct"/>
            <w:tcBorders>
              <w:left w:val="nil"/>
              <w:bottom w:val="single" w:sz="4" w:space="0" w:color="auto"/>
              <w:right w:val="nil"/>
            </w:tcBorders>
            <w:noWrap/>
          </w:tcPr>
          <w:p w14:paraId="34EC1939" w14:textId="6F173D4F" w:rsidR="004B43F2" w:rsidRDefault="004B43F2" w:rsidP="00F16E7F">
            <w:pPr>
              <w:spacing w:after="0" w:line="22" w:lineRule="atLeast"/>
              <w:jc w:val="center"/>
              <w:rPr>
                <w:color w:val="000000"/>
                <w:szCs w:val="22"/>
              </w:rPr>
            </w:pPr>
            <w:r>
              <w:rPr>
                <w:color w:val="000000"/>
                <w:szCs w:val="22"/>
              </w:rPr>
              <w:t>87</w:t>
            </w:r>
          </w:p>
        </w:tc>
      </w:tr>
    </w:tbl>
    <w:p w14:paraId="79144756" w14:textId="0AD1850C" w:rsidR="00193076" w:rsidRDefault="00193076" w:rsidP="003465DF"/>
    <w:sectPr w:rsidR="00193076" w:rsidSect="00B024CF">
      <w:headerReference w:type="default" r:id="rId43"/>
      <w:type w:val="nextColumn"/>
      <w:pgSz w:w="12240" w:h="15840" w:code="1"/>
      <w:pgMar w:top="1440" w:right="1440" w:bottom="1440" w:left="1440" w:header="720" w:footer="720" w:gutter="0"/>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Ben.Williams" w:date="2020-10-29T12:40:00Z" w:initials="B">
    <w:p w14:paraId="41990E6F" w14:textId="46C270CB" w:rsidR="00AA7383" w:rsidRDefault="00AA7383">
      <w:pPr>
        <w:pStyle w:val="CommentText"/>
      </w:pPr>
      <w:r>
        <w:rPr>
          <w:rStyle w:val="CommentReference"/>
        </w:rPr>
        <w:annotationRef/>
      </w:r>
      <w:r>
        <w:t>Totals don’t add up – though the OFL matches the summary table</w:t>
      </w:r>
      <w:r w:rsidR="005671D3">
        <w:t xml:space="preserve"> – I can’t currently access </w:t>
      </w:r>
      <w:proofErr w:type="spellStart"/>
      <w:r w:rsidR="005671D3">
        <w:t>vpn</w:t>
      </w:r>
      <w:proofErr w:type="spellEnd"/>
      <w:r w:rsidR="005671D3">
        <w:t xml:space="preserve"> to check the </w:t>
      </w:r>
      <w:r w:rsidR="00964BF5">
        <w:t>files</w:t>
      </w:r>
    </w:p>
  </w:comment>
  <w:comment w:id="8" w:author="Ben.Williams" w:date="2020-10-30T11:51:00Z" w:initials="B">
    <w:p w14:paraId="3987D470" w14:textId="11D798AE" w:rsidR="00964BF5" w:rsidRDefault="00964BF5">
      <w:pPr>
        <w:pStyle w:val="CommentText"/>
      </w:pPr>
      <w:r>
        <w:rPr>
          <w:rStyle w:val="CommentReference"/>
        </w:rPr>
        <w:annotationRef/>
      </w:r>
      <w:r>
        <w:t>Seems like you could just state these changes as the reasoning is provided in the following paragraph – seems to read easier for me – or just ignore</w:t>
      </w:r>
      <w:r w:rsidR="00115F0E">
        <w:t xml:space="preserve"> me</w:t>
      </w:r>
      <w:r>
        <w:t>?</w:t>
      </w:r>
    </w:p>
  </w:comment>
  <w:comment w:id="11" w:author="Ben.Williams" w:date="2020-10-30T12:44:00Z" w:initials="B">
    <w:p w14:paraId="17090522" w14:textId="756C5920" w:rsidR="00115F0E" w:rsidRDefault="00115F0E">
      <w:pPr>
        <w:pStyle w:val="CommentText"/>
      </w:pPr>
      <w:r>
        <w:rPr>
          <w:rStyle w:val="CommentReference"/>
        </w:rPr>
        <w:annotationRef/>
      </w:r>
      <w:r>
        <w:t>No box 1 – looks like moved this to table (which I think is a better option)</w:t>
      </w:r>
    </w:p>
  </w:comment>
  <w:comment w:id="88" w:author="Ben.Williams" w:date="2020-10-30T14:01:00Z" w:initials="B">
    <w:p w14:paraId="34979F27" w14:textId="60C2FD0E" w:rsidR="00C46B5A" w:rsidRDefault="00C46B5A">
      <w:pPr>
        <w:pStyle w:val="CommentText"/>
      </w:pPr>
      <w:r>
        <w:rPr>
          <w:rStyle w:val="CommentReference"/>
        </w:rPr>
        <w:annotationRef/>
      </w:r>
      <w:r>
        <w:t>Only have 2001, 2003a, 2007, 2012a, and 20013 referenced in the doc</w:t>
      </w:r>
    </w:p>
  </w:comment>
  <w:comment w:id="1469" w:author="Ben.Williams" w:date="2020-10-30T14:00:00Z" w:initials="B">
    <w:p w14:paraId="7936EA4A" w14:textId="034E940C" w:rsidR="00C46B5A" w:rsidRDefault="00C46B5A">
      <w:pPr>
        <w:pStyle w:val="CommentText"/>
      </w:pPr>
      <w:r>
        <w:rPr>
          <w:rStyle w:val="CommentReference"/>
        </w:rPr>
        <w:annotationRef/>
      </w:r>
      <w:r>
        <w:t>Missing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1990E6F" w15:done="0"/>
  <w15:commentEx w15:paraId="3987D470" w15:done="0"/>
  <w15:commentEx w15:paraId="17090522" w15:done="0"/>
  <w15:commentEx w15:paraId="34979F27" w15:done="0"/>
  <w15:commentEx w15:paraId="7936EA4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1D1B44" w16cid:durableId="21608BD9"/>
  <w16cid:commentId w16cid:paraId="35A3EE33" w16cid:durableId="21608E13"/>
  <w16cid:commentId w16cid:paraId="4EF6E559" w16cid:durableId="21609025"/>
  <w16cid:commentId w16cid:paraId="30E8582D" w16cid:durableId="216090A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E2B6FC" w14:textId="77777777" w:rsidR="00405DD1" w:rsidRDefault="00405DD1">
      <w:r>
        <w:separator/>
      </w:r>
    </w:p>
  </w:endnote>
  <w:endnote w:type="continuationSeparator" w:id="0">
    <w:p w14:paraId="75DD20A7" w14:textId="77777777" w:rsidR="00405DD1" w:rsidRDefault="00405D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P MathA">
    <w:altName w:val="Times New Roman"/>
    <w:charset w:val="02"/>
    <w:family w:val="auto"/>
    <w:pitch w:val="variable"/>
    <w:sig w:usb0="00000000" w:usb1="10000000" w:usb2="00000000" w:usb3="00000000" w:csb0="80000000" w:csb1="00000000"/>
  </w:font>
  <w:font w:name="WP TypographicSymbols">
    <w:altName w:val="Courier New"/>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auto"/>
    <w:pitch w:val="variable"/>
    <w:sig w:usb0="E00002FF" w:usb1="5000205A" w:usb2="00000000" w:usb3="00000000" w:csb0="0000019F" w:csb1="00000000"/>
  </w:font>
  <w:font w:name="timesroman">
    <w:panose1 w:val="00000000000000000000"/>
    <w:charset w:val="00"/>
    <w:family w:val="roman"/>
    <w:notTrueType/>
    <w:pitch w:val="default"/>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PSMT">
    <w:altName w:val="Yu Gothic UI"/>
    <w:panose1 w:val="00000000000000000000"/>
    <w:charset w:val="80"/>
    <w:family w:val="auto"/>
    <w:notTrueType/>
    <w:pitch w:val="default"/>
    <w:sig w:usb0="00000000"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69E9A1" w14:textId="77777777" w:rsidR="00405DD1" w:rsidRDefault="00405DD1">
      <w:r>
        <w:separator/>
      </w:r>
    </w:p>
  </w:footnote>
  <w:footnote w:type="continuationSeparator" w:id="0">
    <w:p w14:paraId="0F2F58E2" w14:textId="77777777" w:rsidR="00405DD1" w:rsidRDefault="00405D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450F4" w14:textId="77777777" w:rsidR="00AA7383" w:rsidRPr="00A35779" w:rsidRDefault="00AA7383" w:rsidP="00A357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C58483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5485E36"/>
    <w:lvl w:ilvl="0">
      <w:numFmt w:val="decimal"/>
      <w:pStyle w:val="nl"/>
      <w:lvlText w:val="*"/>
      <w:lvlJc w:val="left"/>
      <w:rPr>
        <w:rFonts w:cs="Times New Roman"/>
      </w:rPr>
    </w:lvl>
  </w:abstractNum>
  <w:abstractNum w:abstractNumId="2" w15:restartNumberingAfterBreak="0">
    <w:nsid w:val="21BC62F3"/>
    <w:multiLevelType w:val="hybridMultilevel"/>
    <w:tmpl w:val="B26EC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CE7DCA"/>
    <w:multiLevelType w:val="hybridMultilevel"/>
    <w:tmpl w:val="0E02E2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7D84599"/>
    <w:multiLevelType w:val="multilevel"/>
    <w:tmpl w:val="8BC21F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AF32AC4"/>
    <w:multiLevelType w:val="hybridMultilevel"/>
    <w:tmpl w:val="C298B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DC52E5"/>
    <w:multiLevelType w:val="hybridMultilevel"/>
    <w:tmpl w:val="9EDCE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E11511"/>
    <w:multiLevelType w:val="hybridMultilevel"/>
    <w:tmpl w:val="3FBA1880"/>
    <w:lvl w:ilvl="0" w:tplc="A190AF3E">
      <w:start w:val="1"/>
      <w:numFmt w:val="bullet"/>
      <w:pStyle w:val="bull"/>
      <w:lvlText w:val=""/>
      <w:lvlJc w:val="left"/>
      <w:pPr>
        <w:tabs>
          <w:tab w:val="num" w:pos="720"/>
        </w:tabs>
        <w:ind w:left="720" w:hanging="360"/>
      </w:pPr>
      <w:rPr>
        <w:rFonts w:ascii="Symbol" w:hAnsi="Symbol" w:hint="default"/>
      </w:rPr>
    </w:lvl>
    <w:lvl w:ilvl="1" w:tplc="5E1A62E0">
      <w:numFmt w:val="bullet"/>
      <w:lvlText w:val=""/>
      <w:lvlJc w:val="left"/>
      <w:pPr>
        <w:tabs>
          <w:tab w:val="num" w:pos="2520"/>
        </w:tabs>
        <w:ind w:left="2520" w:hanging="1440"/>
      </w:pPr>
      <w:rPr>
        <w:rFonts w:ascii="WP MathA" w:eastAsia="Times New Roman" w:hAnsi="WP MathA"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09C6926"/>
    <w:multiLevelType w:val="hybridMultilevel"/>
    <w:tmpl w:val="E146D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761BF5"/>
    <w:multiLevelType w:val="hybridMultilevel"/>
    <w:tmpl w:val="6FC2D3B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0"/>
  </w:num>
  <w:num w:numId="2">
    <w:abstractNumId w:val="1"/>
    <w:lvlOverride w:ilvl="0">
      <w:lvl w:ilvl="0">
        <w:start w:val="1"/>
        <w:numFmt w:val="bullet"/>
        <w:pStyle w:val="nl"/>
        <w:lvlText w:val="!"/>
        <w:legacy w:legacy="1" w:legacySpace="0" w:legacyIndent="1"/>
        <w:lvlJc w:val="left"/>
        <w:pPr>
          <w:ind w:left="1" w:hanging="1"/>
        </w:pPr>
        <w:rPr>
          <w:rFonts w:ascii="WP TypographicSymbols" w:hAnsi="WP TypographicSymbols" w:hint="default"/>
        </w:rPr>
      </w:lvl>
    </w:lvlOverride>
  </w:num>
  <w:num w:numId="3">
    <w:abstractNumId w:val="7"/>
  </w:num>
  <w:num w:numId="4">
    <w:abstractNumId w:val="9"/>
  </w:num>
  <w:num w:numId="5">
    <w:abstractNumId w:val="3"/>
  </w:num>
  <w:num w:numId="6">
    <w:abstractNumId w:val="4"/>
  </w:num>
  <w:num w:numId="7">
    <w:abstractNumId w:val="6"/>
  </w:num>
  <w:num w:numId="8">
    <w:abstractNumId w:val="2"/>
  </w:num>
  <w:num w:numId="9">
    <w:abstractNumId w:val="8"/>
  </w:num>
  <w:num w:numId="10">
    <w:abstractNumId w:val="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Williams">
    <w15:presenceInfo w15:providerId="None" w15:userId="Ben.William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fr-FR" w:vendorID="64" w:dllVersion="6" w:nlCheck="1" w:checkStyle="0"/>
  <w:activeWritingStyle w:appName="MSWord" w:lang="en-US" w:vendorID="64" w:dllVersion="6" w:nlCheck="1" w:checkStyle="1"/>
  <w:activeWritingStyle w:appName="MSWord" w:lang="en-CA" w:vendorID="64" w:dllVersion="6" w:nlCheck="1" w:checkStyle="1"/>
  <w:activeWritingStyle w:appName="MSWord" w:lang="en-US" w:vendorID="64" w:dllVersion="4096" w:nlCheck="1" w:checkStyle="0"/>
  <w:activeWritingStyle w:appName="MSWord" w:lang="en-CA" w:vendorID="64" w:dllVersion="4096" w:nlCheck="1" w:checkStyle="0"/>
  <w:activeWritingStyle w:appName="MSWord" w:lang="fr-FR" w:vendorID="64" w:dllVersion="4096" w:nlCheck="1" w:checkStyle="0"/>
  <w:activeWritingStyle w:appName="MSWord" w:lang="en-US" w:vendorID="64" w:dllVersion="131078" w:nlCheck="1" w:checkStyle="1"/>
  <w:activeWritingStyle w:appName="MSWord" w:lang="fr-FR" w:vendorID="64" w:dllVersion="131078" w:nlCheck="1" w:checkStyle="0"/>
  <w:activeWritingStyle w:appName="MSWord" w:lang="en-CA" w:vendorID="64" w:dllVersion="131078" w:nlCheck="1"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7646"/>
    <w:rsid w:val="00001606"/>
    <w:rsid w:val="00005D7F"/>
    <w:rsid w:val="00005DD1"/>
    <w:rsid w:val="00006C20"/>
    <w:rsid w:val="000074EB"/>
    <w:rsid w:val="00012299"/>
    <w:rsid w:val="0001401E"/>
    <w:rsid w:val="00016C80"/>
    <w:rsid w:val="000170B2"/>
    <w:rsid w:val="000171DF"/>
    <w:rsid w:val="00020008"/>
    <w:rsid w:val="00020561"/>
    <w:rsid w:val="0002071B"/>
    <w:rsid w:val="00020802"/>
    <w:rsid w:val="000218D1"/>
    <w:rsid w:val="00022885"/>
    <w:rsid w:val="0002302F"/>
    <w:rsid w:val="0002368A"/>
    <w:rsid w:val="00026693"/>
    <w:rsid w:val="00026798"/>
    <w:rsid w:val="000307CA"/>
    <w:rsid w:val="000315DE"/>
    <w:rsid w:val="00031605"/>
    <w:rsid w:val="00031993"/>
    <w:rsid w:val="000348F4"/>
    <w:rsid w:val="00035C09"/>
    <w:rsid w:val="00036C66"/>
    <w:rsid w:val="00040118"/>
    <w:rsid w:val="000417B7"/>
    <w:rsid w:val="00043F0A"/>
    <w:rsid w:val="00044BC7"/>
    <w:rsid w:val="000457E3"/>
    <w:rsid w:val="00046A95"/>
    <w:rsid w:val="00047A88"/>
    <w:rsid w:val="00050608"/>
    <w:rsid w:val="0005282D"/>
    <w:rsid w:val="00054AF7"/>
    <w:rsid w:val="00056C86"/>
    <w:rsid w:val="00057D52"/>
    <w:rsid w:val="00060856"/>
    <w:rsid w:val="0006223D"/>
    <w:rsid w:val="00064737"/>
    <w:rsid w:val="0006478D"/>
    <w:rsid w:val="00065CE7"/>
    <w:rsid w:val="00071DE3"/>
    <w:rsid w:val="000737E8"/>
    <w:rsid w:val="00074C56"/>
    <w:rsid w:val="00075BFC"/>
    <w:rsid w:val="000804E1"/>
    <w:rsid w:val="00080F71"/>
    <w:rsid w:val="000824E1"/>
    <w:rsid w:val="0008274A"/>
    <w:rsid w:val="0008380D"/>
    <w:rsid w:val="00085AB6"/>
    <w:rsid w:val="00085DA3"/>
    <w:rsid w:val="00086026"/>
    <w:rsid w:val="00086273"/>
    <w:rsid w:val="00086580"/>
    <w:rsid w:val="00087DCA"/>
    <w:rsid w:val="00090530"/>
    <w:rsid w:val="000919D7"/>
    <w:rsid w:val="000927AC"/>
    <w:rsid w:val="000939A0"/>
    <w:rsid w:val="00093A9F"/>
    <w:rsid w:val="00093ABC"/>
    <w:rsid w:val="00094C75"/>
    <w:rsid w:val="0009646E"/>
    <w:rsid w:val="000A1C0E"/>
    <w:rsid w:val="000A31CE"/>
    <w:rsid w:val="000A354D"/>
    <w:rsid w:val="000A4B75"/>
    <w:rsid w:val="000A4DC7"/>
    <w:rsid w:val="000A56BE"/>
    <w:rsid w:val="000A5E39"/>
    <w:rsid w:val="000A62B8"/>
    <w:rsid w:val="000A6424"/>
    <w:rsid w:val="000A6925"/>
    <w:rsid w:val="000A7748"/>
    <w:rsid w:val="000B0EB5"/>
    <w:rsid w:val="000B10C4"/>
    <w:rsid w:val="000B18D8"/>
    <w:rsid w:val="000B196E"/>
    <w:rsid w:val="000B2AF4"/>
    <w:rsid w:val="000B2EE2"/>
    <w:rsid w:val="000B412A"/>
    <w:rsid w:val="000C0406"/>
    <w:rsid w:val="000C4CD7"/>
    <w:rsid w:val="000C581E"/>
    <w:rsid w:val="000C5A3F"/>
    <w:rsid w:val="000D235F"/>
    <w:rsid w:val="000D2939"/>
    <w:rsid w:val="000D41BA"/>
    <w:rsid w:val="000D5110"/>
    <w:rsid w:val="000D5807"/>
    <w:rsid w:val="000E0341"/>
    <w:rsid w:val="000E090F"/>
    <w:rsid w:val="000E0C2A"/>
    <w:rsid w:val="000E155B"/>
    <w:rsid w:val="000E354A"/>
    <w:rsid w:val="000E3B00"/>
    <w:rsid w:val="000E630D"/>
    <w:rsid w:val="000E63FF"/>
    <w:rsid w:val="000F0D7F"/>
    <w:rsid w:val="000F2A85"/>
    <w:rsid w:val="000F42C1"/>
    <w:rsid w:val="000F52A5"/>
    <w:rsid w:val="000F5BCD"/>
    <w:rsid w:val="000F6891"/>
    <w:rsid w:val="000F7B9E"/>
    <w:rsid w:val="0010162D"/>
    <w:rsid w:val="0010201B"/>
    <w:rsid w:val="001030B2"/>
    <w:rsid w:val="001036D6"/>
    <w:rsid w:val="00103A4A"/>
    <w:rsid w:val="00103D8F"/>
    <w:rsid w:val="0010435A"/>
    <w:rsid w:val="00104848"/>
    <w:rsid w:val="0010615A"/>
    <w:rsid w:val="00110043"/>
    <w:rsid w:val="0011037D"/>
    <w:rsid w:val="0011178A"/>
    <w:rsid w:val="0011250E"/>
    <w:rsid w:val="00112A5D"/>
    <w:rsid w:val="001144A4"/>
    <w:rsid w:val="001146E9"/>
    <w:rsid w:val="00115F0E"/>
    <w:rsid w:val="00120338"/>
    <w:rsid w:val="001215A2"/>
    <w:rsid w:val="001234DE"/>
    <w:rsid w:val="001246C5"/>
    <w:rsid w:val="001252F6"/>
    <w:rsid w:val="0012562C"/>
    <w:rsid w:val="00125D85"/>
    <w:rsid w:val="00127660"/>
    <w:rsid w:val="001352BF"/>
    <w:rsid w:val="001357EA"/>
    <w:rsid w:val="00136F6F"/>
    <w:rsid w:val="00137B34"/>
    <w:rsid w:val="00140750"/>
    <w:rsid w:val="001427E0"/>
    <w:rsid w:val="00142C5E"/>
    <w:rsid w:val="00143039"/>
    <w:rsid w:val="00143077"/>
    <w:rsid w:val="0014339E"/>
    <w:rsid w:val="00144DEB"/>
    <w:rsid w:val="00145E95"/>
    <w:rsid w:val="00146C16"/>
    <w:rsid w:val="00146FCA"/>
    <w:rsid w:val="0015009A"/>
    <w:rsid w:val="00150253"/>
    <w:rsid w:val="00150829"/>
    <w:rsid w:val="00153130"/>
    <w:rsid w:val="001536A9"/>
    <w:rsid w:val="0015420B"/>
    <w:rsid w:val="00156BA8"/>
    <w:rsid w:val="00157A28"/>
    <w:rsid w:val="00163413"/>
    <w:rsid w:val="00164F77"/>
    <w:rsid w:val="00165EAD"/>
    <w:rsid w:val="001662A6"/>
    <w:rsid w:val="00167C05"/>
    <w:rsid w:val="001734F3"/>
    <w:rsid w:val="00173538"/>
    <w:rsid w:val="0017409F"/>
    <w:rsid w:val="00174DAA"/>
    <w:rsid w:val="0018010E"/>
    <w:rsid w:val="00180271"/>
    <w:rsid w:val="00181BFF"/>
    <w:rsid w:val="00182C6F"/>
    <w:rsid w:val="0018351D"/>
    <w:rsid w:val="00184056"/>
    <w:rsid w:val="0019134D"/>
    <w:rsid w:val="00191F64"/>
    <w:rsid w:val="00193076"/>
    <w:rsid w:val="001959F2"/>
    <w:rsid w:val="00195AC1"/>
    <w:rsid w:val="0019644D"/>
    <w:rsid w:val="001964EC"/>
    <w:rsid w:val="001A01D7"/>
    <w:rsid w:val="001A162A"/>
    <w:rsid w:val="001A28FB"/>
    <w:rsid w:val="001A42A0"/>
    <w:rsid w:val="001A67B6"/>
    <w:rsid w:val="001A6A6B"/>
    <w:rsid w:val="001A70CE"/>
    <w:rsid w:val="001A7AB5"/>
    <w:rsid w:val="001B3454"/>
    <w:rsid w:val="001B5BBB"/>
    <w:rsid w:val="001B7D4E"/>
    <w:rsid w:val="001C0617"/>
    <w:rsid w:val="001C3BC2"/>
    <w:rsid w:val="001C769C"/>
    <w:rsid w:val="001D08AD"/>
    <w:rsid w:val="001D0A8C"/>
    <w:rsid w:val="001D0ABD"/>
    <w:rsid w:val="001D0E94"/>
    <w:rsid w:val="001D1EE1"/>
    <w:rsid w:val="001D2682"/>
    <w:rsid w:val="001D448E"/>
    <w:rsid w:val="001D4FAD"/>
    <w:rsid w:val="001D5228"/>
    <w:rsid w:val="001D5493"/>
    <w:rsid w:val="001D60D4"/>
    <w:rsid w:val="001D6578"/>
    <w:rsid w:val="001D7668"/>
    <w:rsid w:val="001E17FD"/>
    <w:rsid w:val="001E1829"/>
    <w:rsid w:val="001E23CD"/>
    <w:rsid w:val="001E2F95"/>
    <w:rsid w:val="001E3C98"/>
    <w:rsid w:val="001E4DCC"/>
    <w:rsid w:val="001E4E49"/>
    <w:rsid w:val="001E505C"/>
    <w:rsid w:val="001E6845"/>
    <w:rsid w:val="001E6FA6"/>
    <w:rsid w:val="001F2420"/>
    <w:rsid w:val="001F3802"/>
    <w:rsid w:val="001F5895"/>
    <w:rsid w:val="001F7457"/>
    <w:rsid w:val="00202580"/>
    <w:rsid w:val="00206D4B"/>
    <w:rsid w:val="00206DCA"/>
    <w:rsid w:val="00207BD9"/>
    <w:rsid w:val="002123C9"/>
    <w:rsid w:val="00212635"/>
    <w:rsid w:val="002136BA"/>
    <w:rsid w:val="002137AA"/>
    <w:rsid w:val="00213EE0"/>
    <w:rsid w:val="00214CEC"/>
    <w:rsid w:val="00215209"/>
    <w:rsid w:val="00216121"/>
    <w:rsid w:val="0021618F"/>
    <w:rsid w:val="002162B1"/>
    <w:rsid w:val="00217096"/>
    <w:rsid w:val="00222FDD"/>
    <w:rsid w:val="00224FC6"/>
    <w:rsid w:val="00225D9E"/>
    <w:rsid w:val="00227073"/>
    <w:rsid w:val="00230A21"/>
    <w:rsid w:val="00230B98"/>
    <w:rsid w:val="00231CE1"/>
    <w:rsid w:val="00231E80"/>
    <w:rsid w:val="00233269"/>
    <w:rsid w:val="00233FC8"/>
    <w:rsid w:val="002369FF"/>
    <w:rsid w:val="002402E2"/>
    <w:rsid w:val="002424E3"/>
    <w:rsid w:val="002427DD"/>
    <w:rsid w:val="00242F8D"/>
    <w:rsid w:val="0024324B"/>
    <w:rsid w:val="002442EE"/>
    <w:rsid w:val="0024483F"/>
    <w:rsid w:val="00244C1D"/>
    <w:rsid w:val="0024503F"/>
    <w:rsid w:val="00245A09"/>
    <w:rsid w:val="002467F6"/>
    <w:rsid w:val="00246E53"/>
    <w:rsid w:val="00247F89"/>
    <w:rsid w:val="00250964"/>
    <w:rsid w:val="00251300"/>
    <w:rsid w:val="002517DD"/>
    <w:rsid w:val="002539B8"/>
    <w:rsid w:val="00254498"/>
    <w:rsid w:val="00255639"/>
    <w:rsid w:val="002561BD"/>
    <w:rsid w:val="0026118F"/>
    <w:rsid w:val="00261C72"/>
    <w:rsid w:val="00262F4B"/>
    <w:rsid w:val="00262F88"/>
    <w:rsid w:val="00263444"/>
    <w:rsid w:val="002639DB"/>
    <w:rsid w:val="002652EC"/>
    <w:rsid w:val="00267188"/>
    <w:rsid w:val="00270582"/>
    <w:rsid w:val="00272811"/>
    <w:rsid w:val="002734A4"/>
    <w:rsid w:val="00273F8A"/>
    <w:rsid w:val="00274FB3"/>
    <w:rsid w:val="00275491"/>
    <w:rsid w:val="00275BE7"/>
    <w:rsid w:val="00277A83"/>
    <w:rsid w:val="00277EF0"/>
    <w:rsid w:val="0028093C"/>
    <w:rsid w:val="00280BC9"/>
    <w:rsid w:val="00281592"/>
    <w:rsid w:val="002824D4"/>
    <w:rsid w:val="002833C9"/>
    <w:rsid w:val="00283557"/>
    <w:rsid w:val="00284024"/>
    <w:rsid w:val="00284059"/>
    <w:rsid w:val="002840AB"/>
    <w:rsid w:val="0028460D"/>
    <w:rsid w:val="00284962"/>
    <w:rsid w:val="002867D8"/>
    <w:rsid w:val="0028726A"/>
    <w:rsid w:val="0029065B"/>
    <w:rsid w:val="00292253"/>
    <w:rsid w:val="00293CC9"/>
    <w:rsid w:val="002965F8"/>
    <w:rsid w:val="002A018F"/>
    <w:rsid w:val="002A070A"/>
    <w:rsid w:val="002A0AB1"/>
    <w:rsid w:val="002A4814"/>
    <w:rsid w:val="002B0C82"/>
    <w:rsid w:val="002B0F17"/>
    <w:rsid w:val="002B2085"/>
    <w:rsid w:val="002B2407"/>
    <w:rsid w:val="002B24E4"/>
    <w:rsid w:val="002B27B8"/>
    <w:rsid w:val="002B28F5"/>
    <w:rsid w:val="002B32B6"/>
    <w:rsid w:val="002B3D1C"/>
    <w:rsid w:val="002B3FE7"/>
    <w:rsid w:val="002B443C"/>
    <w:rsid w:val="002C04D1"/>
    <w:rsid w:val="002C0A7A"/>
    <w:rsid w:val="002C1ACF"/>
    <w:rsid w:val="002C4101"/>
    <w:rsid w:val="002C6278"/>
    <w:rsid w:val="002C6623"/>
    <w:rsid w:val="002C6A31"/>
    <w:rsid w:val="002D013D"/>
    <w:rsid w:val="002D391B"/>
    <w:rsid w:val="002D3C39"/>
    <w:rsid w:val="002D7D37"/>
    <w:rsid w:val="002E1502"/>
    <w:rsid w:val="002E1964"/>
    <w:rsid w:val="002E21D1"/>
    <w:rsid w:val="002E30DE"/>
    <w:rsid w:val="002E4675"/>
    <w:rsid w:val="002E5663"/>
    <w:rsid w:val="002E6EEF"/>
    <w:rsid w:val="002E7A50"/>
    <w:rsid w:val="002F176F"/>
    <w:rsid w:val="002F4EC9"/>
    <w:rsid w:val="002F6959"/>
    <w:rsid w:val="002F6F9F"/>
    <w:rsid w:val="002F714F"/>
    <w:rsid w:val="002F731A"/>
    <w:rsid w:val="002F769F"/>
    <w:rsid w:val="002F77B5"/>
    <w:rsid w:val="003009A9"/>
    <w:rsid w:val="0030155D"/>
    <w:rsid w:val="00303BEA"/>
    <w:rsid w:val="00303CE7"/>
    <w:rsid w:val="00304D13"/>
    <w:rsid w:val="003064B9"/>
    <w:rsid w:val="0031060C"/>
    <w:rsid w:val="00310C16"/>
    <w:rsid w:val="00311B2C"/>
    <w:rsid w:val="003129BF"/>
    <w:rsid w:val="00312B0C"/>
    <w:rsid w:val="00313374"/>
    <w:rsid w:val="003161AD"/>
    <w:rsid w:val="00316528"/>
    <w:rsid w:val="00316795"/>
    <w:rsid w:val="00316A09"/>
    <w:rsid w:val="00320FF1"/>
    <w:rsid w:val="00321C94"/>
    <w:rsid w:val="003241C5"/>
    <w:rsid w:val="003303C4"/>
    <w:rsid w:val="00330E41"/>
    <w:rsid w:val="00331A2E"/>
    <w:rsid w:val="0033349E"/>
    <w:rsid w:val="003338FC"/>
    <w:rsid w:val="00334547"/>
    <w:rsid w:val="00335B95"/>
    <w:rsid w:val="00336539"/>
    <w:rsid w:val="00340000"/>
    <w:rsid w:val="00344434"/>
    <w:rsid w:val="003456A6"/>
    <w:rsid w:val="0034570D"/>
    <w:rsid w:val="003465DF"/>
    <w:rsid w:val="0035021A"/>
    <w:rsid w:val="003511E9"/>
    <w:rsid w:val="003519F8"/>
    <w:rsid w:val="00351B9F"/>
    <w:rsid w:val="00351D43"/>
    <w:rsid w:val="00352E93"/>
    <w:rsid w:val="00353282"/>
    <w:rsid w:val="003538B4"/>
    <w:rsid w:val="00353EFC"/>
    <w:rsid w:val="003558C8"/>
    <w:rsid w:val="00356BAB"/>
    <w:rsid w:val="00362A8A"/>
    <w:rsid w:val="00364D15"/>
    <w:rsid w:val="00364E86"/>
    <w:rsid w:val="003662D5"/>
    <w:rsid w:val="00366A20"/>
    <w:rsid w:val="003672BE"/>
    <w:rsid w:val="00367EE4"/>
    <w:rsid w:val="0037268F"/>
    <w:rsid w:val="003738F7"/>
    <w:rsid w:val="00373EA7"/>
    <w:rsid w:val="003747BD"/>
    <w:rsid w:val="003760E4"/>
    <w:rsid w:val="00380E59"/>
    <w:rsid w:val="00381A53"/>
    <w:rsid w:val="00381C01"/>
    <w:rsid w:val="00381F55"/>
    <w:rsid w:val="0038314E"/>
    <w:rsid w:val="00386C93"/>
    <w:rsid w:val="00387ACB"/>
    <w:rsid w:val="00387BC2"/>
    <w:rsid w:val="00392B3B"/>
    <w:rsid w:val="00393D86"/>
    <w:rsid w:val="003944D1"/>
    <w:rsid w:val="00396ECA"/>
    <w:rsid w:val="003A1509"/>
    <w:rsid w:val="003A2605"/>
    <w:rsid w:val="003A3437"/>
    <w:rsid w:val="003A4287"/>
    <w:rsid w:val="003A52F0"/>
    <w:rsid w:val="003A534F"/>
    <w:rsid w:val="003A5BD4"/>
    <w:rsid w:val="003A61E1"/>
    <w:rsid w:val="003B042B"/>
    <w:rsid w:val="003B062E"/>
    <w:rsid w:val="003B0922"/>
    <w:rsid w:val="003B0EFA"/>
    <w:rsid w:val="003B2269"/>
    <w:rsid w:val="003B243A"/>
    <w:rsid w:val="003B30EF"/>
    <w:rsid w:val="003B39C4"/>
    <w:rsid w:val="003B454E"/>
    <w:rsid w:val="003B79BE"/>
    <w:rsid w:val="003C0BAB"/>
    <w:rsid w:val="003C10BB"/>
    <w:rsid w:val="003C1CCA"/>
    <w:rsid w:val="003C3517"/>
    <w:rsid w:val="003C3668"/>
    <w:rsid w:val="003C37F2"/>
    <w:rsid w:val="003C56BB"/>
    <w:rsid w:val="003D043B"/>
    <w:rsid w:val="003D452C"/>
    <w:rsid w:val="003D50A1"/>
    <w:rsid w:val="003D5A12"/>
    <w:rsid w:val="003D60F7"/>
    <w:rsid w:val="003D6BBE"/>
    <w:rsid w:val="003E0526"/>
    <w:rsid w:val="003E0BF4"/>
    <w:rsid w:val="003E1634"/>
    <w:rsid w:val="003E2C7A"/>
    <w:rsid w:val="003E3CB1"/>
    <w:rsid w:val="003E6E06"/>
    <w:rsid w:val="003F02B4"/>
    <w:rsid w:val="003F02C9"/>
    <w:rsid w:val="003F09FF"/>
    <w:rsid w:val="003F0E78"/>
    <w:rsid w:val="003F1281"/>
    <w:rsid w:val="003F1AC3"/>
    <w:rsid w:val="003F2AEF"/>
    <w:rsid w:val="003F32AC"/>
    <w:rsid w:val="003F3ED4"/>
    <w:rsid w:val="003F68EE"/>
    <w:rsid w:val="003F6E22"/>
    <w:rsid w:val="003F794A"/>
    <w:rsid w:val="003F7A65"/>
    <w:rsid w:val="003F7FF6"/>
    <w:rsid w:val="00400742"/>
    <w:rsid w:val="00400D1F"/>
    <w:rsid w:val="00401951"/>
    <w:rsid w:val="00401D97"/>
    <w:rsid w:val="00402368"/>
    <w:rsid w:val="00404677"/>
    <w:rsid w:val="00405443"/>
    <w:rsid w:val="00405DD1"/>
    <w:rsid w:val="00407525"/>
    <w:rsid w:val="00407A1B"/>
    <w:rsid w:val="00410968"/>
    <w:rsid w:val="00412322"/>
    <w:rsid w:val="0041502E"/>
    <w:rsid w:val="0041551A"/>
    <w:rsid w:val="004158B8"/>
    <w:rsid w:val="004177B2"/>
    <w:rsid w:val="00420853"/>
    <w:rsid w:val="004232FF"/>
    <w:rsid w:val="00424644"/>
    <w:rsid w:val="004246A6"/>
    <w:rsid w:val="00426912"/>
    <w:rsid w:val="0042798B"/>
    <w:rsid w:val="00427B54"/>
    <w:rsid w:val="0043180F"/>
    <w:rsid w:val="00432286"/>
    <w:rsid w:val="0043264E"/>
    <w:rsid w:val="00433BD8"/>
    <w:rsid w:val="004340EB"/>
    <w:rsid w:val="00434544"/>
    <w:rsid w:val="0043596B"/>
    <w:rsid w:val="00436D93"/>
    <w:rsid w:val="00440935"/>
    <w:rsid w:val="00440E7C"/>
    <w:rsid w:val="00442866"/>
    <w:rsid w:val="004435C8"/>
    <w:rsid w:val="0044615D"/>
    <w:rsid w:val="00446CFC"/>
    <w:rsid w:val="004473B3"/>
    <w:rsid w:val="0044778A"/>
    <w:rsid w:val="00450102"/>
    <w:rsid w:val="00452994"/>
    <w:rsid w:val="00453B42"/>
    <w:rsid w:val="00453BBF"/>
    <w:rsid w:val="004551BE"/>
    <w:rsid w:val="004555ED"/>
    <w:rsid w:val="00457749"/>
    <w:rsid w:val="004601E2"/>
    <w:rsid w:val="00461B99"/>
    <w:rsid w:val="0046220B"/>
    <w:rsid w:val="0046241B"/>
    <w:rsid w:val="00462BD6"/>
    <w:rsid w:val="00465F15"/>
    <w:rsid w:val="00466131"/>
    <w:rsid w:val="0046681C"/>
    <w:rsid w:val="0046703F"/>
    <w:rsid w:val="00471595"/>
    <w:rsid w:val="004715CA"/>
    <w:rsid w:val="0047174C"/>
    <w:rsid w:val="00471CE9"/>
    <w:rsid w:val="0047284E"/>
    <w:rsid w:val="0047722A"/>
    <w:rsid w:val="00477D9C"/>
    <w:rsid w:val="004828F4"/>
    <w:rsid w:val="004848AF"/>
    <w:rsid w:val="004879BB"/>
    <w:rsid w:val="00490C5A"/>
    <w:rsid w:val="00491EED"/>
    <w:rsid w:val="00492447"/>
    <w:rsid w:val="00492717"/>
    <w:rsid w:val="00492DE2"/>
    <w:rsid w:val="00494AB9"/>
    <w:rsid w:val="00494F3B"/>
    <w:rsid w:val="004959DF"/>
    <w:rsid w:val="004A04D9"/>
    <w:rsid w:val="004A128F"/>
    <w:rsid w:val="004A238B"/>
    <w:rsid w:val="004A299B"/>
    <w:rsid w:val="004A6F4E"/>
    <w:rsid w:val="004B09D4"/>
    <w:rsid w:val="004B0ACF"/>
    <w:rsid w:val="004B2346"/>
    <w:rsid w:val="004B2DD0"/>
    <w:rsid w:val="004B43F2"/>
    <w:rsid w:val="004B48B2"/>
    <w:rsid w:val="004B5EC8"/>
    <w:rsid w:val="004B630B"/>
    <w:rsid w:val="004B79D8"/>
    <w:rsid w:val="004C0540"/>
    <w:rsid w:val="004C3922"/>
    <w:rsid w:val="004C403A"/>
    <w:rsid w:val="004C510F"/>
    <w:rsid w:val="004C53DF"/>
    <w:rsid w:val="004C6BCA"/>
    <w:rsid w:val="004C6DB2"/>
    <w:rsid w:val="004C744E"/>
    <w:rsid w:val="004D00ED"/>
    <w:rsid w:val="004D037D"/>
    <w:rsid w:val="004D0F2C"/>
    <w:rsid w:val="004D4B19"/>
    <w:rsid w:val="004D4B8F"/>
    <w:rsid w:val="004D5A0D"/>
    <w:rsid w:val="004D6AF7"/>
    <w:rsid w:val="004D72E0"/>
    <w:rsid w:val="004E2F8B"/>
    <w:rsid w:val="004E37C4"/>
    <w:rsid w:val="004E3C01"/>
    <w:rsid w:val="004E41DE"/>
    <w:rsid w:val="004E58D8"/>
    <w:rsid w:val="004E73D2"/>
    <w:rsid w:val="004E7A47"/>
    <w:rsid w:val="004E7C72"/>
    <w:rsid w:val="004E7DF4"/>
    <w:rsid w:val="004F181C"/>
    <w:rsid w:val="004F42E4"/>
    <w:rsid w:val="004F4F9B"/>
    <w:rsid w:val="004F504F"/>
    <w:rsid w:val="004F5BB1"/>
    <w:rsid w:val="004F5C3E"/>
    <w:rsid w:val="004F607C"/>
    <w:rsid w:val="004F6F55"/>
    <w:rsid w:val="004F7897"/>
    <w:rsid w:val="00500A7A"/>
    <w:rsid w:val="005027AB"/>
    <w:rsid w:val="00503C14"/>
    <w:rsid w:val="005047AE"/>
    <w:rsid w:val="00507A08"/>
    <w:rsid w:val="00510435"/>
    <w:rsid w:val="005119BF"/>
    <w:rsid w:val="00511A2E"/>
    <w:rsid w:val="00513B0D"/>
    <w:rsid w:val="00513C52"/>
    <w:rsid w:val="00513F02"/>
    <w:rsid w:val="005149B5"/>
    <w:rsid w:val="005154CD"/>
    <w:rsid w:val="005173B3"/>
    <w:rsid w:val="0051789F"/>
    <w:rsid w:val="0052080C"/>
    <w:rsid w:val="005208BB"/>
    <w:rsid w:val="00521F3C"/>
    <w:rsid w:val="00522965"/>
    <w:rsid w:val="00522E4B"/>
    <w:rsid w:val="005234FB"/>
    <w:rsid w:val="005239D3"/>
    <w:rsid w:val="00524E38"/>
    <w:rsid w:val="005252F8"/>
    <w:rsid w:val="00525C9B"/>
    <w:rsid w:val="00527C8B"/>
    <w:rsid w:val="005302D4"/>
    <w:rsid w:val="005305F8"/>
    <w:rsid w:val="005309C5"/>
    <w:rsid w:val="005312E6"/>
    <w:rsid w:val="00532DFB"/>
    <w:rsid w:val="00533A0F"/>
    <w:rsid w:val="00541770"/>
    <w:rsid w:val="00542F03"/>
    <w:rsid w:val="005430C6"/>
    <w:rsid w:val="00543228"/>
    <w:rsid w:val="00545020"/>
    <w:rsid w:val="00550E43"/>
    <w:rsid w:val="005538F3"/>
    <w:rsid w:val="00554EF1"/>
    <w:rsid w:val="005574F8"/>
    <w:rsid w:val="0056014C"/>
    <w:rsid w:val="0056347E"/>
    <w:rsid w:val="00563DE9"/>
    <w:rsid w:val="0056431E"/>
    <w:rsid w:val="00564810"/>
    <w:rsid w:val="005671D3"/>
    <w:rsid w:val="00570EA6"/>
    <w:rsid w:val="00573B97"/>
    <w:rsid w:val="00573C5C"/>
    <w:rsid w:val="00573F10"/>
    <w:rsid w:val="0057799F"/>
    <w:rsid w:val="005806F7"/>
    <w:rsid w:val="00581872"/>
    <w:rsid w:val="005827E8"/>
    <w:rsid w:val="005833CD"/>
    <w:rsid w:val="005836D8"/>
    <w:rsid w:val="005843B4"/>
    <w:rsid w:val="00585D7B"/>
    <w:rsid w:val="00586F90"/>
    <w:rsid w:val="00591D15"/>
    <w:rsid w:val="00594977"/>
    <w:rsid w:val="00594E9B"/>
    <w:rsid w:val="0059549F"/>
    <w:rsid w:val="0059588E"/>
    <w:rsid w:val="0059653C"/>
    <w:rsid w:val="00596C9E"/>
    <w:rsid w:val="005976C1"/>
    <w:rsid w:val="005A05C0"/>
    <w:rsid w:val="005A0F0A"/>
    <w:rsid w:val="005A10B7"/>
    <w:rsid w:val="005A28A1"/>
    <w:rsid w:val="005A2B2F"/>
    <w:rsid w:val="005A34F8"/>
    <w:rsid w:val="005A43F6"/>
    <w:rsid w:val="005A4427"/>
    <w:rsid w:val="005A57C0"/>
    <w:rsid w:val="005A6BB8"/>
    <w:rsid w:val="005A76E7"/>
    <w:rsid w:val="005B22E4"/>
    <w:rsid w:val="005B32E0"/>
    <w:rsid w:val="005B34F5"/>
    <w:rsid w:val="005B353E"/>
    <w:rsid w:val="005B499D"/>
    <w:rsid w:val="005B502B"/>
    <w:rsid w:val="005B57D0"/>
    <w:rsid w:val="005B70F7"/>
    <w:rsid w:val="005C0615"/>
    <w:rsid w:val="005C3E5A"/>
    <w:rsid w:val="005C4F50"/>
    <w:rsid w:val="005C6917"/>
    <w:rsid w:val="005C7BC3"/>
    <w:rsid w:val="005C7FFB"/>
    <w:rsid w:val="005D034C"/>
    <w:rsid w:val="005D2B43"/>
    <w:rsid w:val="005D6A6D"/>
    <w:rsid w:val="005D769D"/>
    <w:rsid w:val="005D7DBE"/>
    <w:rsid w:val="005E021B"/>
    <w:rsid w:val="005E03F4"/>
    <w:rsid w:val="005E0B6D"/>
    <w:rsid w:val="005E0C05"/>
    <w:rsid w:val="005E0F96"/>
    <w:rsid w:val="005E136B"/>
    <w:rsid w:val="005E1AB5"/>
    <w:rsid w:val="005E242C"/>
    <w:rsid w:val="005E2B25"/>
    <w:rsid w:val="005E50B8"/>
    <w:rsid w:val="005E5C75"/>
    <w:rsid w:val="005E6AF1"/>
    <w:rsid w:val="005F1A9F"/>
    <w:rsid w:val="005F1B6C"/>
    <w:rsid w:val="005F23E5"/>
    <w:rsid w:val="005F33DF"/>
    <w:rsid w:val="005F33F8"/>
    <w:rsid w:val="005F4003"/>
    <w:rsid w:val="005F5039"/>
    <w:rsid w:val="005F524B"/>
    <w:rsid w:val="005F52DA"/>
    <w:rsid w:val="005F5BA5"/>
    <w:rsid w:val="0060433E"/>
    <w:rsid w:val="00605EBB"/>
    <w:rsid w:val="00610642"/>
    <w:rsid w:val="006108AA"/>
    <w:rsid w:val="0061413D"/>
    <w:rsid w:val="006149BC"/>
    <w:rsid w:val="00614D3C"/>
    <w:rsid w:val="00617353"/>
    <w:rsid w:val="006176A6"/>
    <w:rsid w:val="006176F2"/>
    <w:rsid w:val="00624A42"/>
    <w:rsid w:val="00624CD2"/>
    <w:rsid w:val="00624D81"/>
    <w:rsid w:val="006251D8"/>
    <w:rsid w:val="0062785F"/>
    <w:rsid w:val="006323EE"/>
    <w:rsid w:val="00632AE2"/>
    <w:rsid w:val="00633DE5"/>
    <w:rsid w:val="00635F41"/>
    <w:rsid w:val="00636C0A"/>
    <w:rsid w:val="00637715"/>
    <w:rsid w:val="006416C6"/>
    <w:rsid w:val="0064341D"/>
    <w:rsid w:val="00643EF2"/>
    <w:rsid w:val="0064456A"/>
    <w:rsid w:val="00644604"/>
    <w:rsid w:val="006453E9"/>
    <w:rsid w:val="00645866"/>
    <w:rsid w:val="006503BA"/>
    <w:rsid w:val="00650B62"/>
    <w:rsid w:val="0065163B"/>
    <w:rsid w:val="00651CD7"/>
    <w:rsid w:val="006528E4"/>
    <w:rsid w:val="00653477"/>
    <w:rsid w:val="00655D5F"/>
    <w:rsid w:val="00656125"/>
    <w:rsid w:val="006569D4"/>
    <w:rsid w:val="0066002C"/>
    <w:rsid w:val="006609CC"/>
    <w:rsid w:val="00660DC8"/>
    <w:rsid w:val="0066303A"/>
    <w:rsid w:val="00666C6D"/>
    <w:rsid w:val="00666D4C"/>
    <w:rsid w:val="00672081"/>
    <w:rsid w:val="00673248"/>
    <w:rsid w:val="0067399E"/>
    <w:rsid w:val="0067438E"/>
    <w:rsid w:val="0067456D"/>
    <w:rsid w:val="0067467C"/>
    <w:rsid w:val="00674B2A"/>
    <w:rsid w:val="00675445"/>
    <w:rsid w:val="00676FC8"/>
    <w:rsid w:val="00680D5F"/>
    <w:rsid w:val="0068201D"/>
    <w:rsid w:val="006842B4"/>
    <w:rsid w:val="00684409"/>
    <w:rsid w:val="00684B42"/>
    <w:rsid w:val="00685F0A"/>
    <w:rsid w:val="00686FC6"/>
    <w:rsid w:val="006870F6"/>
    <w:rsid w:val="00687196"/>
    <w:rsid w:val="006874A6"/>
    <w:rsid w:val="00687EE6"/>
    <w:rsid w:val="0069234B"/>
    <w:rsid w:val="00692A55"/>
    <w:rsid w:val="00692E13"/>
    <w:rsid w:val="00693C0A"/>
    <w:rsid w:val="00694C17"/>
    <w:rsid w:val="00695B34"/>
    <w:rsid w:val="006A0237"/>
    <w:rsid w:val="006A1E16"/>
    <w:rsid w:val="006A32FA"/>
    <w:rsid w:val="006A3869"/>
    <w:rsid w:val="006A771A"/>
    <w:rsid w:val="006A7A5F"/>
    <w:rsid w:val="006B031E"/>
    <w:rsid w:val="006B06F2"/>
    <w:rsid w:val="006B09D8"/>
    <w:rsid w:val="006B0B00"/>
    <w:rsid w:val="006B34F7"/>
    <w:rsid w:val="006B4B8B"/>
    <w:rsid w:val="006B4F39"/>
    <w:rsid w:val="006B52AF"/>
    <w:rsid w:val="006B559E"/>
    <w:rsid w:val="006B5A7C"/>
    <w:rsid w:val="006B639F"/>
    <w:rsid w:val="006B7A40"/>
    <w:rsid w:val="006C0141"/>
    <w:rsid w:val="006C0990"/>
    <w:rsid w:val="006C4039"/>
    <w:rsid w:val="006C68A9"/>
    <w:rsid w:val="006C6D18"/>
    <w:rsid w:val="006C7E4F"/>
    <w:rsid w:val="006D0362"/>
    <w:rsid w:val="006D12EA"/>
    <w:rsid w:val="006D339B"/>
    <w:rsid w:val="006D3C33"/>
    <w:rsid w:val="006D4753"/>
    <w:rsid w:val="006D6F0B"/>
    <w:rsid w:val="006D7274"/>
    <w:rsid w:val="006E1FEC"/>
    <w:rsid w:val="006E2351"/>
    <w:rsid w:val="006E2B8C"/>
    <w:rsid w:val="006E4746"/>
    <w:rsid w:val="006E6509"/>
    <w:rsid w:val="006E7F20"/>
    <w:rsid w:val="006F071C"/>
    <w:rsid w:val="006F3D8E"/>
    <w:rsid w:val="006F6319"/>
    <w:rsid w:val="006F72D4"/>
    <w:rsid w:val="0070067B"/>
    <w:rsid w:val="00700C23"/>
    <w:rsid w:val="007014F0"/>
    <w:rsid w:val="00702883"/>
    <w:rsid w:val="00702D19"/>
    <w:rsid w:val="00703243"/>
    <w:rsid w:val="00704451"/>
    <w:rsid w:val="00707DDC"/>
    <w:rsid w:val="00710545"/>
    <w:rsid w:val="00711FDF"/>
    <w:rsid w:val="00712170"/>
    <w:rsid w:val="007144FE"/>
    <w:rsid w:val="00714708"/>
    <w:rsid w:val="00714C8B"/>
    <w:rsid w:val="00720214"/>
    <w:rsid w:val="0072181F"/>
    <w:rsid w:val="00722304"/>
    <w:rsid w:val="00722316"/>
    <w:rsid w:val="00722998"/>
    <w:rsid w:val="00722CBB"/>
    <w:rsid w:val="0072412B"/>
    <w:rsid w:val="00724D12"/>
    <w:rsid w:val="00724D67"/>
    <w:rsid w:val="0072664A"/>
    <w:rsid w:val="00730EA0"/>
    <w:rsid w:val="0073105B"/>
    <w:rsid w:val="007316DF"/>
    <w:rsid w:val="00731FA4"/>
    <w:rsid w:val="00732CE3"/>
    <w:rsid w:val="0073380B"/>
    <w:rsid w:val="00733AB4"/>
    <w:rsid w:val="0073463E"/>
    <w:rsid w:val="00734A54"/>
    <w:rsid w:val="00734EC8"/>
    <w:rsid w:val="0074184F"/>
    <w:rsid w:val="00741B4A"/>
    <w:rsid w:val="00742F00"/>
    <w:rsid w:val="00743B5D"/>
    <w:rsid w:val="00746EE7"/>
    <w:rsid w:val="00746FBE"/>
    <w:rsid w:val="00747FB2"/>
    <w:rsid w:val="007517BE"/>
    <w:rsid w:val="00752CFF"/>
    <w:rsid w:val="00754280"/>
    <w:rsid w:val="00754928"/>
    <w:rsid w:val="00754C74"/>
    <w:rsid w:val="00755018"/>
    <w:rsid w:val="00755825"/>
    <w:rsid w:val="007568D8"/>
    <w:rsid w:val="00761350"/>
    <w:rsid w:val="007622A6"/>
    <w:rsid w:val="00764589"/>
    <w:rsid w:val="00765100"/>
    <w:rsid w:val="0076516E"/>
    <w:rsid w:val="00765494"/>
    <w:rsid w:val="00765BCE"/>
    <w:rsid w:val="00766DFB"/>
    <w:rsid w:val="007670B9"/>
    <w:rsid w:val="00770471"/>
    <w:rsid w:val="00770839"/>
    <w:rsid w:val="00771F6E"/>
    <w:rsid w:val="00772CDB"/>
    <w:rsid w:val="007736E6"/>
    <w:rsid w:val="00773A4D"/>
    <w:rsid w:val="00774E13"/>
    <w:rsid w:val="007753B6"/>
    <w:rsid w:val="00776892"/>
    <w:rsid w:val="00776B46"/>
    <w:rsid w:val="00777317"/>
    <w:rsid w:val="00777637"/>
    <w:rsid w:val="00777698"/>
    <w:rsid w:val="00780443"/>
    <w:rsid w:val="00780B1F"/>
    <w:rsid w:val="0078232D"/>
    <w:rsid w:val="00782A37"/>
    <w:rsid w:val="007839AA"/>
    <w:rsid w:val="007840AA"/>
    <w:rsid w:val="00786D99"/>
    <w:rsid w:val="007931E0"/>
    <w:rsid w:val="00793A3A"/>
    <w:rsid w:val="00794C80"/>
    <w:rsid w:val="0079553B"/>
    <w:rsid w:val="00795C2E"/>
    <w:rsid w:val="007963B5"/>
    <w:rsid w:val="00796DC9"/>
    <w:rsid w:val="007975FD"/>
    <w:rsid w:val="00797E28"/>
    <w:rsid w:val="007A2763"/>
    <w:rsid w:val="007A2A08"/>
    <w:rsid w:val="007A2DB1"/>
    <w:rsid w:val="007A47E0"/>
    <w:rsid w:val="007A5304"/>
    <w:rsid w:val="007A5396"/>
    <w:rsid w:val="007A5E2A"/>
    <w:rsid w:val="007A7287"/>
    <w:rsid w:val="007B1C34"/>
    <w:rsid w:val="007B2D62"/>
    <w:rsid w:val="007B466D"/>
    <w:rsid w:val="007B4953"/>
    <w:rsid w:val="007B5921"/>
    <w:rsid w:val="007B7217"/>
    <w:rsid w:val="007B740D"/>
    <w:rsid w:val="007C1066"/>
    <w:rsid w:val="007C2250"/>
    <w:rsid w:val="007C42C6"/>
    <w:rsid w:val="007C485C"/>
    <w:rsid w:val="007C7207"/>
    <w:rsid w:val="007C7C6F"/>
    <w:rsid w:val="007D37B5"/>
    <w:rsid w:val="007D4DD9"/>
    <w:rsid w:val="007D519A"/>
    <w:rsid w:val="007D5443"/>
    <w:rsid w:val="007D79A3"/>
    <w:rsid w:val="007D7F58"/>
    <w:rsid w:val="007E2196"/>
    <w:rsid w:val="007E4783"/>
    <w:rsid w:val="007E48BD"/>
    <w:rsid w:val="007E4EA3"/>
    <w:rsid w:val="007E4F37"/>
    <w:rsid w:val="007E5349"/>
    <w:rsid w:val="007E7766"/>
    <w:rsid w:val="007F04B9"/>
    <w:rsid w:val="007F12A5"/>
    <w:rsid w:val="007F4711"/>
    <w:rsid w:val="007F4BF2"/>
    <w:rsid w:val="0080116E"/>
    <w:rsid w:val="00802B15"/>
    <w:rsid w:val="00802EB3"/>
    <w:rsid w:val="008034D2"/>
    <w:rsid w:val="0080484A"/>
    <w:rsid w:val="00804D7E"/>
    <w:rsid w:val="00805016"/>
    <w:rsid w:val="0080513B"/>
    <w:rsid w:val="00805A9A"/>
    <w:rsid w:val="00807145"/>
    <w:rsid w:val="008109D1"/>
    <w:rsid w:val="008128F3"/>
    <w:rsid w:val="008136C2"/>
    <w:rsid w:val="00813FC6"/>
    <w:rsid w:val="00814C43"/>
    <w:rsid w:val="00815D54"/>
    <w:rsid w:val="00817BCA"/>
    <w:rsid w:val="00820044"/>
    <w:rsid w:val="008205F4"/>
    <w:rsid w:val="00820789"/>
    <w:rsid w:val="00823776"/>
    <w:rsid w:val="0082412A"/>
    <w:rsid w:val="0082471F"/>
    <w:rsid w:val="008251D0"/>
    <w:rsid w:val="00825326"/>
    <w:rsid w:val="00826CA5"/>
    <w:rsid w:val="00827FF0"/>
    <w:rsid w:val="0083008B"/>
    <w:rsid w:val="0083195E"/>
    <w:rsid w:val="00834051"/>
    <w:rsid w:val="0083521D"/>
    <w:rsid w:val="00835AC9"/>
    <w:rsid w:val="0084096F"/>
    <w:rsid w:val="00841539"/>
    <w:rsid w:val="0084190F"/>
    <w:rsid w:val="00843BE3"/>
    <w:rsid w:val="00843F06"/>
    <w:rsid w:val="00844F53"/>
    <w:rsid w:val="0084706D"/>
    <w:rsid w:val="00850557"/>
    <w:rsid w:val="00850998"/>
    <w:rsid w:val="00854475"/>
    <w:rsid w:val="0085529E"/>
    <w:rsid w:val="00855FE8"/>
    <w:rsid w:val="00856050"/>
    <w:rsid w:val="00857881"/>
    <w:rsid w:val="00860929"/>
    <w:rsid w:val="00860DB6"/>
    <w:rsid w:val="0086216E"/>
    <w:rsid w:val="0086358A"/>
    <w:rsid w:val="00863BC6"/>
    <w:rsid w:val="00863FB8"/>
    <w:rsid w:val="008640EA"/>
    <w:rsid w:val="008655C0"/>
    <w:rsid w:val="00865C65"/>
    <w:rsid w:val="00865FDC"/>
    <w:rsid w:val="00866CD5"/>
    <w:rsid w:val="008675AD"/>
    <w:rsid w:val="0087009B"/>
    <w:rsid w:val="00870407"/>
    <w:rsid w:val="00870B1B"/>
    <w:rsid w:val="00870B7E"/>
    <w:rsid w:val="008726A5"/>
    <w:rsid w:val="00873A46"/>
    <w:rsid w:val="00873E00"/>
    <w:rsid w:val="00873E34"/>
    <w:rsid w:val="008767D2"/>
    <w:rsid w:val="008803BE"/>
    <w:rsid w:val="008813CC"/>
    <w:rsid w:val="0088190B"/>
    <w:rsid w:val="00882028"/>
    <w:rsid w:val="00882CA1"/>
    <w:rsid w:val="00883BF9"/>
    <w:rsid w:val="00884FC4"/>
    <w:rsid w:val="0088517D"/>
    <w:rsid w:val="00887493"/>
    <w:rsid w:val="008927CB"/>
    <w:rsid w:val="00892E58"/>
    <w:rsid w:val="00895560"/>
    <w:rsid w:val="0089577A"/>
    <w:rsid w:val="00895A8C"/>
    <w:rsid w:val="00895F58"/>
    <w:rsid w:val="00897606"/>
    <w:rsid w:val="0089786A"/>
    <w:rsid w:val="008A06D5"/>
    <w:rsid w:val="008A183F"/>
    <w:rsid w:val="008A42DD"/>
    <w:rsid w:val="008A4EED"/>
    <w:rsid w:val="008A5784"/>
    <w:rsid w:val="008A6C08"/>
    <w:rsid w:val="008A6C19"/>
    <w:rsid w:val="008A6D63"/>
    <w:rsid w:val="008A75F4"/>
    <w:rsid w:val="008A7707"/>
    <w:rsid w:val="008B0B0D"/>
    <w:rsid w:val="008B11D3"/>
    <w:rsid w:val="008B3E18"/>
    <w:rsid w:val="008B4DBB"/>
    <w:rsid w:val="008B578A"/>
    <w:rsid w:val="008B6AFF"/>
    <w:rsid w:val="008B6BC8"/>
    <w:rsid w:val="008B777A"/>
    <w:rsid w:val="008C0715"/>
    <w:rsid w:val="008C0C3E"/>
    <w:rsid w:val="008C0EC0"/>
    <w:rsid w:val="008C26F3"/>
    <w:rsid w:val="008C2DB0"/>
    <w:rsid w:val="008C3773"/>
    <w:rsid w:val="008C3839"/>
    <w:rsid w:val="008C3E35"/>
    <w:rsid w:val="008C459C"/>
    <w:rsid w:val="008C4675"/>
    <w:rsid w:val="008C4734"/>
    <w:rsid w:val="008C5FC7"/>
    <w:rsid w:val="008C6634"/>
    <w:rsid w:val="008C75D6"/>
    <w:rsid w:val="008D1398"/>
    <w:rsid w:val="008D1546"/>
    <w:rsid w:val="008D1B2E"/>
    <w:rsid w:val="008D4C99"/>
    <w:rsid w:val="008D5BE1"/>
    <w:rsid w:val="008D615A"/>
    <w:rsid w:val="008D6FFE"/>
    <w:rsid w:val="008D7136"/>
    <w:rsid w:val="008E146A"/>
    <w:rsid w:val="008E1B3E"/>
    <w:rsid w:val="008E1BAF"/>
    <w:rsid w:val="008E23AA"/>
    <w:rsid w:val="008E3788"/>
    <w:rsid w:val="008E41CB"/>
    <w:rsid w:val="008E46E5"/>
    <w:rsid w:val="008E4A35"/>
    <w:rsid w:val="008E6180"/>
    <w:rsid w:val="008E66B6"/>
    <w:rsid w:val="008E6FDC"/>
    <w:rsid w:val="008F0315"/>
    <w:rsid w:val="008F169D"/>
    <w:rsid w:val="008F3145"/>
    <w:rsid w:val="008F430A"/>
    <w:rsid w:val="008F4602"/>
    <w:rsid w:val="008F5DB3"/>
    <w:rsid w:val="00900F60"/>
    <w:rsid w:val="009040DD"/>
    <w:rsid w:val="00904E4E"/>
    <w:rsid w:val="00907E81"/>
    <w:rsid w:val="00907F64"/>
    <w:rsid w:val="009114AB"/>
    <w:rsid w:val="00913B83"/>
    <w:rsid w:val="00915D0A"/>
    <w:rsid w:val="00917816"/>
    <w:rsid w:val="0092060F"/>
    <w:rsid w:val="00920786"/>
    <w:rsid w:val="00920C13"/>
    <w:rsid w:val="00922A20"/>
    <w:rsid w:val="00923C2B"/>
    <w:rsid w:val="00925AB4"/>
    <w:rsid w:val="009265DD"/>
    <w:rsid w:val="0092677F"/>
    <w:rsid w:val="009276C3"/>
    <w:rsid w:val="00927C06"/>
    <w:rsid w:val="009301E0"/>
    <w:rsid w:val="00931214"/>
    <w:rsid w:val="00935F5B"/>
    <w:rsid w:val="009369FE"/>
    <w:rsid w:val="00943D59"/>
    <w:rsid w:val="009442F7"/>
    <w:rsid w:val="00944B5B"/>
    <w:rsid w:val="009455FE"/>
    <w:rsid w:val="00947741"/>
    <w:rsid w:val="00947E2F"/>
    <w:rsid w:val="009501FC"/>
    <w:rsid w:val="009508EF"/>
    <w:rsid w:val="00950E77"/>
    <w:rsid w:val="009516E7"/>
    <w:rsid w:val="0095282A"/>
    <w:rsid w:val="00952854"/>
    <w:rsid w:val="00952FD2"/>
    <w:rsid w:val="00954229"/>
    <w:rsid w:val="00954567"/>
    <w:rsid w:val="009546AC"/>
    <w:rsid w:val="0095492D"/>
    <w:rsid w:val="00954A2B"/>
    <w:rsid w:val="00957395"/>
    <w:rsid w:val="009608A5"/>
    <w:rsid w:val="00962606"/>
    <w:rsid w:val="00963C6C"/>
    <w:rsid w:val="00963D22"/>
    <w:rsid w:val="00964638"/>
    <w:rsid w:val="00964BF5"/>
    <w:rsid w:val="00964FF2"/>
    <w:rsid w:val="00965982"/>
    <w:rsid w:val="0096682A"/>
    <w:rsid w:val="009677F7"/>
    <w:rsid w:val="00967C10"/>
    <w:rsid w:val="00967DE1"/>
    <w:rsid w:val="009707AB"/>
    <w:rsid w:val="00971C67"/>
    <w:rsid w:val="00973355"/>
    <w:rsid w:val="009733DA"/>
    <w:rsid w:val="00974E48"/>
    <w:rsid w:val="00975C99"/>
    <w:rsid w:val="00976140"/>
    <w:rsid w:val="00976848"/>
    <w:rsid w:val="0097740D"/>
    <w:rsid w:val="00980988"/>
    <w:rsid w:val="00980A7A"/>
    <w:rsid w:val="00981B7D"/>
    <w:rsid w:val="009822C2"/>
    <w:rsid w:val="009831CE"/>
    <w:rsid w:val="009832C5"/>
    <w:rsid w:val="0098402C"/>
    <w:rsid w:val="00984033"/>
    <w:rsid w:val="0098447D"/>
    <w:rsid w:val="009858A5"/>
    <w:rsid w:val="00985BF3"/>
    <w:rsid w:val="00986CA0"/>
    <w:rsid w:val="00986EF4"/>
    <w:rsid w:val="00987659"/>
    <w:rsid w:val="00987C44"/>
    <w:rsid w:val="00990760"/>
    <w:rsid w:val="00990CC5"/>
    <w:rsid w:val="00991CFB"/>
    <w:rsid w:val="00991DC2"/>
    <w:rsid w:val="00991E8F"/>
    <w:rsid w:val="0099378C"/>
    <w:rsid w:val="00993E15"/>
    <w:rsid w:val="00994202"/>
    <w:rsid w:val="00996151"/>
    <w:rsid w:val="009961FF"/>
    <w:rsid w:val="009962C9"/>
    <w:rsid w:val="00996491"/>
    <w:rsid w:val="009A1102"/>
    <w:rsid w:val="009A1555"/>
    <w:rsid w:val="009A2174"/>
    <w:rsid w:val="009A3EE7"/>
    <w:rsid w:val="009A589D"/>
    <w:rsid w:val="009A5C68"/>
    <w:rsid w:val="009A658F"/>
    <w:rsid w:val="009A7193"/>
    <w:rsid w:val="009B1FE7"/>
    <w:rsid w:val="009B61C7"/>
    <w:rsid w:val="009B6BC7"/>
    <w:rsid w:val="009B6EE9"/>
    <w:rsid w:val="009B7831"/>
    <w:rsid w:val="009C06C4"/>
    <w:rsid w:val="009C1AF4"/>
    <w:rsid w:val="009C1BE6"/>
    <w:rsid w:val="009C433D"/>
    <w:rsid w:val="009C4557"/>
    <w:rsid w:val="009C6D5D"/>
    <w:rsid w:val="009D1138"/>
    <w:rsid w:val="009D29D4"/>
    <w:rsid w:val="009D2CB4"/>
    <w:rsid w:val="009D3FE9"/>
    <w:rsid w:val="009D5F2D"/>
    <w:rsid w:val="009D6CE3"/>
    <w:rsid w:val="009D6E91"/>
    <w:rsid w:val="009D7177"/>
    <w:rsid w:val="009D7729"/>
    <w:rsid w:val="009E0E43"/>
    <w:rsid w:val="009E28B7"/>
    <w:rsid w:val="009E3294"/>
    <w:rsid w:val="009E525B"/>
    <w:rsid w:val="009E5782"/>
    <w:rsid w:val="009E6A09"/>
    <w:rsid w:val="009F10D6"/>
    <w:rsid w:val="009F1E26"/>
    <w:rsid w:val="009F3365"/>
    <w:rsid w:val="009F417B"/>
    <w:rsid w:val="009F49D3"/>
    <w:rsid w:val="009F6D3B"/>
    <w:rsid w:val="009F6DC7"/>
    <w:rsid w:val="009F6E49"/>
    <w:rsid w:val="009F7322"/>
    <w:rsid w:val="00A002DA"/>
    <w:rsid w:val="00A00D3C"/>
    <w:rsid w:val="00A020C3"/>
    <w:rsid w:val="00A03945"/>
    <w:rsid w:val="00A06889"/>
    <w:rsid w:val="00A06974"/>
    <w:rsid w:val="00A06E91"/>
    <w:rsid w:val="00A07BEC"/>
    <w:rsid w:val="00A07E53"/>
    <w:rsid w:val="00A11502"/>
    <w:rsid w:val="00A11771"/>
    <w:rsid w:val="00A12A03"/>
    <w:rsid w:val="00A13BDE"/>
    <w:rsid w:val="00A145E0"/>
    <w:rsid w:val="00A14DDD"/>
    <w:rsid w:val="00A157D6"/>
    <w:rsid w:val="00A16C38"/>
    <w:rsid w:val="00A209C8"/>
    <w:rsid w:val="00A221D6"/>
    <w:rsid w:val="00A2229A"/>
    <w:rsid w:val="00A244D3"/>
    <w:rsid w:val="00A2457D"/>
    <w:rsid w:val="00A259A0"/>
    <w:rsid w:val="00A25AB1"/>
    <w:rsid w:val="00A25E10"/>
    <w:rsid w:val="00A2651E"/>
    <w:rsid w:val="00A30980"/>
    <w:rsid w:val="00A309FB"/>
    <w:rsid w:val="00A31150"/>
    <w:rsid w:val="00A31F6F"/>
    <w:rsid w:val="00A332A3"/>
    <w:rsid w:val="00A33EAF"/>
    <w:rsid w:val="00A34AF0"/>
    <w:rsid w:val="00A35779"/>
    <w:rsid w:val="00A35CE5"/>
    <w:rsid w:val="00A375F1"/>
    <w:rsid w:val="00A37FCA"/>
    <w:rsid w:val="00A401E7"/>
    <w:rsid w:val="00A406C9"/>
    <w:rsid w:val="00A407DC"/>
    <w:rsid w:val="00A41672"/>
    <w:rsid w:val="00A41CFC"/>
    <w:rsid w:val="00A44A49"/>
    <w:rsid w:val="00A46157"/>
    <w:rsid w:val="00A465AA"/>
    <w:rsid w:val="00A4711A"/>
    <w:rsid w:val="00A5156E"/>
    <w:rsid w:val="00A53428"/>
    <w:rsid w:val="00A5473A"/>
    <w:rsid w:val="00A55123"/>
    <w:rsid w:val="00A556EA"/>
    <w:rsid w:val="00A570FB"/>
    <w:rsid w:val="00A57205"/>
    <w:rsid w:val="00A60BBD"/>
    <w:rsid w:val="00A62CC8"/>
    <w:rsid w:val="00A63C09"/>
    <w:rsid w:val="00A71D7E"/>
    <w:rsid w:val="00A7261F"/>
    <w:rsid w:val="00A738DC"/>
    <w:rsid w:val="00A74120"/>
    <w:rsid w:val="00A751D9"/>
    <w:rsid w:val="00A752FF"/>
    <w:rsid w:val="00A75AA7"/>
    <w:rsid w:val="00A76A91"/>
    <w:rsid w:val="00A76BFD"/>
    <w:rsid w:val="00A80AF9"/>
    <w:rsid w:val="00A8104E"/>
    <w:rsid w:val="00A820AD"/>
    <w:rsid w:val="00A8238F"/>
    <w:rsid w:val="00A82747"/>
    <w:rsid w:val="00A830E8"/>
    <w:rsid w:val="00A831AC"/>
    <w:rsid w:val="00A83E35"/>
    <w:rsid w:val="00A848A2"/>
    <w:rsid w:val="00A86D13"/>
    <w:rsid w:val="00A87334"/>
    <w:rsid w:val="00A87763"/>
    <w:rsid w:val="00A92122"/>
    <w:rsid w:val="00A929F6"/>
    <w:rsid w:val="00A9406F"/>
    <w:rsid w:val="00A9437D"/>
    <w:rsid w:val="00A9552D"/>
    <w:rsid w:val="00A97019"/>
    <w:rsid w:val="00A97FEF"/>
    <w:rsid w:val="00AA0053"/>
    <w:rsid w:val="00AA1FCC"/>
    <w:rsid w:val="00AA479B"/>
    <w:rsid w:val="00AA56B5"/>
    <w:rsid w:val="00AA7383"/>
    <w:rsid w:val="00AB1185"/>
    <w:rsid w:val="00AB22D4"/>
    <w:rsid w:val="00AB2436"/>
    <w:rsid w:val="00AB3C16"/>
    <w:rsid w:val="00AB46E4"/>
    <w:rsid w:val="00AB52F2"/>
    <w:rsid w:val="00AB5DC4"/>
    <w:rsid w:val="00AB691F"/>
    <w:rsid w:val="00AB6F32"/>
    <w:rsid w:val="00AC0398"/>
    <w:rsid w:val="00AC0EE6"/>
    <w:rsid w:val="00AC324A"/>
    <w:rsid w:val="00AC4B3E"/>
    <w:rsid w:val="00AC5535"/>
    <w:rsid w:val="00AC61A3"/>
    <w:rsid w:val="00AC6C43"/>
    <w:rsid w:val="00AC7129"/>
    <w:rsid w:val="00AC7272"/>
    <w:rsid w:val="00AD020C"/>
    <w:rsid w:val="00AD0DA7"/>
    <w:rsid w:val="00AD14C0"/>
    <w:rsid w:val="00AD4B44"/>
    <w:rsid w:val="00AD680D"/>
    <w:rsid w:val="00AD6D8F"/>
    <w:rsid w:val="00AD70A4"/>
    <w:rsid w:val="00AE0358"/>
    <w:rsid w:val="00AE0CCC"/>
    <w:rsid w:val="00AE1B90"/>
    <w:rsid w:val="00AE2CF9"/>
    <w:rsid w:val="00AE3002"/>
    <w:rsid w:val="00AE31B7"/>
    <w:rsid w:val="00AE4A0E"/>
    <w:rsid w:val="00AE4FB3"/>
    <w:rsid w:val="00AE701C"/>
    <w:rsid w:val="00AE7624"/>
    <w:rsid w:val="00AF0423"/>
    <w:rsid w:val="00AF1CD8"/>
    <w:rsid w:val="00AF223C"/>
    <w:rsid w:val="00AF567A"/>
    <w:rsid w:val="00AF6D94"/>
    <w:rsid w:val="00B024CF"/>
    <w:rsid w:val="00B05A1F"/>
    <w:rsid w:val="00B10D99"/>
    <w:rsid w:val="00B1110E"/>
    <w:rsid w:val="00B12EEC"/>
    <w:rsid w:val="00B14772"/>
    <w:rsid w:val="00B14C6B"/>
    <w:rsid w:val="00B14F44"/>
    <w:rsid w:val="00B14FFE"/>
    <w:rsid w:val="00B15216"/>
    <w:rsid w:val="00B16308"/>
    <w:rsid w:val="00B16626"/>
    <w:rsid w:val="00B16932"/>
    <w:rsid w:val="00B17562"/>
    <w:rsid w:val="00B17963"/>
    <w:rsid w:val="00B220B1"/>
    <w:rsid w:val="00B222E8"/>
    <w:rsid w:val="00B234A8"/>
    <w:rsid w:val="00B2547F"/>
    <w:rsid w:val="00B25B04"/>
    <w:rsid w:val="00B262DD"/>
    <w:rsid w:val="00B26907"/>
    <w:rsid w:val="00B30CE2"/>
    <w:rsid w:val="00B3138E"/>
    <w:rsid w:val="00B31B7F"/>
    <w:rsid w:val="00B33105"/>
    <w:rsid w:val="00B33A35"/>
    <w:rsid w:val="00B3453F"/>
    <w:rsid w:val="00B364F6"/>
    <w:rsid w:val="00B367C0"/>
    <w:rsid w:val="00B37188"/>
    <w:rsid w:val="00B41232"/>
    <w:rsid w:val="00B415D5"/>
    <w:rsid w:val="00B43847"/>
    <w:rsid w:val="00B44849"/>
    <w:rsid w:val="00B46352"/>
    <w:rsid w:val="00B46CEA"/>
    <w:rsid w:val="00B46D5A"/>
    <w:rsid w:val="00B47280"/>
    <w:rsid w:val="00B5019B"/>
    <w:rsid w:val="00B5027C"/>
    <w:rsid w:val="00B52745"/>
    <w:rsid w:val="00B533CF"/>
    <w:rsid w:val="00B546ED"/>
    <w:rsid w:val="00B5659A"/>
    <w:rsid w:val="00B56B02"/>
    <w:rsid w:val="00B5723F"/>
    <w:rsid w:val="00B61C8D"/>
    <w:rsid w:val="00B61E3E"/>
    <w:rsid w:val="00B63370"/>
    <w:rsid w:val="00B652C5"/>
    <w:rsid w:val="00B65A16"/>
    <w:rsid w:val="00B71497"/>
    <w:rsid w:val="00B7158E"/>
    <w:rsid w:val="00B72F7A"/>
    <w:rsid w:val="00B74AF6"/>
    <w:rsid w:val="00B75044"/>
    <w:rsid w:val="00B75A7E"/>
    <w:rsid w:val="00B75EC1"/>
    <w:rsid w:val="00B7785A"/>
    <w:rsid w:val="00B808E8"/>
    <w:rsid w:val="00B80D5C"/>
    <w:rsid w:val="00B817DA"/>
    <w:rsid w:val="00B819CD"/>
    <w:rsid w:val="00B8232E"/>
    <w:rsid w:val="00B823BF"/>
    <w:rsid w:val="00B8398E"/>
    <w:rsid w:val="00B84015"/>
    <w:rsid w:val="00B84178"/>
    <w:rsid w:val="00B84D26"/>
    <w:rsid w:val="00B85438"/>
    <w:rsid w:val="00B87646"/>
    <w:rsid w:val="00B876EB"/>
    <w:rsid w:val="00B914F1"/>
    <w:rsid w:val="00B918EF"/>
    <w:rsid w:val="00B92633"/>
    <w:rsid w:val="00B92E90"/>
    <w:rsid w:val="00B93401"/>
    <w:rsid w:val="00B93681"/>
    <w:rsid w:val="00B9475B"/>
    <w:rsid w:val="00B95358"/>
    <w:rsid w:val="00B96361"/>
    <w:rsid w:val="00B96AF3"/>
    <w:rsid w:val="00B96ED4"/>
    <w:rsid w:val="00BA0365"/>
    <w:rsid w:val="00BA0447"/>
    <w:rsid w:val="00BA0D17"/>
    <w:rsid w:val="00BA2C0B"/>
    <w:rsid w:val="00BA3673"/>
    <w:rsid w:val="00BA45C8"/>
    <w:rsid w:val="00BA6001"/>
    <w:rsid w:val="00BA6AD6"/>
    <w:rsid w:val="00BB0BFB"/>
    <w:rsid w:val="00BB1A42"/>
    <w:rsid w:val="00BB2170"/>
    <w:rsid w:val="00BB42AA"/>
    <w:rsid w:val="00BB5000"/>
    <w:rsid w:val="00BB5A32"/>
    <w:rsid w:val="00BB64B1"/>
    <w:rsid w:val="00BB6BE1"/>
    <w:rsid w:val="00BB6D5E"/>
    <w:rsid w:val="00BB7968"/>
    <w:rsid w:val="00BC057F"/>
    <w:rsid w:val="00BC0F57"/>
    <w:rsid w:val="00BC31DE"/>
    <w:rsid w:val="00BC4A9E"/>
    <w:rsid w:val="00BC5057"/>
    <w:rsid w:val="00BC5E7A"/>
    <w:rsid w:val="00BC7569"/>
    <w:rsid w:val="00BD0AF1"/>
    <w:rsid w:val="00BD182F"/>
    <w:rsid w:val="00BD1F1D"/>
    <w:rsid w:val="00BD322C"/>
    <w:rsid w:val="00BD3482"/>
    <w:rsid w:val="00BD3BB0"/>
    <w:rsid w:val="00BD449F"/>
    <w:rsid w:val="00BD4EE2"/>
    <w:rsid w:val="00BD7C5D"/>
    <w:rsid w:val="00BE0022"/>
    <w:rsid w:val="00BE301A"/>
    <w:rsid w:val="00BE4A3D"/>
    <w:rsid w:val="00BE564D"/>
    <w:rsid w:val="00BE5E59"/>
    <w:rsid w:val="00BE6B7C"/>
    <w:rsid w:val="00BE74F9"/>
    <w:rsid w:val="00BF0B14"/>
    <w:rsid w:val="00BF0FA3"/>
    <w:rsid w:val="00BF1650"/>
    <w:rsid w:val="00BF3955"/>
    <w:rsid w:val="00BF3A82"/>
    <w:rsid w:val="00BF401E"/>
    <w:rsid w:val="00BF4429"/>
    <w:rsid w:val="00BF5127"/>
    <w:rsid w:val="00BF6676"/>
    <w:rsid w:val="00BF6E7D"/>
    <w:rsid w:val="00C000C6"/>
    <w:rsid w:val="00C00D48"/>
    <w:rsid w:val="00C018D2"/>
    <w:rsid w:val="00C0234F"/>
    <w:rsid w:val="00C02A19"/>
    <w:rsid w:val="00C02A84"/>
    <w:rsid w:val="00C02AF9"/>
    <w:rsid w:val="00C03802"/>
    <w:rsid w:val="00C068A2"/>
    <w:rsid w:val="00C06C81"/>
    <w:rsid w:val="00C06D35"/>
    <w:rsid w:val="00C132E4"/>
    <w:rsid w:val="00C13EDA"/>
    <w:rsid w:val="00C162BC"/>
    <w:rsid w:val="00C16CB3"/>
    <w:rsid w:val="00C16E34"/>
    <w:rsid w:val="00C20117"/>
    <w:rsid w:val="00C20602"/>
    <w:rsid w:val="00C20FF4"/>
    <w:rsid w:val="00C212D0"/>
    <w:rsid w:val="00C22E09"/>
    <w:rsid w:val="00C2307E"/>
    <w:rsid w:val="00C24730"/>
    <w:rsid w:val="00C24F14"/>
    <w:rsid w:val="00C2517F"/>
    <w:rsid w:val="00C2629B"/>
    <w:rsid w:val="00C325C0"/>
    <w:rsid w:val="00C338AE"/>
    <w:rsid w:val="00C3541E"/>
    <w:rsid w:val="00C357D7"/>
    <w:rsid w:val="00C36DB1"/>
    <w:rsid w:val="00C372A5"/>
    <w:rsid w:val="00C4100D"/>
    <w:rsid w:val="00C41164"/>
    <w:rsid w:val="00C42B99"/>
    <w:rsid w:val="00C4303D"/>
    <w:rsid w:val="00C44BF1"/>
    <w:rsid w:val="00C4598D"/>
    <w:rsid w:val="00C466C4"/>
    <w:rsid w:val="00C46B5A"/>
    <w:rsid w:val="00C470BB"/>
    <w:rsid w:val="00C47775"/>
    <w:rsid w:val="00C50D70"/>
    <w:rsid w:val="00C51998"/>
    <w:rsid w:val="00C519C2"/>
    <w:rsid w:val="00C53025"/>
    <w:rsid w:val="00C55674"/>
    <w:rsid w:val="00C56EDA"/>
    <w:rsid w:val="00C576A8"/>
    <w:rsid w:val="00C60321"/>
    <w:rsid w:val="00C611DA"/>
    <w:rsid w:val="00C6388A"/>
    <w:rsid w:val="00C6442B"/>
    <w:rsid w:val="00C65402"/>
    <w:rsid w:val="00C65A4D"/>
    <w:rsid w:val="00C6663C"/>
    <w:rsid w:val="00C66E12"/>
    <w:rsid w:val="00C70411"/>
    <w:rsid w:val="00C7095F"/>
    <w:rsid w:val="00C709C1"/>
    <w:rsid w:val="00C70BAD"/>
    <w:rsid w:val="00C7279E"/>
    <w:rsid w:val="00C72F08"/>
    <w:rsid w:val="00C73267"/>
    <w:rsid w:val="00C7385F"/>
    <w:rsid w:val="00C77707"/>
    <w:rsid w:val="00C77C77"/>
    <w:rsid w:val="00C77E55"/>
    <w:rsid w:val="00C822E8"/>
    <w:rsid w:val="00C82641"/>
    <w:rsid w:val="00C82ABA"/>
    <w:rsid w:val="00C83B5A"/>
    <w:rsid w:val="00C867CE"/>
    <w:rsid w:val="00C869A8"/>
    <w:rsid w:val="00C949A3"/>
    <w:rsid w:val="00C96BB7"/>
    <w:rsid w:val="00CA25A1"/>
    <w:rsid w:val="00CA389E"/>
    <w:rsid w:val="00CA40C0"/>
    <w:rsid w:val="00CA4DE3"/>
    <w:rsid w:val="00CB07BF"/>
    <w:rsid w:val="00CB1D2B"/>
    <w:rsid w:val="00CB3125"/>
    <w:rsid w:val="00CB40C9"/>
    <w:rsid w:val="00CB4849"/>
    <w:rsid w:val="00CB620E"/>
    <w:rsid w:val="00CB7C27"/>
    <w:rsid w:val="00CC14C9"/>
    <w:rsid w:val="00CC5133"/>
    <w:rsid w:val="00CC56A8"/>
    <w:rsid w:val="00CC5EFC"/>
    <w:rsid w:val="00CC6980"/>
    <w:rsid w:val="00CD0C3F"/>
    <w:rsid w:val="00CD1A2D"/>
    <w:rsid w:val="00CD389C"/>
    <w:rsid w:val="00CD3E30"/>
    <w:rsid w:val="00CD525E"/>
    <w:rsid w:val="00CD56A9"/>
    <w:rsid w:val="00CD6C6D"/>
    <w:rsid w:val="00CD71AF"/>
    <w:rsid w:val="00CD7E11"/>
    <w:rsid w:val="00CE3F73"/>
    <w:rsid w:val="00CE428C"/>
    <w:rsid w:val="00CE4AF7"/>
    <w:rsid w:val="00CE6836"/>
    <w:rsid w:val="00CE69E7"/>
    <w:rsid w:val="00CE6CEC"/>
    <w:rsid w:val="00CF204B"/>
    <w:rsid w:val="00CF4F0E"/>
    <w:rsid w:val="00CF6A85"/>
    <w:rsid w:val="00D00BC5"/>
    <w:rsid w:val="00D02725"/>
    <w:rsid w:val="00D0293A"/>
    <w:rsid w:val="00D0384C"/>
    <w:rsid w:val="00D03965"/>
    <w:rsid w:val="00D062E0"/>
    <w:rsid w:val="00D06C94"/>
    <w:rsid w:val="00D07F70"/>
    <w:rsid w:val="00D1011C"/>
    <w:rsid w:val="00D1017D"/>
    <w:rsid w:val="00D1068D"/>
    <w:rsid w:val="00D137F1"/>
    <w:rsid w:val="00D13F89"/>
    <w:rsid w:val="00D14F73"/>
    <w:rsid w:val="00D16370"/>
    <w:rsid w:val="00D16629"/>
    <w:rsid w:val="00D1674A"/>
    <w:rsid w:val="00D21DF2"/>
    <w:rsid w:val="00D223E2"/>
    <w:rsid w:val="00D22E4B"/>
    <w:rsid w:val="00D241AF"/>
    <w:rsid w:val="00D267A2"/>
    <w:rsid w:val="00D272AC"/>
    <w:rsid w:val="00D30433"/>
    <w:rsid w:val="00D315E7"/>
    <w:rsid w:val="00D3231B"/>
    <w:rsid w:val="00D3342F"/>
    <w:rsid w:val="00D33C47"/>
    <w:rsid w:val="00D34F01"/>
    <w:rsid w:val="00D36B22"/>
    <w:rsid w:val="00D37069"/>
    <w:rsid w:val="00D375BB"/>
    <w:rsid w:val="00D41478"/>
    <w:rsid w:val="00D419CD"/>
    <w:rsid w:val="00D41BAB"/>
    <w:rsid w:val="00D43499"/>
    <w:rsid w:val="00D43848"/>
    <w:rsid w:val="00D45FE3"/>
    <w:rsid w:val="00D46B33"/>
    <w:rsid w:val="00D473D0"/>
    <w:rsid w:val="00D509C4"/>
    <w:rsid w:val="00D50BE4"/>
    <w:rsid w:val="00D51048"/>
    <w:rsid w:val="00D515CD"/>
    <w:rsid w:val="00D52589"/>
    <w:rsid w:val="00D543F1"/>
    <w:rsid w:val="00D54F66"/>
    <w:rsid w:val="00D56044"/>
    <w:rsid w:val="00D5776D"/>
    <w:rsid w:val="00D61174"/>
    <w:rsid w:val="00D61A20"/>
    <w:rsid w:val="00D61B36"/>
    <w:rsid w:val="00D61C46"/>
    <w:rsid w:val="00D61F74"/>
    <w:rsid w:val="00D6357E"/>
    <w:rsid w:val="00D65243"/>
    <w:rsid w:val="00D65A9C"/>
    <w:rsid w:val="00D66186"/>
    <w:rsid w:val="00D6679C"/>
    <w:rsid w:val="00D66D45"/>
    <w:rsid w:val="00D71492"/>
    <w:rsid w:val="00D718C1"/>
    <w:rsid w:val="00D74D91"/>
    <w:rsid w:val="00D75D21"/>
    <w:rsid w:val="00D7658B"/>
    <w:rsid w:val="00D768D2"/>
    <w:rsid w:val="00D76DAD"/>
    <w:rsid w:val="00D77DC8"/>
    <w:rsid w:val="00D832F1"/>
    <w:rsid w:val="00D83B52"/>
    <w:rsid w:val="00D84890"/>
    <w:rsid w:val="00D849AB"/>
    <w:rsid w:val="00D87CCA"/>
    <w:rsid w:val="00D906EB"/>
    <w:rsid w:val="00D91470"/>
    <w:rsid w:val="00D92627"/>
    <w:rsid w:val="00D93DCD"/>
    <w:rsid w:val="00DA2269"/>
    <w:rsid w:val="00DA2C2C"/>
    <w:rsid w:val="00DA3AC1"/>
    <w:rsid w:val="00DA3AEC"/>
    <w:rsid w:val="00DA3B0D"/>
    <w:rsid w:val="00DA5D3F"/>
    <w:rsid w:val="00DA5FA4"/>
    <w:rsid w:val="00DA73E9"/>
    <w:rsid w:val="00DB0362"/>
    <w:rsid w:val="00DB0F4A"/>
    <w:rsid w:val="00DB1A05"/>
    <w:rsid w:val="00DB2FB6"/>
    <w:rsid w:val="00DB368B"/>
    <w:rsid w:val="00DB56B2"/>
    <w:rsid w:val="00DB7C17"/>
    <w:rsid w:val="00DC09D1"/>
    <w:rsid w:val="00DC20E0"/>
    <w:rsid w:val="00DC360C"/>
    <w:rsid w:val="00DC3E14"/>
    <w:rsid w:val="00DC46A5"/>
    <w:rsid w:val="00DC4F11"/>
    <w:rsid w:val="00DC5C62"/>
    <w:rsid w:val="00DC6526"/>
    <w:rsid w:val="00DD1211"/>
    <w:rsid w:val="00DD2660"/>
    <w:rsid w:val="00DD4147"/>
    <w:rsid w:val="00DD4FC3"/>
    <w:rsid w:val="00DD69CF"/>
    <w:rsid w:val="00DD6B63"/>
    <w:rsid w:val="00DD7BBF"/>
    <w:rsid w:val="00DE03D8"/>
    <w:rsid w:val="00DE0D94"/>
    <w:rsid w:val="00DE186B"/>
    <w:rsid w:val="00DE3605"/>
    <w:rsid w:val="00DE422C"/>
    <w:rsid w:val="00DE4672"/>
    <w:rsid w:val="00DE4674"/>
    <w:rsid w:val="00DE60B4"/>
    <w:rsid w:val="00DE7294"/>
    <w:rsid w:val="00DF1CC2"/>
    <w:rsid w:val="00DF2758"/>
    <w:rsid w:val="00DF3C62"/>
    <w:rsid w:val="00DF49D8"/>
    <w:rsid w:val="00DF6B1B"/>
    <w:rsid w:val="00E01846"/>
    <w:rsid w:val="00E03BD9"/>
    <w:rsid w:val="00E044E8"/>
    <w:rsid w:val="00E05BD3"/>
    <w:rsid w:val="00E05F6E"/>
    <w:rsid w:val="00E079A5"/>
    <w:rsid w:val="00E13504"/>
    <w:rsid w:val="00E137AF"/>
    <w:rsid w:val="00E15A70"/>
    <w:rsid w:val="00E15DC3"/>
    <w:rsid w:val="00E16508"/>
    <w:rsid w:val="00E172AB"/>
    <w:rsid w:val="00E177DB"/>
    <w:rsid w:val="00E20F4A"/>
    <w:rsid w:val="00E222E3"/>
    <w:rsid w:val="00E24900"/>
    <w:rsid w:val="00E30629"/>
    <w:rsid w:val="00E33647"/>
    <w:rsid w:val="00E336F3"/>
    <w:rsid w:val="00E33E33"/>
    <w:rsid w:val="00E3673D"/>
    <w:rsid w:val="00E40CD4"/>
    <w:rsid w:val="00E40F11"/>
    <w:rsid w:val="00E41C50"/>
    <w:rsid w:val="00E42835"/>
    <w:rsid w:val="00E42E4D"/>
    <w:rsid w:val="00E44A7D"/>
    <w:rsid w:val="00E462C1"/>
    <w:rsid w:val="00E46D6A"/>
    <w:rsid w:val="00E47E80"/>
    <w:rsid w:val="00E5051E"/>
    <w:rsid w:val="00E51A92"/>
    <w:rsid w:val="00E51B6C"/>
    <w:rsid w:val="00E5424D"/>
    <w:rsid w:val="00E54F97"/>
    <w:rsid w:val="00E569A5"/>
    <w:rsid w:val="00E61519"/>
    <w:rsid w:val="00E6224E"/>
    <w:rsid w:val="00E62E33"/>
    <w:rsid w:val="00E63DDA"/>
    <w:rsid w:val="00E656A5"/>
    <w:rsid w:val="00E65990"/>
    <w:rsid w:val="00E66E7F"/>
    <w:rsid w:val="00E67B3A"/>
    <w:rsid w:val="00E71C84"/>
    <w:rsid w:val="00E729B0"/>
    <w:rsid w:val="00E729F1"/>
    <w:rsid w:val="00E7330B"/>
    <w:rsid w:val="00E744D8"/>
    <w:rsid w:val="00E74A15"/>
    <w:rsid w:val="00E75C42"/>
    <w:rsid w:val="00E75DCA"/>
    <w:rsid w:val="00E76514"/>
    <w:rsid w:val="00E76A09"/>
    <w:rsid w:val="00E77055"/>
    <w:rsid w:val="00E777C3"/>
    <w:rsid w:val="00E77F21"/>
    <w:rsid w:val="00E804A2"/>
    <w:rsid w:val="00E80DD7"/>
    <w:rsid w:val="00E81457"/>
    <w:rsid w:val="00E81E39"/>
    <w:rsid w:val="00E82272"/>
    <w:rsid w:val="00E8288B"/>
    <w:rsid w:val="00E84836"/>
    <w:rsid w:val="00E864E9"/>
    <w:rsid w:val="00E91325"/>
    <w:rsid w:val="00E91D3F"/>
    <w:rsid w:val="00E932F4"/>
    <w:rsid w:val="00E93A4B"/>
    <w:rsid w:val="00E93DC0"/>
    <w:rsid w:val="00E94069"/>
    <w:rsid w:val="00E963A3"/>
    <w:rsid w:val="00E97729"/>
    <w:rsid w:val="00E97FE4"/>
    <w:rsid w:val="00EA284E"/>
    <w:rsid w:val="00EA3D08"/>
    <w:rsid w:val="00EA4468"/>
    <w:rsid w:val="00EA5B68"/>
    <w:rsid w:val="00EA68AD"/>
    <w:rsid w:val="00EA7829"/>
    <w:rsid w:val="00EA7CFC"/>
    <w:rsid w:val="00EB018B"/>
    <w:rsid w:val="00EB0D51"/>
    <w:rsid w:val="00EB1D86"/>
    <w:rsid w:val="00EB4294"/>
    <w:rsid w:val="00EB4C5C"/>
    <w:rsid w:val="00EB517D"/>
    <w:rsid w:val="00EB565D"/>
    <w:rsid w:val="00EB5C0E"/>
    <w:rsid w:val="00EB7ECA"/>
    <w:rsid w:val="00EC0C85"/>
    <w:rsid w:val="00EC1712"/>
    <w:rsid w:val="00EC20AD"/>
    <w:rsid w:val="00EC3196"/>
    <w:rsid w:val="00EC5073"/>
    <w:rsid w:val="00EC618B"/>
    <w:rsid w:val="00EC74AA"/>
    <w:rsid w:val="00ED1DA4"/>
    <w:rsid w:val="00ED4A89"/>
    <w:rsid w:val="00ED5036"/>
    <w:rsid w:val="00ED5FAE"/>
    <w:rsid w:val="00ED641A"/>
    <w:rsid w:val="00ED6582"/>
    <w:rsid w:val="00ED6D8E"/>
    <w:rsid w:val="00ED6F50"/>
    <w:rsid w:val="00ED704D"/>
    <w:rsid w:val="00EE31AC"/>
    <w:rsid w:val="00EE3BF5"/>
    <w:rsid w:val="00EE4A18"/>
    <w:rsid w:val="00EE62AE"/>
    <w:rsid w:val="00EE633F"/>
    <w:rsid w:val="00EE6677"/>
    <w:rsid w:val="00EE74D8"/>
    <w:rsid w:val="00EE780A"/>
    <w:rsid w:val="00EE7CAC"/>
    <w:rsid w:val="00EF2DB6"/>
    <w:rsid w:val="00EF344D"/>
    <w:rsid w:val="00EF35E6"/>
    <w:rsid w:val="00EF58EF"/>
    <w:rsid w:val="00F0059F"/>
    <w:rsid w:val="00F02173"/>
    <w:rsid w:val="00F04430"/>
    <w:rsid w:val="00F04C6A"/>
    <w:rsid w:val="00F1225D"/>
    <w:rsid w:val="00F135B0"/>
    <w:rsid w:val="00F13B5B"/>
    <w:rsid w:val="00F15593"/>
    <w:rsid w:val="00F159FC"/>
    <w:rsid w:val="00F16479"/>
    <w:rsid w:val="00F16791"/>
    <w:rsid w:val="00F16E7F"/>
    <w:rsid w:val="00F2018B"/>
    <w:rsid w:val="00F2374D"/>
    <w:rsid w:val="00F2393F"/>
    <w:rsid w:val="00F239A3"/>
    <w:rsid w:val="00F246EB"/>
    <w:rsid w:val="00F25187"/>
    <w:rsid w:val="00F27A80"/>
    <w:rsid w:val="00F27CE3"/>
    <w:rsid w:val="00F31416"/>
    <w:rsid w:val="00F32215"/>
    <w:rsid w:val="00F33D8A"/>
    <w:rsid w:val="00F33F05"/>
    <w:rsid w:val="00F3404D"/>
    <w:rsid w:val="00F3485E"/>
    <w:rsid w:val="00F34963"/>
    <w:rsid w:val="00F35D7C"/>
    <w:rsid w:val="00F37271"/>
    <w:rsid w:val="00F4103A"/>
    <w:rsid w:val="00F4213B"/>
    <w:rsid w:val="00F428AB"/>
    <w:rsid w:val="00F42E0B"/>
    <w:rsid w:val="00F4478F"/>
    <w:rsid w:val="00F45E26"/>
    <w:rsid w:val="00F46FB2"/>
    <w:rsid w:val="00F47224"/>
    <w:rsid w:val="00F47B0F"/>
    <w:rsid w:val="00F47BD2"/>
    <w:rsid w:val="00F517A6"/>
    <w:rsid w:val="00F51D5C"/>
    <w:rsid w:val="00F52957"/>
    <w:rsid w:val="00F52A4B"/>
    <w:rsid w:val="00F52C16"/>
    <w:rsid w:val="00F52E8D"/>
    <w:rsid w:val="00F53176"/>
    <w:rsid w:val="00F5485E"/>
    <w:rsid w:val="00F54D9D"/>
    <w:rsid w:val="00F5573E"/>
    <w:rsid w:val="00F55903"/>
    <w:rsid w:val="00F566FD"/>
    <w:rsid w:val="00F57129"/>
    <w:rsid w:val="00F57280"/>
    <w:rsid w:val="00F6060D"/>
    <w:rsid w:val="00F60D52"/>
    <w:rsid w:val="00F6200E"/>
    <w:rsid w:val="00F6587F"/>
    <w:rsid w:val="00F65E8C"/>
    <w:rsid w:val="00F663FA"/>
    <w:rsid w:val="00F7396A"/>
    <w:rsid w:val="00F74B5B"/>
    <w:rsid w:val="00F74B6E"/>
    <w:rsid w:val="00F77488"/>
    <w:rsid w:val="00F77DD9"/>
    <w:rsid w:val="00F80623"/>
    <w:rsid w:val="00F806EC"/>
    <w:rsid w:val="00F81A0F"/>
    <w:rsid w:val="00F81B8A"/>
    <w:rsid w:val="00F8328B"/>
    <w:rsid w:val="00F8538D"/>
    <w:rsid w:val="00F9026E"/>
    <w:rsid w:val="00F91EBD"/>
    <w:rsid w:val="00F9388E"/>
    <w:rsid w:val="00F941B2"/>
    <w:rsid w:val="00F9463F"/>
    <w:rsid w:val="00F94A79"/>
    <w:rsid w:val="00F95124"/>
    <w:rsid w:val="00F95958"/>
    <w:rsid w:val="00F97943"/>
    <w:rsid w:val="00FA00BA"/>
    <w:rsid w:val="00FA0AFD"/>
    <w:rsid w:val="00FA0DA1"/>
    <w:rsid w:val="00FA1D75"/>
    <w:rsid w:val="00FA29B8"/>
    <w:rsid w:val="00FA3B0B"/>
    <w:rsid w:val="00FA3C3D"/>
    <w:rsid w:val="00FA4E8B"/>
    <w:rsid w:val="00FA55E4"/>
    <w:rsid w:val="00FA5BE7"/>
    <w:rsid w:val="00FA5D1C"/>
    <w:rsid w:val="00FA5D2F"/>
    <w:rsid w:val="00FB12E0"/>
    <w:rsid w:val="00FB1BEE"/>
    <w:rsid w:val="00FB2780"/>
    <w:rsid w:val="00FB33AB"/>
    <w:rsid w:val="00FB3947"/>
    <w:rsid w:val="00FB58F3"/>
    <w:rsid w:val="00FB5F11"/>
    <w:rsid w:val="00FB7631"/>
    <w:rsid w:val="00FC0001"/>
    <w:rsid w:val="00FC3494"/>
    <w:rsid w:val="00FC39C8"/>
    <w:rsid w:val="00FC492A"/>
    <w:rsid w:val="00FC4C4B"/>
    <w:rsid w:val="00FC677A"/>
    <w:rsid w:val="00FC6C32"/>
    <w:rsid w:val="00FC7184"/>
    <w:rsid w:val="00FD0354"/>
    <w:rsid w:val="00FD091B"/>
    <w:rsid w:val="00FD0D9E"/>
    <w:rsid w:val="00FD305A"/>
    <w:rsid w:val="00FD30DB"/>
    <w:rsid w:val="00FD4785"/>
    <w:rsid w:val="00FD6DBF"/>
    <w:rsid w:val="00FD7D05"/>
    <w:rsid w:val="00FE10AE"/>
    <w:rsid w:val="00FE3BC0"/>
    <w:rsid w:val="00FE70A6"/>
    <w:rsid w:val="00FF1DBB"/>
    <w:rsid w:val="00FF30A1"/>
    <w:rsid w:val="00FF54B7"/>
    <w:rsid w:val="00FF5A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C883990"/>
  <w15:docId w15:val="{DF52EB21-D159-43D6-8F3A-858A71BFF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3C3D"/>
    <w:pPr>
      <w:spacing w:after="120"/>
    </w:pPr>
    <w:rPr>
      <w:szCs w:val="20"/>
    </w:rPr>
  </w:style>
  <w:style w:type="paragraph" w:styleId="Heading1">
    <w:name w:val="heading 1"/>
    <w:basedOn w:val="Normal"/>
    <w:next w:val="Normal"/>
    <w:link w:val="Heading1Char"/>
    <w:autoRedefine/>
    <w:uiPriority w:val="99"/>
    <w:qFormat/>
    <w:rsid w:val="00263444"/>
    <w:pPr>
      <w:keepNext/>
      <w:spacing w:before="240" w:after="60"/>
      <w:jc w:val="center"/>
      <w:outlineLvl w:val="0"/>
    </w:pPr>
    <w:rPr>
      <w:rFonts w:ascii="Arial" w:hAnsi="Arial"/>
      <w:b/>
      <w:kern w:val="28"/>
      <w:sz w:val="28"/>
      <w:szCs w:val="26"/>
    </w:rPr>
  </w:style>
  <w:style w:type="paragraph" w:styleId="Heading2">
    <w:name w:val="heading 2"/>
    <w:basedOn w:val="Normal"/>
    <w:next w:val="Normal"/>
    <w:link w:val="Heading2Char"/>
    <w:autoRedefine/>
    <w:uiPriority w:val="99"/>
    <w:qFormat/>
    <w:rsid w:val="002162B1"/>
    <w:pPr>
      <w:keepNext/>
      <w:keepLines/>
      <w:spacing w:before="240" w:after="60"/>
      <w:jc w:val="center"/>
      <w:outlineLvl w:val="1"/>
    </w:pPr>
    <w:rPr>
      <w:rFonts w:ascii="Arial" w:hAnsi="Arial"/>
      <w:b/>
      <w:sz w:val="28"/>
      <w:szCs w:val="28"/>
    </w:rPr>
  </w:style>
  <w:style w:type="paragraph" w:styleId="Heading3">
    <w:name w:val="heading 3"/>
    <w:basedOn w:val="Normal"/>
    <w:next w:val="Normal"/>
    <w:link w:val="Heading3Char"/>
    <w:autoRedefine/>
    <w:uiPriority w:val="99"/>
    <w:qFormat/>
    <w:rsid w:val="004E58D8"/>
    <w:pPr>
      <w:keepNext/>
      <w:spacing w:before="240" w:after="60"/>
      <w:outlineLvl w:val="2"/>
    </w:pPr>
    <w:rPr>
      <w:rFonts w:ascii="Arial" w:hAnsi="Arial" w:cs="Arial"/>
      <w:b/>
      <w:sz w:val="24"/>
      <w:szCs w:val="24"/>
    </w:rPr>
  </w:style>
  <w:style w:type="paragraph" w:styleId="Heading4">
    <w:name w:val="heading 4"/>
    <w:basedOn w:val="Normal"/>
    <w:next w:val="Normal"/>
    <w:link w:val="Heading4Char"/>
    <w:autoRedefine/>
    <w:uiPriority w:val="99"/>
    <w:qFormat/>
    <w:rsid w:val="00A76A91"/>
    <w:pPr>
      <w:keepNext/>
      <w:spacing w:before="240"/>
      <w:outlineLvl w:val="3"/>
    </w:pPr>
    <w:rPr>
      <w:bCs/>
      <w:i/>
      <w:szCs w:val="22"/>
    </w:rPr>
  </w:style>
  <w:style w:type="paragraph" w:styleId="Heading5">
    <w:name w:val="heading 5"/>
    <w:basedOn w:val="Normal"/>
    <w:next w:val="Normal"/>
    <w:link w:val="Heading5Char"/>
    <w:uiPriority w:val="99"/>
    <w:qFormat/>
    <w:rsid w:val="00065CE7"/>
    <w:pPr>
      <w:keepNext/>
      <w:keepLines/>
      <w:tabs>
        <w:tab w:val="left" w:pos="1260"/>
      </w:tabs>
      <w:spacing w:before="240" w:after="60"/>
      <w:ind w:left="1267" w:hanging="1267"/>
      <w:outlineLvl w:val="4"/>
    </w:pPr>
  </w:style>
  <w:style w:type="paragraph" w:styleId="Heading6">
    <w:name w:val="heading 6"/>
    <w:basedOn w:val="Normal"/>
    <w:next w:val="Normal"/>
    <w:link w:val="Heading6Char"/>
    <w:uiPriority w:val="99"/>
    <w:qFormat/>
    <w:rsid w:val="00065CE7"/>
    <w:pPr>
      <w:keepLines/>
      <w:tabs>
        <w:tab w:val="left" w:pos="1440"/>
      </w:tabs>
      <w:ind w:left="1440" w:hanging="1440"/>
      <w:outlineLvl w:val="5"/>
    </w:pPr>
    <w:rPr>
      <w:color w:val="000000"/>
    </w:rPr>
  </w:style>
  <w:style w:type="paragraph" w:styleId="Heading7">
    <w:name w:val="heading 7"/>
    <w:basedOn w:val="Normal"/>
    <w:next w:val="Normal"/>
    <w:link w:val="Heading7Char"/>
    <w:uiPriority w:val="99"/>
    <w:qFormat/>
    <w:rsid w:val="00065CE7"/>
    <w:pPr>
      <w:spacing w:before="240" w:after="60"/>
      <w:outlineLvl w:val="6"/>
    </w:pPr>
    <w:rPr>
      <w:rFonts w:ascii="Arial" w:hAnsi="Arial"/>
    </w:rPr>
  </w:style>
  <w:style w:type="paragraph" w:styleId="Heading8">
    <w:name w:val="heading 8"/>
    <w:basedOn w:val="Normal"/>
    <w:next w:val="Normal"/>
    <w:link w:val="Heading8Char"/>
    <w:uiPriority w:val="99"/>
    <w:qFormat/>
    <w:rsid w:val="00065CE7"/>
    <w:pPr>
      <w:spacing w:before="240" w:after="60"/>
      <w:outlineLvl w:val="7"/>
    </w:pPr>
    <w:rPr>
      <w:rFonts w:ascii="Arial" w:hAnsi="Arial"/>
      <w:i/>
    </w:rPr>
  </w:style>
  <w:style w:type="paragraph" w:styleId="Heading9">
    <w:name w:val="heading 9"/>
    <w:basedOn w:val="Normal"/>
    <w:next w:val="Normal"/>
    <w:link w:val="Heading9Char"/>
    <w:uiPriority w:val="99"/>
    <w:qFormat/>
    <w:rsid w:val="00065CE7"/>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63444"/>
    <w:rPr>
      <w:rFonts w:ascii="Arial" w:hAnsi="Arial"/>
      <w:b/>
      <w:kern w:val="28"/>
      <w:sz w:val="28"/>
      <w:szCs w:val="26"/>
    </w:rPr>
  </w:style>
  <w:style w:type="character" w:customStyle="1" w:styleId="Heading2Char">
    <w:name w:val="Heading 2 Char"/>
    <w:basedOn w:val="DefaultParagraphFont"/>
    <w:link w:val="Heading2"/>
    <w:uiPriority w:val="99"/>
    <w:locked/>
    <w:rsid w:val="002162B1"/>
    <w:rPr>
      <w:rFonts w:ascii="Arial" w:hAnsi="Arial"/>
      <w:b/>
      <w:sz w:val="28"/>
      <w:szCs w:val="28"/>
    </w:rPr>
  </w:style>
  <w:style w:type="character" w:customStyle="1" w:styleId="Heading3Char">
    <w:name w:val="Heading 3 Char"/>
    <w:basedOn w:val="DefaultParagraphFont"/>
    <w:link w:val="Heading3"/>
    <w:uiPriority w:val="99"/>
    <w:locked/>
    <w:rsid w:val="004E58D8"/>
    <w:rPr>
      <w:rFonts w:ascii="Arial" w:hAnsi="Arial" w:cs="Arial"/>
      <w:b/>
      <w:sz w:val="24"/>
      <w:szCs w:val="24"/>
    </w:rPr>
  </w:style>
  <w:style w:type="character" w:customStyle="1" w:styleId="Heading4Char">
    <w:name w:val="Heading 4 Char"/>
    <w:basedOn w:val="DefaultParagraphFont"/>
    <w:link w:val="Heading4"/>
    <w:uiPriority w:val="99"/>
    <w:locked/>
    <w:rsid w:val="00A76A91"/>
    <w:rPr>
      <w:bCs/>
      <w:i/>
    </w:rPr>
  </w:style>
  <w:style w:type="character" w:customStyle="1" w:styleId="Heading5Char">
    <w:name w:val="Heading 5 Char"/>
    <w:basedOn w:val="DefaultParagraphFont"/>
    <w:link w:val="Heading5"/>
    <w:uiPriority w:val="99"/>
    <w:locked/>
    <w:rsid w:val="005F33F8"/>
    <w:rPr>
      <w:rFonts w:cs="Times New Roman"/>
      <w:sz w:val="22"/>
    </w:rPr>
  </w:style>
  <w:style w:type="character" w:customStyle="1" w:styleId="Heading6Char">
    <w:name w:val="Heading 6 Char"/>
    <w:basedOn w:val="DefaultParagraphFont"/>
    <w:link w:val="Heading6"/>
    <w:uiPriority w:val="99"/>
    <w:locked/>
    <w:rsid w:val="00065CE7"/>
    <w:rPr>
      <w:rFonts w:cs="Times New Roman"/>
      <w:snapToGrid w:val="0"/>
      <w:color w:val="000000"/>
      <w:sz w:val="22"/>
      <w:lang w:val="en-US" w:eastAsia="en-US" w:bidi="ar-SA"/>
    </w:rPr>
  </w:style>
  <w:style w:type="character" w:customStyle="1" w:styleId="Heading7Char">
    <w:name w:val="Heading 7 Char"/>
    <w:basedOn w:val="DefaultParagraphFont"/>
    <w:link w:val="Heading7"/>
    <w:uiPriority w:val="99"/>
    <w:locked/>
    <w:rsid w:val="002137AA"/>
    <w:rPr>
      <w:rFonts w:ascii="Calibri" w:hAnsi="Calibri" w:cs="Times New Roman"/>
      <w:sz w:val="24"/>
      <w:szCs w:val="24"/>
    </w:rPr>
  </w:style>
  <w:style w:type="character" w:customStyle="1" w:styleId="Heading8Char">
    <w:name w:val="Heading 8 Char"/>
    <w:basedOn w:val="DefaultParagraphFont"/>
    <w:link w:val="Heading8"/>
    <w:uiPriority w:val="99"/>
    <w:locked/>
    <w:rsid w:val="002137AA"/>
    <w:rPr>
      <w:rFonts w:ascii="Calibri" w:hAnsi="Calibri" w:cs="Times New Roman"/>
      <w:i/>
      <w:iCs/>
      <w:sz w:val="24"/>
      <w:szCs w:val="24"/>
    </w:rPr>
  </w:style>
  <w:style w:type="character" w:customStyle="1" w:styleId="Heading9Char">
    <w:name w:val="Heading 9 Char"/>
    <w:basedOn w:val="DefaultParagraphFont"/>
    <w:link w:val="Heading9"/>
    <w:uiPriority w:val="99"/>
    <w:locked/>
    <w:rsid w:val="002137AA"/>
    <w:rPr>
      <w:rFonts w:ascii="Cambria" w:hAnsi="Cambria" w:cs="Times New Roman"/>
    </w:rPr>
  </w:style>
  <w:style w:type="table" w:styleId="TableSimple2">
    <w:name w:val="Table Simple 2"/>
    <w:basedOn w:val="TableNormal"/>
    <w:uiPriority w:val="99"/>
    <w:rsid w:val="007014F0"/>
    <w:pPr>
      <w:autoSpaceDE w:val="0"/>
      <w:autoSpaceDN w:val="0"/>
      <w:adjustRightInd w:val="0"/>
    </w:pPr>
    <w:rPr>
      <w:sz w:val="20"/>
      <w:szCs w:val="20"/>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paragraph" w:styleId="Footer">
    <w:name w:val="footer"/>
    <w:basedOn w:val="Normal"/>
    <w:link w:val="FooterChar"/>
    <w:uiPriority w:val="99"/>
    <w:rsid w:val="00065CE7"/>
    <w:pPr>
      <w:tabs>
        <w:tab w:val="center" w:pos="4320"/>
        <w:tab w:val="left" w:pos="5957"/>
      </w:tabs>
    </w:pPr>
    <w:rPr>
      <w:i/>
      <w:sz w:val="24"/>
    </w:rPr>
  </w:style>
  <w:style w:type="character" w:customStyle="1" w:styleId="FooterChar">
    <w:name w:val="Footer Char"/>
    <w:basedOn w:val="DefaultParagraphFont"/>
    <w:link w:val="Footer"/>
    <w:uiPriority w:val="99"/>
    <w:locked/>
    <w:rsid w:val="002137AA"/>
    <w:rPr>
      <w:rFonts w:cs="Times New Roman"/>
      <w:sz w:val="20"/>
      <w:szCs w:val="20"/>
    </w:rPr>
  </w:style>
  <w:style w:type="character" w:styleId="PageNumber">
    <w:name w:val="page number"/>
    <w:basedOn w:val="DefaultParagraphFont"/>
    <w:rsid w:val="00065CE7"/>
    <w:rPr>
      <w:rFonts w:cs="Times New Roman"/>
    </w:rPr>
  </w:style>
  <w:style w:type="paragraph" w:styleId="BodyTextIndent3">
    <w:name w:val="Body Text Indent 3"/>
    <w:basedOn w:val="Normal"/>
    <w:link w:val="BodyTextIndent3Char"/>
    <w:uiPriority w:val="99"/>
    <w:rsid w:val="00065CE7"/>
    <w:pPr>
      <w:tabs>
        <w:tab w:val="left" w:pos="6030"/>
      </w:tabs>
      <w:ind w:left="360"/>
    </w:pPr>
    <w:rPr>
      <w:sz w:val="20"/>
    </w:rPr>
  </w:style>
  <w:style w:type="character" w:customStyle="1" w:styleId="BodyTextIndent3Char">
    <w:name w:val="Body Text Indent 3 Char"/>
    <w:basedOn w:val="DefaultParagraphFont"/>
    <w:link w:val="BodyTextIndent3"/>
    <w:uiPriority w:val="99"/>
    <w:locked/>
    <w:rsid w:val="002137AA"/>
    <w:rPr>
      <w:rFonts w:cs="Times New Roman"/>
      <w:sz w:val="16"/>
      <w:szCs w:val="16"/>
    </w:rPr>
  </w:style>
  <w:style w:type="paragraph" w:styleId="BalloonText">
    <w:name w:val="Balloon Text"/>
    <w:basedOn w:val="Normal"/>
    <w:link w:val="BalloonTextChar"/>
    <w:uiPriority w:val="99"/>
    <w:semiHidden/>
    <w:rsid w:val="00020008"/>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137AA"/>
    <w:rPr>
      <w:rFonts w:cs="Times New Roman"/>
      <w:sz w:val="2"/>
    </w:rPr>
  </w:style>
  <w:style w:type="paragraph" w:styleId="Header">
    <w:name w:val="header"/>
    <w:basedOn w:val="Normal"/>
    <w:link w:val="HeaderChar"/>
    <w:uiPriority w:val="99"/>
    <w:rsid w:val="00065CE7"/>
    <w:pPr>
      <w:tabs>
        <w:tab w:val="center" w:pos="4320"/>
        <w:tab w:val="right" w:pos="9810"/>
      </w:tabs>
    </w:pPr>
    <w:rPr>
      <w:i/>
    </w:rPr>
  </w:style>
  <w:style w:type="character" w:customStyle="1" w:styleId="HeaderChar">
    <w:name w:val="Header Char"/>
    <w:basedOn w:val="DefaultParagraphFont"/>
    <w:link w:val="Header"/>
    <w:uiPriority w:val="99"/>
    <w:locked/>
    <w:rsid w:val="002137AA"/>
    <w:rPr>
      <w:rFonts w:cs="Times New Roman"/>
      <w:sz w:val="20"/>
      <w:szCs w:val="20"/>
    </w:rPr>
  </w:style>
  <w:style w:type="character" w:styleId="Emphasis">
    <w:name w:val="Emphasis"/>
    <w:basedOn w:val="DefaultParagraphFont"/>
    <w:uiPriority w:val="99"/>
    <w:qFormat/>
    <w:rsid w:val="008927CB"/>
    <w:rPr>
      <w:rFonts w:cs="Times New Roman"/>
      <w:i/>
      <w:iCs/>
    </w:rPr>
  </w:style>
  <w:style w:type="paragraph" w:styleId="NormalWeb">
    <w:name w:val="Normal (Web)"/>
    <w:basedOn w:val="Normal"/>
    <w:uiPriority w:val="99"/>
    <w:rsid w:val="00065CE7"/>
    <w:pPr>
      <w:spacing w:before="100" w:beforeAutospacing="1" w:after="100" w:afterAutospacing="1"/>
    </w:pPr>
    <w:rPr>
      <w:rFonts w:ascii="Arial Unicode MS" w:eastAsia="Arial Unicode MS"/>
      <w:sz w:val="24"/>
      <w:szCs w:val="24"/>
    </w:rPr>
  </w:style>
  <w:style w:type="paragraph" w:styleId="DocumentMap">
    <w:name w:val="Document Map"/>
    <w:basedOn w:val="Normal"/>
    <w:link w:val="DocumentMapChar"/>
    <w:uiPriority w:val="99"/>
    <w:semiHidden/>
    <w:rsid w:val="00065CE7"/>
    <w:pPr>
      <w:shd w:val="clear" w:color="auto" w:fill="000080"/>
    </w:pPr>
    <w:rPr>
      <w:rFonts w:ascii="Tahoma" w:hAnsi="Tahoma"/>
    </w:rPr>
  </w:style>
  <w:style w:type="character" w:customStyle="1" w:styleId="DocumentMapChar">
    <w:name w:val="Document Map Char"/>
    <w:basedOn w:val="DefaultParagraphFont"/>
    <w:link w:val="DocumentMap"/>
    <w:uiPriority w:val="99"/>
    <w:semiHidden/>
    <w:locked/>
    <w:rsid w:val="002137AA"/>
    <w:rPr>
      <w:rFonts w:cs="Times New Roman"/>
      <w:sz w:val="2"/>
    </w:rPr>
  </w:style>
  <w:style w:type="paragraph" w:customStyle="1" w:styleId="Level1">
    <w:name w:val="Level 1"/>
    <w:uiPriority w:val="99"/>
    <w:rsid w:val="00065CE7"/>
    <w:pPr>
      <w:autoSpaceDE w:val="0"/>
      <w:autoSpaceDN w:val="0"/>
      <w:adjustRightInd w:val="0"/>
      <w:ind w:left="720"/>
    </w:pPr>
    <w:rPr>
      <w:rFonts w:ascii="Courier New" w:hAnsi="Courier New"/>
      <w:sz w:val="20"/>
      <w:szCs w:val="24"/>
    </w:rPr>
  </w:style>
  <w:style w:type="paragraph" w:customStyle="1" w:styleId="nl">
    <w:name w:val="nl"/>
    <w:basedOn w:val="Level1"/>
    <w:uiPriority w:val="99"/>
    <w:rsid w:val="00065CE7"/>
    <w:pPr>
      <w:numPr>
        <w:numId w:val="2"/>
      </w:numPr>
      <w:ind w:left="360" w:hanging="360"/>
    </w:pPr>
    <w:rPr>
      <w:szCs w:val="20"/>
    </w:rPr>
  </w:style>
  <w:style w:type="paragraph" w:customStyle="1" w:styleId="bl">
    <w:name w:val="bl"/>
    <w:basedOn w:val="nl"/>
    <w:uiPriority w:val="99"/>
    <w:rsid w:val="00065CE7"/>
    <w:pPr>
      <w:numPr>
        <w:numId w:val="0"/>
      </w:numPr>
      <w:ind w:left="360" w:hanging="360"/>
    </w:pPr>
  </w:style>
  <w:style w:type="paragraph" w:styleId="BlockText">
    <w:name w:val="Block Text"/>
    <w:basedOn w:val="Normal"/>
    <w:uiPriority w:val="99"/>
    <w:rsid w:val="00065CE7"/>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44" w:right="-864"/>
      <w:jc w:val="both"/>
    </w:pPr>
    <w:rPr>
      <w:color w:val="000000"/>
      <w:sz w:val="24"/>
    </w:rPr>
  </w:style>
  <w:style w:type="paragraph" w:customStyle="1" w:styleId="body">
    <w:name w:val="body"/>
    <w:basedOn w:val="Normal"/>
    <w:uiPriority w:val="99"/>
    <w:rsid w:val="00065CE7"/>
  </w:style>
  <w:style w:type="paragraph" w:styleId="BodyText">
    <w:name w:val="Body Text"/>
    <w:basedOn w:val="Normal"/>
    <w:link w:val="BodyTextChar"/>
    <w:uiPriority w:val="99"/>
    <w:rsid w:val="00065CE7"/>
    <w:pPr>
      <w:ind w:right="3456"/>
    </w:pPr>
    <w:rPr>
      <w:i/>
      <w:sz w:val="16"/>
    </w:rPr>
  </w:style>
  <w:style w:type="character" w:customStyle="1" w:styleId="BodyTextChar">
    <w:name w:val="Body Text Char"/>
    <w:basedOn w:val="DefaultParagraphFont"/>
    <w:link w:val="BodyText"/>
    <w:uiPriority w:val="99"/>
    <w:locked/>
    <w:rsid w:val="002137AA"/>
    <w:rPr>
      <w:rFonts w:cs="Times New Roman"/>
      <w:sz w:val="20"/>
      <w:szCs w:val="20"/>
    </w:rPr>
  </w:style>
  <w:style w:type="paragraph" w:styleId="BodyText2">
    <w:name w:val="Body Text 2"/>
    <w:basedOn w:val="Normal"/>
    <w:link w:val="BodyText2Char"/>
    <w:uiPriority w:val="99"/>
    <w:rsid w:val="00065CE7"/>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pPr>
    <w:rPr>
      <w:color w:val="000000"/>
      <w:sz w:val="24"/>
    </w:rPr>
  </w:style>
  <w:style w:type="character" w:customStyle="1" w:styleId="BodyText2Char">
    <w:name w:val="Body Text 2 Char"/>
    <w:basedOn w:val="DefaultParagraphFont"/>
    <w:link w:val="BodyText2"/>
    <w:uiPriority w:val="99"/>
    <w:locked/>
    <w:rsid w:val="002137AA"/>
    <w:rPr>
      <w:rFonts w:cs="Times New Roman"/>
      <w:sz w:val="20"/>
      <w:szCs w:val="20"/>
    </w:rPr>
  </w:style>
  <w:style w:type="paragraph" w:styleId="BodyText3">
    <w:name w:val="Body Text 3"/>
    <w:basedOn w:val="Normal"/>
    <w:link w:val="BodyText3Char"/>
    <w:uiPriority w:val="99"/>
    <w:rsid w:val="00065CE7"/>
    <w:pPr>
      <w:widowControl w:val="0"/>
      <w:tabs>
        <w:tab w:val="left" w:pos="-1440"/>
        <w:tab w:val="left" w:pos="-720"/>
        <w:tab w:val="left" w:pos="720"/>
        <w:tab w:val="left" w:pos="1440"/>
        <w:tab w:val="left" w:pos="2160"/>
      </w:tabs>
      <w:jc w:val="both"/>
    </w:pPr>
    <w:rPr>
      <w:color w:val="000000"/>
    </w:rPr>
  </w:style>
  <w:style w:type="character" w:customStyle="1" w:styleId="BodyText3Char">
    <w:name w:val="Body Text 3 Char"/>
    <w:basedOn w:val="DefaultParagraphFont"/>
    <w:link w:val="BodyText3"/>
    <w:uiPriority w:val="99"/>
    <w:locked/>
    <w:rsid w:val="002137AA"/>
    <w:rPr>
      <w:rFonts w:cs="Times New Roman"/>
      <w:sz w:val="16"/>
      <w:szCs w:val="16"/>
    </w:rPr>
  </w:style>
  <w:style w:type="paragraph" w:styleId="BodyTextIndent">
    <w:name w:val="Body Text Indent"/>
    <w:basedOn w:val="Normal"/>
    <w:link w:val="BodyTextIndentChar"/>
    <w:uiPriority w:val="99"/>
    <w:rsid w:val="00065CE7"/>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jc w:val="both"/>
    </w:pPr>
    <w:rPr>
      <w:color w:val="000000"/>
      <w:sz w:val="24"/>
    </w:rPr>
  </w:style>
  <w:style w:type="character" w:customStyle="1" w:styleId="BodyTextIndentChar">
    <w:name w:val="Body Text Indent Char"/>
    <w:basedOn w:val="DefaultParagraphFont"/>
    <w:link w:val="BodyTextIndent"/>
    <w:uiPriority w:val="99"/>
    <w:locked/>
    <w:rsid w:val="00065CE7"/>
    <w:rPr>
      <w:rFonts w:cs="Times New Roman"/>
      <w:color w:val="000000"/>
      <w:sz w:val="24"/>
      <w:lang w:val="en-US" w:eastAsia="en-US" w:bidi="ar-SA"/>
    </w:rPr>
  </w:style>
  <w:style w:type="paragraph" w:styleId="BodyTextIndent2">
    <w:name w:val="Body Text Indent 2"/>
    <w:basedOn w:val="Normal"/>
    <w:link w:val="BodyTextIndent2Char"/>
    <w:uiPriority w:val="99"/>
    <w:rsid w:val="00065CE7"/>
    <w:pPr>
      <w:spacing w:after="0"/>
      <w:ind w:left="720"/>
    </w:pPr>
  </w:style>
  <w:style w:type="character" w:customStyle="1" w:styleId="BodyTextIndent2Char">
    <w:name w:val="Body Text Indent 2 Char"/>
    <w:basedOn w:val="DefaultParagraphFont"/>
    <w:link w:val="BodyTextIndent2"/>
    <w:uiPriority w:val="99"/>
    <w:locked/>
    <w:rsid w:val="002137AA"/>
    <w:rPr>
      <w:rFonts w:cs="Times New Roman"/>
      <w:sz w:val="20"/>
      <w:szCs w:val="20"/>
    </w:rPr>
  </w:style>
  <w:style w:type="paragraph" w:styleId="Caption">
    <w:name w:val="caption"/>
    <w:basedOn w:val="Normal"/>
    <w:next w:val="Normal"/>
    <w:uiPriority w:val="99"/>
    <w:qFormat/>
    <w:rsid w:val="00065CE7"/>
    <w:pPr>
      <w:keepNext/>
      <w:spacing w:before="120"/>
    </w:pPr>
  </w:style>
  <w:style w:type="paragraph" w:customStyle="1" w:styleId="Citation">
    <w:name w:val="Citation"/>
    <w:basedOn w:val="Normal"/>
    <w:uiPriority w:val="99"/>
    <w:rsid w:val="00065CE7"/>
    <w:pPr>
      <w:ind w:left="720" w:hanging="720"/>
    </w:pPr>
  </w:style>
  <w:style w:type="character" w:styleId="CommentReference">
    <w:name w:val="annotation reference"/>
    <w:basedOn w:val="DefaultParagraphFont"/>
    <w:uiPriority w:val="99"/>
    <w:rsid w:val="00065CE7"/>
    <w:rPr>
      <w:rFonts w:cs="Times New Roman"/>
      <w:sz w:val="16"/>
    </w:rPr>
  </w:style>
  <w:style w:type="paragraph" w:styleId="CommentText">
    <w:name w:val="annotation text"/>
    <w:basedOn w:val="Normal"/>
    <w:link w:val="CommentTextChar"/>
    <w:uiPriority w:val="99"/>
    <w:semiHidden/>
    <w:rsid w:val="00065CE7"/>
    <w:pPr>
      <w:spacing w:after="240"/>
    </w:pPr>
    <w:rPr>
      <w:sz w:val="24"/>
    </w:rPr>
  </w:style>
  <w:style w:type="character" w:customStyle="1" w:styleId="CommentTextChar">
    <w:name w:val="Comment Text Char"/>
    <w:basedOn w:val="DefaultParagraphFont"/>
    <w:link w:val="CommentText"/>
    <w:uiPriority w:val="99"/>
    <w:semiHidden/>
    <w:locked/>
    <w:rsid w:val="0019644D"/>
    <w:rPr>
      <w:rFonts w:cs="Times New Roman"/>
      <w:sz w:val="24"/>
    </w:rPr>
  </w:style>
  <w:style w:type="paragraph" w:customStyle="1" w:styleId="eq">
    <w:name w:val="eq"/>
    <w:basedOn w:val="Normal"/>
    <w:uiPriority w:val="99"/>
    <w:rsid w:val="00065CE7"/>
    <w:pPr>
      <w:tabs>
        <w:tab w:val="right" w:pos="7560"/>
      </w:tabs>
      <w:spacing w:after="240"/>
    </w:pPr>
  </w:style>
  <w:style w:type="paragraph" w:customStyle="1" w:styleId="equ">
    <w:name w:val="equ"/>
    <w:basedOn w:val="Normal"/>
    <w:uiPriority w:val="99"/>
    <w:rsid w:val="00065CE7"/>
    <w:pPr>
      <w:ind w:left="720" w:hanging="540"/>
    </w:pPr>
  </w:style>
  <w:style w:type="paragraph" w:customStyle="1" w:styleId="equation">
    <w:name w:val="equation"/>
    <w:basedOn w:val="Normal"/>
    <w:uiPriority w:val="99"/>
    <w:rsid w:val="00065CE7"/>
    <w:pPr>
      <w:tabs>
        <w:tab w:val="left" w:pos="1440"/>
        <w:tab w:val="left" w:leader="dot" w:pos="7920"/>
      </w:tabs>
      <w:ind w:left="1440" w:hanging="720"/>
    </w:pPr>
  </w:style>
  <w:style w:type="paragraph" w:customStyle="1" w:styleId="fig">
    <w:name w:val="fig"/>
    <w:basedOn w:val="Normal"/>
    <w:uiPriority w:val="99"/>
    <w:rsid w:val="00065CE7"/>
    <w:pPr>
      <w:keepNext/>
      <w:spacing w:after="0"/>
      <w:jc w:val="center"/>
    </w:pPr>
  </w:style>
  <w:style w:type="character" w:customStyle="1" w:styleId="figChar">
    <w:name w:val="fig Char"/>
    <w:basedOn w:val="DefaultParagraphFont"/>
    <w:uiPriority w:val="99"/>
    <w:rsid w:val="00065CE7"/>
    <w:rPr>
      <w:rFonts w:cs="Times New Roman"/>
      <w:sz w:val="22"/>
      <w:lang w:val="en-US" w:eastAsia="en-US" w:bidi="ar-SA"/>
    </w:rPr>
  </w:style>
  <w:style w:type="paragraph" w:customStyle="1" w:styleId="figcap">
    <w:name w:val="figcap"/>
    <w:basedOn w:val="Normal"/>
    <w:uiPriority w:val="99"/>
    <w:rsid w:val="00065CE7"/>
    <w:pPr>
      <w:ind w:left="990" w:hanging="990"/>
    </w:pPr>
  </w:style>
  <w:style w:type="paragraph" w:customStyle="1" w:styleId="FigCaption">
    <w:name w:val="FigCaption"/>
    <w:basedOn w:val="Heading6"/>
    <w:uiPriority w:val="99"/>
    <w:rsid w:val="00065CE7"/>
  </w:style>
  <w:style w:type="character" w:styleId="FollowedHyperlink">
    <w:name w:val="FollowedHyperlink"/>
    <w:basedOn w:val="DefaultParagraphFont"/>
    <w:uiPriority w:val="99"/>
    <w:rsid w:val="00065CE7"/>
    <w:rPr>
      <w:rFonts w:cs="Times New Roman"/>
      <w:color w:val="800080"/>
      <w:u w:val="single"/>
    </w:rPr>
  </w:style>
  <w:style w:type="character" w:styleId="FootnoteReference">
    <w:name w:val="footnote reference"/>
    <w:basedOn w:val="DefaultParagraphFont"/>
    <w:uiPriority w:val="99"/>
    <w:semiHidden/>
    <w:rsid w:val="00065CE7"/>
    <w:rPr>
      <w:rFonts w:ascii="Times New Roman" w:hAnsi="Times New Roman" w:cs="Times New Roman"/>
      <w:sz w:val="24"/>
      <w:vertAlign w:val="superscript"/>
    </w:rPr>
  </w:style>
  <w:style w:type="paragraph" w:styleId="FootnoteText">
    <w:name w:val="footnote text"/>
    <w:basedOn w:val="Normal"/>
    <w:link w:val="FootnoteTextChar"/>
    <w:uiPriority w:val="99"/>
    <w:semiHidden/>
    <w:rsid w:val="00065CE7"/>
    <w:pPr>
      <w:spacing w:after="60"/>
      <w:ind w:left="720" w:hanging="720"/>
    </w:pPr>
    <w:rPr>
      <w:sz w:val="20"/>
    </w:rPr>
  </w:style>
  <w:style w:type="character" w:customStyle="1" w:styleId="FootnoteTextChar">
    <w:name w:val="Footnote Text Char"/>
    <w:basedOn w:val="DefaultParagraphFont"/>
    <w:link w:val="FootnoteText"/>
    <w:uiPriority w:val="99"/>
    <w:semiHidden/>
    <w:locked/>
    <w:rsid w:val="002137AA"/>
    <w:rPr>
      <w:rFonts w:cs="Times New Roman"/>
      <w:sz w:val="20"/>
      <w:szCs w:val="20"/>
    </w:rPr>
  </w:style>
  <w:style w:type="paragraph" w:customStyle="1" w:styleId="hanging">
    <w:name w:val="hanging"/>
    <w:basedOn w:val="Normal"/>
    <w:uiPriority w:val="99"/>
    <w:rsid w:val="00065CE7"/>
    <w:pPr>
      <w:spacing w:after="240"/>
      <w:ind w:left="720" w:hanging="720"/>
    </w:pPr>
    <w:rPr>
      <w:sz w:val="24"/>
    </w:rPr>
  </w:style>
  <w:style w:type="paragraph" w:styleId="HTMLPreformatted">
    <w:name w:val="HTML Preformatted"/>
    <w:basedOn w:val="Normal"/>
    <w:link w:val="HTMLPreformattedChar"/>
    <w:uiPriority w:val="99"/>
    <w:rsid w:val="0006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Arial Unicode MS" w:eastAsia="Arial Unicode MS" w:hAnsi="Arial Unicode MS"/>
      <w:color w:val="000000"/>
      <w:sz w:val="20"/>
    </w:rPr>
  </w:style>
  <w:style w:type="character" w:customStyle="1" w:styleId="HTMLPreformattedChar">
    <w:name w:val="HTML Preformatted Char"/>
    <w:basedOn w:val="DefaultParagraphFont"/>
    <w:link w:val="HTMLPreformatted"/>
    <w:uiPriority w:val="99"/>
    <w:locked/>
    <w:rsid w:val="00C82641"/>
    <w:rPr>
      <w:rFonts w:ascii="Arial Unicode MS" w:eastAsia="Arial Unicode MS" w:hAnsi="Arial Unicode MS" w:cs="Times New Roman"/>
      <w:color w:val="000000"/>
    </w:rPr>
  </w:style>
  <w:style w:type="character" w:styleId="Hyperlink">
    <w:name w:val="Hyperlink"/>
    <w:basedOn w:val="DefaultParagraphFont"/>
    <w:uiPriority w:val="99"/>
    <w:rsid w:val="00065CE7"/>
    <w:rPr>
      <w:rFonts w:cs="Times New Roman"/>
      <w:color w:val="0000FF"/>
      <w:u w:val="single"/>
    </w:rPr>
  </w:style>
  <w:style w:type="paragraph" w:customStyle="1" w:styleId="lc">
    <w:name w:val="lc"/>
    <w:basedOn w:val="Normal"/>
    <w:rsid w:val="00065CE7"/>
    <w:pPr>
      <w:ind w:left="720" w:hanging="720"/>
    </w:pPr>
    <w:rPr>
      <w:color w:val="000000"/>
    </w:rPr>
  </w:style>
  <w:style w:type="table" w:customStyle="1" w:styleId="Grid">
    <w:name w:val="Grid"/>
    <w:uiPriority w:val="99"/>
    <w:rsid w:val="00065CE7"/>
    <w:pPr>
      <w:keepNext/>
      <w:widowControl w:val="0"/>
    </w:pPr>
    <w:rPr>
      <w:sz w:val="20"/>
      <w:szCs w:val="20"/>
    </w:rPr>
    <w:tblPr>
      <w:tblInd w:w="0" w:type="dxa"/>
      <w:tblCellMar>
        <w:top w:w="0" w:type="dxa"/>
        <w:left w:w="108" w:type="dxa"/>
        <w:bottom w:w="0" w:type="dxa"/>
        <w:right w:w="108" w:type="dxa"/>
      </w:tblCellMar>
    </w:tblPr>
  </w:style>
  <w:style w:type="paragraph" w:customStyle="1" w:styleId="LE">
    <w:name w:val="LE"/>
    <w:uiPriority w:val="99"/>
    <w:rsid w:val="00065CE7"/>
    <w:pPr>
      <w:keepLines/>
      <w:tabs>
        <w:tab w:val="left" w:pos="1440"/>
      </w:tabs>
      <w:spacing w:after="240" w:line="240" w:lineRule="atLeast"/>
      <w:ind w:left="720" w:right="576" w:hanging="720"/>
    </w:pPr>
    <w:rPr>
      <w:sz w:val="24"/>
      <w:szCs w:val="20"/>
    </w:rPr>
  </w:style>
  <w:style w:type="paragraph" w:customStyle="1" w:styleId="Level2">
    <w:name w:val="Level 2"/>
    <w:uiPriority w:val="99"/>
    <w:rsid w:val="00065CE7"/>
    <w:pPr>
      <w:autoSpaceDE w:val="0"/>
      <w:autoSpaceDN w:val="0"/>
      <w:adjustRightInd w:val="0"/>
      <w:ind w:left="1440"/>
    </w:pPr>
    <w:rPr>
      <w:sz w:val="20"/>
      <w:szCs w:val="24"/>
    </w:rPr>
  </w:style>
  <w:style w:type="paragraph" w:styleId="ListBullet">
    <w:name w:val="List Bullet"/>
    <w:basedOn w:val="Normal"/>
    <w:autoRedefine/>
    <w:uiPriority w:val="99"/>
    <w:rsid w:val="00065CE7"/>
    <w:pPr>
      <w:numPr>
        <w:numId w:val="1"/>
      </w:numPr>
    </w:pPr>
  </w:style>
  <w:style w:type="paragraph" w:styleId="List">
    <w:name w:val="List"/>
    <w:aliases w:val="list"/>
    <w:basedOn w:val="Normal"/>
    <w:uiPriority w:val="99"/>
    <w:rsid w:val="00065CE7"/>
    <w:pPr>
      <w:spacing w:after="240"/>
      <w:ind w:left="1440"/>
    </w:pPr>
    <w:rPr>
      <w:sz w:val="24"/>
    </w:rPr>
  </w:style>
  <w:style w:type="paragraph" w:customStyle="1" w:styleId="tb">
    <w:name w:val="tb"/>
    <w:basedOn w:val="Normal"/>
    <w:uiPriority w:val="99"/>
    <w:rsid w:val="00065CE7"/>
    <w:pPr>
      <w:spacing w:after="0"/>
    </w:pPr>
    <w:rPr>
      <w:sz w:val="20"/>
    </w:rPr>
  </w:style>
  <w:style w:type="paragraph" w:customStyle="1" w:styleId="MTDisplayEquation">
    <w:name w:val="MTDisplayEquation"/>
    <w:basedOn w:val="tb"/>
    <w:uiPriority w:val="99"/>
    <w:rsid w:val="00065CE7"/>
    <w:pPr>
      <w:tabs>
        <w:tab w:val="right" w:pos="-1440"/>
        <w:tab w:val="center" w:pos="-720"/>
      </w:tabs>
      <w:jc w:val="right"/>
    </w:pPr>
    <w:rPr>
      <w:rFonts w:eastAsia="Arial Unicode MS"/>
      <w:sz w:val="16"/>
    </w:rPr>
  </w:style>
  <w:style w:type="character" w:customStyle="1" w:styleId="MTEquationSection">
    <w:name w:val="MTEquationSection"/>
    <w:basedOn w:val="DefaultParagraphFont"/>
    <w:uiPriority w:val="99"/>
    <w:rsid w:val="00065CE7"/>
    <w:rPr>
      <w:rFonts w:cs="Times New Roman"/>
      <w:vanish/>
      <w:color w:val="FF0000"/>
    </w:rPr>
  </w:style>
  <w:style w:type="paragraph" w:customStyle="1" w:styleId="Nothing">
    <w:name w:val="Nothing"/>
    <w:basedOn w:val="Heading1"/>
    <w:uiPriority w:val="99"/>
    <w:rsid w:val="00065CE7"/>
    <w:pPr>
      <w:keepNext w:val="0"/>
      <w:spacing w:before="0"/>
      <w:ind w:left="360" w:hanging="360"/>
      <w:outlineLvl w:val="9"/>
    </w:pPr>
    <w:rPr>
      <w:rFonts w:ascii="Times" w:hAnsi="Times"/>
      <w:b w:val="0"/>
      <w:kern w:val="0"/>
    </w:rPr>
  </w:style>
  <w:style w:type="paragraph" w:styleId="PlainText">
    <w:name w:val="Plain Text"/>
    <w:basedOn w:val="Normal"/>
    <w:link w:val="PlainTextChar"/>
    <w:uiPriority w:val="99"/>
    <w:rsid w:val="00065CE7"/>
    <w:pPr>
      <w:spacing w:after="0"/>
    </w:pPr>
    <w:rPr>
      <w:rFonts w:ascii="Courier New" w:hAnsi="Courier New"/>
      <w:sz w:val="20"/>
    </w:rPr>
  </w:style>
  <w:style w:type="character" w:customStyle="1" w:styleId="PlainTextChar">
    <w:name w:val="Plain Text Char"/>
    <w:basedOn w:val="DefaultParagraphFont"/>
    <w:link w:val="PlainText"/>
    <w:uiPriority w:val="99"/>
    <w:locked/>
    <w:rsid w:val="002137AA"/>
    <w:rPr>
      <w:rFonts w:ascii="Courier New" w:hAnsi="Courier New" w:cs="Courier New"/>
      <w:sz w:val="20"/>
      <w:szCs w:val="20"/>
    </w:rPr>
  </w:style>
  <w:style w:type="paragraph" w:styleId="Quote">
    <w:name w:val="Quote"/>
    <w:basedOn w:val="Normal"/>
    <w:link w:val="QuoteChar"/>
    <w:uiPriority w:val="99"/>
    <w:qFormat/>
    <w:rsid w:val="00065CE7"/>
    <w:pPr>
      <w:spacing w:before="360"/>
      <w:ind w:left="1440" w:firstLine="360"/>
    </w:pPr>
  </w:style>
  <w:style w:type="character" w:customStyle="1" w:styleId="QuoteChar">
    <w:name w:val="Quote Char"/>
    <w:basedOn w:val="DefaultParagraphFont"/>
    <w:link w:val="Quote"/>
    <w:uiPriority w:val="99"/>
    <w:locked/>
    <w:rsid w:val="002137AA"/>
    <w:rPr>
      <w:rFonts w:cs="Times New Roman"/>
      <w:i/>
      <w:iCs/>
      <w:color w:val="000000"/>
      <w:sz w:val="20"/>
      <w:szCs w:val="20"/>
    </w:rPr>
  </w:style>
  <w:style w:type="paragraph" w:customStyle="1" w:styleId="reg">
    <w:name w:val="reg"/>
    <w:uiPriority w:val="99"/>
    <w:rsid w:val="00065CE7"/>
    <w:pPr>
      <w:keepLines/>
      <w:spacing w:before="120"/>
    </w:pPr>
    <w:rPr>
      <w:sz w:val="24"/>
      <w:szCs w:val="20"/>
    </w:rPr>
  </w:style>
  <w:style w:type="paragraph" w:customStyle="1" w:styleId="scenario">
    <w:name w:val="scenario"/>
    <w:basedOn w:val="Normal"/>
    <w:uiPriority w:val="99"/>
    <w:rsid w:val="00065CE7"/>
    <w:pPr>
      <w:keepLines/>
      <w:tabs>
        <w:tab w:val="left" w:pos="1440"/>
      </w:tabs>
      <w:ind w:left="1454" w:hanging="1267"/>
    </w:pPr>
  </w:style>
  <w:style w:type="paragraph" w:styleId="TOC1">
    <w:name w:val="toc 1"/>
    <w:basedOn w:val="Normal"/>
    <w:next w:val="Normal"/>
    <w:autoRedefine/>
    <w:uiPriority w:val="99"/>
    <w:semiHidden/>
    <w:rsid w:val="00065CE7"/>
    <w:pPr>
      <w:spacing w:before="240"/>
    </w:pPr>
    <w:rPr>
      <w:b/>
      <w:sz w:val="20"/>
    </w:rPr>
  </w:style>
  <w:style w:type="paragraph" w:customStyle="1" w:styleId="SmallPrint">
    <w:name w:val="SmallPrint"/>
    <w:basedOn w:val="TOC1"/>
    <w:uiPriority w:val="99"/>
    <w:rsid w:val="00065CE7"/>
    <w:pPr>
      <w:keepLines/>
      <w:spacing w:line="240" w:lineRule="atLeast"/>
      <w:ind w:left="144"/>
    </w:pPr>
    <w:rPr>
      <w:rFonts w:ascii="timesroman" w:hAnsi="timesroman"/>
      <w:b w:val="0"/>
      <w:sz w:val="16"/>
    </w:rPr>
  </w:style>
  <w:style w:type="paragraph" w:customStyle="1" w:styleId="Style0">
    <w:name w:val="Style0"/>
    <w:uiPriority w:val="99"/>
    <w:rsid w:val="00065CE7"/>
    <w:rPr>
      <w:rFonts w:ascii="Arial" w:hAnsi="Arial"/>
      <w:sz w:val="24"/>
      <w:szCs w:val="20"/>
    </w:rPr>
  </w:style>
  <w:style w:type="paragraph" w:customStyle="1" w:styleId="t">
    <w:name w:val="t"/>
    <w:basedOn w:val="Normal"/>
    <w:uiPriority w:val="99"/>
    <w:rsid w:val="00065CE7"/>
    <w:pPr>
      <w:jc w:val="right"/>
    </w:pPr>
    <w:rPr>
      <w:rFonts w:ascii="Arial" w:hAnsi="Arial" w:cs="Arial"/>
      <w:sz w:val="20"/>
    </w:rPr>
  </w:style>
  <w:style w:type="paragraph" w:customStyle="1" w:styleId="tabcap">
    <w:name w:val="tabcap"/>
    <w:basedOn w:val="Level2"/>
    <w:uiPriority w:val="99"/>
    <w:rsid w:val="00065CE7"/>
    <w:pPr>
      <w:keepNext/>
      <w:keepLines/>
      <w:tabs>
        <w:tab w:val="left" w:pos="1260"/>
      </w:tabs>
      <w:ind w:left="1260" w:hanging="1260"/>
    </w:pPr>
    <w:rPr>
      <w:sz w:val="22"/>
    </w:rPr>
  </w:style>
  <w:style w:type="paragraph" w:customStyle="1" w:styleId="tabtot">
    <w:name w:val="tabtot"/>
    <w:basedOn w:val="Normal"/>
    <w:uiPriority w:val="99"/>
    <w:rsid w:val="00065CE7"/>
    <w:pPr>
      <w:keepNext/>
      <w:widowControl w:val="0"/>
      <w:tabs>
        <w:tab w:val="left" w:pos="-1440"/>
        <w:tab w:val="left" w:pos="-720"/>
        <w:tab w:val="left" w:pos="0"/>
        <w:tab w:val="right" w:pos="1728"/>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both"/>
    </w:pPr>
    <w:rPr>
      <w:color w:val="000000"/>
      <w:sz w:val="18"/>
    </w:rPr>
  </w:style>
  <w:style w:type="paragraph" w:customStyle="1" w:styleId="tb1">
    <w:name w:val="tb1"/>
    <w:basedOn w:val="Normal"/>
    <w:uiPriority w:val="99"/>
    <w:rsid w:val="00065CE7"/>
    <w:pPr>
      <w:keepNext/>
      <w:spacing w:before="40" w:after="0"/>
      <w:ind w:left="360"/>
    </w:pPr>
  </w:style>
  <w:style w:type="paragraph" w:customStyle="1" w:styleId="tb2">
    <w:name w:val="tb2"/>
    <w:basedOn w:val="Normal"/>
    <w:uiPriority w:val="99"/>
    <w:rsid w:val="00065CE7"/>
    <w:pPr>
      <w:spacing w:after="0"/>
      <w:jc w:val="center"/>
    </w:pPr>
    <w:rPr>
      <w:sz w:val="16"/>
    </w:rPr>
  </w:style>
  <w:style w:type="paragraph" w:customStyle="1" w:styleId="tb3">
    <w:name w:val="tb3"/>
    <w:basedOn w:val="Normal"/>
    <w:uiPriority w:val="99"/>
    <w:rsid w:val="00065CE7"/>
    <w:pPr>
      <w:spacing w:after="0"/>
      <w:jc w:val="right"/>
    </w:pPr>
    <w:rPr>
      <w:rFonts w:ascii="Arial" w:hAnsi="Arial"/>
      <w:color w:val="000000"/>
      <w:sz w:val="16"/>
    </w:rPr>
  </w:style>
  <w:style w:type="paragraph" w:customStyle="1" w:styleId="ti">
    <w:name w:val="ti"/>
    <w:basedOn w:val="Normal"/>
    <w:uiPriority w:val="99"/>
    <w:rsid w:val="00065CE7"/>
  </w:style>
  <w:style w:type="paragraph" w:styleId="Title">
    <w:name w:val="Title"/>
    <w:basedOn w:val="Normal"/>
    <w:link w:val="TitleChar"/>
    <w:uiPriority w:val="99"/>
    <w:qFormat/>
    <w:rsid w:val="00065CE7"/>
    <w:pPr>
      <w:spacing w:before="240" w:after="60"/>
      <w:jc w:val="center"/>
    </w:pPr>
    <w:rPr>
      <w:rFonts w:ascii="Lucida Sans Unicode" w:hAnsi="Lucida Sans Unicode"/>
      <w:b/>
      <w:kern w:val="28"/>
      <w:sz w:val="32"/>
    </w:rPr>
  </w:style>
  <w:style w:type="character" w:customStyle="1" w:styleId="TitleChar">
    <w:name w:val="Title Char"/>
    <w:basedOn w:val="DefaultParagraphFont"/>
    <w:link w:val="Title"/>
    <w:uiPriority w:val="99"/>
    <w:locked/>
    <w:rsid w:val="002137AA"/>
    <w:rPr>
      <w:rFonts w:ascii="Cambria" w:hAnsi="Cambria" w:cs="Times New Roman"/>
      <w:b/>
      <w:bCs/>
      <w:kern w:val="28"/>
      <w:sz w:val="32"/>
      <w:szCs w:val="32"/>
    </w:rPr>
  </w:style>
  <w:style w:type="paragraph" w:customStyle="1" w:styleId="Title1">
    <w:name w:val="Title1"/>
    <w:basedOn w:val="Heading1"/>
    <w:uiPriority w:val="99"/>
    <w:rsid w:val="00065CE7"/>
    <w:pPr>
      <w:keepNext w:val="0"/>
      <w:spacing w:before="0" w:after="240"/>
      <w:ind w:left="360" w:hanging="360"/>
      <w:outlineLvl w:val="9"/>
    </w:pPr>
    <w:rPr>
      <w:rFonts w:ascii="Times New Roman" w:hAnsi="Times New Roman"/>
      <w:color w:val="000000"/>
      <w:kern w:val="0"/>
      <w:sz w:val="32"/>
    </w:rPr>
  </w:style>
  <w:style w:type="paragraph" w:styleId="TOC2">
    <w:name w:val="toc 2"/>
    <w:basedOn w:val="Normal"/>
    <w:next w:val="Normal"/>
    <w:autoRedefine/>
    <w:uiPriority w:val="99"/>
    <w:semiHidden/>
    <w:rsid w:val="00065CE7"/>
    <w:pPr>
      <w:spacing w:before="120" w:after="0"/>
      <w:ind w:left="220"/>
    </w:pPr>
    <w:rPr>
      <w:i/>
      <w:sz w:val="20"/>
    </w:rPr>
  </w:style>
  <w:style w:type="paragraph" w:styleId="TOC3">
    <w:name w:val="toc 3"/>
    <w:basedOn w:val="Normal"/>
    <w:next w:val="Normal"/>
    <w:autoRedefine/>
    <w:uiPriority w:val="99"/>
    <w:semiHidden/>
    <w:rsid w:val="00065CE7"/>
    <w:pPr>
      <w:spacing w:after="0"/>
      <w:ind w:left="440"/>
    </w:pPr>
    <w:rPr>
      <w:sz w:val="20"/>
    </w:rPr>
  </w:style>
  <w:style w:type="paragraph" w:styleId="TOC4">
    <w:name w:val="toc 4"/>
    <w:basedOn w:val="Normal"/>
    <w:next w:val="Normal"/>
    <w:autoRedefine/>
    <w:uiPriority w:val="99"/>
    <w:semiHidden/>
    <w:rsid w:val="00065CE7"/>
    <w:pPr>
      <w:spacing w:after="0"/>
      <w:ind w:left="660"/>
    </w:pPr>
    <w:rPr>
      <w:sz w:val="20"/>
    </w:rPr>
  </w:style>
  <w:style w:type="paragraph" w:styleId="TOC5">
    <w:name w:val="toc 5"/>
    <w:basedOn w:val="Normal"/>
    <w:next w:val="Normal"/>
    <w:autoRedefine/>
    <w:uiPriority w:val="99"/>
    <w:semiHidden/>
    <w:rsid w:val="00065CE7"/>
    <w:pPr>
      <w:tabs>
        <w:tab w:val="left" w:pos="1440"/>
        <w:tab w:val="right" w:leader="dot" w:pos="9350"/>
      </w:tabs>
      <w:spacing w:after="0"/>
      <w:ind w:left="1440" w:hanging="1440"/>
    </w:pPr>
    <w:rPr>
      <w:noProof/>
      <w:sz w:val="20"/>
    </w:rPr>
  </w:style>
  <w:style w:type="paragraph" w:styleId="TOC6">
    <w:name w:val="toc 6"/>
    <w:basedOn w:val="Normal"/>
    <w:next w:val="Normal"/>
    <w:autoRedefine/>
    <w:uiPriority w:val="99"/>
    <w:semiHidden/>
    <w:rsid w:val="00065CE7"/>
    <w:pPr>
      <w:tabs>
        <w:tab w:val="left" w:pos="1440"/>
        <w:tab w:val="right" w:leader="dot" w:pos="9350"/>
      </w:tabs>
      <w:spacing w:after="0"/>
      <w:ind w:left="1440" w:hanging="1440"/>
    </w:pPr>
    <w:rPr>
      <w:sz w:val="20"/>
    </w:rPr>
  </w:style>
  <w:style w:type="paragraph" w:styleId="TOC7">
    <w:name w:val="toc 7"/>
    <w:basedOn w:val="Normal"/>
    <w:next w:val="Normal"/>
    <w:autoRedefine/>
    <w:uiPriority w:val="99"/>
    <w:semiHidden/>
    <w:rsid w:val="00065CE7"/>
    <w:pPr>
      <w:spacing w:after="0"/>
      <w:ind w:left="1320"/>
    </w:pPr>
    <w:rPr>
      <w:sz w:val="20"/>
    </w:rPr>
  </w:style>
  <w:style w:type="paragraph" w:styleId="TOC8">
    <w:name w:val="toc 8"/>
    <w:basedOn w:val="Normal"/>
    <w:next w:val="Normal"/>
    <w:autoRedefine/>
    <w:uiPriority w:val="99"/>
    <w:semiHidden/>
    <w:rsid w:val="00065CE7"/>
    <w:pPr>
      <w:spacing w:after="0"/>
      <w:ind w:left="1540"/>
    </w:pPr>
    <w:rPr>
      <w:sz w:val="20"/>
    </w:rPr>
  </w:style>
  <w:style w:type="paragraph" w:styleId="TOC9">
    <w:name w:val="toc 9"/>
    <w:basedOn w:val="Normal"/>
    <w:next w:val="Normal"/>
    <w:autoRedefine/>
    <w:uiPriority w:val="99"/>
    <w:semiHidden/>
    <w:rsid w:val="00065CE7"/>
    <w:pPr>
      <w:spacing w:after="0"/>
      <w:ind w:left="1760"/>
    </w:pPr>
    <w:rPr>
      <w:sz w:val="20"/>
    </w:rPr>
  </w:style>
  <w:style w:type="paragraph" w:customStyle="1" w:styleId="xl24">
    <w:name w:val="xl24"/>
    <w:basedOn w:val="Normal"/>
    <w:uiPriority w:val="99"/>
    <w:rsid w:val="00065CE7"/>
    <w:pPr>
      <w:spacing w:before="100" w:beforeAutospacing="1" w:after="100" w:afterAutospacing="1"/>
    </w:pPr>
    <w:rPr>
      <w:rFonts w:eastAsia="Arial Unicode MS"/>
      <w:sz w:val="16"/>
      <w:szCs w:val="16"/>
    </w:rPr>
  </w:style>
  <w:style w:type="paragraph" w:customStyle="1" w:styleId="xl25">
    <w:name w:val="xl25"/>
    <w:basedOn w:val="Normal"/>
    <w:uiPriority w:val="99"/>
    <w:rsid w:val="00065CE7"/>
    <w:pPr>
      <w:spacing w:before="100" w:beforeAutospacing="1" w:after="100" w:afterAutospacing="1"/>
      <w:textAlignment w:val="top"/>
    </w:pPr>
    <w:rPr>
      <w:rFonts w:eastAsia="Arial Unicode MS"/>
      <w:sz w:val="16"/>
      <w:szCs w:val="16"/>
    </w:rPr>
  </w:style>
  <w:style w:type="paragraph" w:customStyle="1" w:styleId="xl26">
    <w:name w:val="xl26"/>
    <w:basedOn w:val="Normal"/>
    <w:uiPriority w:val="99"/>
    <w:rsid w:val="00065CE7"/>
    <w:pPr>
      <w:spacing w:before="100" w:beforeAutospacing="1" w:after="100" w:afterAutospacing="1"/>
    </w:pPr>
    <w:rPr>
      <w:rFonts w:ascii="Arial" w:hAnsi="Arial" w:cs="Arial"/>
      <w:sz w:val="24"/>
      <w:szCs w:val="24"/>
    </w:rPr>
  </w:style>
  <w:style w:type="paragraph" w:customStyle="1" w:styleId="xl27">
    <w:name w:val="xl27"/>
    <w:basedOn w:val="Normal"/>
    <w:uiPriority w:val="99"/>
    <w:rsid w:val="00065CE7"/>
    <w:pPr>
      <w:spacing w:before="100" w:beforeAutospacing="1" w:after="100" w:afterAutospacing="1"/>
    </w:pPr>
    <w:rPr>
      <w:rFonts w:ascii="Arial" w:hAnsi="Arial" w:cs="Arial"/>
      <w:sz w:val="24"/>
      <w:szCs w:val="24"/>
    </w:rPr>
  </w:style>
  <w:style w:type="paragraph" w:customStyle="1" w:styleId="xl28">
    <w:name w:val="xl28"/>
    <w:basedOn w:val="Normal"/>
    <w:uiPriority w:val="99"/>
    <w:rsid w:val="00065CE7"/>
    <w:pPr>
      <w:spacing w:before="100" w:beforeAutospacing="1" w:after="100" w:afterAutospacing="1"/>
    </w:pPr>
    <w:rPr>
      <w:rFonts w:ascii="Arial" w:hAnsi="Arial" w:cs="Arial"/>
      <w:sz w:val="24"/>
      <w:szCs w:val="24"/>
    </w:rPr>
  </w:style>
  <w:style w:type="paragraph" w:customStyle="1" w:styleId="xl29">
    <w:name w:val="xl29"/>
    <w:basedOn w:val="Normal"/>
    <w:uiPriority w:val="99"/>
    <w:rsid w:val="00065CE7"/>
    <w:pPr>
      <w:spacing w:before="100" w:beforeAutospacing="1" w:after="100" w:afterAutospacing="1"/>
    </w:pPr>
    <w:rPr>
      <w:rFonts w:ascii="Arial" w:hAnsi="Arial" w:cs="Arial"/>
      <w:sz w:val="24"/>
      <w:szCs w:val="24"/>
    </w:rPr>
  </w:style>
  <w:style w:type="paragraph" w:customStyle="1" w:styleId="xl30">
    <w:name w:val="xl30"/>
    <w:basedOn w:val="Normal"/>
    <w:uiPriority w:val="99"/>
    <w:rsid w:val="00065CE7"/>
    <w:pPr>
      <w:spacing w:before="100" w:beforeAutospacing="1" w:after="100" w:afterAutospacing="1"/>
    </w:pPr>
    <w:rPr>
      <w:rFonts w:ascii="Arial" w:hAnsi="Arial" w:cs="Arial"/>
      <w:sz w:val="24"/>
      <w:szCs w:val="24"/>
    </w:rPr>
  </w:style>
  <w:style w:type="paragraph" w:customStyle="1" w:styleId="xl31">
    <w:name w:val="xl31"/>
    <w:basedOn w:val="Normal"/>
    <w:uiPriority w:val="99"/>
    <w:rsid w:val="00065CE7"/>
    <w:pPr>
      <w:shd w:val="clear" w:color="auto" w:fill="C0C0C0"/>
      <w:spacing w:before="100" w:beforeAutospacing="1" w:after="100" w:afterAutospacing="1"/>
    </w:pPr>
    <w:rPr>
      <w:rFonts w:ascii="Arial" w:hAnsi="Arial" w:cs="Arial"/>
      <w:sz w:val="24"/>
      <w:szCs w:val="24"/>
    </w:rPr>
  </w:style>
  <w:style w:type="paragraph" w:customStyle="1" w:styleId="xl32">
    <w:name w:val="xl32"/>
    <w:basedOn w:val="Normal"/>
    <w:uiPriority w:val="99"/>
    <w:rsid w:val="00065CE7"/>
    <w:pPr>
      <w:shd w:val="clear" w:color="auto" w:fill="C0C0C0"/>
      <w:spacing w:before="100" w:beforeAutospacing="1" w:after="100" w:afterAutospacing="1"/>
    </w:pPr>
    <w:rPr>
      <w:rFonts w:ascii="Arial" w:hAnsi="Arial" w:cs="Arial"/>
      <w:sz w:val="24"/>
      <w:szCs w:val="24"/>
    </w:rPr>
  </w:style>
  <w:style w:type="paragraph" w:customStyle="1" w:styleId="a">
    <w:name w:val="_"/>
    <w:uiPriority w:val="99"/>
    <w:rsid w:val="00065CE7"/>
    <w:pPr>
      <w:autoSpaceDE w:val="0"/>
      <w:autoSpaceDN w:val="0"/>
      <w:adjustRightInd w:val="0"/>
      <w:ind w:left="-1440"/>
    </w:pPr>
    <w:rPr>
      <w:sz w:val="24"/>
      <w:szCs w:val="24"/>
    </w:rPr>
  </w:style>
  <w:style w:type="paragraph" w:styleId="Subtitle">
    <w:name w:val="Subtitle"/>
    <w:basedOn w:val="Normal"/>
    <w:link w:val="SubtitleChar"/>
    <w:autoRedefine/>
    <w:uiPriority w:val="99"/>
    <w:qFormat/>
    <w:rsid w:val="00065CE7"/>
    <w:pPr>
      <w:spacing w:after="60"/>
      <w:jc w:val="center"/>
      <w:outlineLvl w:val="1"/>
    </w:pPr>
    <w:rPr>
      <w:sz w:val="24"/>
      <w:szCs w:val="24"/>
    </w:rPr>
  </w:style>
  <w:style w:type="character" w:customStyle="1" w:styleId="SubtitleChar">
    <w:name w:val="Subtitle Char"/>
    <w:basedOn w:val="DefaultParagraphFont"/>
    <w:link w:val="Subtitle"/>
    <w:uiPriority w:val="99"/>
    <w:locked/>
    <w:rsid w:val="002137AA"/>
    <w:rPr>
      <w:rFonts w:ascii="Cambria" w:hAnsi="Cambria" w:cs="Times New Roman"/>
      <w:sz w:val="24"/>
      <w:szCs w:val="24"/>
    </w:rPr>
  </w:style>
  <w:style w:type="paragraph" w:styleId="Date">
    <w:name w:val="Date"/>
    <w:basedOn w:val="Normal"/>
    <w:next w:val="Normal"/>
    <w:link w:val="DateChar"/>
    <w:autoRedefine/>
    <w:uiPriority w:val="99"/>
    <w:rsid w:val="00065CE7"/>
    <w:pPr>
      <w:jc w:val="center"/>
    </w:pPr>
  </w:style>
  <w:style w:type="character" w:customStyle="1" w:styleId="DateChar">
    <w:name w:val="Date Char"/>
    <w:basedOn w:val="DefaultParagraphFont"/>
    <w:link w:val="Date"/>
    <w:uiPriority w:val="99"/>
    <w:locked/>
    <w:rsid w:val="002137AA"/>
    <w:rPr>
      <w:rFonts w:cs="Times New Roman"/>
      <w:sz w:val="20"/>
      <w:szCs w:val="20"/>
    </w:rPr>
  </w:style>
  <w:style w:type="paragraph" w:customStyle="1" w:styleId="bull">
    <w:name w:val="bull"/>
    <w:basedOn w:val="Normal"/>
    <w:uiPriority w:val="99"/>
    <w:rsid w:val="00065CE7"/>
    <w:pPr>
      <w:numPr>
        <w:numId w:val="3"/>
      </w:numPr>
      <w:spacing w:after="60"/>
    </w:pPr>
  </w:style>
  <w:style w:type="paragraph" w:customStyle="1" w:styleId="FigureHeading">
    <w:name w:val="Figure Heading"/>
    <w:basedOn w:val="Normal"/>
    <w:next w:val="Normal"/>
    <w:link w:val="FigureHeadingChar"/>
    <w:autoRedefine/>
    <w:uiPriority w:val="99"/>
    <w:rsid w:val="004A238B"/>
    <w:rPr>
      <w:b/>
      <w:sz w:val="24"/>
      <w:szCs w:val="24"/>
      <w:lang w:val="en-CA"/>
    </w:rPr>
  </w:style>
  <w:style w:type="character" w:customStyle="1" w:styleId="FigureHeadingChar">
    <w:name w:val="Figure Heading Char"/>
    <w:basedOn w:val="DefaultParagraphFont"/>
    <w:link w:val="FigureHeading"/>
    <w:uiPriority w:val="99"/>
    <w:locked/>
    <w:rsid w:val="004A238B"/>
    <w:rPr>
      <w:rFonts w:cs="Times New Roman"/>
      <w:b/>
      <w:sz w:val="24"/>
      <w:szCs w:val="24"/>
      <w:lang w:val="en-CA" w:eastAsia="en-US" w:bidi="ar-SA"/>
    </w:rPr>
  </w:style>
  <w:style w:type="paragraph" w:customStyle="1" w:styleId="StyleBoldLinespacingsingle">
    <w:name w:val="Style Bold Line spacing:  single"/>
    <w:basedOn w:val="Normal"/>
    <w:link w:val="StyleBoldLinespacingsingleChar"/>
    <w:autoRedefine/>
    <w:uiPriority w:val="99"/>
    <w:rsid w:val="004A238B"/>
    <w:pPr>
      <w:spacing w:after="0"/>
    </w:pPr>
    <w:rPr>
      <w:b/>
      <w:bCs/>
      <w:lang w:val="en-CA"/>
    </w:rPr>
  </w:style>
  <w:style w:type="character" w:customStyle="1" w:styleId="StyleBoldLinespacingsingleChar">
    <w:name w:val="Style Bold Line spacing:  single Char"/>
    <w:basedOn w:val="DefaultParagraphFont"/>
    <w:link w:val="StyleBoldLinespacingsingle"/>
    <w:uiPriority w:val="99"/>
    <w:locked/>
    <w:rsid w:val="004A238B"/>
    <w:rPr>
      <w:rFonts w:cs="Times New Roman"/>
      <w:b/>
      <w:bCs/>
      <w:sz w:val="22"/>
      <w:lang w:val="en-CA" w:eastAsia="en-US" w:bidi="ar-SA"/>
    </w:rPr>
  </w:style>
  <w:style w:type="paragraph" w:customStyle="1" w:styleId="StyleBoldLinespacingsingle3">
    <w:name w:val="Style Bold Line spacing:  single3"/>
    <w:basedOn w:val="Normal"/>
    <w:link w:val="StyleBoldLinespacingsingle3Char"/>
    <w:autoRedefine/>
    <w:uiPriority w:val="99"/>
    <w:rsid w:val="00E97FE4"/>
    <w:pPr>
      <w:spacing w:after="0"/>
    </w:pPr>
    <w:rPr>
      <w:b/>
      <w:bCs/>
      <w:lang w:val="en-CA"/>
    </w:rPr>
  </w:style>
  <w:style w:type="character" w:customStyle="1" w:styleId="StyleBoldLinespacingsingle3Char">
    <w:name w:val="Style Bold Line spacing:  single3 Char"/>
    <w:basedOn w:val="DefaultParagraphFont"/>
    <w:link w:val="StyleBoldLinespacingsingle3"/>
    <w:uiPriority w:val="99"/>
    <w:locked/>
    <w:rsid w:val="00E97FE4"/>
    <w:rPr>
      <w:rFonts w:cs="Times New Roman"/>
      <w:b/>
      <w:bCs/>
      <w:sz w:val="22"/>
      <w:lang w:val="en-CA" w:eastAsia="en-US" w:bidi="ar-SA"/>
    </w:rPr>
  </w:style>
  <w:style w:type="table" w:styleId="TableGrid">
    <w:name w:val="Table Grid"/>
    <w:basedOn w:val="TableNormal"/>
    <w:uiPriority w:val="99"/>
    <w:rsid w:val="008A6D63"/>
    <w:pPr>
      <w:spacing w:after="120"/>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vel8">
    <w:name w:val="_level8"/>
    <w:basedOn w:val="Normal"/>
    <w:uiPriority w:val="99"/>
    <w:rsid w:val="001B7D4E"/>
    <w:pPr>
      <w:widowControl w:val="0"/>
      <w:tabs>
        <w:tab w:val="left" w:pos="5760"/>
        <w:tab w:val="left" w:pos="6480"/>
        <w:tab w:val="left" w:pos="7200"/>
        <w:tab w:val="left" w:pos="7920"/>
      </w:tabs>
      <w:ind w:left="5760" w:hanging="720"/>
    </w:pPr>
    <w:rPr>
      <w:szCs w:val="22"/>
    </w:rPr>
  </w:style>
  <w:style w:type="paragraph" w:customStyle="1" w:styleId="Lit">
    <w:name w:val="Lit"/>
    <w:basedOn w:val="BodyText"/>
    <w:uiPriority w:val="99"/>
    <w:rsid w:val="00F2018B"/>
    <w:pPr>
      <w:ind w:left="720" w:right="0" w:hanging="720"/>
      <w:jc w:val="both"/>
    </w:pPr>
    <w:rPr>
      <w:i w:val="0"/>
      <w:color w:val="000000"/>
      <w:sz w:val="22"/>
      <w:szCs w:val="22"/>
    </w:rPr>
  </w:style>
  <w:style w:type="paragraph" w:styleId="CommentSubject">
    <w:name w:val="annotation subject"/>
    <w:basedOn w:val="CommentText"/>
    <w:next w:val="CommentText"/>
    <w:link w:val="CommentSubjectChar"/>
    <w:uiPriority w:val="99"/>
    <w:rsid w:val="0019644D"/>
    <w:pPr>
      <w:spacing w:after="120"/>
    </w:pPr>
    <w:rPr>
      <w:b/>
      <w:bCs/>
      <w:sz w:val="20"/>
    </w:rPr>
  </w:style>
  <w:style w:type="character" w:customStyle="1" w:styleId="CommentSubjectChar">
    <w:name w:val="Comment Subject Char"/>
    <w:basedOn w:val="CommentTextChar"/>
    <w:link w:val="CommentSubject"/>
    <w:uiPriority w:val="99"/>
    <w:locked/>
    <w:rsid w:val="0019644D"/>
    <w:rPr>
      <w:rFonts w:cs="Times New Roman"/>
      <w:sz w:val="24"/>
    </w:rPr>
  </w:style>
  <w:style w:type="character" w:customStyle="1" w:styleId="CharChar11">
    <w:name w:val="Char Char11"/>
    <w:basedOn w:val="DefaultParagraphFont"/>
    <w:uiPriority w:val="99"/>
    <w:semiHidden/>
    <w:rsid w:val="00985BF3"/>
    <w:rPr>
      <w:rFonts w:cs="Times New Roman"/>
      <w:sz w:val="24"/>
      <w:lang w:eastAsia="ja-JP"/>
    </w:rPr>
  </w:style>
  <w:style w:type="paragraph" w:styleId="ListParagraph">
    <w:name w:val="List Paragraph"/>
    <w:basedOn w:val="Normal"/>
    <w:uiPriority w:val="34"/>
    <w:qFormat/>
    <w:rsid w:val="007D5443"/>
    <w:pPr>
      <w:ind w:left="720"/>
      <w:contextualSpacing/>
    </w:pPr>
  </w:style>
  <w:style w:type="paragraph" w:customStyle="1" w:styleId="Default">
    <w:name w:val="Default"/>
    <w:rsid w:val="00A831AC"/>
    <w:pPr>
      <w:autoSpaceDE w:val="0"/>
      <w:autoSpaceDN w:val="0"/>
      <w:adjustRightInd w:val="0"/>
    </w:pPr>
    <w:rPr>
      <w:rFonts w:ascii="Arial" w:eastAsiaTheme="minorHAnsi" w:hAnsi="Arial" w:cs="Arial"/>
      <w:color w:val="000000"/>
      <w:sz w:val="24"/>
      <w:szCs w:val="24"/>
    </w:rPr>
  </w:style>
  <w:style w:type="character" w:styleId="PlaceholderText">
    <w:name w:val="Placeholder Text"/>
    <w:basedOn w:val="DefaultParagraphFont"/>
    <w:uiPriority w:val="99"/>
    <w:semiHidden/>
    <w:rsid w:val="00F51D5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366354">
      <w:bodyDiv w:val="1"/>
      <w:marLeft w:val="0"/>
      <w:marRight w:val="0"/>
      <w:marTop w:val="0"/>
      <w:marBottom w:val="0"/>
      <w:divBdr>
        <w:top w:val="none" w:sz="0" w:space="0" w:color="auto"/>
        <w:left w:val="none" w:sz="0" w:space="0" w:color="auto"/>
        <w:bottom w:val="none" w:sz="0" w:space="0" w:color="auto"/>
        <w:right w:val="none" w:sz="0" w:space="0" w:color="auto"/>
      </w:divBdr>
    </w:div>
    <w:div w:id="216554665">
      <w:bodyDiv w:val="1"/>
      <w:marLeft w:val="0"/>
      <w:marRight w:val="0"/>
      <w:marTop w:val="0"/>
      <w:marBottom w:val="0"/>
      <w:divBdr>
        <w:top w:val="none" w:sz="0" w:space="0" w:color="auto"/>
        <w:left w:val="none" w:sz="0" w:space="0" w:color="auto"/>
        <w:bottom w:val="none" w:sz="0" w:space="0" w:color="auto"/>
        <w:right w:val="none" w:sz="0" w:space="0" w:color="auto"/>
      </w:divBdr>
    </w:div>
    <w:div w:id="233710897">
      <w:bodyDiv w:val="1"/>
      <w:marLeft w:val="0"/>
      <w:marRight w:val="0"/>
      <w:marTop w:val="0"/>
      <w:marBottom w:val="0"/>
      <w:divBdr>
        <w:top w:val="none" w:sz="0" w:space="0" w:color="auto"/>
        <w:left w:val="none" w:sz="0" w:space="0" w:color="auto"/>
        <w:bottom w:val="none" w:sz="0" w:space="0" w:color="auto"/>
        <w:right w:val="none" w:sz="0" w:space="0" w:color="auto"/>
      </w:divBdr>
    </w:div>
    <w:div w:id="239222693">
      <w:bodyDiv w:val="1"/>
      <w:marLeft w:val="0"/>
      <w:marRight w:val="0"/>
      <w:marTop w:val="0"/>
      <w:marBottom w:val="0"/>
      <w:divBdr>
        <w:top w:val="none" w:sz="0" w:space="0" w:color="auto"/>
        <w:left w:val="none" w:sz="0" w:space="0" w:color="auto"/>
        <w:bottom w:val="none" w:sz="0" w:space="0" w:color="auto"/>
        <w:right w:val="none" w:sz="0" w:space="0" w:color="auto"/>
      </w:divBdr>
    </w:div>
    <w:div w:id="243927179">
      <w:bodyDiv w:val="1"/>
      <w:marLeft w:val="0"/>
      <w:marRight w:val="0"/>
      <w:marTop w:val="0"/>
      <w:marBottom w:val="0"/>
      <w:divBdr>
        <w:top w:val="none" w:sz="0" w:space="0" w:color="auto"/>
        <w:left w:val="none" w:sz="0" w:space="0" w:color="auto"/>
        <w:bottom w:val="none" w:sz="0" w:space="0" w:color="auto"/>
        <w:right w:val="none" w:sz="0" w:space="0" w:color="auto"/>
      </w:divBdr>
    </w:div>
    <w:div w:id="258489436">
      <w:bodyDiv w:val="1"/>
      <w:marLeft w:val="0"/>
      <w:marRight w:val="0"/>
      <w:marTop w:val="0"/>
      <w:marBottom w:val="0"/>
      <w:divBdr>
        <w:top w:val="none" w:sz="0" w:space="0" w:color="auto"/>
        <w:left w:val="none" w:sz="0" w:space="0" w:color="auto"/>
        <w:bottom w:val="none" w:sz="0" w:space="0" w:color="auto"/>
        <w:right w:val="none" w:sz="0" w:space="0" w:color="auto"/>
      </w:divBdr>
    </w:div>
    <w:div w:id="275866565">
      <w:bodyDiv w:val="1"/>
      <w:marLeft w:val="0"/>
      <w:marRight w:val="0"/>
      <w:marTop w:val="0"/>
      <w:marBottom w:val="0"/>
      <w:divBdr>
        <w:top w:val="none" w:sz="0" w:space="0" w:color="auto"/>
        <w:left w:val="none" w:sz="0" w:space="0" w:color="auto"/>
        <w:bottom w:val="none" w:sz="0" w:space="0" w:color="auto"/>
        <w:right w:val="none" w:sz="0" w:space="0" w:color="auto"/>
      </w:divBdr>
    </w:div>
    <w:div w:id="495389131">
      <w:bodyDiv w:val="1"/>
      <w:marLeft w:val="0"/>
      <w:marRight w:val="0"/>
      <w:marTop w:val="0"/>
      <w:marBottom w:val="0"/>
      <w:divBdr>
        <w:top w:val="none" w:sz="0" w:space="0" w:color="auto"/>
        <w:left w:val="none" w:sz="0" w:space="0" w:color="auto"/>
        <w:bottom w:val="none" w:sz="0" w:space="0" w:color="auto"/>
        <w:right w:val="none" w:sz="0" w:space="0" w:color="auto"/>
      </w:divBdr>
    </w:div>
    <w:div w:id="589506591">
      <w:bodyDiv w:val="1"/>
      <w:marLeft w:val="0"/>
      <w:marRight w:val="0"/>
      <w:marTop w:val="0"/>
      <w:marBottom w:val="0"/>
      <w:divBdr>
        <w:top w:val="none" w:sz="0" w:space="0" w:color="auto"/>
        <w:left w:val="none" w:sz="0" w:space="0" w:color="auto"/>
        <w:bottom w:val="none" w:sz="0" w:space="0" w:color="auto"/>
        <w:right w:val="none" w:sz="0" w:space="0" w:color="auto"/>
      </w:divBdr>
    </w:div>
    <w:div w:id="652367393">
      <w:bodyDiv w:val="1"/>
      <w:marLeft w:val="0"/>
      <w:marRight w:val="0"/>
      <w:marTop w:val="0"/>
      <w:marBottom w:val="0"/>
      <w:divBdr>
        <w:top w:val="none" w:sz="0" w:space="0" w:color="auto"/>
        <w:left w:val="none" w:sz="0" w:space="0" w:color="auto"/>
        <w:bottom w:val="none" w:sz="0" w:space="0" w:color="auto"/>
        <w:right w:val="none" w:sz="0" w:space="0" w:color="auto"/>
      </w:divBdr>
    </w:div>
    <w:div w:id="693656353">
      <w:bodyDiv w:val="1"/>
      <w:marLeft w:val="0"/>
      <w:marRight w:val="0"/>
      <w:marTop w:val="0"/>
      <w:marBottom w:val="0"/>
      <w:divBdr>
        <w:top w:val="none" w:sz="0" w:space="0" w:color="auto"/>
        <w:left w:val="none" w:sz="0" w:space="0" w:color="auto"/>
        <w:bottom w:val="none" w:sz="0" w:space="0" w:color="auto"/>
        <w:right w:val="none" w:sz="0" w:space="0" w:color="auto"/>
      </w:divBdr>
    </w:div>
    <w:div w:id="917788884">
      <w:bodyDiv w:val="1"/>
      <w:marLeft w:val="0"/>
      <w:marRight w:val="0"/>
      <w:marTop w:val="0"/>
      <w:marBottom w:val="0"/>
      <w:divBdr>
        <w:top w:val="none" w:sz="0" w:space="0" w:color="auto"/>
        <w:left w:val="none" w:sz="0" w:space="0" w:color="auto"/>
        <w:bottom w:val="none" w:sz="0" w:space="0" w:color="auto"/>
        <w:right w:val="none" w:sz="0" w:space="0" w:color="auto"/>
      </w:divBdr>
    </w:div>
    <w:div w:id="931160216">
      <w:bodyDiv w:val="1"/>
      <w:marLeft w:val="0"/>
      <w:marRight w:val="0"/>
      <w:marTop w:val="0"/>
      <w:marBottom w:val="0"/>
      <w:divBdr>
        <w:top w:val="none" w:sz="0" w:space="0" w:color="auto"/>
        <w:left w:val="none" w:sz="0" w:space="0" w:color="auto"/>
        <w:bottom w:val="none" w:sz="0" w:space="0" w:color="auto"/>
        <w:right w:val="none" w:sz="0" w:space="0" w:color="auto"/>
      </w:divBdr>
    </w:div>
    <w:div w:id="956988042">
      <w:bodyDiv w:val="1"/>
      <w:marLeft w:val="0"/>
      <w:marRight w:val="0"/>
      <w:marTop w:val="0"/>
      <w:marBottom w:val="0"/>
      <w:divBdr>
        <w:top w:val="none" w:sz="0" w:space="0" w:color="auto"/>
        <w:left w:val="none" w:sz="0" w:space="0" w:color="auto"/>
        <w:bottom w:val="none" w:sz="0" w:space="0" w:color="auto"/>
        <w:right w:val="none" w:sz="0" w:space="0" w:color="auto"/>
      </w:divBdr>
    </w:div>
    <w:div w:id="1083724257">
      <w:bodyDiv w:val="1"/>
      <w:marLeft w:val="0"/>
      <w:marRight w:val="0"/>
      <w:marTop w:val="0"/>
      <w:marBottom w:val="0"/>
      <w:divBdr>
        <w:top w:val="none" w:sz="0" w:space="0" w:color="auto"/>
        <w:left w:val="none" w:sz="0" w:space="0" w:color="auto"/>
        <w:bottom w:val="none" w:sz="0" w:space="0" w:color="auto"/>
        <w:right w:val="none" w:sz="0" w:space="0" w:color="auto"/>
      </w:divBdr>
    </w:div>
    <w:div w:id="1099839807">
      <w:bodyDiv w:val="1"/>
      <w:marLeft w:val="0"/>
      <w:marRight w:val="0"/>
      <w:marTop w:val="0"/>
      <w:marBottom w:val="0"/>
      <w:divBdr>
        <w:top w:val="none" w:sz="0" w:space="0" w:color="auto"/>
        <w:left w:val="none" w:sz="0" w:space="0" w:color="auto"/>
        <w:bottom w:val="none" w:sz="0" w:space="0" w:color="auto"/>
        <w:right w:val="none" w:sz="0" w:space="0" w:color="auto"/>
      </w:divBdr>
    </w:div>
    <w:div w:id="1109548414">
      <w:bodyDiv w:val="1"/>
      <w:marLeft w:val="0"/>
      <w:marRight w:val="0"/>
      <w:marTop w:val="0"/>
      <w:marBottom w:val="0"/>
      <w:divBdr>
        <w:top w:val="none" w:sz="0" w:space="0" w:color="auto"/>
        <w:left w:val="none" w:sz="0" w:space="0" w:color="auto"/>
        <w:bottom w:val="none" w:sz="0" w:space="0" w:color="auto"/>
        <w:right w:val="none" w:sz="0" w:space="0" w:color="auto"/>
      </w:divBdr>
    </w:div>
    <w:div w:id="1155604549">
      <w:bodyDiv w:val="1"/>
      <w:marLeft w:val="0"/>
      <w:marRight w:val="0"/>
      <w:marTop w:val="0"/>
      <w:marBottom w:val="0"/>
      <w:divBdr>
        <w:top w:val="none" w:sz="0" w:space="0" w:color="auto"/>
        <w:left w:val="none" w:sz="0" w:space="0" w:color="auto"/>
        <w:bottom w:val="none" w:sz="0" w:space="0" w:color="auto"/>
        <w:right w:val="none" w:sz="0" w:space="0" w:color="auto"/>
      </w:divBdr>
    </w:div>
    <w:div w:id="1207911026">
      <w:bodyDiv w:val="1"/>
      <w:marLeft w:val="0"/>
      <w:marRight w:val="0"/>
      <w:marTop w:val="0"/>
      <w:marBottom w:val="0"/>
      <w:divBdr>
        <w:top w:val="none" w:sz="0" w:space="0" w:color="auto"/>
        <w:left w:val="none" w:sz="0" w:space="0" w:color="auto"/>
        <w:bottom w:val="none" w:sz="0" w:space="0" w:color="auto"/>
        <w:right w:val="none" w:sz="0" w:space="0" w:color="auto"/>
      </w:divBdr>
    </w:div>
    <w:div w:id="1211574109">
      <w:bodyDiv w:val="1"/>
      <w:marLeft w:val="0"/>
      <w:marRight w:val="0"/>
      <w:marTop w:val="0"/>
      <w:marBottom w:val="0"/>
      <w:divBdr>
        <w:top w:val="none" w:sz="0" w:space="0" w:color="auto"/>
        <w:left w:val="none" w:sz="0" w:space="0" w:color="auto"/>
        <w:bottom w:val="none" w:sz="0" w:space="0" w:color="auto"/>
        <w:right w:val="none" w:sz="0" w:space="0" w:color="auto"/>
      </w:divBdr>
    </w:div>
    <w:div w:id="1226839230">
      <w:bodyDiv w:val="1"/>
      <w:marLeft w:val="0"/>
      <w:marRight w:val="0"/>
      <w:marTop w:val="0"/>
      <w:marBottom w:val="0"/>
      <w:divBdr>
        <w:top w:val="none" w:sz="0" w:space="0" w:color="auto"/>
        <w:left w:val="none" w:sz="0" w:space="0" w:color="auto"/>
        <w:bottom w:val="none" w:sz="0" w:space="0" w:color="auto"/>
        <w:right w:val="none" w:sz="0" w:space="0" w:color="auto"/>
      </w:divBdr>
    </w:div>
    <w:div w:id="1247769950">
      <w:bodyDiv w:val="1"/>
      <w:marLeft w:val="0"/>
      <w:marRight w:val="0"/>
      <w:marTop w:val="0"/>
      <w:marBottom w:val="0"/>
      <w:divBdr>
        <w:top w:val="none" w:sz="0" w:space="0" w:color="auto"/>
        <w:left w:val="none" w:sz="0" w:space="0" w:color="auto"/>
        <w:bottom w:val="none" w:sz="0" w:space="0" w:color="auto"/>
        <w:right w:val="none" w:sz="0" w:space="0" w:color="auto"/>
      </w:divBdr>
    </w:div>
    <w:div w:id="1258293147">
      <w:bodyDiv w:val="1"/>
      <w:marLeft w:val="0"/>
      <w:marRight w:val="0"/>
      <w:marTop w:val="0"/>
      <w:marBottom w:val="0"/>
      <w:divBdr>
        <w:top w:val="none" w:sz="0" w:space="0" w:color="auto"/>
        <w:left w:val="none" w:sz="0" w:space="0" w:color="auto"/>
        <w:bottom w:val="none" w:sz="0" w:space="0" w:color="auto"/>
        <w:right w:val="none" w:sz="0" w:space="0" w:color="auto"/>
      </w:divBdr>
    </w:div>
    <w:div w:id="1329558760">
      <w:bodyDiv w:val="1"/>
      <w:marLeft w:val="0"/>
      <w:marRight w:val="0"/>
      <w:marTop w:val="0"/>
      <w:marBottom w:val="0"/>
      <w:divBdr>
        <w:top w:val="none" w:sz="0" w:space="0" w:color="auto"/>
        <w:left w:val="none" w:sz="0" w:space="0" w:color="auto"/>
        <w:bottom w:val="none" w:sz="0" w:space="0" w:color="auto"/>
        <w:right w:val="none" w:sz="0" w:space="0" w:color="auto"/>
      </w:divBdr>
    </w:div>
    <w:div w:id="1390836364">
      <w:bodyDiv w:val="1"/>
      <w:marLeft w:val="0"/>
      <w:marRight w:val="0"/>
      <w:marTop w:val="0"/>
      <w:marBottom w:val="0"/>
      <w:divBdr>
        <w:top w:val="none" w:sz="0" w:space="0" w:color="auto"/>
        <w:left w:val="none" w:sz="0" w:space="0" w:color="auto"/>
        <w:bottom w:val="none" w:sz="0" w:space="0" w:color="auto"/>
        <w:right w:val="none" w:sz="0" w:space="0" w:color="auto"/>
      </w:divBdr>
    </w:div>
    <w:div w:id="1449279573">
      <w:marLeft w:val="0"/>
      <w:marRight w:val="0"/>
      <w:marTop w:val="0"/>
      <w:marBottom w:val="0"/>
      <w:divBdr>
        <w:top w:val="none" w:sz="0" w:space="0" w:color="auto"/>
        <w:left w:val="none" w:sz="0" w:space="0" w:color="auto"/>
        <w:bottom w:val="none" w:sz="0" w:space="0" w:color="auto"/>
        <w:right w:val="none" w:sz="0" w:space="0" w:color="auto"/>
      </w:divBdr>
    </w:div>
    <w:div w:id="1449279574">
      <w:marLeft w:val="0"/>
      <w:marRight w:val="0"/>
      <w:marTop w:val="0"/>
      <w:marBottom w:val="0"/>
      <w:divBdr>
        <w:top w:val="none" w:sz="0" w:space="0" w:color="auto"/>
        <w:left w:val="none" w:sz="0" w:space="0" w:color="auto"/>
        <w:bottom w:val="none" w:sz="0" w:space="0" w:color="auto"/>
        <w:right w:val="none" w:sz="0" w:space="0" w:color="auto"/>
      </w:divBdr>
    </w:div>
    <w:div w:id="1449279575">
      <w:marLeft w:val="0"/>
      <w:marRight w:val="0"/>
      <w:marTop w:val="0"/>
      <w:marBottom w:val="0"/>
      <w:divBdr>
        <w:top w:val="none" w:sz="0" w:space="0" w:color="auto"/>
        <w:left w:val="none" w:sz="0" w:space="0" w:color="auto"/>
        <w:bottom w:val="none" w:sz="0" w:space="0" w:color="auto"/>
        <w:right w:val="none" w:sz="0" w:space="0" w:color="auto"/>
      </w:divBdr>
    </w:div>
    <w:div w:id="1449279576">
      <w:marLeft w:val="0"/>
      <w:marRight w:val="0"/>
      <w:marTop w:val="0"/>
      <w:marBottom w:val="0"/>
      <w:divBdr>
        <w:top w:val="none" w:sz="0" w:space="0" w:color="auto"/>
        <w:left w:val="none" w:sz="0" w:space="0" w:color="auto"/>
        <w:bottom w:val="none" w:sz="0" w:space="0" w:color="auto"/>
        <w:right w:val="none" w:sz="0" w:space="0" w:color="auto"/>
      </w:divBdr>
    </w:div>
    <w:div w:id="1449279577">
      <w:marLeft w:val="0"/>
      <w:marRight w:val="0"/>
      <w:marTop w:val="0"/>
      <w:marBottom w:val="0"/>
      <w:divBdr>
        <w:top w:val="none" w:sz="0" w:space="0" w:color="auto"/>
        <w:left w:val="none" w:sz="0" w:space="0" w:color="auto"/>
        <w:bottom w:val="none" w:sz="0" w:space="0" w:color="auto"/>
        <w:right w:val="none" w:sz="0" w:space="0" w:color="auto"/>
      </w:divBdr>
    </w:div>
    <w:div w:id="1449279578">
      <w:marLeft w:val="0"/>
      <w:marRight w:val="0"/>
      <w:marTop w:val="0"/>
      <w:marBottom w:val="0"/>
      <w:divBdr>
        <w:top w:val="none" w:sz="0" w:space="0" w:color="auto"/>
        <w:left w:val="none" w:sz="0" w:space="0" w:color="auto"/>
        <w:bottom w:val="none" w:sz="0" w:space="0" w:color="auto"/>
        <w:right w:val="none" w:sz="0" w:space="0" w:color="auto"/>
      </w:divBdr>
    </w:div>
    <w:div w:id="1449279579">
      <w:marLeft w:val="0"/>
      <w:marRight w:val="0"/>
      <w:marTop w:val="0"/>
      <w:marBottom w:val="0"/>
      <w:divBdr>
        <w:top w:val="none" w:sz="0" w:space="0" w:color="auto"/>
        <w:left w:val="none" w:sz="0" w:space="0" w:color="auto"/>
        <w:bottom w:val="none" w:sz="0" w:space="0" w:color="auto"/>
        <w:right w:val="none" w:sz="0" w:space="0" w:color="auto"/>
      </w:divBdr>
    </w:div>
    <w:div w:id="1449279580">
      <w:marLeft w:val="0"/>
      <w:marRight w:val="0"/>
      <w:marTop w:val="0"/>
      <w:marBottom w:val="0"/>
      <w:divBdr>
        <w:top w:val="none" w:sz="0" w:space="0" w:color="auto"/>
        <w:left w:val="none" w:sz="0" w:space="0" w:color="auto"/>
        <w:bottom w:val="none" w:sz="0" w:space="0" w:color="auto"/>
        <w:right w:val="none" w:sz="0" w:space="0" w:color="auto"/>
      </w:divBdr>
    </w:div>
    <w:div w:id="1449279581">
      <w:marLeft w:val="0"/>
      <w:marRight w:val="0"/>
      <w:marTop w:val="0"/>
      <w:marBottom w:val="0"/>
      <w:divBdr>
        <w:top w:val="none" w:sz="0" w:space="0" w:color="auto"/>
        <w:left w:val="none" w:sz="0" w:space="0" w:color="auto"/>
        <w:bottom w:val="none" w:sz="0" w:space="0" w:color="auto"/>
        <w:right w:val="none" w:sz="0" w:space="0" w:color="auto"/>
      </w:divBdr>
    </w:div>
    <w:div w:id="1449279582">
      <w:marLeft w:val="0"/>
      <w:marRight w:val="0"/>
      <w:marTop w:val="0"/>
      <w:marBottom w:val="0"/>
      <w:divBdr>
        <w:top w:val="none" w:sz="0" w:space="0" w:color="auto"/>
        <w:left w:val="none" w:sz="0" w:space="0" w:color="auto"/>
        <w:bottom w:val="none" w:sz="0" w:space="0" w:color="auto"/>
        <w:right w:val="none" w:sz="0" w:space="0" w:color="auto"/>
      </w:divBdr>
    </w:div>
    <w:div w:id="1449279583">
      <w:marLeft w:val="0"/>
      <w:marRight w:val="0"/>
      <w:marTop w:val="0"/>
      <w:marBottom w:val="0"/>
      <w:divBdr>
        <w:top w:val="none" w:sz="0" w:space="0" w:color="auto"/>
        <w:left w:val="none" w:sz="0" w:space="0" w:color="auto"/>
        <w:bottom w:val="none" w:sz="0" w:space="0" w:color="auto"/>
        <w:right w:val="none" w:sz="0" w:space="0" w:color="auto"/>
      </w:divBdr>
    </w:div>
    <w:div w:id="1449279584">
      <w:marLeft w:val="0"/>
      <w:marRight w:val="0"/>
      <w:marTop w:val="0"/>
      <w:marBottom w:val="0"/>
      <w:divBdr>
        <w:top w:val="none" w:sz="0" w:space="0" w:color="auto"/>
        <w:left w:val="none" w:sz="0" w:space="0" w:color="auto"/>
        <w:bottom w:val="none" w:sz="0" w:space="0" w:color="auto"/>
        <w:right w:val="none" w:sz="0" w:space="0" w:color="auto"/>
      </w:divBdr>
    </w:div>
    <w:div w:id="1449279585">
      <w:marLeft w:val="0"/>
      <w:marRight w:val="0"/>
      <w:marTop w:val="0"/>
      <w:marBottom w:val="0"/>
      <w:divBdr>
        <w:top w:val="none" w:sz="0" w:space="0" w:color="auto"/>
        <w:left w:val="none" w:sz="0" w:space="0" w:color="auto"/>
        <w:bottom w:val="none" w:sz="0" w:space="0" w:color="auto"/>
        <w:right w:val="none" w:sz="0" w:space="0" w:color="auto"/>
      </w:divBdr>
    </w:div>
    <w:div w:id="1449279586">
      <w:marLeft w:val="0"/>
      <w:marRight w:val="0"/>
      <w:marTop w:val="0"/>
      <w:marBottom w:val="0"/>
      <w:divBdr>
        <w:top w:val="none" w:sz="0" w:space="0" w:color="auto"/>
        <w:left w:val="none" w:sz="0" w:space="0" w:color="auto"/>
        <w:bottom w:val="none" w:sz="0" w:space="0" w:color="auto"/>
        <w:right w:val="none" w:sz="0" w:space="0" w:color="auto"/>
      </w:divBdr>
    </w:div>
    <w:div w:id="1449279587">
      <w:marLeft w:val="0"/>
      <w:marRight w:val="0"/>
      <w:marTop w:val="0"/>
      <w:marBottom w:val="0"/>
      <w:divBdr>
        <w:top w:val="none" w:sz="0" w:space="0" w:color="auto"/>
        <w:left w:val="none" w:sz="0" w:space="0" w:color="auto"/>
        <w:bottom w:val="none" w:sz="0" w:space="0" w:color="auto"/>
        <w:right w:val="none" w:sz="0" w:space="0" w:color="auto"/>
      </w:divBdr>
    </w:div>
    <w:div w:id="1449279588">
      <w:marLeft w:val="0"/>
      <w:marRight w:val="0"/>
      <w:marTop w:val="0"/>
      <w:marBottom w:val="0"/>
      <w:divBdr>
        <w:top w:val="none" w:sz="0" w:space="0" w:color="auto"/>
        <w:left w:val="none" w:sz="0" w:space="0" w:color="auto"/>
        <w:bottom w:val="none" w:sz="0" w:space="0" w:color="auto"/>
        <w:right w:val="none" w:sz="0" w:space="0" w:color="auto"/>
      </w:divBdr>
    </w:div>
    <w:div w:id="1449279589">
      <w:marLeft w:val="0"/>
      <w:marRight w:val="0"/>
      <w:marTop w:val="0"/>
      <w:marBottom w:val="0"/>
      <w:divBdr>
        <w:top w:val="none" w:sz="0" w:space="0" w:color="auto"/>
        <w:left w:val="none" w:sz="0" w:space="0" w:color="auto"/>
        <w:bottom w:val="none" w:sz="0" w:space="0" w:color="auto"/>
        <w:right w:val="none" w:sz="0" w:space="0" w:color="auto"/>
      </w:divBdr>
    </w:div>
    <w:div w:id="1449279590">
      <w:marLeft w:val="0"/>
      <w:marRight w:val="0"/>
      <w:marTop w:val="0"/>
      <w:marBottom w:val="0"/>
      <w:divBdr>
        <w:top w:val="none" w:sz="0" w:space="0" w:color="auto"/>
        <w:left w:val="none" w:sz="0" w:space="0" w:color="auto"/>
        <w:bottom w:val="none" w:sz="0" w:space="0" w:color="auto"/>
        <w:right w:val="none" w:sz="0" w:space="0" w:color="auto"/>
      </w:divBdr>
    </w:div>
    <w:div w:id="1449279591">
      <w:marLeft w:val="0"/>
      <w:marRight w:val="0"/>
      <w:marTop w:val="0"/>
      <w:marBottom w:val="0"/>
      <w:divBdr>
        <w:top w:val="none" w:sz="0" w:space="0" w:color="auto"/>
        <w:left w:val="none" w:sz="0" w:space="0" w:color="auto"/>
        <w:bottom w:val="none" w:sz="0" w:space="0" w:color="auto"/>
        <w:right w:val="none" w:sz="0" w:space="0" w:color="auto"/>
      </w:divBdr>
    </w:div>
    <w:div w:id="1449279592">
      <w:marLeft w:val="0"/>
      <w:marRight w:val="0"/>
      <w:marTop w:val="0"/>
      <w:marBottom w:val="0"/>
      <w:divBdr>
        <w:top w:val="none" w:sz="0" w:space="0" w:color="auto"/>
        <w:left w:val="none" w:sz="0" w:space="0" w:color="auto"/>
        <w:bottom w:val="none" w:sz="0" w:space="0" w:color="auto"/>
        <w:right w:val="none" w:sz="0" w:space="0" w:color="auto"/>
      </w:divBdr>
    </w:div>
    <w:div w:id="1449279593">
      <w:marLeft w:val="0"/>
      <w:marRight w:val="0"/>
      <w:marTop w:val="0"/>
      <w:marBottom w:val="0"/>
      <w:divBdr>
        <w:top w:val="none" w:sz="0" w:space="0" w:color="auto"/>
        <w:left w:val="none" w:sz="0" w:space="0" w:color="auto"/>
        <w:bottom w:val="none" w:sz="0" w:space="0" w:color="auto"/>
        <w:right w:val="none" w:sz="0" w:space="0" w:color="auto"/>
      </w:divBdr>
    </w:div>
    <w:div w:id="1449279594">
      <w:marLeft w:val="0"/>
      <w:marRight w:val="0"/>
      <w:marTop w:val="0"/>
      <w:marBottom w:val="0"/>
      <w:divBdr>
        <w:top w:val="none" w:sz="0" w:space="0" w:color="auto"/>
        <w:left w:val="none" w:sz="0" w:space="0" w:color="auto"/>
        <w:bottom w:val="none" w:sz="0" w:space="0" w:color="auto"/>
        <w:right w:val="none" w:sz="0" w:space="0" w:color="auto"/>
      </w:divBdr>
    </w:div>
    <w:div w:id="1449279595">
      <w:marLeft w:val="0"/>
      <w:marRight w:val="0"/>
      <w:marTop w:val="0"/>
      <w:marBottom w:val="0"/>
      <w:divBdr>
        <w:top w:val="none" w:sz="0" w:space="0" w:color="auto"/>
        <w:left w:val="none" w:sz="0" w:space="0" w:color="auto"/>
        <w:bottom w:val="none" w:sz="0" w:space="0" w:color="auto"/>
        <w:right w:val="none" w:sz="0" w:space="0" w:color="auto"/>
      </w:divBdr>
    </w:div>
    <w:div w:id="1449279596">
      <w:marLeft w:val="0"/>
      <w:marRight w:val="0"/>
      <w:marTop w:val="0"/>
      <w:marBottom w:val="0"/>
      <w:divBdr>
        <w:top w:val="none" w:sz="0" w:space="0" w:color="auto"/>
        <w:left w:val="none" w:sz="0" w:space="0" w:color="auto"/>
        <w:bottom w:val="none" w:sz="0" w:space="0" w:color="auto"/>
        <w:right w:val="none" w:sz="0" w:space="0" w:color="auto"/>
      </w:divBdr>
    </w:div>
    <w:div w:id="1449279597">
      <w:marLeft w:val="0"/>
      <w:marRight w:val="0"/>
      <w:marTop w:val="0"/>
      <w:marBottom w:val="0"/>
      <w:divBdr>
        <w:top w:val="none" w:sz="0" w:space="0" w:color="auto"/>
        <w:left w:val="none" w:sz="0" w:space="0" w:color="auto"/>
        <w:bottom w:val="none" w:sz="0" w:space="0" w:color="auto"/>
        <w:right w:val="none" w:sz="0" w:space="0" w:color="auto"/>
      </w:divBdr>
    </w:div>
    <w:div w:id="1449279598">
      <w:marLeft w:val="0"/>
      <w:marRight w:val="0"/>
      <w:marTop w:val="0"/>
      <w:marBottom w:val="0"/>
      <w:divBdr>
        <w:top w:val="none" w:sz="0" w:space="0" w:color="auto"/>
        <w:left w:val="none" w:sz="0" w:space="0" w:color="auto"/>
        <w:bottom w:val="none" w:sz="0" w:space="0" w:color="auto"/>
        <w:right w:val="none" w:sz="0" w:space="0" w:color="auto"/>
      </w:divBdr>
    </w:div>
    <w:div w:id="1449279599">
      <w:marLeft w:val="0"/>
      <w:marRight w:val="0"/>
      <w:marTop w:val="0"/>
      <w:marBottom w:val="0"/>
      <w:divBdr>
        <w:top w:val="none" w:sz="0" w:space="0" w:color="auto"/>
        <w:left w:val="none" w:sz="0" w:space="0" w:color="auto"/>
        <w:bottom w:val="none" w:sz="0" w:space="0" w:color="auto"/>
        <w:right w:val="none" w:sz="0" w:space="0" w:color="auto"/>
      </w:divBdr>
    </w:div>
    <w:div w:id="1449279600">
      <w:marLeft w:val="0"/>
      <w:marRight w:val="0"/>
      <w:marTop w:val="0"/>
      <w:marBottom w:val="0"/>
      <w:divBdr>
        <w:top w:val="none" w:sz="0" w:space="0" w:color="auto"/>
        <w:left w:val="none" w:sz="0" w:space="0" w:color="auto"/>
        <w:bottom w:val="none" w:sz="0" w:space="0" w:color="auto"/>
        <w:right w:val="none" w:sz="0" w:space="0" w:color="auto"/>
      </w:divBdr>
    </w:div>
    <w:div w:id="1449279601">
      <w:marLeft w:val="0"/>
      <w:marRight w:val="0"/>
      <w:marTop w:val="0"/>
      <w:marBottom w:val="0"/>
      <w:divBdr>
        <w:top w:val="none" w:sz="0" w:space="0" w:color="auto"/>
        <w:left w:val="none" w:sz="0" w:space="0" w:color="auto"/>
        <w:bottom w:val="none" w:sz="0" w:space="0" w:color="auto"/>
        <w:right w:val="none" w:sz="0" w:space="0" w:color="auto"/>
      </w:divBdr>
    </w:div>
    <w:div w:id="1449279602">
      <w:marLeft w:val="0"/>
      <w:marRight w:val="0"/>
      <w:marTop w:val="0"/>
      <w:marBottom w:val="0"/>
      <w:divBdr>
        <w:top w:val="none" w:sz="0" w:space="0" w:color="auto"/>
        <w:left w:val="none" w:sz="0" w:space="0" w:color="auto"/>
        <w:bottom w:val="none" w:sz="0" w:space="0" w:color="auto"/>
        <w:right w:val="none" w:sz="0" w:space="0" w:color="auto"/>
      </w:divBdr>
    </w:div>
    <w:div w:id="1449279603">
      <w:marLeft w:val="0"/>
      <w:marRight w:val="0"/>
      <w:marTop w:val="0"/>
      <w:marBottom w:val="0"/>
      <w:divBdr>
        <w:top w:val="none" w:sz="0" w:space="0" w:color="auto"/>
        <w:left w:val="none" w:sz="0" w:space="0" w:color="auto"/>
        <w:bottom w:val="none" w:sz="0" w:space="0" w:color="auto"/>
        <w:right w:val="none" w:sz="0" w:space="0" w:color="auto"/>
      </w:divBdr>
    </w:div>
    <w:div w:id="1449279604">
      <w:marLeft w:val="0"/>
      <w:marRight w:val="0"/>
      <w:marTop w:val="0"/>
      <w:marBottom w:val="0"/>
      <w:divBdr>
        <w:top w:val="none" w:sz="0" w:space="0" w:color="auto"/>
        <w:left w:val="none" w:sz="0" w:space="0" w:color="auto"/>
        <w:bottom w:val="none" w:sz="0" w:space="0" w:color="auto"/>
        <w:right w:val="none" w:sz="0" w:space="0" w:color="auto"/>
      </w:divBdr>
    </w:div>
    <w:div w:id="1449279605">
      <w:marLeft w:val="0"/>
      <w:marRight w:val="0"/>
      <w:marTop w:val="0"/>
      <w:marBottom w:val="0"/>
      <w:divBdr>
        <w:top w:val="none" w:sz="0" w:space="0" w:color="auto"/>
        <w:left w:val="none" w:sz="0" w:space="0" w:color="auto"/>
        <w:bottom w:val="none" w:sz="0" w:space="0" w:color="auto"/>
        <w:right w:val="none" w:sz="0" w:space="0" w:color="auto"/>
      </w:divBdr>
    </w:div>
    <w:div w:id="1449279606">
      <w:marLeft w:val="0"/>
      <w:marRight w:val="0"/>
      <w:marTop w:val="0"/>
      <w:marBottom w:val="0"/>
      <w:divBdr>
        <w:top w:val="none" w:sz="0" w:space="0" w:color="auto"/>
        <w:left w:val="none" w:sz="0" w:space="0" w:color="auto"/>
        <w:bottom w:val="none" w:sz="0" w:space="0" w:color="auto"/>
        <w:right w:val="none" w:sz="0" w:space="0" w:color="auto"/>
      </w:divBdr>
    </w:div>
    <w:div w:id="1449279607">
      <w:marLeft w:val="0"/>
      <w:marRight w:val="0"/>
      <w:marTop w:val="0"/>
      <w:marBottom w:val="0"/>
      <w:divBdr>
        <w:top w:val="none" w:sz="0" w:space="0" w:color="auto"/>
        <w:left w:val="none" w:sz="0" w:space="0" w:color="auto"/>
        <w:bottom w:val="none" w:sz="0" w:space="0" w:color="auto"/>
        <w:right w:val="none" w:sz="0" w:space="0" w:color="auto"/>
      </w:divBdr>
    </w:div>
    <w:div w:id="1449279608">
      <w:marLeft w:val="0"/>
      <w:marRight w:val="0"/>
      <w:marTop w:val="0"/>
      <w:marBottom w:val="0"/>
      <w:divBdr>
        <w:top w:val="none" w:sz="0" w:space="0" w:color="auto"/>
        <w:left w:val="none" w:sz="0" w:space="0" w:color="auto"/>
        <w:bottom w:val="none" w:sz="0" w:space="0" w:color="auto"/>
        <w:right w:val="none" w:sz="0" w:space="0" w:color="auto"/>
      </w:divBdr>
    </w:div>
    <w:div w:id="1449279609">
      <w:marLeft w:val="0"/>
      <w:marRight w:val="0"/>
      <w:marTop w:val="0"/>
      <w:marBottom w:val="0"/>
      <w:divBdr>
        <w:top w:val="none" w:sz="0" w:space="0" w:color="auto"/>
        <w:left w:val="none" w:sz="0" w:space="0" w:color="auto"/>
        <w:bottom w:val="none" w:sz="0" w:space="0" w:color="auto"/>
        <w:right w:val="none" w:sz="0" w:space="0" w:color="auto"/>
      </w:divBdr>
    </w:div>
    <w:div w:id="1449279610">
      <w:marLeft w:val="0"/>
      <w:marRight w:val="0"/>
      <w:marTop w:val="0"/>
      <w:marBottom w:val="0"/>
      <w:divBdr>
        <w:top w:val="none" w:sz="0" w:space="0" w:color="auto"/>
        <w:left w:val="none" w:sz="0" w:space="0" w:color="auto"/>
        <w:bottom w:val="none" w:sz="0" w:space="0" w:color="auto"/>
        <w:right w:val="none" w:sz="0" w:space="0" w:color="auto"/>
      </w:divBdr>
    </w:div>
    <w:div w:id="1449279611">
      <w:marLeft w:val="0"/>
      <w:marRight w:val="0"/>
      <w:marTop w:val="0"/>
      <w:marBottom w:val="0"/>
      <w:divBdr>
        <w:top w:val="none" w:sz="0" w:space="0" w:color="auto"/>
        <w:left w:val="none" w:sz="0" w:space="0" w:color="auto"/>
        <w:bottom w:val="none" w:sz="0" w:space="0" w:color="auto"/>
        <w:right w:val="none" w:sz="0" w:space="0" w:color="auto"/>
      </w:divBdr>
    </w:div>
    <w:div w:id="1449279612">
      <w:marLeft w:val="0"/>
      <w:marRight w:val="0"/>
      <w:marTop w:val="0"/>
      <w:marBottom w:val="0"/>
      <w:divBdr>
        <w:top w:val="none" w:sz="0" w:space="0" w:color="auto"/>
        <w:left w:val="none" w:sz="0" w:space="0" w:color="auto"/>
        <w:bottom w:val="none" w:sz="0" w:space="0" w:color="auto"/>
        <w:right w:val="none" w:sz="0" w:space="0" w:color="auto"/>
      </w:divBdr>
    </w:div>
    <w:div w:id="1449279613">
      <w:marLeft w:val="0"/>
      <w:marRight w:val="0"/>
      <w:marTop w:val="0"/>
      <w:marBottom w:val="0"/>
      <w:divBdr>
        <w:top w:val="none" w:sz="0" w:space="0" w:color="auto"/>
        <w:left w:val="none" w:sz="0" w:space="0" w:color="auto"/>
        <w:bottom w:val="none" w:sz="0" w:space="0" w:color="auto"/>
        <w:right w:val="none" w:sz="0" w:space="0" w:color="auto"/>
      </w:divBdr>
    </w:div>
    <w:div w:id="1449279614">
      <w:marLeft w:val="0"/>
      <w:marRight w:val="0"/>
      <w:marTop w:val="0"/>
      <w:marBottom w:val="0"/>
      <w:divBdr>
        <w:top w:val="none" w:sz="0" w:space="0" w:color="auto"/>
        <w:left w:val="none" w:sz="0" w:space="0" w:color="auto"/>
        <w:bottom w:val="none" w:sz="0" w:space="0" w:color="auto"/>
        <w:right w:val="none" w:sz="0" w:space="0" w:color="auto"/>
      </w:divBdr>
    </w:div>
    <w:div w:id="1449279615">
      <w:marLeft w:val="0"/>
      <w:marRight w:val="0"/>
      <w:marTop w:val="0"/>
      <w:marBottom w:val="0"/>
      <w:divBdr>
        <w:top w:val="none" w:sz="0" w:space="0" w:color="auto"/>
        <w:left w:val="none" w:sz="0" w:space="0" w:color="auto"/>
        <w:bottom w:val="none" w:sz="0" w:space="0" w:color="auto"/>
        <w:right w:val="none" w:sz="0" w:space="0" w:color="auto"/>
      </w:divBdr>
    </w:div>
    <w:div w:id="1449279616">
      <w:marLeft w:val="0"/>
      <w:marRight w:val="0"/>
      <w:marTop w:val="0"/>
      <w:marBottom w:val="0"/>
      <w:divBdr>
        <w:top w:val="none" w:sz="0" w:space="0" w:color="auto"/>
        <w:left w:val="none" w:sz="0" w:space="0" w:color="auto"/>
        <w:bottom w:val="none" w:sz="0" w:space="0" w:color="auto"/>
        <w:right w:val="none" w:sz="0" w:space="0" w:color="auto"/>
      </w:divBdr>
    </w:div>
    <w:div w:id="1449279617">
      <w:marLeft w:val="0"/>
      <w:marRight w:val="0"/>
      <w:marTop w:val="0"/>
      <w:marBottom w:val="0"/>
      <w:divBdr>
        <w:top w:val="none" w:sz="0" w:space="0" w:color="auto"/>
        <w:left w:val="none" w:sz="0" w:space="0" w:color="auto"/>
        <w:bottom w:val="none" w:sz="0" w:space="0" w:color="auto"/>
        <w:right w:val="none" w:sz="0" w:space="0" w:color="auto"/>
      </w:divBdr>
    </w:div>
    <w:div w:id="1449279618">
      <w:marLeft w:val="0"/>
      <w:marRight w:val="0"/>
      <w:marTop w:val="0"/>
      <w:marBottom w:val="0"/>
      <w:divBdr>
        <w:top w:val="none" w:sz="0" w:space="0" w:color="auto"/>
        <w:left w:val="none" w:sz="0" w:space="0" w:color="auto"/>
        <w:bottom w:val="none" w:sz="0" w:space="0" w:color="auto"/>
        <w:right w:val="none" w:sz="0" w:space="0" w:color="auto"/>
      </w:divBdr>
    </w:div>
    <w:div w:id="1449279619">
      <w:marLeft w:val="0"/>
      <w:marRight w:val="0"/>
      <w:marTop w:val="0"/>
      <w:marBottom w:val="0"/>
      <w:divBdr>
        <w:top w:val="none" w:sz="0" w:space="0" w:color="auto"/>
        <w:left w:val="none" w:sz="0" w:space="0" w:color="auto"/>
        <w:bottom w:val="none" w:sz="0" w:space="0" w:color="auto"/>
        <w:right w:val="none" w:sz="0" w:space="0" w:color="auto"/>
      </w:divBdr>
    </w:div>
    <w:div w:id="1449279620">
      <w:marLeft w:val="0"/>
      <w:marRight w:val="0"/>
      <w:marTop w:val="0"/>
      <w:marBottom w:val="0"/>
      <w:divBdr>
        <w:top w:val="none" w:sz="0" w:space="0" w:color="auto"/>
        <w:left w:val="none" w:sz="0" w:space="0" w:color="auto"/>
        <w:bottom w:val="none" w:sz="0" w:space="0" w:color="auto"/>
        <w:right w:val="none" w:sz="0" w:space="0" w:color="auto"/>
      </w:divBdr>
    </w:div>
    <w:div w:id="1449279621">
      <w:marLeft w:val="0"/>
      <w:marRight w:val="0"/>
      <w:marTop w:val="0"/>
      <w:marBottom w:val="0"/>
      <w:divBdr>
        <w:top w:val="none" w:sz="0" w:space="0" w:color="auto"/>
        <w:left w:val="none" w:sz="0" w:space="0" w:color="auto"/>
        <w:bottom w:val="none" w:sz="0" w:space="0" w:color="auto"/>
        <w:right w:val="none" w:sz="0" w:space="0" w:color="auto"/>
      </w:divBdr>
    </w:div>
    <w:div w:id="1449279622">
      <w:marLeft w:val="0"/>
      <w:marRight w:val="0"/>
      <w:marTop w:val="0"/>
      <w:marBottom w:val="0"/>
      <w:divBdr>
        <w:top w:val="none" w:sz="0" w:space="0" w:color="auto"/>
        <w:left w:val="none" w:sz="0" w:space="0" w:color="auto"/>
        <w:bottom w:val="none" w:sz="0" w:space="0" w:color="auto"/>
        <w:right w:val="none" w:sz="0" w:space="0" w:color="auto"/>
      </w:divBdr>
    </w:div>
    <w:div w:id="1449279623">
      <w:marLeft w:val="0"/>
      <w:marRight w:val="0"/>
      <w:marTop w:val="0"/>
      <w:marBottom w:val="0"/>
      <w:divBdr>
        <w:top w:val="none" w:sz="0" w:space="0" w:color="auto"/>
        <w:left w:val="none" w:sz="0" w:space="0" w:color="auto"/>
        <w:bottom w:val="none" w:sz="0" w:space="0" w:color="auto"/>
        <w:right w:val="none" w:sz="0" w:space="0" w:color="auto"/>
      </w:divBdr>
    </w:div>
    <w:div w:id="1449279624">
      <w:marLeft w:val="0"/>
      <w:marRight w:val="0"/>
      <w:marTop w:val="0"/>
      <w:marBottom w:val="0"/>
      <w:divBdr>
        <w:top w:val="none" w:sz="0" w:space="0" w:color="auto"/>
        <w:left w:val="none" w:sz="0" w:space="0" w:color="auto"/>
        <w:bottom w:val="none" w:sz="0" w:space="0" w:color="auto"/>
        <w:right w:val="none" w:sz="0" w:space="0" w:color="auto"/>
      </w:divBdr>
    </w:div>
    <w:div w:id="1449279625">
      <w:marLeft w:val="0"/>
      <w:marRight w:val="0"/>
      <w:marTop w:val="0"/>
      <w:marBottom w:val="0"/>
      <w:divBdr>
        <w:top w:val="none" w:sz="0" w:space="0" w:color="auto"/>
        <w:left w:val="none" w:sz="0" w:space="0" w:color="auto"/>
        <w:bottom w:val="none" w:sz="0" w:space="0" w:color="auto"/>
        <w:right w:val="none" w:sz="0" w:space="0" w:color="auto"/>
      </w:divBdr>
    </w:div>
    <w:div w:id="1449279626">
      <w:marLeft w:val="0"/>
      <w:marRight w:val="0"/>
      <w:marTop w:val="0"/>
      <w:marBottom w:val="0"/>
      <w:divBdr>
        <w:top w:val="none" w:sz="0" w:space="0" w:color="auto"/>
        <w:left w:val="none" w:sz="0" w:space="0" w:color="auto"/>
        <w:bottom w:val="none" w:sz="0" w:space="0" w:color="auto"/>
        <w:right w:val="none" w:sz="0" w:space="0" w:color="auto"/>
      </w:divBdr>
    </w:div>
    <w:div w:id="1449279627">
      <w:marLeft w:val="0"/>
      <w:marRight w:val="0"/>
      <w:marTop w:val="0"/>
      <w:marBottom w:val="0"/>
      <w:divBdr>
        <w:top w:val="none" w:sz="0" w:space="0" w:color="auto"/>
        <w:left w:val="none" w:sz="0" w:space="0" w:color="auto"/>
        <w:bottom w:val="none" w:sz="0" w:space="0" w:color="auto"/>
        <w:right w:val="none" w:sz="0" w:space="0" w:color="auto"/>
      </w:divBdr>
    </w:div>
    <w:div w:id="1449279628">
      <w:marLeft w:val="0"/>
      <w:marRight w:val="0"/>
      <w:marTop w:val="0"/>
      <w:marBottom w:val="0"/>
      <w:divBdr>
        <w:top w:val="none" w:sz="0" w:space="0" w:color="auto"/>
        <w:left w:val="none" w:sz="0" w:space="0" w:color="auto"/>
        <w:bottom w:val="none" w:sz="0" w:space="0" w:color="auto"/>
        <w:right w:val="none" w:sz="0" w:space="0" w:color="auto"/>
      </w:divBdr>
    </w:div>
    <w:div w:id="1449279629">
      <w:marLeft w:val="0"/>
      <w:marRight w:val="0"/>
      <w:marTop w:val="0"/>
      <w:marBottom w:val="0"/>
      <w:divBdr>
        <w:top w:val="none" w:sz="0" w:space="0" w:color="auto"/>
        <w:left w:val="none" w:sz="0" w:space="0" w:color="auto"/>
        <w:bottom w:val="none" w:sz="0" w:space="0" w:color="auto"/>
        <w:right w:val="none" w:sz="0" w:space="0" w:color="auto"/>
      </w:divBdr>
    </w:div>
    <w:div w:id="1493060814">
      <w:bodyDiv w:val="1"/>
      <w:marLeft w:val="0"/>
      <w:marRight w:val="0"/>
      <w:marTop w:val="0"/>
      <w:marBottom w:val="0"/>
      <w:divBdr>
        <w:top w:val="none" w:sz="0" w:space="0" w:color="auto"/>
        <w:left w:val="none" w:sz="0" w:space="0" w:color="auto"/>
        <w:bottom w:val="none" w:sz="0" w:space="0" w:color="auto"/>
        <w:right w:val="none" w:sz="0" w:space="0" w:color="auto"/>
      </w:divBdr>
    </w:div>
    <w:div w:id="1498882650">
      <w:bodyDiv w:val="1"/>
      <w:marLeft w:val="0"/>
      <w:marRight w:val="0"/>
      <w:marTop w:val="0"/>
      <w:marBottom w:val="0"/>
      <w:divBdr>
        <w:top w:val="none" w:sz="0" w:space="0" w:color="auto"/>
        <w:left w:val="none" w:sz="0" w:space="0" w:color="auto"/>
        <w:bottom w:val="none" w:sz="0" w:space="0" w:color="auto"/>
        <w:right w:val="none" w:sz="0" w:space="0" w:color="auto"/>
      </w:divBdr>
    </w:div>
    <w:div w:id="1536386729">
      <w:bodyDiv w:val="1"/>
      <w:marLeft w:val="0"/>
      <w:marRight w:val="0"/>
      <w:marTop w:val="0"/>
      <w:marBottom w:val="0"/>
      <w:divBdr>
        <w:top w:val="none" w:sz="0" w:space="0" w:color="auto"/>
        <w:left w:val="none" w:sz="0" w:space="0" w:color="auto"/>
        <w:bottom w:val="none" w:sz="0" w:space="0" w:color="auto"/>
        <w:right w:val="none" w:sz="0" w:space="0" w:color="auto"/>
      </w:divBdr>
    </w:div>
    <w:div w:id="1547638380">
      <w:bodyDiv w:val="1"/>
      <w:marLeft w:val="0"/>
      <w:marRight w:val="0"/>
      <w:marTop w:val="0"/>
      <w:marBottom w:val="0"/>
      <w:divBdr>
        <w:top w:val="none" w:sz="0" w:space="0" w:color="auto"/>
        <w:left w:val="none" w:sz="0" w:space="0" w:color="auto"/>
        <w:bottom w:val="none" w:sz="0" w:space="0" w:color="auto"/>
        <w:right w:val="none" w:sz="0" w:space="0" w:color="auto"/>
      </w:divBdr>
    </w:div>
    <w:div w:id="1573197076">
      <w:bodyDiv w:val="1"/>
      <w:marLeft w:val="0"/>
      <w:marRight w:val="0"/>
      <w:marTop w:val="0"/>
      <w:marBottom w:val="0"/>
      <w:divBdr>
        <w:top w:val="none" w:sz="0" w:space="0" w:color="auto"/>
        <w:left w:val="none" w:sz="0" w:space="0" w:color="auto"/>
        <w:bottom w:val="none" w:sz="0" w:space="0" w:color="auto"/>
        <w:right w:val="none" w:sz="0" w:space="0" w:color="auto"/>
      </w:divBdr>
    </w:div>
    <w:div w:id="1573544866">
      <w:bodyDiv w:val="1"/>
      <w:marLeft w:val="0"/>
      <w:marRight w:val="0"/>
      <w:marTop w:val="0"/>
      <w:marBottom w:val="0"/>
      <w:divBdr>
        <w:top w:val="none" w:sz="0" w:space="0" w:color="auto"/>
        <w:left w:val="none" w:sz="0" w:space="0" w:color="auto"/>
        <w:bottom w:val="none" w:sz="0" w:space="0" w:color="auto"/>
        <w:right w:val="none" w:sz="0" w:space="0" w:color="auto"/>
      </w:divBdr>
    </w:div>
    <w:div w:id="1596597435">
      <w:bodyDiv w:val="1"/>
      <w:marLeft w:val="0"/>
      <w:marRight w:val="0"/>
      <w:marTop w:val="0"/>
      <w:marBottom w:val="0"/>
      <w:divBdr>
        <w:top w:val="none" w:sz="0" w:space="0" w:color="auto"/>
        <w:left w:val="none" w:sz="0" w:space="0" w:color="auto"/>
        <w:bottom w:val="none" w:sz="0" w:space="0" w:color="auto"/>
        <w:right w:val="none" w:sz="0" w:space="0" w:color="auto"/>
      </w:divBdr>
    </w:div>
    <w:div w:id="1849828103">
      <w:bodyDiv w:val="1"/>
      <w:marLeft w:val="0"/>
      <w:marRight w:val="0"/>
      <w:marTop w:val="0"/>
      <w:marBottom w:val="0"/>
      <w:divBdr>
        <w:top w:val="none" w:sz="0" w:space="0" w:color="auto"/>
        <w:left w:val="none" w:sz="0" w:space="0" w:color="auto"/>
        <w:bottom w:val="none" w:sz="0" w:space="0" w:color="auto"/>
        <w:right w:val="none" w:sz="0" w:space="0" w:color="auto"/>
      </w:divBdr>
    </w:div>
    <w:div w:id="1908418828">
      <w:bodyDiv w:val="1"/>
      <w:marLeft w:val="0"/>
      <w:marRight w:val="0"/>
      <w:marTop w:val="0"/>
      <w:marBottom w:val="0"/>
      <w:divBdr>
        <w:top w:val="none" w:sz="0" w:space="0" w:color="auto"/>
        <w:left w:val="none" w:sz="0" w:space="0" w:color="auto"/>
        <w:bottom w:val="none" w:sz="0" w:space="0" w:color="auto"/>
        <w:right w:val="none" w:sz="0" w:space="0" w:color="auto"/>
      </w:divBdr>
    </w:div>
    <w:div w:id="1935433797">
      <w:bodyDiv w:val="1"/>
      <w:marLeft w:val="0"/>
      <w:marRight w:val="0"/>
      <w:marTop w:val="0"/>
      <w:marBottom w:val="0"/>
      <w:divBdr>
        <w:top w:val="none" w:sz="0" w:space="0" w:color="auto"/>
        <w:left w:val="none" w:sz="0" w:space="0" w:color="auto"/>
        <w:bottom w:val="none" w:sz="0" w:space="0" w:color="auto"/>
        <w:right w:val="none" w:sz="0" w:space="0" w:color="auto"/>
      </w:divBdr>
    </w:div>
    <w:div w:id="1971132505">
      <w:bodyDiv w:val="1"/>
      <w:marLeft w:val="0"/>
      <w:marRight w:val="0"/>
      <w:marTop w:val="0"/>
      <w:marBottom w:val="0"/>
      <w:divBdr>
        <w:top w:val="none" w:sz="0" w:space="0" w:color="auto"/>
        <w:left w:val="none" w:sz="0" w:space="0" w:color="auto"/>
        <w:bottom w:val="none" w:sz="0" w:space="0" w:color="auto"/>
        <w:right w:val="none" w:sz="0" w:space="0" w:color="auto"/>
      </w:divBdr>
    </w:div>
    <w:div w:id="2056542704">
      <w:bodyDiv w:val="1"/>
      <w:marLeft w:val="0"/>
      <w:marRight w:val="0"/>
      <w:marTop w:val="0"/>
      <w:marBottom w:val="0"/>
      <w:divBdr>
        <w:top w:val="none" w:sz="0" w:space="0" w:color="auto"/>
        <w:left w:val="none" w:sz="0" w:space="0" w:color="auto"/>
        <w:bottom w:val="none" w:sz="0" w:space="0" w:color="auto"/>
        <w:right w:val="none" w:sz="0" w:space="0" w:color="auto"/>
      </w:divBdr>
    </w:div>
    <w:div w:id="2128237968">
      <w:bodyDiv w:val="1"/>
      <w:marLeft w:val="0"/>
      <w:marRight w:val="0"/>
      <w:marTop w:val="0"/>
      <w:marBottom w:val="0"/>
      <w:divBdr>
        <w:top w:val="none" w:sz="0" w:space="0" w:color="auto"/>
        <w:left w:val="none" w:sz="0" w:space="0" w:color="auto"/>
        <w:bottom w:val="none" w:sz="0" w:space="0" w:color="auto"/>
        <w:right w:val="none" w:sz="0" w:space="0" w:color="auto"/>
      </w:divBdr>
    </w:div>
    <w:div w:id="2131170483">
      <w:bodyDiv w:val="1"/>
      <w:marLeft w:val="0"/>
      <w:marRight w:val="0"/>
      <w:marTop w:val="0"/>
      <w:marBottom w:val="0"/>
      <w:divBdr>
        <w:top w:val="none" w:sz="0" w:space="0" w:color="auto"/>
        <w:left w:val="none" w:sz="0" w:space="0" w:color="auto"/>
        <w:bottom w:val="none" w:sz="0" w:space="0" w:color="auto"/>
        <w:right w:val="none" w:sz="0" w:space="0" w:color="auto"/>
      </w:divBdr>
    </w:div>
    <w:div w:id="2146074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laskafisheries.noaa.gov/prules/noa_18103.pdf" TargetMode="External"/><Relationship Id="rId18" Type="http://schemas.openxmlformats.org/officeDocument/2006/relationships/hyperlink" Target="http://tandfonline.com/doi/abs/10.1080/10556788.2011.597854"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emf"/><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www.ers.usda.gov/data-products/agricultural-exchange-rate-data-set.aspx"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www.fao.org/fishery/statistics/en"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hyperlink" Target="http://www.fakr.noaa.gov/habitat/seis/efheis.htm" TargetMode="Externa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6.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eader" Target="header1.xml"/><Relationship Id="rId48" Type="http://schemas.microsoft.com/office/2016/09/relationships/commentsIds" Target="commentsIds.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www.dfg.ca.gov/mrd/mlpa/science2.htm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image" Target="media/image4.emf"/><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DE3F49C21824041BB520B17C725A06C" ma:contentTypeVersion="1" ma:contentTypeDescription="Create a new document." ma:contentTypeScope="" ma:versionID="dd7bc0d54d39998bb1aa45393ef25c3c">
  <xsd:schema xmlns:xsd="http://www.w3.org/2001/XMLSchema" xmlns:p="http://schemas.microsoft.com/office/2006/metadata/properties" xmlns:ns2="b92c5988-35a8-47ed-afbe-ab4be9ea483c" targetNamespace="http://schemas.microsoft.com/office/2006/metadata/properties" ma:root="true" ma:fieldsID="6d0a9def865a21dcc7551777b65299f0" ns2:_="">
    <xsd:import namespace="b92c5988-35a8-47ed-afbe-ab4be9ea483c"/>
    <xsd:element name="properties">
      <xsd:complexType>
        <xsd:sequence>
          <xsd:element name="documentManagement">
            <xsd:complexType>
              <xsd:all>
                <xsd:element ref="ns2:Page_x0020_numbers" minOccurs="0"/>
              </xsd:all>
            </xsd:complexType>
          </xsd:element>
        </xsd:sequence>
      </xsd:complexType>
    </xsd:element>
  </xsd:schema>
  <xsd:schema xmlns:xsd="http://www.w3.org/2001/XMLSchema" xmlns:dms="http://schemas.microsoft.com/office/2006/documentManagement/types" targetNamespace="b92c5988-35a8-47ed-afbe-ab4be9ea483c" elementFormDefault="qualified">
    <xsd:import namespace="http://schemas.microsoft.com/office/2006/documentManagement/types"/>
    <xsd:element name="Page_x0020_numbers" ma:index="8" nillable="true" ma:displayName="Page numbers" ma:description="Page numbers" ma:internalName="Page_x0020_number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age_x0020_numbers xmlns="b92c5988-35a8-47ed-afbe-ab4be9ea483c"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D99C1D-B854-40CC-9FCD-309E75D80F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2c5988-35a8-47ed-afbe-ab4be9ea483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232BD452-65FB-4F3B-8E79-AAA387B80DBE}">
  <ds:schemaRefs>
    <ds:schemaRef ds:uri="http://schemas.microsoft.com/sharepoint/v3/contenttype/forms"/>
  </ds:schemaRefs>
</ds:datastoreItem>
</file>

<file path=customXml/itemProps3.xml><?xml version="1.0" encoding="utf-8"?>
<ds:datastoreItem xmlns:ds="http://schemas.openxmlformats.org/officeDocument/2006/customXml" ds:itemID="{43C0C69E-36EE-4132-BEF9-5BBB89C6E129}">
  <ds:schemaRefs>
    <ds:schemaRef ds:uri="http://schemas.microsoft.com/office/2006/metadata/properties"/>
    <ds:schemaRef ds:uri="b92c5988-35a8-47ed-afbe-ab4be9ea483c"/>
  </ds:schemaRefs>
</ds:datastoreItem>
</file>

<file path=customXml/itemProps4.xml><?xml version="1.0" encoding="utf-8"?>
<ds:datastoreItem xmlns:ds="http://schemas.openxmlformats.org/officeDocument/2006/customXml" ds:itemID="{AC6EA41E-91D5-4CDF-9333-E434229B1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81</Pages>
  <Words>26185</Words>
  <Characters>149256</Characters>
  <Application>Microsoft Office Word</Application>
  <DocSecurity>0</DocSecurity>
  <Lines>1243</Lines>
  <Paragraphs>350</Paragraphs>
  <ScaleCrop>false</ScaleCrop>
  <HeadingPairs>
    <vt:vector size="2" baseType="variant">
      <vt:variant>
        <vt:lpstr>Title</vt:lpstr>
      </vt:variant>
      <vt:variant>
        <vt:i4>1</vt:i4>
      </vt:variant>
    </vt:vector>
  </HeadingPairs>
  <TitlesOfParts>
    <vt:vector size="1" baseType="lpstr">
      <vt:lpstr>Gulf of Alaska Pacific ocean perch</vt:lpstr>
    </vt:vector>
  </TitlesOfParts>
  <Company/>
  <LinksUpToDate>false</LinksUpToDate>
  <CharactersWithSpaces>175091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Gulf of Alaska Pacific ocean perch</dc:title>
  <dc:subject>Stock Assessment</dc:subject>
  <dc:creator>Hanselman, Shotwell, Hulson, Heifetz, Ianelli</dc:creator>
  <cp:keywords>Sebastes alutus, Gulf of Alaska, rockfish</cp:keywords>
  <dc:description/>
  <cp:lastModifiedBy>Ben.Williams</cp:lastModifiedBy>
  <cp:revision>6</cp:revision>
  <cp:lastPrinted>2013-10-31T20:00:00Z</cp:lastPrinted>
  <dcterms:created xsi:type="dcterms:W3CDTF">2020-10-29T20:41:00Z</dcterms:created>
  <dcterms:modified xsi:type="dcterms:W3CDTF">2020-10-30T22:25:00Z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0x010100EDE3F49C21824041BB520B17C725A06C</vt:lpwstr>
  </property>
</Properties>
</file>